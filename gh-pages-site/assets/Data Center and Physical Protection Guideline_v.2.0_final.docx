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7710" w14:textId="77777777" w:rsidR="00296B03" w:rsidRPr="003B668C" w:rsidRDefault="00D25EB8">
      <w:pPr>
        <w:rPr>
          <w:rFonts w:ascii="Arial" w:hAnsi="Arial" w:cs="Arial"/>
          <w:b/>
          <w:sz w:val="20"/>
          <w:szCs w:val="20"/>
        </w:rPr>
      </w:pPr>
      <w:ins w:id="0" w:author="Hanh Nguyen" w:date="2026-07-30T13:08:00Z" w16du:dateUtc="2026-07-30T11:08:00Z">
        <w:r w:rsidRPr="0061785A">
          <w:rPr>
            <w:rFonts w:ascii="Arial" w:hAnsi="Arial" w:cs="Arial"/>
            <w:b/>
            <w:bCs/>
            <w:noProof/>
            <w:sz w:val="20"/>
            <w:szCs w:val="20"/>
            <w:lang w:val="en-GB"/>
          </w:rPr>
          <mc:AlternateContent>
            <mc:Choice Requires="wps">
              <w:drawing>
                <wp:anchor distT="0" distB="0" distL="114300" distR="114300" simplePos="0" relativeHeight="251660289" behindDoc="0" locked="0" layoutInCell="1" allowOverlap="1" wp14:anchorId="396598DA" wp14:editId="275A596E">
                  <wp:simplePos x="0" y="0"/>
                  <wp:positionH relativeFrom="margin">
                    <wp:align>left</wp:align>
                  </wp:positionH>
                  <wp:positionV relativeFrom="paragraph">
                    <wp:posOffset>8452761</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07257BBD" w14:textId="77777777" w:rsidR="00D25EB8" w:rsidRPr="00551840" w:rsidRDefault="00D25EB8" w:rsidP="00D25EB8">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4408C758" w14:textId="77777777" w:rsidR="00D25EB8" w:rsidRPr="00551840" w:rsidRDefault="00D25EB8" w:rsidP="00D25EB8">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6598DA" id="_x0000_t202" coordsize="21600,21600" o:spt="202" path="m,l,21600r21600,l21600,xe">
                  <v:stroke joinstyle="miter"/>
                  <v:path gradientshapeok="t" o:connecttype="rect"/>
                </v:shapetype>
                <v:shape id="Text Box 6" o:spid="_x0000_s1026" type="#_x0000_t202" style="position:absolute;margin-left:0;margin-top:665.55pt;width:532.35pt;height:102.3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" fillcolor="white [3201]" stroked="f" strokeweight=".5pt">
                  <v:textbox>
                    <w:txbxContent>
                      <w:p w14:paraId="07257BBD" w14:textId="77777777" w:rsidR="00D25EB8" w:rsidRPr="00551840" w:rsidRDefault="00D25EB8" w:rsidP="00D25EB8">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4408C758" w14:textId="77777777" w:rsidR="00D25EB8" w:rsidRPr="00551840" w:rsidRDefault="00D25EB8" w:rsidP="00D25EB8">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ins>
      <w:r w:rsidR="00875E29" w:rsidRPr="003B668C">
        <w:rPr>
          <w:noProof/>
        </w:rPr>
        <w:drawing>
          <wp:inline distT="0" distB="0" distL="0" distR="0" wp14:anchorId="6CB98B49" wp14:editId="143CA926">
            <wp:extent cx="1115060" cy="1108075"/>
            <wp:effectExtent l="0" t="0" r="8890" b="0"/>
            <wp:docPr id="1419251948" name="Picture 1">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384A5A2-6C48-5901-3327-2A5A21826D0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3B668C">
        <w:rPr>
          <w:rFonts w:ascii="Arial" w:hAnsi="Arial" w:cs="Arial"/>
          <w:b/>
          <w:noProof/>
          <w:sz w:val="20"/>
          <w:szCs w:val="20"/>
        </w:rPr>
        <w:drawing>
          <wp:anchor distT="0" distB="0" distL="114300" distR="114300" simplePos="0" relativeHeight="251658241" behindDoc="1" locked="0" layoutInCell="1" allowOverlap="1" wp14:anchorId="40E151B7" wp14:editId="6D226361">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1" w:name="_Hlk158814414"/>
      <w:bookmarkEnd w:id="1"/>
      <w:r w:rsidR="001E2930" w:rsidRPr="003B668C">
        <w:rPr>
          <w:rFonts w:ascii="Arial" w:hAnsi="Arial" w:cs="Arial"/>
          <w:b/>
          <w:noProof/>
          <w:sz w:val="20"/>
          <w:szCs w:val="20"/>
        </w:rPr>
        <mc:AlternateContent>
          <mc:Choice Requires="wps">
            <w:drawing>
              <wp:anchor distT="0" distB="0" distL="114300" distR="114300" simplePos="0" relativeHeight="251658240" behindDoc="0" locked="0" layoutInCell="1" allowOverlap="1" wp14:anchorId="0F9F916C" wp14:editId="04E25433">
                <wp:simplePos x="0" y="0"/>
                <wp:positionH relativeFrom="column">
                  <wp:posOffset>143123</wp:posOffset>
                </wp:positionH>
                <wp:positionV relativeFrom="paragraph">
                  <wp:posOffset>3315694</wp:posOffset>
                </wp:positionV>
                <wp:extent cx="5740400" cy="2621280"/>
                <wp:effectExtent l="0" t="0" r="0" b="7620"/>
                <wp:wrapNone/>
                <wp:docPr id="2" name="Text Box 2"/>
                <wp:cNvGraphicFramePr/>
                <a:graphic xmlns:a="http://schemas.openxmlformats.org/drawingml/2006/main">
                  <a:graphicData uri="http://schemas.microsoft.com/office/word/2010/wordprocessingShape">
                    <wps:wsp>
                      <wps:cNvSpPr/>
                      <wps:spPr>
                        <a:xfrm>
                          <a:off x="0" y="0"/>
                          <a:ext cx="5740400" cy="2621280"/>
                        </a:xfrm>
                        <a:prstGeom prst="rect">
                          <a:avLst/>
                        </a:prstGeom>
                        <a:noFill/>
                        <a:ln w="6350">
                          <a:noFill/>
                        </a:ln>
                      </wps:spPr>
                      <wps:txbx>
                        <w:txbxContent>
                          <w:p w14:paraId="2F591FC9" w14:textId="77777777" w:rsidR="009A272E" w:rsidRDefault="00055ED7" w:rsidP="00D32C13">
                            <w:pPr>
                              <w:spacing w:line="276" w:lineRule="auto"/>
                              <w:jc w:val="center"/>
                              <w:rPr>
                                <w:rFonts w:ascii="Arial" w:hAnsi="Arial" w:cs="Arial"/>
                                <w:b/>
                                <w:bCs/>
                                <w:sz w:val="52"/>
                                <w:szCs w:val="52"/>
                              </w:rPr>
                            </w:pPr>
                            <w:r>
                              <w:rPr>
                                <w:rFonts w:ascii="Arial" w:hAnsi="Arial" w:cs="Arial"/>
                                <w:b/>
                                <w:bCs/>
                                <w:sz w:val="52"/>
                                <w:szCs w:val="52"/>
                              </w:rPr>
                              <w:t>Data Center and Physical Protection Guideline</w:t>
                            </w:r>
                          </w:p>
                          <w:p w14:paraId="09253E8F" w14:textId="77777777" w:rsidR="006A746A" w:rsidRPr="002321C4" w:rsidRDefault="006A746A" w:rsidP="006A746A">
                            <w:pPr>
                              <w:jc w:val="center"/>
                              <w:rPr>
                                <w:rFonts w:ascii="Arial" w:hAnsi="Arial" w:cs="Arial"/>
                                <w:sz w:val="28"/>
                                <w:szCs w:val="28"/>
                              </w:rPr>
                            </w:pPr>
                            <w:r w:rsidRPr="002321C4">
                              <w:rPr>
                                <w:rFonts w:ascii="Arial" w:hAnsi="Arial" w:cs="Arial"/>
                                <w:sz w:val="28"/>
                                <w:szCs w:val="28"/>
                              </w:rPr>
                              <w:t xml:space="preserve">Version: </w:t>
                            </w:r>
                            <w:r w:rsidRPr="001F72A3">
                              <w:rPr>
                                <w:rFonts w:ascii="Arial" w:hAnsi="Arial" w:cs="Arial"/>
                                <w:sz w:val="28"/>
                                <w:szCs w:val="28"/>
                                <w:highlight w:val="yellow"/>
                              </w:rPr>
                              <w:t>2.0</w:t>
                            </w:r>
                          </w:p>
                          <w:p w14:paraId="74DDB3EF" w14:textId="3F2978A7" w:rsidR="006A746A" w:rsidRPr="002321C4" w:rsidRDefault="006A746A" w:rsidP="006A746A">
                            <w:pPr>
                              <w:jc w:val="center"/>
                              <w:rPr>
                                <w:rFonts w:ascii="Arial" w:hAnsi="Arial" w:cs="Arial"/>
                                <w:sz w:val="28"/>
                                <w:szCs w:val="28"/>
                              </w:rPr>
                            </w:pPr>
                            <w:r w:rsidRPr="002321C4">
                              <w:rPr>
                                <w:rFonts w:ascii="Arial" w:hAnsi="Arial" w:cs="Arial"/>
                                <w:sz w:val="28"/>
                                <w:szCs w:val="28"/>
                              </w:rPr>
                              <w:t xml:space="preserve">Valid From Date: </w:t>
                            </w:r>
                            <w:r w:rsidR="001F72A3" w:rsidRPr="001F72A3">
                              <w:rPr>
                                <w:rFonts w:ascii="Arial" w:hAnsi="Arial" w:cs="Arial"/>
                                <w:sz w:val="28"/>
                                <w:szCs w:val="28"/>
                                <w:highlight w:val="yellow"/>
                              </w:rPr>
                              <w:t>1</w:t>
                            </w:r>
                            <w:r w:rsidR="00B43AE0">
                              <w:rPr>
                                <w:rFonts w:ascii="Arial" w:hAnsi="Arial" w:cs="Arial"/>
                                <w:sz w:val="28"/>
                                <w:szCs w:val="28"/>
                                <w:highlight w:val="yellow"/>
                              </w:rPr>
                              <w:t>9</w:t>
                            </w:r>
                            <w:r w:rsidRPr="001F72A3">
                              <w:rPr>
                                <w:rFonts w:ascii="Arial" w:hAnsi="Arial" w:cs="Arial"/>
                                <w:sz w:val="28"/>
                                <w:szCs w:val="28"/>
                                <w:highlight w:val="yellow"/>
                              </w:rPr>
                              <w:t>.</w:t>
                            </w:r>
                            <w:r w:rsidR="001F72A3" w:rsidRPr="001F72A3">
                              <w:rPr>
                                <w:rFonts w:ascii="Arial" w:hAnsi="Arial" w:cs="Arial"/>
                                <w:sz w:val="28"/>
                                <w:szCs w:val="28"/>
                                <w:highlight w:val="yellow"/>
                              </w:rPr>
                              <w:t>08</w:t>
                            </w:r>
                            <w:r w:rsidRPr="001F72A3">
                              <w:rPr>
                                <w:rFonts w:ascii="Arial" w:hAnsi="Arial" w:cs="Arial"/>
                                <w:sz w:val="28"/>
                                <w:szCs w:val="28"/>
                                <w:highlight w:val="yellow"/>
                              </w:rPr>
                              <w:t>.2026</w:t>
                            </w:r>
                          </w:p>
                          <w:p w14:paraId="784CDCAB" w14:textId="77777777" w:rsidR="009A272E" w:rsidRDefault="006A746A" w:rsidP="006A746A">
                            <w:pPr>
                              <w:spacing w:line="276" w:lineRule="auto"/>
                              <w:jc w:val="center"/>
                              <w:rPr>
                                <w:rFonts w:ascii="Arial" w:hAnsi="Arial" w:cs="Arial"/>
                                <w:sz w:val="28"/>
                                <w:szCs w:val="28"/>
                              </w:rPr>
                            </w:pPr>
                            <w:r w:rsidRPr="002321C4">
                              <w:rPr>
                                <w:rFonts w:ascii="Arial" w:hAnsi="Arial" w:cs="Arial"/>
                                <w:sz w:val="28"/>
                                <w:szCs w:val="28"/>
                              </w:rPr>
                              <w:t>Last Review Date:</w:t>
                            </w:r>
                            <w:r w:rsidR="00055ED7">
                              <w:rPr>
                                <w:rFonts w:ascii="Arial" w:hAnsi="Arial" w:cs="Arial"/>
                                <w:sz w:val="28"/>
                                <w:szCs w:val="28"/>
                              </w:rPr>
                              <w:t> </w:t>
                            </w:r>
                            <w:r w:rsidR="001F72A3" w:rsidRPr="001F72A3">
                              <w:rPr>
                                <w:rFonts w:ascii="Arial" w:hAnsi="Arial" w:cs="Arial"/>
                                <w:sz w:val="28"/>
                                <w:szCs w:val="28"/>
                                <w:highlight w:val="yellow"/>
                              </w:rPr>
                              <w:t>14.08.2026</w:t>
                            </w:r>
                          </w:p>
                        </w:txbxContent>
                      </wps:txbx>
                      <wps:bodyPr spcFirstLastPara="0" wrap="square" lIns="91440" tIns="45720" rIns="91440" bIns="45720" anchor="t">
                        <a:noAutofit/>
                      </wps:bodyPr>
                    </wps:wsp>
                  </a:graphicData>
                </a:graphic>
              </wp:anchor>
            </w:drawing>
          </mc:Choice>
          <mc:Fallback>
            <w:pict>
              <v:rect w14:anchorId="0F9F916C" id="Text Box 2" o:spid="_x0000_s1027" style="position:absolute;margin-left:11.25pt;margin-top:261.1pt;width:452pt;height:206.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" filled="f" stroked="f" strokeweight=".5pt">
                <v:textbox>
                  <w:txbxContent>
                    <w:p w14:paraId="2F591FC9" w14:textId="77777777" w:rsidR="009A272E" w:rsidRDefault="00055ED7" w:rsidP="00D32C13">
                      <w:pPr>
                        <w:spacing w:line="276" w:lineRule="auto"/>
                        <w:jc w:val="center"/>
                        <w:rPr>
                          <w:rFonts w:ascii="Arial" w:hAnsi="Arial" w:cs="Arial"/>
                          <w:b/>
                          <w:bCs/>
                          <w:sz w:val="52"/>
                          <w:szCs w:val="52"/>
                        </w:rPr>
                      </w:pPr>
                      <w:r>
                        <w:rPr>
                          <w:rFonts w:ascii="Arial" w:hAnsi="Arial" w:cs="Arial"/>
                          <w:b/>
                          <w:bCs/>
                          <w:sz w:val="52"/>
                          <w:szCs w:val="52"/>
                        </w:rPr>
                        <w:t>Data Center and Physical Protection Guideline</w:t>
                      </w:r>
                    </w:p>
                    <w:p w14:paraId="09253E8F" w14:textId="77777777" w:rsidR="006A746A" w:rsidRPr="002321C4" w:rsidRDefault="006A746A" w:rsidP="006A746A">
                      <w:pPr>
                        <w:jc w:val="center"/>
                        <w:rPr>
                          <w:rFonts w:ascii="Arial" w:hAnsi="Arial" w:cs="Arial"/>
                          <w:sz w:val="28"/>
                          <w:szCs w:val="28"/>
                        </w:rPr>
                      </w:pPr>
                      <w:r w:rsidRPr="002321C4">
                        <w:rPr>
                          <w:rFonts w:ascii="Arial" w:hAnsi="Arial" w:cs="Arial"/>
                          <w:sz w:val="28"/>
                          <w:szCs w:val="28"/>
                        </w:rPr>
                        <w:t xml:space="preserve">Version: </w:t>
                      </w:r>
                      <w:r w:rsidRPr="001F72A3">
                        <w:rPr>
                          <w:rFonts w:ascii="Arial" w:hAnsi="Arial" w:cs="Arial"/>
                          <w:sz w:val="28"/>
                          <w:szCs w:val="28"/>
                          <w:highlight w:val="yellow"/>
                        </w:rPr>
                        <w:t>2.0</w:t>
                      </w:r>
                    </w:p>
                    <w:p w14:paraId="74DDB3EF" w14:textId="3F2978A7" w:rsidR="006A746A" w:rsidRPr="002321C4" w:rsidRDefault="006A746A" w:rsidP="006A746A">
                      <w:pPr>
                        <w:jc w:val="center"/>
                        <w:rPr>
                          <w:rFonts w:ascii="Arial" w:hAnsi="Arial" w:cs="Arial"/>
                          <w:sz w:val="28"/>
                          <w:szCs w:val="28"/>
                        </w:rPr>
                      </w:pPr>
                      <w:r w:rsidRPr="002321C4">
                        <w:rPr>
                          <w:rFonts w:ascii="Arial" w:hAnsi="Arial" w:cs="Arial"/>
                          <w:sz w:val="28"/>
                          <w:szCs w:val="28"/>
                        </w:rPr>
                        <w:t xml:space="preserve">Valid From Date: </w:t>
                      </w:r>
                      <w:r w:rsidR="001F72A3" w:rsidRPr="001F72A3">
                        <w:rPr>
                          <w:rFonts w:ascii="Arial" w:hAnsi="Arial" w:cs="Arial"/>
                          <w:sz w:val="28"/>
                          <w:szCs w:val="28"/>
                          <w:highlight w:val="yellow"/>
                        </w:rPr>
                        <w:t>1</w:t>
                      </w:r>
                      <w:r w:rsidR="00B43AE0">
                        <w:rPr>
                          <w:rFonts w:ascii="Arial" w:hAnsi="Arial" w:cs="Arial"/>
                          <w:sz w:val="28"/>
                          <w:szCs w:val="28"/>
                          <w:highlight w:val="yellow"/>
                        </w:rPr>
                        <w:t>9</w:t>
                      </w:r>
                      <w:r w:rsidRPr="001F72A3">
                        <w:rPr>
                          <w:rFonts w:ascii="Arial" w:hAnsi="Arial" w:cs="Arial"/>
                          <w:sz w:val="28"/>
                          <w:szCs w:val="28"/>
                          <w:highlight w:val="yellow"/>
                        </w:rPr>
                        <w:t>.</w:t>
                      </w:r>
                      <w:r w:rsidR="001F72A3" w:rsidRPr="001F72A3">
                        <w:rPr>
                          <w:rFonts w:ascii="Arial" w:hAnsi="Arial" w:cs="Arial"/>
                          <w:sz w:val="28"/>
                          <w:szCs w:val="28"/>
                          <w:highlight w:val="yellow"/>
                        </w:rPr>
                        <w:t>08</w:t>
                      </w:r>
                      <w:r w:rsidRPr="001F72A3">
                        <w:rPr>
                          <w:rFonts w:ascii="Arial" w:hAnsi="Arial" w:cs="Arial"/>
                          <w:sz w:val="28"/>
                          <w:szCs w:val="28"/>
                          <w:highlight w:val="yellow"/>
                        </w:rPr>
                        <w:t>.2026</w:t>
                      </w:r>
                    </w:p>
                    <w:p w14:paraId="784CDCAB" w14:textId="77777777" w:rsidR="009A272E" w:rsidRDefault="006A746A" w:rsidP="006A746A">
                      <w:pPr>
                        <w:spacing w:line="276" w:lineRule="auto"/>
                        <w:jc w:val="center"/>
                        <w:rPr>
                          <w:rFonts w:ascii="Arial" w:hAnsi="Arial" w:cs="Arial"/>
                          <w:sz w:val="28"/>
                          <w:szCs w:val="28"/>
                        </w:rPr>
                      </w:pPr>
                      <w:r w:rsidRPr="002321C4">
                        <w:rPr>
                          <w:rFonts w:ascii="Arial" w:hAnsi="Arial" w:cs="Arial"/>
                          <w:sz w:val="28"/>
                          <w:szCs w:val="28"/>
                        </w:rPr>
                        <w:t>Last Review Date:</w:t>
                      </w:r>
                      <w:r w:rsidR="00055ED7">
                        <w:rPr>
                          <w:rFonts w:ascii="Arial" w:hAnsi="Arial" w:cs="Arial"/>
                          <w:sz w:val="28"/>
                          <w:szCs w:val="28"/>
                        </w:rPr>
                        <w:t> </w:t>
                      </w:r>
                      <w:r w:rsidR="001F72A3" w:rsidRPr="001F72A3">
                        <w:rPr>
                          <w:rFonts w:ascii="Arial" w:hAnsi="Arial" w:cs="Arial"/>
                          <w:sz w:val="28"/>
                          <w:szCs w:val="28"/>
                          <w:highlight w:val="yellow"/>
                        </w:rPr>
                        <w:t>14.08.2026</w:t>
                      </w:r>
                    </w:p>
                  </w:txbxContent>
                </v:textbox>
              </v:rect>
            </w:pict>
          </mc:Fallback>
        </mc:AlternateContent>
      </w:r>
      <w:r w:rsidR="00296B03" w:rsidRPr="50C1E5CA">
        <w:rPr>
          <w:rFonts w:ascii="Arial" w:hAnsi="Arial" w:cs="Arial"/>
          <w:b/>
          <w:bCs/>
          <w:sz w:val="20"/>
          <w:szCs w:val="20"/>
        </w:rPr>
        <w:br w:type="page"/>
      </w:r>
    </w:p>
    <w:p w14:paraId="3B45A463" w14:textId="77777777" w:rsidR="00F4574E" w:rsidRPr="003B668C" w:rsidRDefault="00F4574E" w:rsidP="00F4574E">
      <w:pPr>
        <w:rPr>
          <w:rFonts w:ascii="Arial" w:hAnsi="Arial" w:cs="Arial"/>
        </w:rPr>
        <w:sectPr w:rsidR="00F4574E" w:rsidRPr="003B668C">
          <w:headerReference w:type="even" r:id="rId13"/>
          <w:headerReference w:type="default" r:id="rId14"/>
          <w:footerReference w:type="even" r:id="rId15"/>
          <w:footerReference w:type="default" r:id="rId16"/>
          <w:headerReference w:type="first" r:id="rId17"/>
          <w:footerReference w:type="first" r:id="rId18"/>
          <w:pgSz w:w="11906" w:h="17338"/>
          <w:pgMar w:top="1236" w:right="900" w:bottom="266" w:left="900" w:header="720" w:footer="720" w:gutter="0"/>
          <w:cols w:space="720"/>
          <w:noEndnote/>
        </w:sectPr>
      </w:pPr>
    </w:p>
    <w:p w14:paraId="79C0424D" w14:textId="77777777" w:rsidR="00296B03" w:rsidRPr="003B668C" w:rsidRDefault="0027643D">
      <w:pPr>
        <w:rPr>
          <w:rFonts w:ascii="Arial" w:hAnsi="Arial" w:cs="Arial"/>
          <w:b/>
          <w:sz w:val="44"/>
          <w:szCs w:val="44"/>
        </w:rPr>
      </w:pPr>
      <w:r w:rsidRPr="003B668C">
        <w:rPr>
          <w:rFonts w:ascii="Arial" w:hAnsi="Arial" w:cs="Arial"/>
          <w:b/>
          <w:sz w:val="44"/>
          <w:szCs w:val="44"/>
        </w:rPr>
        <w:lastRenderedPageBreak/>
        <w:t>Conten</w:t>
      </w:r>
      <w:r w:rsidR="00D04F64" w:rsidRPr="003B668C">
        <w:rPr>
          <w:rFonts w:ascii="Arial" w:hAnsi="Arial" w:cs="Arial"/>
          <w:b/>
          <w:sz w:val="44"/>
          <w:szCs w:val="44"/>
        </w:rPr>
        <w:t>t</w:t>
      </w:r>
    </w:p>
    <w:sdt>
      <w:sdtPr>
        <w:rPr>
          <w:rFonts w:ascii="Arial" w:eastAsiaTheme="minorEastAsia" w:hAnsi="Arial" w:cs="Arial"/>
          <w:color w:val="auto"/>
          <w:sz w:val="20"/>
          <w:szCs w:val="20"/>
        </w:rPr>
        <w:id w:val="-1977136037"/>
        <w:docPartObj>
          <w:docPartGallery w:val="Table of Contents"/>
          <w:docPartUnique/>
        </w:docPartObj>
      </w:sdtPr>
      <w:sdtEndPr>
        <w:rPr>
          <w:b/>
          <w:bCs/>
        </w:rPr>
      </w:sdtEndPr>
      <w:sdtContent>
        <w:p w14:paraId="5FBC8A18" w14:textId="77777777" w:rsidR="001B44C5" w:rsidRPr="003B668C" w:rsidRDefault="001B44C5" w:rsidP="00B55EAC">
          <w:pPr>
            <w:pStyle w:val="TOCHeading"/>
            <w:rPr>
              <w:rFonts w:ascii="Arial" w:hAnsi="Arial" w:cs="Arial"/>
            </w:rPr>
          </w:pPr>
        </w:p>
        <w:p w14:paraId="5F0A99F3" w14:textId="77777777" w:rsidR="00E930CD" w:rsidRDefault="00D46AC0">
          <w:pPr>
            <w:pStyle w:val="TOC1"/>
            <w:rPr>
              <w:rFonts w:asciiTheme="minorHAnsi" w:eastAsiaTheme="minorEastAsia" w:hAnsiTheme="minorHAnsi"/>
              <w:noProof/>
              <w:kern w:val="2"/>
              <w:sz w:val="24"/>
              <w:szCs w:val="24"/>
              <w14:ligatures w14:val="standardContextual"/>
            </w:rPr>
          </w:pPr>
          <w:r w:rsidRPr="003B668C">
            <w:rPr>
              <w:sz w:val="20"/>
              <w:szCs w:val="20"/>
            </w:rPr>
            <w:fldChar w:fldCharType="begin"/>
          </w:r>
          <w:r w:rsidRPr="003B668C">
            <w:rPr>
              <w:sz w:val="20"/>
              <w:szCs w:val="20"/>
            </w:rPr>
            <w:instrText xml:space="preserve"> TOC \o "1-3" \h \z \u </w:instrText>
          </w:r>
          <w:r w:rsidRPr="003B668C">
            <w:rPr>
              <w:sz w:val="20"/>
              <w:szCs w:val="20"/>
            </w:rPr>
            <w:fldChar w:fldCharType="separate"/>
          </w:r>
          <w:hyperlink w:anchor="_Toc234411166" w:history="1">
            <w:r w:rsidR="00E930CD" w:rsidRPr="006B54BD">
              <w:rPr>
                <w:rStyle w:val="Hyperlink"/>
                <w:rFonts w:cs="Arial"/>
                <w:b/>
                <w:bCs/>
                <w:noProof/>
              </w:rPr>
              <w:t>1.</w:t>
            </w:r>
            <w:r w:rsidR="00E930CD">
              <w:rPr>
                <w:rFonts w:asciiTheme="minorHAnsi" w:eastAsiaTheme="minorEastAsia" w:hAnsiTheme="minorHAnsi"/>
                <w:noProof/>
                <w:kern w:val="2"/>
                <w:sz w:val="24"/>
                <w:szCs w:val="24"/>
                <w14:ligatures w14:val="standardContextual"/>
              </w:rPr>
              <w:tab/>
            </w:r>
            <w:r w:rsidR="00E930CD" w:rsidRPr="006B54BD">
              <w:rPr>
                <w:rStyle w:val="Hyperlink"/>
                <w:rFonts w:cs="Arial"/>
                <w:b/>
                <w:noProof/>
              </w:rPr>
              <w:t>Purpose, Objectives and Basis</w:t>
            </w:r>
            <w:r w:rsidR="00E930CD">
              <w:rPr>
                <w:noProof/>
                <w:webHidden/>
              </w:rPr>
              <w:tab/>
            </w:r>
            <w:r w:rsidR="00E930CD">
              <w:rPr>
                <w:noProof/>
                <w:webHidden/>
              </w:rPr>
              <w:fldChar w:fldCharType="begin"/>
            </w:r>
            <w:r w:rsidR="00E930CD">
              <w:rPr>
                <w:noProof/>
                <w:webHidden/>
              </w:rPr>
              <w:instrText xml:space="preserve"> PAGEREF _Toc234411166 \h </w:instrText>
            </w:r>
            <w:r w:rsidR="00E930CD">
              <w:rPr>
                <w:noProof/>
                <w:webHidden/>
              </w:rPr>
            </w:r>
            <w:r w:rsidR="00E930CD">
              <w:rPr>
                <w:noProof/>
                <w:webHidden/>
              </w:rPr>
              <w:fldChar w:fldCharType="separate"/>
            </w:r>
            <w:r w:rsidR="00E930CD">
              <w:rPr>
                <w:noProof/>
                <w:webHidden/>
              </w:rPr>
              <w:t>4</w:t>
            </w:r>
            <w:r w:rsidR="00E930CD">
              <w:rPr>
                <w:noProof/>
                <w:webHidden/>
              </w:rPr>
              <w:fldChar w:fldCharType="end"/>
            </w:r>
          </w:hyperlink>
        </w:p>
        <w:p w14:paraId="34C0FA50"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67" w:history="1">
            <w:r w:rsidRPr="006B54BD">
              <w:rPr>
                <w:rStyle w:val="Hyperlink"/>
                <w:rFonts w:cs="Arial"/>
                <w:noProof/>
              </w:rPr>
              <w:t>1.1.</w:t>
            </w:r>
            <w:r>
              <w:rPr>
                <w:rFonts w:asciiTheme="minorHAnsi" w:eastAsiaTheme="minorEastAsia" w:hAnsiTheme="minorHAnsi"/>
                <w:noProof/>
                <w:kern w:val="2"/>
                <w:sz w:val="24"/>
                <w:szCs w:val="24"/>
                <w14:ligatures w14:val="standardContextual"/>
              </w:rPr>
              <w:tab/>
            </w:r>
            <w:r w:rsidRPr="006B54BD">
              <w:rPr>
                <w:rStyle w:val="Hyperlink"/>
                <w:rFonts w:cs="Arial"/>
                <w:noProof/>
              </w:rPr>
              <w:t>Purpose and Objectives</w:t>
            </w:r>
            <w:r>
              <w:rPr>
                <w:noProof/>
                <w:webHidden/>
              </w:rPr>
              <w:tab/>
            </w:r>
            <w:r>
              <w:rPr>
                <w:noProof/>
                <w:webHidden/>
              </w:rPr>
              <w:fldChar w:fldCharType="begin"/>
            </w:r>
            <w:r>
              <w:rPr>
                <w:noProof/>
                <w:webHidden/>
              </w:rPr>
              <w:instrText xml:space="preserve"> PAGEREF _Toc234411167 \h </w:instrText>
            </w:r>
            <w:r>
              <w:rPr>
                <w:noProof/>
                <w:webHidden/>
              </w:rPr>
            </w:r>
            <w:r>
              <w:rPr>
                <w:noProof/>
                <w:webHidden/>
              </w:rPr>
              <w:fldChar w:fldCharType="separate"/>
            </w:r>
            <w:r>
              <w:rPr>
                <w:noProof/>
                <w:webHidden/>
              </w:rPr>
              <w:t>4</w:t>
            </w:r>
            <w:r>
              <w:rPr>
                <w:noProof/>
                <w:webHidden/>
              </w:rPr>
              <w:fldChar w:fldCharType="end"/>
            </w:r>
          </w:hyperlink>
        </w:p>
        <w:p w14:paraId="6A4F8C47"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68" w:history="1">
            <w:r w:rsidRPr="006B54BD">
              <w:rPr>
                <w:rStyle w:val="Hyperlink"/>
                <w:rFonts w:cs="Arial"/>
                <w:noProof/>
              </w:rPr>
              <w:t>1.2.</w:t>
            </w:r>
            <w:r>
              <w:rPr>
                <w:rFonts w:asciiTheme="minorHAnsi" w:eastAsiaTheme="minorEastAsia" w:hAnsiTheme="minorHAnsi"/>
                <w:noProof/>
                <w:kern w:val="2"/>
                <w:sz w:val="24"/>
                <w:szCs w:val="24"/>
                <w14:ligatures w14:val="standardContextual"/>
              </w:rPr>
              <w:tab/>
            </w:r>
            <w:r w:rsidRPr="006B54BD">
              <w:rPr>
                <w:rStyle w:val="Hyperlink"/>
                <w:rFonts w:cs="Arial"/>
                <w:noProof/>
              </w:rPr>
              <w:t>Basis of this Guideline</w:t>
            </w:r>
            <w:r>
              <w:rPr>
                <w:noProof/>
                <w:webHidden/>
              </w:rPr>
              <w:tab/>
            </w:r>
            <w:r>
              <w:rPr>
                <w:noProof/>
                <w:webHidden/>
              </w:rPr>
              <w:fldChar w:fldCharType="begin"/>
            </w:r>
            <w:r>
              <w:rPr>
                <w:noProof/>
                <w:webHidden/>
              </w:rPr>
              <w:instrText xml:space="preserve"> PAGEREF _Toc234411168 \h </w:instrText>
            </w:r>
            <w:r>
              <w:rPr>
                <w:noProof/>
                <w:webHidden/>
              </w:rPr>
            </w:r>
            <w:r>
              <w:rPr>
                <w:noProof/>
                <w:webHidden/>
              </w:rPr>
              <w:fldChar w:fldCharType="separate"/>
            </w:r>
            <w:r>
              <w:rPr>
                <w:noProof/>
                <w:webHidden/>
              </w:rPr>
              <w:t>5</w:t>
            </w:r>
            <w:r>
              <w:rPr>
                <w:noProof/>
                <w:webHidden/>
              </w:rPr>
              <w:fldChar w:fldCharType="end"/>
            </w:r>
          </w:hyperlink>
        </w:p>
        <w:p w14:paraId="08C568FF" w14:textId="77777777" w:rsidR="00E930CD" w:rsidRDefault="00E930CD">
          <w:pPr>
            <w:pStyle w:val="TOC1"/>
            <w:rPr>
              <w:rFonts w:asciiTheme="minorHAnsi" w:eastAsiaTheme="minorEastAsia" w:hAnsiTheme="minorHAnsi"/>
              <w:noProof/>
              <w:kern w:val="2"/>
              <w:sz w:val="24"/>
              <w:szCs w:val="24"/>
              <w14:ligatures w14:val="standardContextual"/>
            </w:rPr>
          </w:pPr>
          <w:hyperlink w:anchor="_Toc234411169" w:history="1">
            <w:r w:rsidRPr="006B54BD">
              <w:rPr>
                <w:rStyle w:val="Hyperlink"/>
                <w:rFonts w:cs="Arial"/>
                <w:b/>
                <w:bCs/>
                <w:noProof/>
              </w:rPr>
              <w:t>2.</w:t>
            </w:r>
            <w:r>
              <w:rPr>
                <w:rFonts w:asciiTheme="minorHAnsi" w:eastAsiaTheme="minorEastAsia" w:hAnsiTheme="minorHAnsi"/>
                <w:noProof/>
                <w:kern w:val="2"/>
                <w:sz w:val="24"/>
                <w:szCs w:val="24"/>
                <w14:ligatures w14:val="standardContextual"/>
              </w:rPr>
              <w:tab/>
            </w:r>
            <w:r w:rsidRPr="006B54BD">
              <w:rPr>
                <w:rStyle w:val="Hyperlink"/>
                <w:rFonts w:cs="Arial"/>
                <w:b/>
                <w:noProof/>
                <w:highlight w:val="yellow"/>
              </w:rPr>
              <w:t>Functional</w:t>
            </w:r>
            <w:r w:rsidRPr="006B54BD">
              <w:rPr>
                <w:rStyle w:val="Hyperlink"/>
                <w:rFonts w:cs="Arial"/>
                <w:b/>
                <w:noProof/>
              </w:rPr>
              <w:t xml:space="preserve"> Scope and Target Groups</w:t>
            </w:r>
            <w:r>
              <w:rPr>
                <w:noProof/>
                <w:webHidden/>
              </w:rPr>
              <w:tab/>
            </w:r>
            <w:r>
              <w:rPr>
                <w:noProof/>
                <w:webHidden/>
              </w:rPr>
              <w:fldChar w:fldCharType="begin"/>
            </w:r>
            <w:r>
              <w:rPr>
                <w:noProof/>
                <w:webHidden/>
              </w:rPr>
              <w:instrText xml:space="preserve"> PAGEREF _Toc234411169 \h </w:instrText>
            </w:r>
            <w:r>
              <w:rPr>
                <w:noProof/>
                <w:webHidden/>
              </w:rPr>
            </w:r>
            <w:r>
              <w:rPr>
                <w:noProof/>
                <w:webHidden/>
              </w:rPr>
              <w:fldChar w:fldCharType="separate"/>
            </w:r>
            <w:r>
              <w:rPr>
                <w:noProof/>
                <w:webHidden/>
              </w:rPr>
              <w:t>6</w:t>
            </w:r>
            <w:r>
              <w:rPr>
                <w:noProof/>
                <w:webHidden/>
              </w:rPr>
              <w:fldChar w:fldCharType="end"/>
            </w:r>
          </w:hyperlink>
        </w:p>
        <w:p w14:paraId="1859B304"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70" w:history="1">
            <w:r w:rsidRPr="006B54BD">
              <w:rPr>
                <w:rStyle w:val="Hyperlink"/>
                <w:rFonts w:cs="Arial"/>
                <w:noProof/>
              </w:rPr>
              <w:t>2.1.</w:t>
            </w:r>
            <w:r>
              <w:rPr>
                <w:rFonts w:asciiTheme="minorHAnsi" w:eastAsiaTheme="minorEastAsia" w:hAnsiTheme="minorHAnsi"/>
                <w:noProof/>
                <w:kern w:val="2"/>
                <w:sz w:val="24"/>
                <w:szCs w:val="24"/>
                <w14:ligatures w14:val="standardContextual"/>
              </w:rPr>
              <w:tab/>
            </w:r>
            <w:r w:rsidRPr="006B54BD">
              <w:rPr>
                <w:rStyle w:val="Hyperlink"/>
                <w:rFonts w:cs="Arial"/>
                <w:noProof/>
                <w:highlight w:val="yellow"/>
              </w:rPr>
              <w:t>Functional</w:t>
            </w:r>
            <w:r w:rsidRPr="006B54BD">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_Toc234411170 \h </w:instrText>
            </w:r>
            <w:r>
              <w:rPr>
                <w:noProof/>
                <w:webHidden/>
              </w:rPr>
            </w:r>
            <w:r>
              <w:rPr>
                <w:noProof/>
                <w:webHidden/>
              </w:rPr>
              <w:fldChar w:fldCharType="separate"/>
            </w:r>
            <w:r>
              <w:rPr>
                <w:noProof/>
                <w:webHidden/>
              </w:rPr>
              <w:t>6</w:t>
            </w:r>
            <w:r>
              <w:rPr>
                <w:noProof/>
                <w:webHidden/>
              </w:rPr>
              <w:fldChar w:fldCharType="end"/>
            </w:r>
          </w:hyperlink>
        </w:p>
        <w:p w14:paraId="443552A8"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71" w:history="1">
            <w:r w:rsidRPr="006B54BD">
              <w:rPr>
                <w:rStyle w:val="Hyperlink"/>
                <w:rFonts w:cs="Arial"/>
                <w:noProof/>
              </w:rPr>
              <w:t>2.2.</w:t>
            </w:r>
            <w:r>
              <w:rPr>
                <w:rFonts w:asciiTheme="minorHAnsi" w:eastAsiaTheme="minorEastAsia" w:hAnsiTheme="minorHAnsi"/>
                <w:noProof/>
                <w:kern w:val="2"/>
                <w:sz w:val="24"/>
                <w:szCs w:val="24"/>
                <w14:ligatures w14:val="standardContextual"/>
              </w:rPr>
              <w:tab/>
            </w:r>
            <w:r w:rsidRPr="006B54BD">
              <w:rPr>
                <w:rStyle w:val="Hyperlink"/>
                <w:rFonts w:cs="Arial"/>
                <w:noProof/>
              </w:rPr>
              <w:t>Target groups</w:t>
            </w:r>
            <w:r>
              <w:rPr>
                <w:noProof/>
                <w:webHidden/>
              </w:rPr>
              <w:tab/>
            </w:r>
            <w:r>
              <w:rPr>
                <w:noProof/>
                <w:webHidden/>
              </w:rPr>
              <w:fldChar w:fldCharType="begin"/>
            </w:r>
            <w:r>
              <w:rPr>
                <w:noProof/>
                <w:webHidden/>
              </w:rPr>
              <w:instrText xml:space="preserve"> PAGEREF _Toc234411171 \h </w:instrText>
            </w:r>
            <w:r>
              <w:rPr>
                <w:noProof/>
                <w:webHidden/>
              </w:rPr>
            </w:r>
            <w:r>
              <w:rPr>
                <w:noProof/>
                <w:webHidden/>
              </w:rPr>
              <w:fldChar w:fldCharType="separate"/>
            </w:r>
            <w:r>
              <w:rPr>
                <w:noProof/>
                <w:webHidden/>
              </w:rPr>
              <w:t>6</w:t>
            </w:r>
            <w:r>
              <w:rPr>
                <w:noProof/>
                <w:webHidden/>
              </w:rPr>
              <w:fldChar w:fldCharType="end"/>
            </w:r>
          </w:hyperlink>
        </w:p>
        <w:p w14:paraId="4CB0C555"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72" w:history="1">
            <w:r w:rsidRPr="006B54BD">
              <w:rPr>
                <w:rStyle w:val="Hyperlink"/>
                <w:rFonts w:cs="Arial"/>
                <w:noProof/>
              </w:rPr>
              <w:t>2.3.</w:t>
            </w:r>
            <w:r>
              <w:rPr>
                <w:rFonts w:asciiTheme="minorHAnsi" w:eastAsiaTheme="minorEastAsia" w:hAnsiTheme="minorHAnsi"/>
                <w:noProof/>
                <w:kern w:val="2"/>
                <w:sz w:val="24"/>
                <w:szCs w:val="24"/>
                <w14:ligatures w14:val="standardContextual"/>
              </w:rPr>
              <w:tab/>
            </w:r>
            <w:r w:rsidRPr="006B54BD">
              <w:rPr>
                <w:rStyle w:val="Hyperlink"/>
                <w:rFonts w:cs="Arial"/>
                <w:noProof/>
              </w:rPr>
              <w:t>Transition period</w:t>
            </w:r>
            <w:r>
              <w:rPr>
                <w:noProof/>
                <w:webHidden/>
              </w:rPr>
              <w:tab/>
            </w:r>
            <w:r>
              <w:rPr>
                <w:noProof/>
                <w:webHidden/>
              </w:rPr>
              <w:fldChar w:fldCharType="begin"/>
            </w:r>
            <w:r>
              <w:rPr>
                <w:noProof/>
                <w:webHidden/>
              </w:rPr>
              <w:instrText xml:space="preserve"> PAGEREF _Toc234411172 \h </w:instrText>
            </w:r>
            <w:r>
              <w:rPr>
                <w:noProof/>
                <w:webHidden/>
              </w:rPr>
            </w:r>
            <w:r>
              <w:rPr>
                <w:noProof/>
                <w:webHidden/>
              </w:rPr>
              <w:fldChar w:fldCharType="separate"/>
            </w:r>
            <w:r>
              <w:rPr>
                <w:noProof/>
                <w:webHidden/>
              </w:rPr>
              <w:t>7</w:t>
            </w:r>
            <w:r>
              <w:rPr>
                <w:noProof/>
                <w:webHidden/>
              </w:rPr>
              <w:fldChar w:fldCharType="end"/>
            </w:r>
          </w:hyperlink>
        </w:p>
        <w:p w14:paraId="348F209A" w14:textId="77777777" w:rsidR="00E930CD" w:rsidRDefault="00E930CD">
          <w:pPr>
            <w:pStyle w:val="TOC1"/>
            <w:rPr>
              <w:rFonts w:asciiTheme="minorHAnsi" w:eastAsiaTheme="minorEastAsia" w:hAnsiTheme="minorHAnsi"/>
              <w:noProof/>
              <w:kern w:val="2"/>
              <w:sz w:val="24"/>
              <w:szCs w:val="24"/>
              <w14:ligatures w14:val="standardContextual"/>
            </w:rPr>
          </w:pPr>
          <w:hyperlink w:anchor="_Toc234411173" w:history="1">
            <w:r w:rsidRPr="006B54BD">
              <w:rPr>
                <w:rStyle w:val="Hyperlink"/>
                <w:rFonts w:cs="Arial"/>
                <w:b/>
                <w:bCs/>
                <w:noProof/>
              </w:rPr>
              <w:t>3.</w:t>
            </w:r>
            <w:r>
              <w:rPr>
                <w:rFonts w:asciiTheme="minorHAnsi" w:eastAsiaTheme="minorEastAsia" w:hAnsiTheme="minorHAnsi"/>
                <w:noProof/>
                <w:kern w:val="2"/>
                <w:sz w:val="24"/>
                <w:szCs w:val="24"/>
                <w14:ligatures w14:val="standardContextual"/>
              </w:rPr>
              <w:tab/>
            </w:r>
            <w:r w:rsidRPr="006B54BD">
              <w:rPr>
                <w:rStyle w:val="Hyperlink"/>
                <w:rFonts w:cs="Arial"/>
                <w:b/>
                <w:noProof/>
              </w:rPr>
              <w:t>Definitions</w:t>
            </w:r>
            <w:r>
              <w:rPr>
                <w:noProof/>
                <w:webHidden/>
              </w:rPr>
              <w:tab/>
            </w:r>
            <w:r>
              <w:rPr>
                <w:noProof/>
                <w:webHidden/>
              </w:rPr>
              <w:fldChar w:fldCharType="begin"/>
            </w:r>
            <w:r>
              <w:rPr>
                <w:noProof/>
                <w:webHidden/>
              </w:rPr>
              <w:instrText xml:space="preserve"> PAGEREF _Toc234411173 \h </w:instrText>
            </w:r>
            <w:r>
              <w:rPr>
                <w:noProof/>
                <w:webHidden/>
              </w:rPr>
            </w:r>
            <w:r>
              <w:rPr>
                <w:noProof/>
                <w:webHidden/>
              </w:rPr>
              <w:fldChar w:fldCharType="separate"/>
            </w:r>
            <w:r>
              <w:rPr>
                <w:noProof/>
                <w:webHidden/>
              </w:rPr>
              <w:t>8</w:t>
            </w:r>
            <w:r>
              <w:rPr>
                <w:noProof/>
                <w:webHidden/>
              </w:rPr>
              <w:fldChar w:fldCharType="end"/>
            </w:r>
          </w:hyperlink>
        </w:p>
        <w:p w14:paraId="71E27BCC"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74" w:history="1">
            <w:r w:rsidRPr="006B54BD">
              <w:rPr>
                <w:rStyle w:val="Hyperlink"/>
                <w:rFonts w:cs="Arial"/>
                <w:noProof/>
              </w:rPr>
              <w:t>3.1.</w:t>
            </w:r>
            <w:r>
              <w:rPr>
                <w:rFonts w:asciiTheme="minorHAnsi" w:eastAsiaTheme="minorEastAsia" w:hAnsiTheme="minorHAnsi"/>
                <w:noProof/>
                <w:kern w:val="2"/>
                <w:sz w:val="24"/>
                <w:szCs w:val="24"/>
                <w14:ligatures w14:val="standardContextual"/>
              </w:rPr>
              <w:tab/>
            </w:r>
            <w:r w:rsidRPr="006B54BD">
              <w:rPr>
                <w:rStyle w:val="Hyperlink"/>
                <w:rFonts w:cs="Arial"/>
                <w:noProof/>
              </w:rPr>
              <w:t>Requirements</w:t>
            </w:r>
            <w:r>
              <w:rPr>
                <w:noProof/>
                <w:webHidden/>
              </w:rPr>
              <w:tab/>
            </w:r>
            <w:r>
              <w:rPr>
                <w:noProof/>
                <w:webHidden/>
              </w:rPr>
              <w:fldChar w:fldCharType="begin"/>
            </w:r>
            <w:r>
              <w:rPr>
                <w:noProof/>
                <w:webHidden/>
              </w:rPr>
              <w:instrText xml:space="preserve"> PAGEREF _Toc234411174 \h </w:instrText>
            </w:r>
            <w:r>
              <w:rPr>
                <w:noProof/>
                <w:webHidden/>
              </w:rPr>
            </w:r>
            <w:r>
              <w:rPr>
                <w:noProof/>
                <w:webHidden/>
              </w:rPr>
              <w:fldChar w:fldCharType="separate"/>
            </w:r>
            <w:r>
              <w:rPr>
                <w:noProof/>
                <w:webHidden/>
              </w:rPr>
              <w:t>8</w:t>
            </w:r>
            <w:r>
              <w:rPr>
                <w:noProof/>
                <w:webHidden/>
              </w:rPr>
              <w:fldChar w:fldCharType="end"/>
            </w:r>
          </w:hyperlink>
        </w:p>
        <w:p w14:paraId="18B448BB"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75" w:history="1">
            <w:r w:rsidRPr="006B54BD">
              <w:rPr>
                <w:rStyle w:val="Hyperlink"/>
                <w:rFonts w:cs="Arial"/>
                <w:noProof/>
              </w:rPr>
              <w:t>3.2.</w:t>
            </w:r>
            <w:r>
              <w:rPr>
                <w:rFonts w:asciiTheme="minorHAnsi" w:eastAsiaTheme="minorEastAsia" w:hAnsiTheme="minorHAnsi"/>
                <w:noProof/>
                <w:kern w:val="2"/>
                <w:sz w:val="24"/>
                <w:szCs w:val="24"/>
                <w14:ligatures w14:val="standardContextual"/>
              </w:rPr>
              <w:tab/>
            </w:r>
            <w:r w:rsidRPr="006B54BD">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_Toc234411175 \h </w:instrText>
            </w:r>
            <w:r>
              <w:rPr>
                <w:noProof/>
                <w:webHidden/>
              </w:rPr>
            </w:r>
            <w:r>
              <w:rPr>
                <w:noProof/>
                <w:webHidden/>
              </w:rPr>
              <w:fldChar w:fldCharType="separate"/>
            </w:r>
            <w:r>
              <w:rPr>
                <w:noProof/>
                <w:webHidden/>
              </w:rPr>
              <w:t>9</w:t>
            </w:r>
            <w:r>
              <w:rPr>
                <w:noProof/>
                <w:webHidden/>
              </w:rPr>
              <w:fldChar w:fldCharType="end"/>
            </w:r>
          </w:hyperlink>
        </w:p>
        <w:p w14:paraId="5756FF14" w14:textId="77777777" w:rsidR="00E930CD" w:rsidRDefault="00E930CD">
          <w:pPr>
            <w:pStyle w:val="TOC1"/>
            <w:rPr>
              <w:rFonts w:asciiTheme="minorHAnsi" w:eastAsiaTheme="minorEastAsia" w:hAnsiTheme="minorHAnsi"/>
              <w:noProof/>
              <w:kern w:val="2"/>
              <w:sz w:val="24"/>
              <w:szCs w:val="24"/>
              <w14:ligatures w14:val="standardContextual"/>
            </w:rPr>
          </w:pPr>
          <w:hyperlink w:anchor="_Toc234411176" w:history="1">
            <w:r w:rsidRPr="006B54BD">
              <w:rPr>
                <w:rStyle w:val="Hyperlink"/>
                <w:rFonts w:cs="Arial"/>
                <w:b/>
                <w:bCs/>
                <w:noProof/>
              </w:rPr>
              <w:t>4.</w:t>
            </w:r>
            <w:r>
              <w:rPr>
                <w:rFonts w:asciiTheme="minorHAnsi" w:eastAsiaTheme="minorEastAsia" w:hAnsiTheme="minorHAnsi"/>
                <w:noProof/>
                <w:kern w:val="2"/>
                <w:sz w:val="24"/>
                <w:szCs w:val="24"/>
                <w14:ligatures w14:val="standardContextual"/>
              </w:rPr>
              <w:tab/>
            </w:r>
            <w:r w:rsidRPr="006B54BD">
              <w:rPr>
                <w:rStyle w:val="Hyperlink"/>
                <w:rFonts w:cs="Arial"/>
                <w:b/>
                <w:bCs/>
                <w:noProof/>
              </w:rPr>
              <w:t>Requirements</w:t>
            </w:r>
            <w:r>
              <w:rPr>
                <w:noProof/>
                <w:webHidden/>
              </w:rPr>
              <w:tab/>
            </w:r>
            <w:r>
              <w:rPr>
                <w:noProof/>
                <w:webHidden/>
              </w:rPr>
              <w:fldChar w:fldCharType="begin"/>
            </w:r>
            <w:r>
              <w:rPr>
                <w:noProof/>
                <w:webHidden/>
              </w:rPr>
              <w:instrText xml:space="preserve"> PAGEREF _Toc234411176 \h </w:instrText>
            </w:r>
            <w:r>
              <w:rPr>
                <w:noProof/>
                <w:webHidden/>
              </w:rPr>
            </w:r>
            <w:r>
              <w:rPr>
                <w:noProof/>
                <w:webHidden/>
              </w:rPr>
              <w:fldChar w:fldCharType="separate"/>
            </w:r>
            <w:r>
              <w:rPr>
                <w:noProof/>
                <w:webHidden/>
              </w:rPr>
              <w:t>10</w:t>
            </w:r>
            <w:r>
              <w:rPr>
                <w:noProof/>
                <w:webHidden/>
              </w:rPr>
              <w:fldChar w:fldCharType="end"/>
            </w:r>
          </w:hyperlink>
        </w:p>
        <w:p w14:paraId="3F84979B"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77" w:history="1">
            <w:r w:rsidRPr="006B54BD">
              <w:rPr>
                <w:rStyle w:val="Hyperlink"/>
                <w:rFonts w:cs="Arial"/>
                <w:noProof/>
              </w:rPr>
              <w:t>4.1.</w:t>
            </w:r>
            <w:r>
              <w:rPr>
                <w:rFonts w:asciiTheme="minorHAnsi" w:eastAsiaTheme="minorEastAsia" w:hAnsiTheme="minorHAnsi"/>
                <w:noProof/>
                <w:kern w:val="2"/>
                <w:sz w:val="24"/>
                <w:szCs w:val="24"/>
                <w14:ligatures w14:val="standardContextual"/>
              </w:rPr>
              <w:tab/>
            </w:r>
            <w:r w:rsidRPr="006B54BD">
              <w:rPr>
                <w:rStyle w:val="Hyperlink"/>
                <w:rFonts w:cs="Arial"/>
                <w:noProof/>
              </w:rPr>
              <w:t>Requirements</w:t>
            </w:r>
            <w:r>
              <w:rPr>
                <w:noProof/>
                <w:webHidden/>
              </w:rPr>
              <w:tab/>
            </w:r>
            <w:r>
              <w:rPr>
                <w:noProof/>
                <w:webHidden/>
              </w:rPr>
              <w:fldChar w:fldCharType="begin"/>
            </w:r>
            <w:r>
              <w:rPr>
                <w:noProof/>
                <w:webHidden/>
              </w:rPr>
              <w:instrText xml:space="preserve"> PAGEREF _Toc234411177 \h </w:instrText>
            </w:r>
            <w:r>
              <w:rPr>
                <w:noProof/>
                <w:webHidden/>
              </w:rPr>
            </w:r>
            <w:r>
              <w:rPr>
                <w:noProof/>
                <w:webHidden/>
              </w:rPr>
              <w:fldChar w:fldCharType="separate"/>
            </w:r>
            <w:r>
              <w:rPr>
                <w:noProof/>
                <w:webHidden/>
              </w:rPr>
              <w:t>10</w:t>
            </w:r>
            <w:r>
              <w:rPr>
                <w:noProof/>
                <w:webHidden/>
              </w:rPr>
              <w:fldChar w:fldCharType="end"/>
            </w:r>
          </w:hyperlink>
        </w:p>
        <w:p w14:paraId="5CB8DA04" w14:textId="77777777" w:rsidR="00E930CD" w:rsidRDefault="00E930CD">
          <w:pPr>
            <w:pStyle w:val="TOC3"/>
            <w:rPr>
              <w:rFonts w:asciiTheme="minorHAnsi" w:eastAsiaTheme="minorEastAsia" w:hAnsiTheme="minorHAnsi"/>
              <w:kern w:val="2"/>
              <w:sz w:val="24"/>
              <w:szCs w:val="24"/>
              <w14:ligatures w14:val="standardContextual"/>
            </w:rPr>
          </w:pPr>
          <w:hyperlink w:anchor="_Toc234411178" w:history="1">
            <w:r w:rsidRPr="006B54BD">
              <w:rPr>
                <w:rStyle w:val="Hyperlink"/>
                <w:lang w:val="en-US"/>
              </w:rPr>
              <w:t>4.1.1.</w:t>
            </w:r>
            <w:r>
              <w:rPr>
                <w:rFonts w:asciiTheme="minorHAnsi" w:eastAsiaTheme="minorEastAsia" w:hAnsiTheme="minorHAnsi"/>
                <w:kern w:val="2"/>
                <w:sz w:val="24"/>
                <w:szCs w:val="24"/>
                <w14:ligatures w14:val="standardContextual"/>
              </w:rPr>
              <w:tab/>
            </w:r>
            <w:r w:rsidRPr="006B54BD">
              <w:rPr>
                <w:rStyle w:val="Hyperlink"/>
                <w:lang w:val="en-US"/>
              </w:rPr>
              <w:t>Data Center</w:t>
            </w:r>
            <w:r>
              <w:rPr>
                <w:webHidden/>
              </w:rPr>
              <w:tab/>
            </w:r>
            <w:r>
              <w:rPr>
                <w:webHidden/>
              </w:rPr>
              <w:fldChar w:fldCharType="begin"/>
            </w:r>
            <w:r>
              <w:rPr>
                <w:webHidden/>
              </w:rPr>
              <w:instrText xml:space="preserve"> PAGEREF _Toc234411178 \h </w:instrText>
            </w:r>
            <w:r>
              <w:rPr>
                <w:webHidden/>
              </w:rPr>
            </w:r>
            <w:r>
              <w:rPr>
                <w:webHidden/>
              </w:rPr>
              <w:fldChar w:fldCharType="separate"/>
            </w:r>
            <w:r>
              <w:rPr>
                <w:webHidden/>
              </w:rPr>
              <w:t>10</w:t>
            </w:r>
            <w:r>
              <w:rPr>
                <w:webHidden/>
              </w:rPr>
              <w:fldChar w:fldCharType="end"/>
            </w:r>
          </w:hyperlink>
        </w:p>
        <w:p w14:paraId="3A90BAF2" w14:textId="77777777" w:rsidR="00E930CD" w:rsidRDefault="00E930CD">
          <w:pPr>
            <w:pStyle w:val="TOC3"/>
            <w:rPr>
              <w:rFonts w:asciiTheme="minorHAnsi" w:eastAsiaTheme="minorEastAsia" w:hAnsiTheme="minorHAnsi"/>
              <w:kern w:val="2"/>
              <w:sz w:val="24"/>
              <w:szCs w:val="24"/>
              <w14:ligatures w14:val="standardContextual"/>
            </w:rPr>
          </w:pPr>
          <w:hyperlink w:anchor="_Toc234411179" w:history="1">
            <w:r w:rsidRPr="006B54BD">
              <w:rPr>
                <w:rStyle w:val="Hyperlink"/>
                <w:lang w:val="en-US"/>
              </w:rPr>
              <w:t>4.1.2.</w:t>
            </w:r>
            <w:r>
              <w:rPr>
                <w:rFonts w:asciiTheme="minorHAnsi" w:eastAsiaTheme="minorEastAsia" w:hAnsiTheme="minorHAnsi"/>
                <w:kern w:val="2"/>
                <w:sz w:val="24"/>
                <w:szCs w:val="24"/>
                <w14:ligatures w14:val="standardContextual"/>
              </w:rPr>
              <w:tab/>
            </w:r>
            <w:r w:rsidRPr="006B54BD">
              <w:rPr>
                <w:rStyle w:val="Hyperlink"/>
                <w:lang w:val="en-US"/>
              </w:rPr>
              <w:t>Physical Protection</w:t>
            </w:r>
            <w:r>
              <w:rPr>
                <w:webHidden/>
              </w:rPr>
              <w:tab/>
            </w:r>
            <w:r>
              <w:rPr>
                <w:webHidden/>
              </w:rPr>
              <w:fldChar w:fldCharType="begin"/>
            </w:r>
            <w:r>
              <w:rPr>
                <w:webHidden/>
              </w:rPr>
              <w:instrText xml:space="preserve"> PAGEREF _Toc234411179 \h </w:instrText>
            </w:r>
            <w:r>
              <w:rPr>
                <w:webHidden/>
              </w:rPr>
            </w:r>
            <w:r>
              <w:rPr>
                <w:webHidden/>
              </w:rPr>
              <w:fldChar w:fldCharType="separate"/>
            </w:r>
            <w:r>
              <w:rPr>
                <w:webHidden/>
              </w:rPr>
              <w:t>22</w:t>
            </w:r>
            <w:r>
              <w:rPr>
                <w:webHidden/>
              </w:rPr>
              <w:fldChar w:fldCharType="end"/>
            </w:r>
          </w:hyperlink>
        </w:p>
        <w:p w14:paraId="5D60BA8B" w14:textId="77777777" w:rsidR="00E930CD" w:rsidRDefault="00E930CD">
          <w:pPr>
            <w:pStyle w:val="TOC1"/>
            <w:rPr>
              <w:rFonts w:asciiTheme="minorHAnsi" w:eastAsiaTheme="minorEastAsia" w:hAnsiTheme="minorHAnsi"/>
              <w:noProof/>
              <w:kern w:val="2"/>
              <w:sz w:val="24"/>
              <w:szCs w:val="24"/>
              <w14:ligatures w14:val="standardContextual"/>
            </w:rPr>
          </w:pPr>
          <w:hyperlink w:anchor="_Toc234411180" w:history="1">
            <w:r w:rsidRPr="006B54BD">
              <w:rPr>
                <w:rStyle w:val="Hyperlink"/>
                <w:rFonts w:cs="Arial"/>
                <w:b/>
                <w:bCs/>
                <w:noProof/>
              </w:rPr>
              <w:t>5.</w:t>
            </w:r>
            <w:r>
              <w:rPr>
                <w:rFonts w:asciiTheme="minorHAnsi" w:eastAsiaTheme="minorEastAsia" w:hAnsiTheme="minorHAnsi"/>
                <w:noProof/>
                <w:kern w:val="2"/>
                <w:sz w:val="24"/>
                <w:szCs w:val="24"/>
                <w14:ligatures w14:val="standardContextual"/>
              </w:rPr>
              <w:tab/>
            </w:r>
            <w:r w:rsidRPr="006B54BD">
              <w:rPr>
                <w:rStyle w:val="Hyperlink"/>
                <w:rFonts w:cs="Arial"/>
                <w:b/>
                <w:noProof/>
              </w:rPr>
              <w:t>Roles and Responsibilities</w:t>
            </w:r>
            <w:r>
              <w:rPr>
                <w:noProof/>
                <w:webHidden/>
              </w:rPr>
              <w:tab/>
            </w:r>
            <w:r>
              <w:rPr>
                <w:noProof/>
                <w:webHidden/>
              </w:rPr>
              <w:fldChar w:fldCharType="begin"/>
            </w:r>
            <w:r>
              <w:rPr>
                <w:noProof/>
                <w:webHidden/>
              </w:rPr>
              <w:instrText xml:space="preserve"> PAGEREF _Toc234411180 \h </w:instrText>
            </w:r>
            <w:r>
              <w:rPr>
                <w:noProof/>
                <w:webHidden/>
              </w:rPr>
            </w:r>
            <w:r>
              <w:rPr>
                <w:noProof/>
                <w:webHidden/>
              </w:rPr>
              <w:fldChar w:fldCharType="separate"/>
            </w:r>
            <w:r>
              <w:rPr>
                <w:noProof/>
                <w:webHidden/>
              </w:rPr>
              <w:t>28</w:t>
            </w:r>
            <w:r>
              <w:rPr>
                <w:noProof/>
                <w:webHidden/>
              </w:rPr>
              <w:fldChar w:fldCharType="end"/>
            </w:r>
          </w:hyperlink>
        </w:p>
        <w:p w14:paraId="62E13E29"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81" w:history="1">
            <w:r w:rsidRPr="006B54BD">
              <w:rPr>
                <w:rStyle w:val="Hyperlink"/>
                <w:rFonts w:cs="Arial"/>
                <w:noProof/>
              </w:rPr>
              <w:t>5.1.</w:t>
            </w:r>
            <w:r>
              <w:rPr>
                <w:rFonts w:asciiTheme="minorHAnsi" w:eastAsiaTheme="minorEastAsia" w:hAnsiTheme="minorHAnsi"/>
                <w:noProof/>
                <w:kern w:val="2"/>
                <w:sz w:val="24"/>
                <w:szCs w:val="24"/>
                <w14:ligatures w14:val="standardContextual"/>
              </w:rPr>
              <w:tab/>
            </w:r>
            <w:r w:rsidRPr="006B54BD">
              <w:rPr>
                <w:rStyle w:val="Hyperlink"/>
                <w:rFonts w:cs="Arial"/>
                <w:noProof/>
              </w:rPr>
              <w:t>Creator</w:t>
            </w:r>
            <w:r>
              <w:rPr>
                <w:noProof/>
                <w:webHidden/>
              </w:rPr>
              <w:tab/>
            </w:r>
            <w:r>
              <w:rPr>
                <w:noProof/>
                <w:webHidden/>
              </w:rPr>
              <w:fldChar w:fldCharType="begin"/>
            </w:r>
            <w:r>
              <w:rPr>
                <w:noProof/>
                <w:webHidden/>
              </w:rPr>
              <w:instrText xml:space="preserve"> PAGEREF _Toc234411181 \h </w:instrText>
            </w:r>
            <w:r>
              <w:rPr>
                <w:noProof/>
                <w:webHidden/>
              </w:rPr>
            </w:r>
            <w:r>
              <w:rPr>
                <w:noProof/>
                <w:webHidden/>
              </w:rPr>
              <w:fldChar w:fldCharType="separate"/>
            </w:r>
            <w:r>
              <w:rPr>
                <w:noProof/>
                <w:webHidden/>
              </w:rPr>
              <w:t>28</w:t>
            </w:r>
            <w:r>
              <w:rPr>
                <w:noProof/>
                <w:webHidden/>
              </w:rPr>
              <w:fldChar w:fldCharType="end"/>
            </w:r>
          </w:hyperlink>
        </w:p>
        <w:p w14:paraId="761A98A9"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82" w:history="1">
            <w:r w:rsidRPr="006B54BD">
              <w:rPr>
                <w:rStyle w:val="Hyperlink"/>
                <w:rFonts w:cs="Arial"/>
                <w:noProof/>
              </w:rPr>
              <w:t>5.2.</w:t>
            </w:r>
            <w:r>
              <w:rPr>
                <w:rFonts w:asciiTheme="minorHAnsi" w:eastAsiaTheme="minorEastAsia" w:hAnsiTheme="minorHAnsi"/>
                <w:noProof/>
                <w:kern w:val="2"/>
                <w:sz w:val="24"/>
                <w:szCs w:val="24"/>
                <w14:ligatures w14:val="standardContextual"/>
              </w:rPr>
              <w:tab/>
            </w:r>
            <w:r w:rsidRPr="006B54BD">
              <w:rPr>
                <w:rStyle w:val="Hyperlink"/>
                <w:rFonts w:cs="Arial"/>
                <w:noProof/>
              </w:rPr>
              <w:t>Guideline Owner</w:t>
            </w:r>
            <w:r>
              <w:rPr>
                <w:noProof/>
                <w:webHidden/>
              </w:rPr>
              <w:tab/>
            </w:r>
            <w:r>
              <w:rPr>
                <w:noProof/>
                <w:webHidden/>
              </w:rPr>
              <w:fldChar w:fldCharType="begin"/>
            </w:r>
            <w:r>
              <w:rPr>
                <w:noProof/>
                <w:webHidden/>
              </w:rPr>
              <w:instrText xml:space="preserve"> PAGEREF _Toc234411182 \h </w:instrText>
            </w:r>
            <w:r>
              <w:rPr>
                <w:noProof/>
                <w:webHidden/>
              </w:rPr>
            </w:r>
            <w:r>
              <w:rPr>
                <w:noProof/>
                <w:webHidden/>
              </w:rPr>
              <w:fldChar w:fldCharType="separate"/>
            </w:r>
            <w:r>
              <w:rPr>
                <w:noProof/>
                <w:webHidden/>
              </w:rPr>
              <w:t>28</w:t>
            </w:r>
            <w:r>
              <w:rPr>
                <w:noProof/>
                <w:webHidden/>
              </w:rPr>
              <w:fldChar w:fldCharType="end"/>
            </w:r>
          </w:hyperlink>
        </w:p>
        <w:p w14:paraId="755F8F91" w14:textId="77777777" w:rsidR="00E930CD" w:rsidRDefault="00E930CD">
          <w:pPr>
            <w:pStyle w:val="TOC1"/>
            <w:rPr>
              <w:rFonts w:asciiTheme="minorHAnsi" w:eastAsiaTheme="minorEastAsia" w:hAnsiTheme="minorHAnsi"/>
              <w:noProof/>
              <w:kern w:val="2"/>
              <w:sz w:val="24"/>
              <w:szCs w:val="24"/>
              <w14:ligatures w14:val="standardContextual"/>
            </w:rPr>
          </w:pPr>
          <w:hyperlink w:anchor="_Toc234411183" w:history="1">
            <w:r w:rsidRPr="006B54BD">
              <w:rPr>
                <w:rStyle w:val="Hyperlink"/>
                <w:rFonts w:cs="Arial"/>
                <w:b/>
                <w:bCs/>
                <w:noProof/>
              </w:rPr>
              <w:t>6.</w:t>
            </w:r>
            <w:r>
              <w:rPr>
                <w:rFonts w:asciiTheme="minorHAnsi" w:eastAsiaTheme="minorEastAsia" w:hAnsiTheme="minorHAnsi"/>
                <w:noProof/>
                <w:kern w:val="2"/>
                <w:sz w:val="24"/>
                <w:szCs w:val="24"/>
                <w14:ligatures w14:val="standardContextual"/>
              </w:rPr>
              <w:tab/>
            </w:r>
            <w:r w:rsidRPr="006B54BD">
              <w:rPr>
                <w:rStyle w:val="Hyperlink"/>
                <w:rFonts w:cs="Arial"/>
                <w:b/>
                <w:noProof/>
              </w:rPr>
              <w:t>Appendix</w:t>
            </w:r>
            <w:r>
              <w:rPr>
                <w:noProof/>
                <w:webHidden/>
              </w:rPr>
              <w:tab/>
            </w:r>
            <w:r>
              <w:rPr>
                <w:noProof/>
                <w:webHidden/>
              </w:rPr>
              <w:fldChar w:fldCharType="begin"/>
            </w:r>
            <w:r>
              <w:rPr>
                <w:noProof/>
                <w:webHidden/>
              </w:rPr>
              <w:instrText xml:space="preserve"> PAGEREF _Toc234411183 \h </w:instrText>
            </w:r>
            <w:r>
              <w:rPr>
                <w:noProof/>
                <w:webHidden/>
              </w:rPr>
            </w:r>
            <w:r>
              <w:rPr>
                <w:noProof/>
                <w:webHidden/>
              </w:rPr>
              <w:fldChar w:fldCharType="separate"/>
            </w:r>
            <w:r>
              <w:rPr>
                <w:noProof/>
                <w:webHidden/>
              </w:rPr>
              <w:t>29</w:t>
            </w:r>
            <w:r>
              <w:rPr>
                <w:noProof/>
                <w:webHidden/>
              </w:rPr>
              <w:fldChar w:fldCharType="end"/>
            </w:r>
          </w:hyperlink>
        </w:p>
        <w:p w14:paraId="6E139766"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84" w:history="1">
            <w:r w:rsidRPr="006B54BD">
              <w:rPr>
                <w:rStyle w:val="Hyperlink"/>
                <w:rFonts w:cs="Arial"/>
                <w:noProof/>
              </w:rPr>
              <w:t>6.1.</w:t>
            </w:r>
            <w:r>
              <w:rPr>
                <w:rFonts w:asciiTheme="minorHAnsi" w:eastAsiaTheme="minorEastAsia" w:hAnsiTheme="minorHAnsi"/>
                <w:noProof/>
                <w:kern w:val="2"/>
                <w:sz w:val="24"/>
                <w:szCs w:val="24"/>
                <w14:ligatures w14:val="standardContextual"/>
              </w:rPr>
              <w:tab/>
            </w:r>
            <w:r w:rsidRPr="006B54BD">
              <w:rPr>
                <w:rStyle w:val="Hyperlink"/>
                <w:rFonts w:cs="Arial"/>
                <w:noProof/>
              </w:rPr>
              <w:t>Contact Information</w:t>
            </w:r>
            <w:r>
              <w:rPr>
                <w:noProof/>
                <w:webHidden/>
              </w:rPr>
              <w:tab/>
            </w:r>
            <w:r>
              <w:rPr>
                <w:noProof/>
                <w:webHidden/>
              </w:rPr>
              <w:fldChar w:fldCharType="begin"/>
            </w:r>
            <w:r>
              <w:rPr>
                <w:noProof/>
                <w:webHidden/>
              </w:rPr>
              <w:instrText xml:space="preserve"> PAGEREF _Toc234411184 \h </w:instrText>
            </w:r>
            <w:r>
              <w:rPr>
                <w:noProof/>
                <w:webHidden/>
              </w:rPr>
            </w:r>
            <w:r>
              <w:rPr>
                <w:noProof/>
                <w:webHidden/>
              </w:rPr>
              <w:fldChar w:fldCharType="separate"/>
            </w:r>
            <w:r>
              <w:rPr>
                <w:noProof/>
                <w:webHidden/>
              </w:rPr>
              <w:t>29</w:t>
            </w:r>
            <w:r>
              <w:rPr>
                <w:noProof/>
                <w:webHidden/>
              </w:rPr>
              <w:fldChar w:fldCharType="end"/>
            </w:r>
          </w:hyperlink>
        </w:p>
        <w:p w14:paraId="00A40949"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85" w:history="1">
            <w:r w:rsidRPr="006B54BD">
              <w:rPr>
                <w:rStyle w:val="Hyperlink"/>
                <w:rFonts w:cs="Arial"/>
                <w:noProof/>
              </w:rPr>
              <w:t>6.2.</w:t>
            </w:r>
            <w:r>
              <w:rPr>
                <w:rFonts w:asciiTheme="minorHAnsi" w:eastAsiaTheme="minorEastAsia" w:hAnsiTheme="minorHAnsi"/>
                <w:noProof/>
                <w:kern w:val="2"/>
                <w:sz w:val="24"/>
                <w:szCs w:val="24"/>
                <w14:ligatures w14:val="standardContextual"/>
              </w:rPr>
              <w:tab/>
            </w:r>
            <w:r w:rsidRPr="006B54BD">
              <w:rPr>
                <w:rStyle w:val="Hyperlink"/>
                <w:rFonts w:cs="Arial"/>
                <w:noProof/>
              </w:rPr>
              <w:t>Document History</w:t>
            </w:r>
            <w:r>
              <w:rPr>
                <w:noProof/>
                <w:webHidden/>
              </w:rPr>
              <w:tab/>
            </w:r>
            <w:r>
              <w:rPr>
                <w:noProof/>
                <w:webHidden/>
              </w:rPr>
              <w:fldChar w:fldCharType="begin"/>
            </w:r>
            <w:r>
              <w:rPr>
                <w:noProof/>
                <w:webHidden/>
              </w:rPr>
              <w:instrText xml:space="preserve"> PAGEREF _Toc234411185 \h </w:instrText>
            </w:r>
            <w:r>
              <w:rPr>
                <w:noProof/>
                <w:webHidden/>
              </w:rPr>
            </w:r>
            <w:r>
              <w:rPr>
                <w:noProof/>
                <w:webHidden/>
              </w:rPr>
              <w:fldChar w:fldCharType="separate"/>
            </w:r>
            <w:r>
              <w:rPr>
                <w:noProof/>
                <w:webHidden/>
              </w:rPr>
              <w:t>29</w:t>
            </w:r>
            <w:r>
              <w:rPr>
                <w:noProof/>
                <w:webHidden/>
              </w:rPr>
              <w:fldChar w:fldCharType="end"/>
            </w:r>
          </w:hyperlink>
        </w:p>
        <w:p w14:paraId="3004F848"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86" w:history="1">
            <w:r w:rsidRPr="006B54BD">
              <w:rPr>
                <w:rStyle w:val="Hyperlink"/>
                <w:rFonts w:cs="Arial"/>
                <w:noProof/>
              </w:rPr>
              <w:t>6.3.</w:t>
            </w:r>
            <w:r>
              <w:rPr>
                <w:rFonts w:asciiTheme="minorHAnsi" w:eastAsiaTheme="minorEastAsia" w:hAnsiTheme="minorHAnsi"/>
                <w:noProof/>
                <w:kern w:val="2"/>
                <w:sz w:val="24"/>
                <w:szCs w:val="24"/>
                <w14:ligatures w14:val="standardContextual"/>
              </w:rPr>
              <w:tab/>
            </w:r>
            <w:r w:rsidRPr="006B54BD">
              <w:rPr>
                <w:rStyle w:val="Hyperlink"/>
                <w:rFonts w:cs="Arial"/>
                <w:noProof/>
              </w:rPr>
              <w:t>Related Written Rules</w:t>
            </w:r>
            <w:r>
              <w:rPr>
                <w:noProof/>
                <w:webHidden/>
              </w:rPr>
              <w:tab/>
            </w:r>
            <w:r>
              <w:rPr>
                <w:noProof/>
                <w:webHidden/>
              </w:rPr>
              <w:fldChar w:fldCharType="begin"/>
            </w:r>
            <w:r>
              <w:rPr>
                <w:noProof/>
                <w:webHidden/>
              </w:rPr>
              <w:instrText xml:space="preserve"> PAGEREF _Toc234411186 \h </w:instrText>
            </w:r>
            <w:r>
              <w:rPr>
                <w:noProof/>
                <w:webHidden/>
              </w:rPr>
            </w:r>
            <w:r>
              <w:rPr>
                <w:noProof/>
                <w:webHidden/>
              </w:rPr>
              <w:fldChar w:fldCharType="separate"/>
            </w:r>
            <w:r>
              <w:rPr>
                <w:noProof/>
                <w:webHidden/>
              </w:rPr>
              <w:t>29</w:t>
            </w:r>
            <w:r>
              <w:rPr>
                <w:noProof/>
                <w:webHidden/>
              </w:rPr>
              <w:fldChar w:fldCharType="end"/>
            </w:r>
          </w:hyperlink>
        </w:p>
        <w:p w14:paraId="49B5B5ED" w14:textId="77777777" w:rsidR="00E930CD" w:rsidRDefault="00E930CD">
          <w:pPr>
            <w:pStyle w:val="TOC2"/>
            <w:rPr>
              <w:rFonts w:asciiTheme="minorHAnsi" w:eastAsiaTheme="minorEastAsia" w:hAnsiTheme="minorHAnsi"/>
              <w:noProof/>
              <w:kern w:val="2"/>
              <w:sz w:val="24"/>
              <w:szCs w:val="24"/>
              <w14:ligatures w14:val="standardContextual"/>
            </w:rPr>
          </w:pPr>
          <w:hyperlink w:anchor="_Toc234411187" w:history="1">
            <w:r w:rsidRPr="006B54BD">
              <w:rPr>
                <w:rStyle w:val="Hyperlink"/>
                <w:rFonts w:cs="Arial"/>
                <w:noProof/>
              </w:rPr>
              <w:t>6.4.</w:t>
            </w:r>
            <w:r>
              <w:rPr>
                <w:rFonts w:asciiTheme="minorHAnsi" w:eastAsiaTheme="minorEastAsia" w:hAnsiTheme="minorHAnsi"/>
                <w:noProof/>
                <w:kern w:val="2"/>
                <w:sz w:val="24"/>
                <w:szCs w:val="24"/>
                <w14:ligatures w14:val="standardContextual"/>
              </w:rPr>
              <w:tab/>
            </w:r>
            <w:r w:rsidRPr="006B54BD">
              <w:rPr>
                <w:rStyle w:val="Hyperlink"/>
                <w:rFonts w:cs="Arial"/>
                <w:noProof/>
              </w:rPr>
              <w:t>Abbreviations</w:t>
            </w:r>
            <w:r>
              <w:rPr>
                <w:noProof/>
                <w:webHidden/>
              </w:rPr>
              <w:tab/>
            </w:r>
            <w:r>
              <w:rPr>
                <w:noProof/>
                <w:webHidden/>
              </w:rPr>
              <w:fldChar w:fldCharType="begin"/>
            </w:r>
            <w:r>
              <w:rPr>
                <w:noProof/>
                <w:webHidden/>
              </w:rPr>
              <w:instrText xml:space="preserve"> PAGEREF _Toc234411187 \h </w:instrText>
            </w:r>
            <w:r>
              <w:rPr>
                <w:noProof/>
                <w:webHidden/>
              </w:rPr>
            </w:r>
            <w:r>
              <w:rPr>
                <w:noProof/>
                <w:webHidden/>
              </w:rPr>
              <w:fldChar w:fldCharType="separate"/>
            </w:r>
            <w:r>
              <w:rPr>
                <w:noProof/>
                <w:webHidden/>
              </w:rPr>
              <w:t>31</w:t>
            </w:r>
            <w:r>
              <w:rPr>
                <w:noProof/>
                <w:webHidden/>
              </w:rPr>
              <w:fldChar w:fldCharType="end"/>
            </w:r>
          </w:hyperlink>
        </w:p>
        <w:p w14:paraId="5B112D49" w14:textId="77777777" w:rsidR="005F74BA" w:rsidRPr="003B668C" w:rsidRDefault="00D46AC0">
          <w:pPr>
            <w:rPr>
              <w:rFonts w:ascii="Arial" w:hAnsi="Arial" w:cs="Arial"/>
              <w:sz w:val="20"/>
              <w:szCs w:val="20"/>
            </w:rPr>
          </w:pPr>
          <w:r w:rsidRPr="003B668C">
            <w:rPr>
              <w:rFonts w:ascii="Arial" w:hAnsi="Arial" w:cs="Arial"/>
              <w:sz w:val="20"/>
              <w:szCs w:val="20"/>
            </w:rPr>
            <w:fldChar w:fldCharType="end"/>
          </w:r>
        </w:p>
      </w:sdtContent>
    </w:sdt>
    <w:p w14:paraId="3D032622" w14:textId="77777777" w:rsidR="00122ED5" w:rsidRPr="003B668C" w:rsidRDefault="00122ED5">
      <w:pPr>
        <w:rPr>
          <w:rFonts w:ascii="Arial" w:eastAsiaTheme="majorEastAsia" w:hAnsi="Arial" w:cs="Arial"/>
          <w:b/>
          <w:color w:val="000000" w:themeColor="text1"/>
          <w:sz w:val="28"/>
          <w:szCs w:val="28"/>
        </w:rPr>
      </w:pPr>
      <w:bookmarkStart w:id="2" w:name="_Toc155339176"/>
      <w:bookmarkStart w:id="3" w:name="_Toc155793138"/>
      <w:bookmarkStart w:id="4" w:name="_Toc155793187"/>
      <w:bookmarkStart w:id="5" w:name="_Toc155793311"/>
      <w:bookmarkStart w:id="6" w:name="_Toc155796976"/>
      <w:bookmarkEnd w:id="2"/>
      <w:bookmarkEnd w:id="3"/>
      <w:bookmarkEnd w:id="4"/>
      <w:bookmarkEnd w:id="5"/>
      <w:bookmarkEnd w:id="6"/>
      <w:r w:rsidRPr="003B668C">
        <w:rPr>
          <w:rFonts w:ascii="Arial" w:hAnsi="Arial" w:cs="Arial"/>
          <w:b/>
          <w:color w:val="000000" w:themeColor="text1"/>
          <w:sz w:val="28"/>
          <w:szCs w:val="28"/>
        </w:rPr>
        <w:br w:type="page"/>
      </w:r>
    </w:p>
    <w:p w14:paraId="3CDAAD4F" w14:textId="77777777" w:rsidR="00296B03" w:rsidRPr="003B668C" w:rsidRDefault="00D405F6" w:rsidP="000A0009">
      <w:pPr>
        <w:pStyle w:val="Heading1"/>
        <w:numPr>
          <w:ilvl w:val="0"/>
          <w:numId w:val="1"/>
        </w:numPr>
        <w:rPr>
          <w:rFonts w:ascii="Arial" w:hAnsi="Arial" w:cs="Arial"/>
          <w:color w:val="000000" w:themeColor="text1"/>
          <w:sz w:val="28"/>
          <w:szCs w:val="28"/>
        </w:rPr>
      </w:pPr>
      <w:bookmarkStart w:id="7" w:name="_Toc234411166"/>
      <w:r w:rsidRPr="003B668C">
        <w:rPr>
          <w:rFonts w:ascii="Arial" w:hAnsi="Arial" w:cs="Arial"/>
          <w:b/>
          <w:color w:val="000000" w:themeColor="text1"/>
          <w:sz w:val="28"/>
          <w:szCs w:val="28"/>
        </w:rPr>
        <w:lastRenderedPageBreak/>
        <w:t xml:space="preserve">Purpose, </w:t>
      </w:r>
      <w:r w:rsidR="00296B03" w:rsidRPr="003B668C">
        <w:rPr>
          <w:rFonts w:ascii="Arial" w:hAnsi="Arial" w:cs="Arial"/>
          <w:b/>
          <w:color w:val="000000" w:themeColor="text1"/>
          <w:sz w:val="28"/>
          <w:szCs w:val="28"/>
        </w:rPr>
        <w:t xml:space="preserve">Objectives and </w:t>
      </w:r>
      <w:r w:rsidR="00605C79" w:rsidRPr="003B668C">
        <w:rPr>
          <w:rFonts w:ascii="Arial" w:hAnsi="Arial" w:cs="Arial"/>
          <w:b/>
          <w:color w:val="000000" w:themeColor="text1"/>
          <w:sz w:val="28"/>
          <w:szCs w:val="28"/>
        </w:rPr>
        <w:t>Basis</w:t>
      </w:r>
      <w:bookmarkEnd w:id="7"/>
      <w:r w:rsidR="007A75E6" w:rsidRPr="003B668C">
        <w:rPr>
          <w:rFonts w:ascii="Arial" w:hAnsi="Arial" w:cs="Arial"/>
          <w:b/>
          <w:color w:val="000000" w:themeColor="text1"/>
          <w:sz w:val="28"/>
          <w:szCs w:val="28"/>
        </w:rPr>
        <w:t xml:space="preserve"> </w:t>
      </w:r>
    </w:p>
    <w:p w14:paraId="2C378A10" w14:textId="77777777" w:rsidR="0027643D" w:rsidRPr="003B668C"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8" w:name="_Toc234411167"/>
      <w:r w:rsidRPr="003B668C">
        <w:rPr>
          <w:rFonts w:ascii="Arial" w:hAnsi="Arial" w:cs="Arial"/>
          <w:color w:val="000000" w:themeColor="text1"/>
          <w:sz w:val="24"/>
          <w:szCs w:val="24"/>
        </w:rPr>
        <w:t xml:space="preserve">Purpose and </w:t>
      </w:r>
      <w:r w:rsidR="004C41A9" w:rsidRPr="003B668C">
        <w:rPr>
          <w:rFonts w:ascii="Arial" w:hAnsi="Arial" w:cs="Arial"/>
          <w:color w:val="000000" w:themeColor="text1"/>
          <w:sz w:val="24"/>
          <w:szCs w:val="24"/>
        </w:rPr>
        <w:t>Objectives</w:t>
      </w:r>
      <w:bookmarkEnd w:id="8"/>
    </w:p>
    <w:p w14:paraId="69B863E6" w14:textId="77777777" w:rsidR="00AA6118" w:rsidRPr="003B668C" w:rsidRDefault="00AA6118" w:rsidP="00AA6118">
      <w:pPr>
        <w:rPr>
          <w:rFonts w:ascii="Arial" w:hAnsi="Arial" w:cs="Arial"/>
          <w:sz w:val="20"/>
          <w:szCs w:val="20"/>
        </w:rPr>
      </w:pPr>
      <w:r w:rsidRPr="003B668C">
        <w:rPr>
          <w:rFonts w:ascii="Arial" w:hAnsi="Arial" w:cs="Arial"/>
          <w:sz w:val="20"/>
          <w:szCs w:val="20"/>
        </w:rPr>
        <w:t xml:space="preserve">The </w:t>
      </w:r>
      <w:r w:rsidR="005C5DBC" w:rsidRPr="003B668C">
        <w:rPr>
          <w:rFonts w:ascii="Arial" w:hAnsi="Arial" w:cs="Arial"/>
          <w:sz w:val="20"/>
          <w:szCs w:val="20"/>
        </w:rPr>
        <w:t xml:space="preserve">Data </w:t>
      </w:r>
      <w:r w:rsidR="00227438" w:rsidRPr="003B668C">
        <w:rPr>
          <w:rFonts w:ascii="Arial" w:hAnsi="Arial" w:cs="Arial"/>
          <w:sz w:val="20"/>
          <w:szCs w:val="20"/>
        </w:rPr>
        <w:t>Center</w:t>
      </w:r>
      <w:r w:rsidR="005C5DBC" w:rsidRPr="003B668C">
        <w:rPr>
          <w:rFonts w:ascii="Arial" w:hAnsi="Arial" w:cs="Arial"/>
          <w:sz w:val="20"/>
          <w:szCs w:val="20"/>
        </w:rPr>
        <w:t xml:space="preserve"> and Physical </w:t>
      </w:r>
      <w:r w:rsidR="00CF0D17" w:rsidRPr="003B668C">
        <w:rPr>
          <w:rFonts w:ascii="Arial" w:hAnsi="Arial" w:cs="Arial"/>
          <w:sz w:val="20"/>
          <w:szCs w:val="20"/>
        </w:rPr>
        <w:t>Protection</w:t>
      </w:r>
      <w:r w:rsidRPr="003B668C">
        <w:rPr>
          <w:rFonts w:ascii="Arial" w:hAnsi="Arial" w:cs="Arial"/>
          <w:sz w:val="20"/>
          <w:szCs w:val="20"/>
        </w:rPr>
        <w:t xml:space="preserve"> Guideline </w:t>
      </w:r>
      <w:r w:rsidR="000A2357" w:rsidRPr="003B668C">
        <w:rPr>
          <w:rFonts w:ascii="Arial" w:hAnsi="Arial" w:cs="Arial"/>
          <w:sz w:val="20"/>
          <w:szCs w:val="20"/>
        </w:rPr>
        <w:t xml:space="preserve">(hereinafter “Guideline”) </w:t>
      </w:r>
      <w:r w:rsidR="00F43BD6" w:rsidRPr="003B668C">
        <w:rPr>
          <w:rFonts w:ascii="Arial" w:hAnsi="Arial" w:cs="Arial"/>
          <w:sz w:val="20"/>
          <w:szCs w:val="20"/>
        </w:rPr>
        <w:t>establishes control requirements for DBAG and/or adopting Legal Entities within DBG (refers only to Legal Entities that have ratified the Guideline at hand) and provides criteria for fulfilling the control requirements.</w:t>
      </w:r>
    </w:p>
    <w:p w14:paraId="61DD5175" w14:textId="77777777" w:rsidR="00AA6118" w:rsidRPr="003B668C" w:rsidRDefault="00B20EED" w:rsidP="00AA6118">
      <w:pPr>
        <w:rPr>
          <w:rFonts w:ascii="Arial" w:hAnsi="Arial" w:cs="Arial"/>
          <w:sz w:val="20"/>
          <w:szCs w:val="20"/>
        </w:rPr>
      </w:pPr>
      <w:r w:rsidRPr="003B668C">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06"/>
        <w:gridCol w:w="3988"/>
        <w:gridCol w:w="2583"/>
      </w:tblGrid>
      <w:tr w:rsidR="00AA6118" w:rsidRPr="003B668C" w14:paraId="6742EECE" w14:textId="77777777" w:rsidTr="5FF18C65">
        <w:trPr>
          <w:trHeight w:val="496"/>
        </w:trPr>
        <w:tc>
          <w:tcPr>
            <w:tcW w:w="16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028AECB8" w14:textId="77777777" w:rsidR="00AA6118" w:rsidRPr="003B668C" w:rsidRDefault="00AA6118">
            <w:pPr>
              <w:rPr>
                <w:rFonts w:ascii="Arial" w:hAnsi="Arial" w:cs="Arial"/>
                <w:b/>
                <w:sz w:val="20"/>
                <w:szCs w:val="20"/>
              </w:rPr>
            </w:pPr>
            <w:r w:rsidRPr="003B668C">
              <w:rPr>
                <w:rFonts w:ascii="Arial" w:hAnsi="Arial" w:cs="Arial"/>
                <w:b/>
                <w:sz w:val="20"/>
                <w:szCs w:val="20"/>
              </w:rPr>
              <w:t>Core Function</w:t>
            </w:r>
          </w:p>
        </w:tc>
        <w:tc>
          <w:tcPr>
            <w:tcW w:w="39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26A801F2" w14:textId="77777777" w:rsidR="00AA6118" w:rsidRPr="003B668C" w:rsidRDefault="00AA6118">
            <w:pPr>
              <w:rPr>
                <w:rFonts w:ascii="Arial" w:hAnsi="Arial" w:cs="Arial"/>
                <w:b/>
                <w:sz w:val="20"/>
                <w:szCs w:val="20"/>
              </w:rPr>
            </w:pPr>
            <w:r w:rsidRPr="003B668C">
              <w:rPr>
                <w:rFonts w:ascii="Arial" w:hAnsi="Arial" w:cs="Arial"/>
                <w:b/>
                <w:sz w:val="20"/>
                <w:szCs w:val="20"/>
              </w:rPr>
              <w:t>Minimum Requirement</w:t>
            </w:r>
          </w:p>
        </w:tc>
        <w:tc>
          <w:tcPr>
            <w:tcW w:w="25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165F761D" w14:textId="77777777" w:rsidR="00AA6118" w:rsidRPr="003B668C" w:rsidRDefault="00AA6118">
            <w:pPr>
              <w:rPr>
                <w:rFonts w:ascii="Arial" w:hAnsi="Arial" w:cs="Arial"/>
                <w:b/>
                <w:sz w:val="20"/>
                <w:szCs w:val="20"/>
              </w:rPr>
            </w:pPr>
            <w:r w:rsidRPr="003B668C">
              <w:rPr>
                <w:rFonts w:ascii="Arial" w:hAnsi="Arial" w:cs="Arial"/>
                <w:b/>
                <w:sz w:val="20"/>
                <w:szCs w:val="20"/>
              </w:rPr>
              <w:t>ICT Risk Management Policy chapter</w:t>
            </w:r>
          </w:p>
        </w:tc>
      </w:tr>
      <w:tr w:rsidR="00A12BDE" w:rsidRPr="003B668C" w14:paraId="0C3267C4" w14:textId="77777777" w:rsidTr="5FF18C65">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03E7D" w14:textId="77777777" w:rsidR="00A12BDE" w:rsidRPr="003B668C" w:rsidRDefault="00A12BDE" w:rsidP="003E6100">
            <w:pPr>
              <w:rPr>
                <w:rFonts w:ascii="Arial" w:hAnsi="Arial" w:cs="Arial"/>
                <w:b/>
                <w:bCs/>
                <w:sz w:val="20"/>
                <w:szCs w:val="20"/>
              </w:rPr>
            </w:pPr>
            <w:r w:rsidRPr="003B668C">
              <w:rPr>
                <w:rFonts w:ascii="Arial" w:hAnsi="Arial" w:cs="Arial"/>
                <w:b/>
                <w:bCs/>
                <w:sz w:val="20"/>
                <w:szCs w:val="20"/>
              </w:rPr>
              <w:t>Govern</w:t>
            </w:r>
          </w:p>
        </w:tc>
        <w:tc>
          <w:tcPr>
            <w:tcW w:w="3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9F93C" w14:textId="77777777" w:rsidR="00A12BDE" w:rsidRPr="003B668C" w:rsidRDefault="00CC1A39" w:rsidP="003E6100">
            <w:pPr>
              <w:rPr>
                <w:rFonts w:ascii="Arial" w:hAnsi="Arial" w:cs="Arial"/>
                <w:sz w:val="20"/>
                <w:szCs w:val="20"/>
              </w:rPr>
            </w:pPr>
            <w:r w:rsidRPr="003B668C">
              <w:rPr>
                <w:rFonts w:ascii="Arial" w:hAnsi="Arial" w:cs="Arial"/>
                <w:sz w:val="20"/>
                <w:szCs w:val="20"/>
              </w:rPr>
              <w:t>2. Allocate roles and responsibilities as detailed in chapter ‎5 in the ICT Risk Management Policy.</w:t>
            </w: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B32A2" w14:textId="77777777" w:rsidR="00A12BDE" w:rsidRPr="003B668C" w:rsidRDefault="00A12BDE" w:rsidP="003E6100">
            <w:pPr>
              <w:rPr>
                <w:rFonts w:ascii="Arial" w:hAnsi="Arial" w:cs="Arial"/>
                <w:sz w:val="20"/>
                <w:szCs w:val="20"/>
              </w:rPr>
            </w:pPr>
            <w:r w:rsidRPr="003B668C">
              <w:rPr>
                <w:rFonts w:ascii="Arial" w:hAnsi="Arial" w:cs="Arial"/>
                <w:sz w:val="20"/>
                <w:szCs w:val="20"/>
              </w:rPr>
              <w:t>4.1</w:t>
            </w:r>
          </w:p>
        </w:tc>
      </w:tr>
      <w:tr w:rsidR="00A12BDE" w:rsidRPr="003B668C" w14:paraId="27233B94" w14:textId="77777777" w:rsidTr="5FF18C65">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387E0" w14:textId="77777777" w:rsidR="00A12BDE" w:rsidRPr="003B668C" w:rsidRDefault="00A12BDE" w:rsidP="003E6100">
            <w:pPr>
              <w:rPr>
                <w:rFonts w:ascii="Arial" w:hAnsi="Arial" w:cs="Arial"/>
                <w:b/>
                <w:bCs/>
                <w:sz w:val="20"/>
                <w:szCs w:val="20"/>
              </w:rPr>
            </w:pPr>
            <w:r w:rsidRPr="003B668C">
              <w:rPr>
                <w:rFonts w:ascii="Arial" w:hAnsi="Arial" w:cs="Arial"/>
                <w:b/>
                <w:bCs/>
                <w:sz w:val="20"/>
                <w:szCs w:val="20"/>
              </w:rPr>
              <w:t>Govern</w:t>
            </w:r>
          </w:p>
        </w:tc>
        <w:tc>
          <w:tcPr>
            <w:tcW w:w="3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03C4B" w14:textId="77777777" w:rsidR="00A12BDE" w:rsidRPr="003B668C" w:rsidRDefault="72A1A296" w:rsidP="003E6100">
            <w:pPr>
              <w:rPr>
                <w:rFonts w:ascii="Arial" w:hAnsi="Arial" w:cs="Arial"/>
                <w:sz w:val="20"/>
                <w:szCs w:val="20"/>
              </w:rPr>
            </w:pPr>
            <w:r w:rsidRPr="5FF18C65">
              <w:rPr>
                <w:rFonts w:ascii="Arial" w:hAnsi="Arial" w:cs="Arial"/>
                <w:sz w:val="20"/>
                <w:szCs w:val="20"/>
              </w:rPr>
              <w:t>6</w:t>
            </w:r>
            <w:r w:rsidR="00A12BDE" w:rsidRPr="5FF18C65">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0825DA" w:rsidRPr="000825DA">
              <w:rPr>
                <w:rFonts w:ascii="Arial" w:hAnsi="Arial" w:cs="Arial"/>
                <w:sz w:val="20"/>
                <w:szCs w:val="20"/>
                <w:highlight w:val="yellow"/>
              </w:rPr>
              <w:t>ICT Control Framework (former</w:t>
            </w:r>
            <w:r w:rsidR="000825DA">
              <w:rPr>
                <w:rFonts w:ascii="Arial" w:hAnsi="Arial" w:cs="Arial"/>
                <w:sz w:val="20"/>
                <w:szCs w:val="20"/>
              </w:rPr>
              <w:t xml:space="preserve"> </w:t>
            </w:r>
            <w:r w:rsidR="00A12BDE" w:rsidRPr="5FF18C65">
              <w:rPr>
                <w:rFonts w:ascii="Arial" w:hAnsi="Arial" w:cs="Arial"/>
                <w:sz w:val="20"/>
                <w:szCs w:val="20"/>
              </w:rPr>
              <w:t>Mandatory Control Framework (MCF)</w:t>
            </w:r>
            <w:r w:rsidR="000825DA">
              <w:rPr>
                <w:rFonts w:ascii="Arial" w:hAnsi="Arial" w:cs="Arial"/>
                <w:sz w:val="20"/>
                <w:szCs w:val="20"/>
              </w:rPr>
              <w:t>)</w:t>
            </w:r>
            <w:r w:rsidR="00A12BDE" w:rsidRPr="5FF18C65">
              <w:rPr>
                <w:rFonts w:ascii="Arial" w:hAnsi="Arial" w:cs="Arial"/>
                <w:sz w:val="20"/>
                <w:szCs w:val="20"/>
              </w:rPr>
              <w:t>.</w:t>
            </w: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5F19F" w14:textId="77777777" w:rsidR="00A12BDE" w:rsidRPr="003B668C" w:rsidRDefault="00A12BDE" w:rsidP="003E6100">
            <w:pPr>
              <w:rPr>
                <w:rFonts w:ascii="Arial" w:hAnsi="Arial" w:cs="Arial"/>
                <w:sz w:val="20"/>
                <w:szCs w:val="20"/>
              </w:rPr>
            </w:pPr>
            <w:r w:rsidRPr="003B668C">
              <w:rPr>
                <w:rFonts w:ascii="Arial" w:hAnsi="Arial" w:cs="Arial"/>
                <w:sz w:val="20"/>
                <w:szCs w:val="20"/>
              </w:rPr>
              <w:t>4.1</w:t>
            </w:r>
          </w:p>
        </w:tc>
      </w:tr>
      <w:tr w:rsidR="00AA6118" w:rsidRPr="003B668C" w14:paraId="27160C39" w14:textId="77777777" w:rsidTr="5FF18C65">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155F0" w14:textId="77777777" w:rsidR="00AA6118" w:rsidRPr="003B668C" w:rsidRDefault="00AA6118" w:rsidP="003E6100">
            <w:pPr>
              <w:rPr>
                <w:rFonts w:ascii="Arial" w:hAnsi="Arial" w:cs="Arial"/>
                <w:b/>
                <w:bCs/>
                <w:sz w:val="20"/>
                <w:szCs w:val="20"/>
              </w:rPr>
            </w:pPr>
            <w:r w:rsidRPr="003B668C">
              <w:rPr>
                <w:rFonts w:ascii="Arial" w:hAnsi="Arial" w:cs="Arial"/>
                <w:b/>
                <w:bCs/>
                <w:sz w:val="20"/>
                <w:szCs w:val="20"/>
              </w:rPr>
              <w:t>Protect</w:t>
            </w:r>
          </w:p>
        </w:tc>
        <w:tc>
          <w:tcPr>
            <w:tcW w:w="3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AA25D" w14:textId="77777777" w:rsidR="00AA6118" w:rsidRPr="003B447E" w:rsidRDefault="00AA6118" w:rsidP="003E6100">
            <w:pPr>
              <w:rPr>
                <w:rFonts w:ascii="Arial" w:hAnsi="Arial" w:cs="Arial"/>
                <w:sz w:val="20"/>
                <w:szCs w:val="20"/>
              </w:rPr>
            </w:pPr>
            <w:r w:rsidRPr="5FF18C65">
              <w:rPr>
                <w:rFonts w:ascii="Arial" w:hAnsi="Arial" w:cs="Arial"/>
                <w:sz w:val="20"/>
                <w:szCs w:val="20"/>
              </w:rPr>
              <w:t xml:space="preserve">1. Design and implement ICT risk management control requirements to achieve the protection goals and integrating them to the ICT </w:t>
            </w:r>
            <w:r w:rsidR="000825DA" w:rsidRPr="000825DA">
              <w:rPr>
                <w:rFonts w:ascii="Arial" w:hAnsi="Arial" w:cs="Arial"/>
                <w:sz w:val="20"/>
                <w:szCs w:val="20"/>
                <w:highlight w:val="yellow"/>
              </w:rPr>
              <w:t>Written Rules</w:t>
            </w:r>
            <w:r w:rsidRPr="5FF18C65">
              <w:rPr>
                <w:rFonts w:ascii="Arial" w:hAnsi="Arial" w:cs="Arial"/>
                <w:sz w:val="20"/>
                <w:szCs w:val="20"/>
              </w:rPr>
              <w:t xml:space="preserve"> framework. These control requirements are including but not limited to ICT operations and physical and environmental security, network and infrastructure management, encryption and cryptographic controls, identity management and </w:t>
            </w:r>
            <w:r w:rsidR="5F9635D3" w:rsidRPr="5FF18C65">
              <w:rPr>
                <w:rFonts w:ascii="Arial" w:hAnsi="Arial" w:cs="Arial"/>
                <w:sz w:val="20"/>
                <w:szCs w:val="20"/>
              </w:rPr>
              <w:t xml:space="preserve">logical/physical </w:t>
            </w:r>
            <w:r w:rsidRPr="5FF18C65">
              <w:rPr>
                <w:rFonts w:ascii="Arial" w:hAnsi="Arial" w:cs="Arial"/>
                <w:sz w:val="20"/>
                <w:szCs w:val="20"/>
              </w:rPr>
              <w:t>access control, software development, change and project management, threat management, patch and vulnerability management, human resources, and third-party management</w:t>
            </w:r>
            <w:r w:rsidR="003B447E" w:rsidRPr="003B447E">
              <w:rPr>
                <w:rFonts w:ascii="Arial" w:hAnsi="Arial" w:cs="Arial"/>
                <w:sz w:val="20"/>
                <w:szCs w:val="20"/>
              </w:rPr>
              <w:t xml:space="preserve">, </w:t>
            </w:r>
            <w:r w:rsidR="003B447E" w:rsidRPr="003B447E">
              <w:rPr>
                <w:rFonts w:ascii="Arial" w:hAnsi="Arial" w:cs="Arial"/>
                <w:sz w:val="20"/>
                <w:szCs w:val="20"/>
                <w:highlight w:val="yellow"/>
              </w:rPr>
              <w:t>AI, IDP &amp; NCLC</w:t>
            </w:r>
            <w:r w:rsidR="003B447E" w:rsidRPr="003B447E">
              <w:rPr>
                <w:rFonts w:ascii="Arial" w:hAnsi="Arial" w:cs="Arial"/>
                <w:sz w:val="20"/>
                <w:szCs w:val="20"/>
                <w:highlight w:val="yellow"/>
                <w:vertAlign w:val="superscript"/>
              </w:rPr>
              <w:footnoteReference w:id="2"/>
            </w:r>
            <w:r w:rsidR="003B447E" w:rsidRPr="003B447E">
              <w:rPr>
                <w:rFonts w:ascii="Arial" w:hAnsi="Arial" w:cs="Arial"/>
                <w:sz w:val="20"/>
                <w:szCs w:val="20"/>
                <w:highlight w:val="yellow"/>
              </w:rPr>
              <w:t>, data management and other controls addressing poor administration and human error risks</w:t>
            </w:r>
            <w:r w:rsidRPr="003B447E">
              <w:rPr>
                <w:rFonts w:ascii="Arial" w:hAnsi="Arial" w:cs="Arial"/>
                <w:sz w:val="20"/>
                <w:szCs w:val="20"/>
                <w:highlight w:val="yellow"/>
              </w:rPr>
              <w:t>.</w:t>
            </w: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3C33E" w14:textId="77777777" w:rsidR="00AA6118" w:rsidRPr="003B668C" w:rsidRDefault="00AA6118" w:rsidP="003E6100">
            <w:pPr>
              <w:rPr>
                <w:rFonts w:ascii="Arial" w:hAnsi="Arial" w:cs="Arial"/>
                <w:sz w:val="20"/>
                <w:szCs w:val="20"/>
              </w:rPr>
            </w:pPr>
            <w:r w:rsidRPr="003B668C">
              <w:rPr>
                <w:rFonts w:ascii="Arial" w:hAnsi="Arial" w:cs="Arial"/>
                <w:sz w:val="20"/>
                <w:szCs w:val="20"/>
              </w:rPr>
              <w:t>4.3</w:t>
            </w:r>
          </w:p>
        </w:tc>
      </w:tr>
    </w:tbl>
    <w:p w14:paraId="13DFB35D" w14:textId="77777777" w:rsidR="00AA6118" w:rsidRPr="008E5697" w:rsidRDefault="008E5697" w:rsidP="00AA6118">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w:t>
      </w:r>
      <w:r w:rsidR="00C73DE1">
        <w:rPr>
          <w:rFonts w:ascii="Arial" w:hAnsi="Arial" w:cs="Arial"/>
          <w:sz w:val="16"/>
          <w:szCs w:val="16"/>
        </w:rPr>
        <w:t>mum Requirements</w:t>
      </w:r>
    </w:p>
    <w:p w14:paraId="07F0A34C" w14:textId="77777777" w:rsidR="005B2DDB" w:rsidRPr="003B668C" w:rsidRDefault="00AA6118" w:rsidP="00AA6118">
      <w:pPr>
        <w:rPr>
          <w:rFonts w:ascii="Arial" w:hAnsi="Arial" w:cs="Arial"/>
          <w:sz w:val="20"/>
          <w:szCs w:val="20"/>
        </w:rPr>
      </w:pPr>
      <w:r w:rsidRPr="003B668C">
        <w:rPr>
          <w:rFonts w:ascii="Arial" w:hAnsi="Arial" w:cs="Arial"/>
          <w:sz w:val="20"/>
          <w:szCs w:val="20"/>
        </w:rPr>
        <w:t>Note: The full list of Core Functions and Minimum Requirements is stipulated in the ICT Risk Management Policy.</w:t>
      </w:r>
    </w:p>
    <w:p w14:paraId="35B54A0A" w14:textId="77777777" w:rsidR="00B25FA3" w:rsidRPr="003B668C" w:rsidRDefault="00B25FA3" w:rsidP="00B25FA3">
      <w:pPr>
        <w:rPr>
          <w:rFonts w:ascii="Arial" w:hAnsi="Arial" w:cs="Arial"/>
          <w:sz w:val="20"/>
          <w:szCs w:val="20"/>
        </w:rPr>
      </w:pPr>
      <w:r w:rsidRPr="003B668C">
        <w:rPr>
          <w:rFonts w:ascii="Arial" w:hAnsi="Arial" w:cs="Arial"/>
          <w:sz w:val="20"/>
          <w:szCs w:val="20"/>
        </w:rPr>
        <w:lastRenderedPageBreak/>
        <w:t xml:space="preserve">Since TÜVIT Trusted Site Infrastructure (TSI) Standard is a generally accepted de-facto standard for the evaluation and certification of data </w:t>
      </w:r>
      <w:r w:rsidR="00227438" w:rsidRPr="003B668C">
        <w:rPr>
          <w:rFonts w:ascii="Arial" w:hAnsi="Arial" w:cs="Arial"/>
          <w:sz w:val="20"/>
          <w:szCs w:val="20"/>
        </w:rPr>
        <w:t xml:space="preserve">centers </w:t>
      </w:r>
      <w:r w:rsidRPr="003B668C">
        <w:rPr>
          <w:rFonts w:ascii="Arial" w:hAnsi="Arial" w:cs="Arial"/>
          <w:sz w:val="20"/>
          <w:szCs w:val="20"/>
        </w:rPr>
        <w:t xml:space="preserve">and since DBAG’s and legal entities’ data </w:t>
      </w:r>
      <w:r w:rsidR="00227438" w:rsidRPr="003B668C">
        <w:rPr>
          <w:rFonts w:ascii="Arial" w:hAnsi="Arial" w:cs="Arial"/>
          <w:sz w:val="20"/>
          <w:szCs w:val="20"/>
        </w:rPr>
        <w:t xml:space="preserve">centers </w:t>
      </w:r>
      <w:r w:rsidRPr="003B668C">
        <w:rPr>
          <w:rFonts w:ascii="Arial" w:hAnsi="Arial" w:cs="Arial"/>
          <w:sz w:val="20"/>
          <w:szCs w:val="20"/>
        </w:rPr>
        <w:t xml:space="preserve">are assessed based on TÜVIT TSI Standard, the control requirements of </w:t>
      </w:r>
      <w:r w:rsidR="00764E69" w:rsidRPr="003B668C">
        <w:rPr>
          <w:rFonts w:ascii="Arial" w:hAnsi="Arial" w:cs="Arial"/>
          <w:sz w:val="20"/>
          <w:szCs w:val="20"/>
        </w:rPr>
        <w:t xml:space="preserve">the chapter </w:t>
      </w:r>
      <w:r w:rsidR="00B32247" w:rsidRPr="003B668C">
        <w:rPr>
          <w:rFonts w:ascii="Arial" w:hAnsi="Arial" w:cs="Arial"/>
          <w:sz w:val="20"/>
          <w:szCs w:val="20"/>
        </w:rPr>
        <w:fldChar w:fldCharType="begin"/>
      </w:r>
      <w:r w:rsidR="00B32247" w:rsidRPr="003B668C">
        <w:rPr>
          <w:rFonts w:ascii="Arial" w:hAnsi="Arial" w:cs="Arial"/>
          <w:sz w:val="20"/>
          <w:szCs w:val="20"/>
        </w:rPr>
        <w:instrText xml:space="preserve"> REF _Ref181880648 \r \h </w:instrText>
      </w:r>
      <w:r w:rsidR="004A0CA8" w:rsidRPr="003B668C">
        <w:rPr>
          <w:rFonts w:ascii="Arial" w:hAnsi="Arial" w:cs="Arial"/>
          <w:sz w:val="20"/>
          <w:szCs w:val="20"/>
        </w:rPr>
        <w:instrText xml:space="preserve"> \* MERGEFORMAT </w:instrText>
      </w:r>
      <w:r w:rsidR="00B32247" w:rsidRPr="003B668C">
        <w:rPr>
          <w:rFonts w:ascii="Arial" w:hAnsi="Arial" w:cs="Arial"/>
          <w:sz w:val="20"/>
          <w:szCs w:val="20"/>
        </w:rPr>
      </w:r>
      <w:r w:rsidR="00B32247" w:rsidRPr="003B668C">
        <w:rPr>
          <w:rFonts w:ascii="Arial" w:hAnsi="Arial" w:cs="Arial"/>
          <w:sz w:val="20"/>
          <w:szCs w:val="20"/>
        </w:rPr>
        <w:fldChar w:fldCharType="separate"/>
      </w:r>
      <w:r w:rsidR="00BB6172">
        <w:rPr>
          <w:rFonts w:ascii="Arial" w:hAnsi="Arial" w:cs="Arial"/>
          <w:sz w:val="20"/>
          <w:szCs w:val="20"/>
        </w:rPr>
        <w:t>4</w:t>
      </w:r>
      <w:r w:rsidR="00B32247" w:rsidRPr="003B668C">
        <w:rPr>
          <w:rFonts w:ascii="Arial" w:hAnsi="Arial" w:cs="Arial"/>
          <w:sz w:val="20"/>
          <w:szCs w:val="20"/>
        </w:rPr>
        <w:fldChar w:fldCharType="end"/>
      </w:r>
      <w:r w:rsidRPr="003B668C">
        <w:rPr>
          <w:rFonts w:ascii="Arial" w:hAnsi="Arial" w:cs="Arial"/>
          <w:sz w:val="20"/>
          <w:szCs w:val="20"/>
        </w:rPr>
        <w:t xml:space="preserve"> are based on the TÜVIT TSI criteria catalogue. The TSI Standard is based on the recommended measures in the IT baseline protection catalogues of the German Federal Office for Information Security (BSI) and takes into account the relevant DIN, EN and ISO standards - in particular DIN EN 50600 and ISO/IEC 22237 - but also VDE regulations and VdS publications. The TSI version used for</w:t>
      </w:r>
      <w:r w:rsidR="00507ED7" w:rsidRPr="003B668C">
        <w:rPr>
          <w:rFonts w:ascii="Arial" w:hAnsi="Arial" w:cs="Arial"/>
          <w:sz w:val="20"/>
          <w:szCs w:val="20"/>
        </w:rPr>
        <w:t xml:space="preserve"> the</w:t>
      </w:r>
      <w:r w:rsidRPr="003B668C">
        <w:rPr>
          <w:rFonts w:ascii="Arial" w:hAnsi="Arial" w:cs="Arial"/>
          <w:sz w:val="20"/>
          <w:szCs w:val="20"/>
        </w:rPr>
        <w:t xml:space="preserve"> </w:t>
      </w:r>
      <w:r w:rsidR="00C35EC8" w:rsidRPr="00923E25">
        <w:rPr>
          <w:rFonts w:ascii="Arial" w:hAnsi="Arial" w:cs="Arial"/>
          <w:sz w:val="20"/>
          <w:szCs w:val="20"/>
        </w:rPr>
        <w:t xml:space="preserve">chapter </w:t>
      </w:r>
      <w:r w:rsidR="004A0CA8" w:rsidRPr="00923E25">
        <w:rPr>
          <w:rFonts w:ascii="Arial" w:hAnsi="Arial" w:cs="Arial"/>
          <w:sz w:val="20"/>
          <w:szCs w:val="20"/>
        </w:rPr>
        <w:fldChar w:fldCharType="begin"/>
      </w:r>
      <w:r w:rsidR="004A0CA8" w:rsidRPr="00923E25">
        <w:rPr>
          <w:rFonts w:ascii="Arial" w:hAnsi="Arial" w:cs="Arial"/>
          <w:sz w:val="20"/>
          <w:szCs w:val="20"/>
        </w:rPr>
        <w:instrText xml:space="preserve"> REF _Ref181880743 \r \h  \* MERGEFORMAT </w:instrText>
      </w:r>
      <w:r w:rsidR="004A0CA8" w:rsidRPr="00923E25">
        <w:rPr>
          <w:rFonts w:ascii="Arial" w:hAnsi="Arial" w:cs="Arial"/>
          <w:sz w:val="20"/>
          <w:szCs w:val="20"/>
        </w:rPr>
      </w:r>
      <w:r w:rsidR="004A0CA8" w:rsidRPr="00923E25">
        <w:rPr>
          <w:rFonts w:ascii="Arial" w:hAnsi="Arial" w:cs="Arial"/>
          <w:sz w:val="20"/>
          <w:szCs w:val="20"/>
        </w:rPr>
        <w:fldChar w:fldCharType="separate"/>
      </w:r>
      <w:r w:rsidR="00BB6172">
        <w:rPr>
          <w:rFonts w:ascii="Arial" w:hAnsi="Arial" w:cs="Arial"/>
          <w:sz w:val="20"/>
          <w:szCs w:val="20"/>
        </w:rPr>
        <w:t>4</w:t>
      </w:r>
      <w:r w:rsidR="004A0CA8" w:rsidRPr="00923E25">
        <w:rPr>
          <w:rFonts w:ascii="Arial" w:hAnsi="Arial" w:cs="Arial"/>
          <w:sz w:val="20"/>
          <w:szCs w:val="20"/>
        </w:rPr>
        <w:fldChar w:fldCharType="end"/>
      </w:r>
      <w:r w:rsidRPr="00923E25">
        <w:rPr>
          <w:rFonts w:ascii="Arial" w:hAnsi="Arial" w:cs="Arial"/>
          <w:sz w:val="20"/>
          <w:szCs w:val="20"/>
        </w:rPr>
        <w:t xml:space="preserve"> is</w:t>
      </w:r>
      <w:r w:rsidR="00C35EC8" w:rsidRPr="00923E25">
        <w:rPr>
          <w:rFonts w:ascii="Arial" w:hAnsi="Arial" w:cs="Arial"/>
          <w:sz w:val="20"/>
          <w:szCs w:val="20"/>
        </w:rPr>
        <w:t xml:space="preserve"> </w:t>
      </w:r>
      <w:r w:rsidR="00325E2E" w:rsidRPr="00923E25">
        <w:rPr>
          <w:rFonts w:ascii="Arial" w:hAnsi="Arial" w:cs="Arial"/>
          <w:sz w:val="20"/>
          <w:szCs w:val="20"/>
        </w:rPr>
        <w:t>vers</w:t>
      </w:r>
      <w:r w:rsidR="00130E80" w:rsidRPr="00923E25">
        <w:rPr>
          <w:rFonts w:ascii="Arial" w:hAnsi="Arial" w:cs="Arial"/>
          <w:sz w:val="20"/>
          <w:szCs w:val="20"/>
        </w:rPr>
        <w:t xml:space="preserve">ion </w:t>
      </w:r>
      <w:r w:rsidRPr="00923E25">
        <w:rPr>
          <w:rFonts w:ascii="Arial" w:hAnsi="Arial" w:cs="Arial"/>
          <w:sz w:val="20"/>
          <w:szCs w:val="20"/>
        </w:rPr>
        <w:t>4.</w:t>
      </w:r>
      <w:r w:rsidR="004128E0" w:rsidRPr="00923E25">
        <w:rPr>
          <w:rFonts w:ascii="Arial" w:hAnsi="Arial" w:cs="Arial"/>
          <w:sz w:val="20"/>
          <w:szCs w:val="20"/>
        </w:rPr>
        <w:t>6</w:t>
      </w:r>
      <w:r w:rsidR="009245CC" w:rsidRPr="00923E25">
        <w:rPr>
          <w:rFonts w:ascii="Arial" w:hAnsi="Arial" w:cs="Arial"/>
          <w:sz w:val="20"/>
          <w:szCs w:val="20"/>
        </w:rPr>
        <w:t>.</w:t>
      </w:r>
      <w:r w:rsidR="00E97E1E" w:rsidRPr="00923E25">
        <w:rPr>
          <w:rFonts w:ascii="Arial" w:hAnsi="Arial" w:cs="Arial"/>
          <w:sz w:val="20"/>
          <w:szCs w:val="20"/>
        </w:rPr>
        <w:t xml:space="preserve"> </w:t>
      </w:r>
      <w:r w:rsidR="009245CC" w:rsidRPr="00923E25">
        <w:rPr>
          <w:rFonts w:ascii="Arial" w:hAnsi="Arial" w:cs="Arial"/>
          <w:sz w:val="20"/>
          <w:szCs w:val="20"/>
        </w:rPr>
        <w:t>T</w:t>
      </w:r>
      <w:r w:rsidR="00E97E1E" w:rsidRPr="00923E25">
        <w:rPr>
          <w:rFonts w:ascii="Arial" w:hAnsi="Arial" w:cs="Arial"/>
          <w:sz w:val="20"/>
          <w:szCs w:val="20"/>
        </w:rPr>
        <w:t>herefor</w:t>
      </w:r>
      <w:r w:rsidR="001862D7" w:rsidRPr="00923E25">
        <w:rPr>
          <w:rFonts w:ascii="Arial" w:hAnsi="Arial" w:cs="Arial"/>
          <w:sz w:val="20"/>
          <w:szCs w:val="20"/>
        </w:rPr>
        <w:t>e</w:t>
      </w:r>
      <w:r w:rsidR="009245CC" w:rsidRPr="00923E25">
        <w:rPr>
          <w:rFonts w:ascii="Arial" w:hAnsi="Arial" w:cs="Arial"/>
          <w:sz w:val="20"/>
          <w:szCs w:val="20"/>
        </w:rPr>
        <w:t>,</w:t>
      </w:r>
      <w:r w:rsidR="001862D7" w:rsidRPr="00923E25">
        <w:rPr>
          <w:rFonts w:ascii="Arial" w:hAnsi="Arial" w:cs="Arial"/>
          <w:sz w:val="20"/>
          <w:szCs w:val="20"/>
        </w:rPr>
        <w:t xml:space="preserve"> compliance with at least version 4.</w:t>
      </w:r>
      <w:r w:rsidR="005B7FC0" w:rsidRPr="00923E25">
        <w:rPr>
          <w:rFonts w:ascii="Arial" w:hAnsi="Arial" w:cs="Arial"/>
          <w:sz w:val="20"/>
          <w:szCs w:val="20"/>
        </w:rPr>
        <w:t xml:space="preserve">6 </w:t>
      </w:r>
      <w:r w:rsidR="001862D7" w:rsidRPr="00923E25">
        <w:rPr>
          <w:rFonts w:ascii="Arial" w:hAnsi="Arial" w:cs="Arial"/>
          <w:sz w:val="20"/>
          <w:szCs w:val="20"/>
        </w:rPr>
        <w:t>must be ensured</w:t>
      </w:r>
      <w:r w:rsidRPr="00923E25">
        <w:rPr>
          <w:rFonts w:ascii="Arial" w:hAnsi="Arial" w:cs="Arial"/>
          <w:sz w:val="20"/>
          <w:szCs w:val="20"/>
        </w:rPr>
        <w:t>.</w:t>
      </w:r>
    </w:p>
    <w:p w14:paraId="06E63AA7" w14:textId="77777777" w:rsidR="00B25FA3" w:rsidRPr="003B668C" w:rsidRDefault="00B25FA3" w:rsidP="00B25FA3">
      <w:pPr>
        <w:rPr>
          <w:rFonts w:ascii="Arial" w:hAnsi="Arial" w:cs="Arial"/>
          <w:sz w:val="20"/>
          <w:szCs w:val="20"/>
        </w:rPr>
      </w:pPr>
      <w:r w:rsidRPr="003B668C">
        <w:rPr>
          <w:rFonts w:ascii="Arial" w:hAnsi="Arial" w:cs="Arial"/>
          <w:sz w:val="20"/>
          <w:szCs w:val="20"/>
        </w:rPr>
        <w:t xml:space="preserve">With its different assessment areas, TSI takes a holistic approach that focuses on both the physical infrastructure as well as organizational processes and documentation of data </w:t>
      </w:r>
      <w:r w:rsidR="00227438" w:rsidRPr="003B668C">
        <w:rPr>
          <w:rFonts w:ascii="Arial" w:hAnsi="Arial" w:cs="Arial"/>
          <w:sz w:val="20"/>
          <w:szCs w:val="20"/>
        </w:rPr>
        <w:t>centers</w:t>
      </w:r>
      <w:r w:rsidRPr="003B668C">
        <w:rPr>
          <w:rFonts w:ascii="Arial" w:hAnsi="Arial" w:cs="Arial"/>
          <w:sz w:val="20"/>
          <w:szCs w:val="20"/>
        </w:rPr>
        <w:t xml:space="preserve">. The goal is to optimally secure data </w:t>
      </w:r>
      <w:r w:rsidR="00227438" w:rsidRPr="003B668C">
        <w:rPr>
          <w:rFonts w:ascii="Arial" w:hAnsi="Arial" w:cs="Arial"/>
          <w:sz w:val="20"/>
          <w:szCs w:val="20"/>
        </w:rPr>
        <w:t xml:space="preserve">centers </w:t>
      </w:r>
      <w:r w:rsidRPr="003B668C">
        <w:rPr>
          <w:rFonts w:ascii="Arial" w:hAnsi="Arial" w:cs="Arial"/>
          <w:sz w:val="20"/>
          <w:szCs w:val="20"/>
        </w:rPr>
        <w:t xml:space="preserve">by implementing and fulfilling the various planning, </w:t>
      </w:r>
      <w:r w:rsidR="00914152" w:rsidRPr="003B668C">
        <w:rPr>
          <w:rFonts w:ascii="Arial" w:hAnsi="Arial" w:cs="Arial"/>
          <w:sz w:val="20"/>
          <w:szCs w:val="20"/>
        </w:rPr>
        <w:t>organizational</w:t>
      </w:r>
      <w:r w:rsidRPr="003B668C">
        <w:rPr>
          <w:rFonts w:ascii="Arial" w:hAnsi="Arial" w:cs="Arial"/>
          <w:sz w:val="20"/>
          <w:szCs w:val="20"/>
        </w:rPr>
        <w:t xml:space="preserve"> and technical requirements.</w:t>
      </w:r>
    </w:p>
    <w:p w14:paraId="4964C40D" w14:textId="77777777" w:rsidR="00655592" w:rsidRPr="003B668C" w:rsidRDefault="00B25FA3" w:rsidP="00B25FA3">
      <w:pPr>
        <w:rPr>
          <w:rFonts w:ascii="Arial" w:hAnsi="Arial" w:cs="Arial"/>
          <w:sz w:val="20"/>
          <w:szCs w:val="20"/>
        </w:rPr>
      </w:pPr>
      <w:r w:rsidRPr="003B668C">
        <w:rPr>
          <w:rFonts w:ascii="Arial" w:hAnsi="Arial" w:cs="Arial"/>
          <w:sz w:val="20"/>
          <w:szCs w:val="20"/>
        </w:rPr>
        <w:t xml:space="preserve">The TSI Standard certification allows a clear classification of the data </w:t>
      </w:r>
      <w:r w:rsidR="0083272F" w:rsidRPr="003B668C">
        <w:rPr>
          <w:rFonts w:ascii="Arial" w:hAnsi="Arial" w:cs="Arial"/>
          <w:sz w:val="20"/>
          <w:szCs w:val="20"/>
        </w:rPr>
        <w:t xml:space="preserve">centers </w:t>
      </w:r>
      <w:r w:rsidRPr="003B668C">
        <w:rPr>
          <w:rFonts w:ascii="Arial" w:hAnsi="Arial" w:cs="Arial"/>
          <w:sz w:val="20"/>
          <w:szCs w:val="20"/>
        </w:rPr>
        <w:t xml:space="preserve">into four different levels, which classifies the quality of the supply systems as well as all other elements. The TSI evaluation level agreed between DBAG and the legal entities is </w:t>
      </w:r>
      <w:r w:rsidR="000676BD" w:rsidRPr="003B668C">
        <w:rPr>
          <w:rFonts w:ascii="Arial" w:hAnsi="Arial" w:cs="Arial"/>
          <w:sz w:val="20"/>
          <w:szCs w:val="20"/>
        </w:rPr>
        <w:t>at least TÜV TSI level 3</w:t>
      </w:r>
      <w:r w:rsidR="002E78F5" w:rsidRPr="003B668C">
        <w:rPr>
          <w:rFonts w:ascii="Arial" w:hAnsi="Arial" w:cs="Arial"/>
          <w:sz w:val="20"/>
          <w:szCs w:val="20"/>
        </w:rPr>
        <w:t xml:space="preserve"> /</w:t>
      </w:r>
      <w:r w:rsidR="000676BD" w:rsidRPr="003B668C">
        <w:rPr>
          <w:rFonts w:ascii="Arial" w:hAnsi="Arial" w:cs="Arial"/>
          <w:sz w:val="20"/>
          <w:szCs w:val="20"/>
        </w:rPr>
        <w:t xml:space="preserve"> </w:t>
      </w:r>
      <w:r w:rsidR="009165CA" w:rsidRPr="003B668C">
        <w:rPr>
          <w:rFonts w:ascii="Arial" w:hAnsi="Arial" w:cs="Arial"/>
          <w:sz w:val="20"/>
          <w:szCs w:val="20"/>
        </w:rPr>
        <w:t>(</w:t>
      </w:r>
      <w:r w:rsidRPr="003B668C">
        <w:rPr>
          <w:rFonts w:ascii="Arial" w:hAnsi="Arial" w:cs="Arial"/>
          <w:sz w:val="20"/>
          <w:szCs w:val="20"/>
        </w:rPr>
        <w:t>“Level 3, erweitert”</w:t>
      </w:r>
      <w:r w:rsidR="009165CA" w:rsidRPr="003B668C">
        <w:rPr>
          <w:rFonts w:ascii="Arial" w:hAnsi="Arial" w:cs="Arial"/>
          <w:sz w:val="20"/>
          <w:szCs w:val="20"/>
        </w:rPr>
        <w:t>)</w:t>
      </w:r>
      <w:r w:rsidRPr="003B668C">
        <w:rPr>
          <w:rFonts w:ascii="Arial" w:hAnsi="Arial" w:cs="Arial"/>
          <w:sz w:val="20"/>
          <w:szCs w:val="20"/>
        </w:rPr>
        <w:t xml:space="preserve">, aiming at high protection requirements and high availability. </w:t>
      </w:r>
      <w:r w:rsidR="00036D0B" w:rsidRPr="003B668C">
        <w:rPr>
          <w:rFonts w:ascii="Arial" w:hAnsi="Arial" w:cs="Arial"/>
          <w:sz w:val="20"/>
          <w:szCs w:val="20"/>
        </w:rPr>
        <w:t xml:space="preserve">Therefore, compliance with at least level 3 must be ensured. </w:t>
      </w:r>
      <w:r w:rsidRPr="003B668C">
        <w:rPr>
          <w:rFonts w:ascii="Arial" w:hAnsi="Arial" w:cs="Arial"/>
          <w:sz w:val="20"/>
          <w:szCs w:val="20"/>
        </w:rPr>
        <w:t>According to TÜVIT TSI level definitions, no single points of failure (SPoF) must exist and increased intrusion detection, protection of supply lines, fire control and the monitoring of conditions must be carried out.</w:t>
      </w:r>
    </w:p>
    <w:p w14:paraId="39C20715" w14:textId="77777777" w:rsidR="00E31A13" w:rsidRPr="003B668C" w:rsidRDefault="00E31A13" w:rsidP="00B25FA3">
      <w:pPr>
        <w:rPr>
          <w:rFonts w:ascii="Arial" w:hAnsi="Arial" w:cs="Arial"/>
          <w:sz w:val="20"/>
          <w:szCs w:val="20"/>
        </w:rPr>
      </w:pPr>
    </w:p>
    <w:p w14:paraId="63967ABB" w14:textId="77777777" w:rsidR="0027643D" w:rsidRPr="003B668C" w:rsidRDefault="00444BB3" w:rsidP="000A0009">
      <w:pPr>
        <w:pStyle w:val="Heading2"/>
        <w:numPr>
          <w:ilvl w:val="1"/>
          <w:numId w:val="1"/>
        </w:numPr>
        <w:ind w:left="540" w:hanging="540"/>
        <w:jc w:val="both"/>
        <w:rPr>
          <w:rFonts w:ascii="Arial" w:hAnsi="Arial" w:cs="Arial"/>
          <w:color w:val="000000" w:themeColor="text1"/>
          <w:sz w:val="24"/>
          <w:szCs w:val="24"/>
        </w:rPr>
      </w:pPr>
      <w:bookmarkStart w:id="9" w:name="_Toc234411168"/>
      <w:r w:rsidRPr="003B668C">
        <w:rPr>
          <w:rFonts w:ascii="Arial" w:hAnsi="Arial" w:cs="Arial"/>
          <w:color w:val="000000" w:themeColor="text1"/>
          <w:sz w:val="24"/>
          <w:szCs w:val="24"/>
        </w:rPr>
        <w:t xml:space="preserve">Basis of this </w:t>
      </w:r>
      <w:r w:rsidR="001F6D45" w:rsidRPr="003B668C">
        <w:rPr>
          <w:rFonts w:ascii="Arial" w:hAnsi="Arial" w:cs="Arial"/>
          <w:color w:val="000000" w:themeColor="text1"/>
          <w:sz w:val="24"/>
          <w:szCs w:val="24"/>
        </w:rPr>
        <w:t>Guideline</w:t>
      </w:r>
      <w:bookmarkEnd w:id="9"/>
      <w:r w:rsidR="004010F1" w:rsidRPr="003B668C">
        <w:rPr>
          <w:rFonts w:ascii="Arial" w:hAnsi="Arial" w:cs="Arial"/>
          <w:color w:val="000000" w:themeColor="text1"/>
          <w:sz w:val="24"/>
          <w:szCs w:val="24"/>
        </w:rPr>
        <w:t xml:space="preserve"> </w:t>
      </w:r>
    </w:p>
    <w:p w14:paraId="1EEF4A6D" w14:textId="77777777" w:rsidR="00953944" w:rsidRPr="003B668C" w:rsidRDefault="00953944" w:rsidP="00EE74CA">
      <w:pPr>
        <w:spacing w:line="240" w:lineRule="auto"/>
        <w:rPr>
          <w:rFonts w:ascii="Arial" w:hAnsi="Arial" w:cs="Arial"/>
          <w:sz w:val="20"/>
          <w:szCs w:val="20"/>
        </w:rPr>
      </w:pPr>
    </w:p>
    <w:p w14:paraId="5D07000D" w14:textId="77777777" w:rsidR="00B91F83" w:rsidRPr="003B668C" w:rsidRDefault="00C120E1" w:rsidP="003B079A">
      <w:pPr>
        <w:spacing w:line="240" w:lineRule="auto"/>
        <w:rPr>
          <w:rFonts w:ascii="Arial" w:hAnsi="Arial" w:cs="Arial"/>
          <w:color w:val="000000" w:themeColor="text1"/>
          <w:sz w:val="20"/>
          <w:szCs w:val="20"/>
        </w:rPr>
      </w:pPr>
      <w:r w:rsidRPr="003B668C">
        <w:rPr>
          <w:rFonts w:ascii="Arial" w:hAnsi="Arial" w:cs="Arial"/>
          <w:color w:val="000000" w:themeColor="text1"/>
          <w:sz w:val="20"/>
          <w:szCs w:val="20"/>
        </w:rPr>
        <w:t xml:space="preserve">The basis for this </w:t>
      </w:r>
      <w:r w:rsidR="002D705F">
        <w:rPr>
          <w:rFonts w:ascii="Arial" w:hAnsi="Arial" w:cs="Arial"/>
          <w:color w:val="000000" w:themeColor="text1"/>
          <w:sz w:val="20"/>
          <w:szCs w:val="20"/>
        </w:rPr>
        <w:t>G</w:t>
      </w:r>
      <w:r w:rsidRPr="003B668C">
        <w:rPr>
          <w:rFonts w:ascii="Arial" w:hAnsi="Arial" w:cs="Arial"/>
          <w:color w:val="000000" w:themeColor="text1"/>
          <w:sz w:val="20"/>
          <w:szCs w:val="20"/>
        </w:rPr>
        <w:t>uideline is the</w:t>
      </w:r>
      <w:r w:rsidR="00CB2FD3">
        <w:rPr>
          <w:rFonts w:ascii="Arial" w:hAnsi="Arial" w:cs="Arial"/>
          <w:color w:val="000000" w:themeColor="text1"/>
          <w:sz w:val="20"/>
          <w:szCs w:val="20"/>
        </w:rPr>
        <w:t xml:space="preserve"> </w:t>
      </w:r>
      <w:r w:rsidR="00CB2FD3" w:rsidRPr="00DB6434">
        <w:rPr>
          <w:rFonts w:ascii="Arial" w:hAnsi="Arial" w:cs="Arial"/>
          <w:color w:val="000000" w:themeColor="text1"/>
          <w:sz w:val="20"/>
          <w:szCs w:val="20"/>
          <w:highlight w:val="yellow"/>
        </w:rPr>
        <w:t>thematically linked</w:t>
      </w:r>
      <w:r w:rsidRPr="003B668C">
        <w:rPr>
          <w:rFonts w:ascii="Arial" w:hAnsi="Arial" w:cs="Arial"/>
          <w:color w:val="000000" w:themeColor="text1"/>
          <w:sz w:val="20"/>
          <w:szCs w:val="20"/>
        </w:rPr>
        <w:t xml:space="preserve"> ICT Risk </w:t>
      </w:r>
      <w:r w:rsidR="00686B96" w:rsidRPr="003B668C">
        <w:rPr>
          <w:rFonts w:ascii="Arial" w:hAnsi="Arial" w:cs="Arial"/>
          <w:color w:val="000000" w:themeColor="text1"/>
          <w:sz w:val="20"/>
          <w:szCs w:val="20"/>
        </w:rPr>
        <w:t xml:space="preserve">Management </w:t>
      </w:r>
      <w:r w:rsidRPr="003B668C">
        <w:rPr>
          <w:rFonts w:ascii="Arial" w:hAnsi="Arial" w:cs="Arial"/>
          <w:color w:val="000000" w:themeColor="text1"/>
          <w:sz w:val="20"/>
          <w:szCs w:val="20"/>
        </w:rPr>
        <w:t>Policy.</w:t>
      </w:r>
    </w:p>
    <w:p w14:paraId="7099E55C" w14:textId="77777777" w:rsidR="00C120E1" w:rsidRPr="003B668C" w:rsidRDefault="00C120E1" w:rsidP="003B079A">
      <w:pPr>
        <w:spacing w:line="240" w:lineRule="auto"/>
        <w:rPr>
          <w:rFonts w:ascii="Arial" w:hAnsi="Arial" w:cs="Arial"/>
          <w:sz w:val="20"/>
          <w:szCs w:val="20"/>
        </w:rPr>
      </w:pPr>
    </w:p>
    <w:p w14:paraId="5B00F72D" w14:textId="77777777" w:rsidR="00296B03" w:rsidRPr="003B668C" w:rsidRDefault="001F72A3" w:rsidP="00C65514">
      <w:pPr>
        <w:pStyle w:val="Heading1"/>
        <w:pageBreakBefore/>
        <w:numPr>
          <w:ilvl w:val="0"/>
          <w:numId w:val="1"/>
        </w:numPr>
        <w:ind w:left="357" w:hanging="357"/>
        <w:rPr>
          <w:rFonts w:ascii="Arial" w:hAnsi="Arial" w:cs="Arial"/>
          <w:b/>
          <w:color w:val="000000" w:themeColor="text1"/>
          <w:sz w:val="28"/>
          <w:szCs w:val="28"/>
        </w:rPr>
      </w:pPr>
      <w:bookmarkStart w:id="10" w:name="_Toc234411169"/>
      <w:r w:rsidRPr="001F72A3">
        <w:rPr>
          <w:rFonts w:ascii="Arial" w:hAnsi="Arial" w:cs="Arial"/>
          <w:b/>
          <w:color w:val="000000" w:themeColor="text1"/>
          <w:sz w:val="28"/>
          <w:szCs w:val="28"/>
          <w:highlight w:val="yellow"/>
        </w:rPr>
        <w:lastRenderedPageBreak/>
        <w:t>Functional</w:t>
      </w:r>
      <w:r>
        <w:rPr>
          <w:rFonts w:ascii="Arial" w:hAnsi="Arial" w:cs="Arial"/>
          <w:b/>
          <w:color w:val="000000" w:themeColor="text1"/>
          <w:sz w:val="28"/>
          <w:szCs w:val="28"/>
        </w:rPr>
        <w:t xml:space="preserve"> </w:t>
      </w:r>
      <w:r w:rsidR="00296B03" w:rsidRPr="003B668C">
        <w:rPr>
          <w:rFonts w:ascii="Arial" w:hAnsi="Arial" w:cs="Arial"/>
          <w:b/>
          <w:color w:val="000000" w:themeColor="text1"/>
          <w:sz w:val="28"/>
          <w:szCs w:val="28"/>
        </w:rPr>
        <w:t xml:space="preserve">Scope and </w:t>
      </w:r>
      <w:r w:rsidR="00087917" w:rsidRPr="003B668C">
        <w:rPr>
          <w:rFonts w:ascii="Arial" w:hAnsi="Arial" w:cs="Arial"/>
          <w:b/>
          <w:color w:val="000000" w:themeColor="text1"/>
          <w:sz w:val="28"/>
          <w:szCs w:val="28"/>
        </w:rPr>
        <w:t>T</w:t>
      </w:r>
      <w:r w:rsidR="00296B03" w:rsidRPr="003B668C">
        <w:rPr>
          <w:rFonts w:ascii="Arial" w:hAnsi="Arial" w:cs="Arial"/>
          <w:b/>
          <w:color w:val="000000" w:themeColor="text1"/>
          <w:sz w:val="28"/>
          <w:szCs w:val="28"/>
        </w:rPr>
        <w:t xml:space="preserve">arget </w:t>
      </w:r>
      <w:r w:rsidR="00087917" w:rsidRPr="003B668C">
        <w:rPr>
          <w:rFonts w:ascii="Arial" w:hAnsi="Arial" w:cs="Arial"/>
          <w:b/>
          <w:color w:val="000000" w:themeColor="text1"/>
          <w:sz w:val="28"/>
          <w:szCs w:val="28"/>
        </w:rPr>
        <w:t>G</w:t>
      </w:r>
      <w:r w:rsidR="00296B03" w:rsidRPr="003B668C">
        <w:rPr>
          <w:rFonts w:ascii="Arial" w:hAnsi="Arial" w:cs="Arial"/>
          <w:b/>
          <w:color w:val="000000" w:themeColor="text1"/>
          <w:sz w:val="28"/>
          <w:szCs w:val="28"/>
        </w:rPr>
        <w:t>roups</w:t>
      </w:r>
      <w:bookmarkEnd w:id="10"/>
    </w:p>
    <w:p w14:paraId="4F1763D2" w14:textId="77777777" w:rsidR="00CF401D" w:rsidRPr="003B668C" w:rsidRDefault="001F72A3" w:rsidP="60F072B0">
      <w:pPr>
        <w:pStyle w:val="Heading2"/>
        <w:numPr>
          <w:ilvl w:val="1"/>
          <w:numId w:val="1"/>
        </w:numPr>
        <w:ind w:left="540" w:hanging="540"/>
        <w:jc w:val="both"/>
        <w:rPr>
          <w:rFonts w:ascii="Arial" w:hAnsi="Arial" w:cs="Arial"/>
          <w:color w:val="000000" w:themeColor="text1"/>
          <w:sz w:val="24"/>
          <w:szCs w:val="24"/>
        </w:rPr>
      </w:pPr>
      <w:bookmarkStart w:id="11" w:name="_Toc159407607"/>
      <w:bookmarkStart w:id="12" w:name="_Toc159408404"/>
      <w:bookmarkStart w:id="13" w:name="_Toc234411170"/>
      <w:bookmarkEnd w:id="11"/>
      <w:bookmarkEnd w:id="12"/>
      <w:r w:rsidRPr="001F72A3">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3B668C">
        <w:rPr>
          <w:rFonts w:ascii="Arial" w:hAnsi="Arial" w:cs="Arial"/>
          <w:color w:val="000000" w:themeColor="text1"/>
          <w:sz w:val="24"/>
          <w:szCs w:val="24"/>
        </w:rPr>
        <w:t>cope</w:t>
      </w:r>
      <w:r w:rsidR="003F3375" w:rsidRPr="003B668C">
        <w:rPr>
          <w:rFonts w:ascii="Arial" w:hAnsi="Arial" w:cs="Arial"/>
          <w:color w:val="000000" w:themeColor="text1"/>
          <w:sz w:val="24"/>
          <w:szCs w:val="24"/>
        </w:rPr>
        <w:t xml:space="preserve"> of applicability</w:t>
      </w:r>
      <w:bookmarkEnd w:id="13"/>
      <w:r w:rsidR="006D7237" w:rsidRPr="003B668C">
        <w:rPr>
          <w:rFonts w:ascii="Arial" w:hAnsi="Arial" w:cs="Arial"/>
          <w:color w:val="000000" w:themeColor="text1"/>
          <w:sz w:val="24"/>
          <w:szCs w:val="24"/>
        </w:rPr>
        <w:t xml:space="preserve"> </w:t>
      </w:r>
    </w:p>
    <w:p w14:paraId="4F5D4D66" w14:textId="77777777" w:rsidR="008821AA" w:rsidRPr="003B668C" w:rsidRDefault="008821AA" w:rsidP="00893147">
      <w:pPr>
        <w:rPr>
          <w:rFonts w:ascii="Arial" w:hAnsi="Arial" w:cs="Arial"/>
          <w:sz w:val="20"/>
          <w:szCs w:val="20"/>
        </w:rPr>
      </w:pPr>
    </w:p>
    <w:tbl>
      <w:tblPr>
        <w:tblStyle w:val="TableGrid"/>
        <w:tblpPr w:leftFromText="141" w:rightFromText="141" w:vertAnchor="text" w:horzAnchor="margin" w:tblpY="1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3"/>
        <w:gridCol w:w="5204"/>
      </w:tblGrid>
      <w:tr w:rsidR="007660EA" w:rsidRPr="003B668C" w14:paraId="52524CCD" w14:textId="77777777" w:rsidTr="00BF2CAA">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6F214A" w14:textId="77777777" w:rsidR="007660EA" w:rsidRPr="003B668C" w:rsidRDefault="007660EA" w:rsidP="00BF2CAA">
            <w:pPr>
              <w:rPr>
                <w:rFonts w:ascii="Arial" w:hAnsi="Arial" w:cs="Arial"/>
                <w:b/>
                <w:sz w:val="20"/>
                <w:szCs w:val="20"/>
              </w:rPr>
            </w:pPr>
            <w:r w:rsidRPr="003B668C">
              <w:rPr>
                <w:rFonts w:ascii="Arial" w:hAnsi="Arial" w:cs="Arial"/>
                <w:b/>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475CE88D" w14:textId="77777777" w:rsidR="007660EA" w:rsidRPr="003B668C" w:rsidRDefault="005402AC" w:rsidP="002D7D9D">
            <w:pPr>
              <w:spacing w:before="120" w:after="120"/>
              <w:rPr>
                <w:rFonts w:ascii="Arial" w:hAnsi="Arial" w:cs="Arial"/>
                <w:sz w:val="20"/>
                <w:szCs w:val="20"/>
              </w:rPr>
            </w:pPr>
            <w:r w:rsidRPr="003B668C">
              <w:rPr>
                <w:rFonts w:ascii="Arial" w:hAnsi="Arial" w:cs="Arial"/>
                <w:sz w:val="20"/>
                <w:szCs w:val="20"/>
              </w:rPr>
              <w:t>DBAG and/or adopting LE</w:t>
            </w:r>
            <w:r w:rsidR="00E03CF3" w:rsidRPr="003B668C">
              <w:rPr>
                <w:rFonts w:ascii="Arial" w:hAnsi="Arial" w:cs="Arial"/>
                <w:sz w:val="20"/>
                <w:szCs w:val="20"/>
              </w:rPr>
              <w:t xml:space="preserve"> within DBG</w:t>
            </w:r>
          </w:p>
        </w:tc>
      </w:tr>
      <w:tr w:rsidR="007660EA" w:rsidRPr="003B668C" w14:paraId="691DC545" w14:textId="77777777" w:rsidTr="00BF2CAA">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593DAC" w14:textId="77777777" w:rsidR="007660EA" w:rsidRPr="003B668C" w:rsidRDefault="007660EA" w:rsidP="00BF2CAA">
            <w:pPr>
              <w:rPr>
                <w:rFonts w:ascii="Arial" w:hAnsi="Arial" w:cs="Arial"/>
                <w:b/>
                <w:sz w:val="20"/>
                <w:szCs w:val="20"/>
              </w:rPr>
            </w:pPr>
            <w:r w:rsidRPr="003B668C">
              <w:rPr>
                <w:rFonts w:ascii="Arial" w:hAnsi="Arial" w:cs="Arial"/>
                <w:b/>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0C9FCA3A" w14:textId="77777777" w:rsidR="007660EA" w:rsidRPr="003B668C" w:rsidRDefault="00CD36D4" w:rsidP="002D7D9D">
            <w:pPr>
              <w:spacing w:before="120" w:after="120"/>
              <w:rPr>
                <w:rFonts w:ascii="Arial" w:hAnsi="Arial" w:cs="Arial"/>
                <w:i/>
                <w:sz w:val="20"/>
                <w:szCs w:val="20"/>
                <w:highlight w:val="green"/>
              </w:rPr>
            </w:pPr>
            <w:r w:rsidRPr="003B668C">
              <w:rPr>
                <w:rFonts w:ascii="Arial" w:hAnsi="Arial" w:cs="Arial"/>
                <w:sz w:val="20"/>
                <w:szCs w:val="20"/>
              </w:rPr>
              <w:t>DBAG CIO / COO Division; Chief Risk Officer Area; or any other area that manages or owns</w:t>
            </w:r>
            <w:r w:rsidR="00F227F8" w:rsidRPr="003B668C">
              <w:rPr>
                <w:rFonts w:ascii="Arial" w:hAnsi="Arial" w:cs="Arial"/>
              </w:rPr>
              <w:t xml:space="preserve"> </w:t>
            </w:r>
            <w:r w:rsidR="00F227F8" w:rsidRPr="003B668C">
              <w:rPr>
                <w:rFonts w:ascii="Arial" w:hAnsi="Arial" w:cs="Arial"/>
                <w:sz w:val="20"/>
                <w:szCs w:val="20"/>
              </w:rPr>
              <w:t xml:space="preserve">Data </w:t>
            </w:r>
            <w:r w:rsidR="0083272F" w:rsidRPr="003B668C">
              <w:rPr>
                <w:rFonts w:ascii="Arial" w:hAnsi="Arial" w:cs="Arial"/>
                <w:sz w:val="20"/>
                <w:szCs w:val="20"/>
              </w:rPr>
              <w:t xml:space="preserve">Center </w:t>
            </w:r>
            <w:r w:rsidR="00F227F8" w:rsidRPr="003B668C">
              <w:rPr>
                <w:rFonts w:ascii="Arial" w:hAnsi="Arial" w:cs="Arial"/>
                <w:sz w:val="20"/>
                <w:szCs w:val="20"/>
              </w:rPr>
              <w:t>and Physical Protection</w:t>
            </w:r>
            <w:r w:rsidR="002D7D9D" w:rsidRPr="003B668C">
              <w:rPr>
                <w:rFonts w:ascii="Arial" w:hAnsi="Arial" w:cs="Arial"/>
                <w:sz w:val="20"/>
                <w:szCs w:val="20"/>
              </w:rPr>
              <w:t xml:space="preserve"> topic</w:t>
            </w:r>
          </w:p>
        </w:tc>
      </w:tr>
    </w:tbl>
    <w:p w14:paraId="3625DCBB" w14:textId="77777777" w:rsidR="007660EA" w:rsidRPr="003B668C" w:rsidRDefault="007660EA" w:rsidP="5E6EEF71">
      <w:pPr>
        <w:rPr>
          <w:rFonts w:ascii="Arial" w:hAnsi="Arial" w:cs="Arial"/>
          <w:sz w:val="16"/>
          <w:szCs w:val="16"/>
        </w:rPr>
      </w:pPr>
      <w:r w:rsidRPr="003B668C">
        <w:rPr>
          <w:rFonts w:ascii="Arial" w:hAnsi="Arial" w:cs="Arial"/>
          <w:sz w:val="16"/>
          <w:szCs w:val="16"/>
        </w:rPr>
        <w:t xml:space="preserve">Table </w:t>
      </w:r>
      <w:r w:rsidR="00C73DE1">
        <w:rPr>
          <w:rFonts w:ascii="Arial" w:hAnsi="Arial" w:cs="Arial"/>
          <w:sz w:val="16"/>
          <w:szCs w:val="16"/>
        </w:rPr>
        <w:t>2</w:t>
      </w:r>
      <w:r w:rsidRPr="003B668C">
        <w:rPr>
          <w:rFonts w:ascii="Arial" w:hAnsi="Arial" w:cs="Arial"/>
          <w:sz w:val="16"/>
          <w:szCs w:val="16"/>
        </w:rPr>
        <w:t>: Scope</w:t>
      </w:r>
    </w:p>
    <w:p w14:paraId="6591C4A7" w14:textId="77777777" w:rsidR="00601FB1" w:rsidRPr="003B668C" w:rsidRDefault="00392A8A" w:rsidP="00392A8A">
      <w:pPr>
        <w:rPr>
          <w:rFonts w:ascii="Arial" w:hAnsi="Arial" w:cs="Arial"/>
          <w:sz w:val="20"/>
          <w:szCs w:val="20"/>
        </w:rPr>
      </w:pPr>
      <w:r w:rsidRPr="003B668C">
        <w:rPr>
          <w:rFonts w:ascii="Arial" w:hAnsi="Arial" w:cs="Arial"/>
          <w:sz w:val="20"/>
          <w:szCs w:val="20"/>
        </w:rPr>
        <w:t xml:space="preserve">The control requirements stipulated in this </w:t>
      </w:r>
      <w:r w:rsidR="005B0DEE" w:rsidRPr="003B668C">
        <w:rPr>
          <w:rFonts w:ascii="Arial" w:hAnsi="Arial" w:cs="Arial"/>
          <w:sz w:val="20"/>
          <w:szCs w:val="20"/>
        </w:rPr>
        <w:t>Guideline</w:t>
      </w:r>
      <w:r w:rsidRPr="003B668C">
        <w:rPr>
          <w:rFonts w:ascii="Arial" w:hAnsi="Arial" w:cs="Arial"/>
          <w:sz w:val="20"/>
          <w:szCs w:val="20"/>
        </w:rPr>
        <w:t xml:space="preserve"> are applicable for all data </w:t>
      </w:r>
      <w:r w:rsidR="0083272F" w:rsidRPr="003B668C">
        <w:rPr>
          <w:rFonts w:ascii="Arial" w:hAnsi="Arial" w:cs="Arial"/>
          <w:sz w:val="20"/>
          <w:szCs w:val="20"/>
        </w:rPr>
        <w:t xml:space="preserve">centers </w:t>
      </w:r>
      <w:r w:rsidRPr="003B668C">
        <w:rPr>
          <w:rFonts w:ascii="Arial" w:hAnsi="Arial" w:cs="Arial"/>
          <w:sz w:val="20"/>
          <w:szCs w:val="20"/>
        </w:rPr>
        <w:t xml:space="preserve">used by DBAG and/or </w:t>
      </w:r>
      <w:r w:rsidR="00385389" w:rsidRPr="003B668C">
        <w:rPr>
          <w:rFonts w:ascii="Arial" w:hAnsi="Arial" w:cs="Arial"/>
          <w:sz w:val="20"/>
          <w:szCs w:val="20"/>
        </w:rPr>
        <w:t>adopting</w:t>
      </w:r>
      <w:r w:rsidRPr="003B668C">
        <w:rPr>
          <w:rFonts w:ascii="Arial" w:hAnsi="Arial" w:cs="Arial"/>
          <w:sz w:val="20"/>
          <w:szCs w:val="20"/>
        </w:rPr>
        <w:t xml:space="preserve"> legal entities as well as to data </w:t>
      </w:r>
      <w:r w:rsidR="0083272F" w:rsidRPr="003B668C">
        <w:rPr>
          <w:rFonts w:ascii="Arial" w:hAnsi="Arial" w:cs="Arial"/>
          <w:sz w:val="20"/>
          <w:szCs w:val="20"/>
        </w:rPr>
        <w:t xml:space="preserve">centers </w:t>
      </w:r>
      <w:r w:rsidRPr="003B668C">
        <w:rPr>
          <w:rFonts w:ascii="Arial" w:hAnsi="Arial" w:cs="Arial"/>
          <w:sz w:val="20"/>
          <w:szCs w:val="20"/>
        </w:rPr>
        <w:t xml:space="preserve">procured via service providers. Locations supposed for connection of DBG customers to DBG’s worldwide network, also referred to as Points of Presence (PoP), are out of scope of this </w:t>
      </w:r>
      <w:r w:rsidR="00523837" w:rsidRPr="003B668C">
        <w:rPr>
          <w:rFonts w:ascii="Arial" w:hAnsi="Arial" w:cs="Arial"/>
          <w:sz w:val="20"/>
          <w:szCs w:val="20"/>
        </w:rPr>
        <w:t>Guideline</w:t>
      </w:r>
      <w:r w:rsidRPr="003B668C">
        <w:rPr>
          <w:rFonts w:ascii="Arial" w:hAnsi="Arial" w:cs="Arial"/>
          <w:sz w:val="20"/>
          <w:szCs w:val="20"/>
        </w:rPr>
        <w:t>.</w:t>
      </w:r>
      <w:r w:rsidR="00AD2C45" w:rsidRPr="003B668C">
        <w:rPr>
          <w:rFonts w:ascii="Arial" w:hAnsi="Arial" w:cs="Arial"/>
          <w:sz w:val="20"/>
          <w:szCs w:val="20"/>
        </w:rPr>
        <w:br/>
      </w:r>
    </w:p>
    <w:p w14:paraId="243228E4" w14:textId="77777777" w:rsidR="00AA1E4E" w:rsidRPr="003B668C" w:rsidRDefault="0027643D" w:rsidP="00AA1E4E">
      <w:pPr>
        <w:pStyle w:val="Heading2"/>
        <w:numPr>
          <w:ilvl w:val="1"/>
          <w:numId w:val="1"/>
        </w:numPr>
        <w:ind w:left="540" w:hanging="540"/>
        <w:jc w:val="both"/>
        <w:rPr>
          <w:rFonts w:ascii="Arial" w:hAnsi="Arial" w:cs="Arial"/>
          <w:color w:val="000000" w:themeColor="text1"/>
          <w:sz w:val="24"/>
          <w:szCs w:val="24"/>
        </w:rPr>
      </w:pPr>
      <w:bookmarkStart w:id="14" w:name="_Toc234411171"/>
      <w:r w:rsidRPr="003B668C">
        <w:rPr>
          <w:rFonts w:ascii="Arial" w:hAnsi="Arial" w:cs="Arial"/>
          <w:color w:val="000000" w:themeColor="text1"/>
          <w:sz w:val="24"/>
          <w:szCs w:val="24"/>
        </w:rPr>
        <w:t>Target groups</w:t>
      </w:r>
      <w:bookmarkEnd w:id="14"/>
    </w:p>
    <w:p w14:paraId="33576DB9" w14:textId="77777777" w:rsidR="007E22B4" w:rsidRPr="003B668C" w:rsidRDefault="007E22B4" w:rsidP="007E22B4">
      <w:pPr>
        <w:rPr>
          <w:rFonts w:ascii="Arial" w:hAnsi="Arial" w:cs="Arial"/>
        </w:rPr>
      </w:pPr>
    </w:p>
    <w:p w14:paraId="3C192335" w14:textId="77777777" w:rsidR="00DB215B" w:rsidRPr="003B668C" w:rsidRDefault="009B3BD9" w:rsidP="00AA1E4E">
      <w:pPr>
        <w:rPr>
          <w:rFonts w:ascii="Arial" w:hAnsi="Arial" w:cs="Arial"/>
          <w:sz w:val="20"/>
          <w:szCs w:val="20"/>
        </w:rPr>
      </w:pPr>
      <w:r w:rsidRPr="003B668C">
        <w:rPr>
          <w:rFonts w:ascii="Arial" w:hAnsi="Arial" w:cs="Arial"/>
          <w:sz w:val="20"/>
          <w:szCs w:val="20"/>
        </w:rPr>
        <w:t xml:space="preserve">Within the scope of the current </w:t>
      </w:r>
      <w:r w:rsidR="00DA286D" w:rsidRPr="003B668C">
        <w:rPr>
          <w:rFonts w:ascii="Arial" w:hAnsi="Arial" w:cs="Arial"/>
          <w:sz w:val="20"/>
          <w:szCs w:val="20"/>
        </w:rPr>
        <w:t xml:space="preserve">Data </w:t>
      </w:r>
      <w:r w:rsidR="0083272F" w:rsidRPr="003B668C">
        <w:rPr>
          <w:rFonts w:ascii="Arial" w:hAnsi="Arial" w:cs="Arial"/>
          <w:sz w:val="20"/>
          <w:szCs w:val="20"/>
        </w:rPr>
        <w:t xml:space="preserve">Center </w:t>
      </w:r>
      <w:r w:rsidR="5F658D83" w:rsidRPr="003B668C">
        <w:rPr>
          <w:rFonts w:ascii="Arial" w:hAnsi="Arial" w:cs="Arial"/>
          <w:sz w:val="20"/>
          <w:szCs w:val="20"/>
        </w:rPr>
        <w:t xml:space="preserve">and </w:t>
      </w:r>
      <w:r w:rsidR="00DA286D" w:rsidRPr="003B668C">
        <w:rPr>
          <w:rFonts w:ascii="Arial" w:hAnsi="Arial" w:cs="Arial"/>
          <w:sz w:val="20"/>
          <w:szCs w:val="20"/>
        </w:rPr>
        <w:t xml:space="preserve">Physical </w:t>
      </w:r>
      <w:r w:rsidR="003D0B40" w:rsidRPr="003B668C">
        <w:rPr>
          <w:rFonts w:ascii="Arial" w:hAnsi="Arial" w:cs="Arial"/>
          <w:sz w:val="20"/>
          <w:szCs w:val="20"/>
        </w:rPr>
        <w:t>Protection</w:t>
      </w:r>
      <w:r w:rsidR="00207E37" w:rsidRPr="003B668C">
        <w:rPr>
          <w:rFonts w:ascii="Arial" w:hAnsi="Arial" w:cs="Arial"/>
          <w:sz w:val="20"/>
          <w:szCs w:val="20"/>
        </w:rPr>
        <w:t xml:space="preserve"> </w:t>
      </w:r>
      <w:r w:rsidRPr="003B668C">
        <w:rPr>
          <w:rFonts w:ascii="Arial" w:hAnsi="Arial" w:cs="Arial"/>
          <w:sz w:val="20"/>
          <w:szCs w:val="20"/>
        </w:rPr>
        <w:t>Guideline below is addressed the list of applicable target groups and operation areas</w:t>
      </w:r>
      <w:r w:rsidR="00B93474" w:rsidRPr="003B668C">
        <w:rPr>
          <w:rStyle w:val="FootnoteReference"/>
          <w:rFonts w:ascii="Arial" w:hAnsi="Arial" w:cs="Arial"/>
          <w:sz w:val="20"/>
          <w:szCs w:val="20"/>
        </w:rPr>
        <w:footnoteReference w:id="3"/>
      </w:r>
      <w:r w:rsidRPr="003B668C">
        <w:rPr>
          <w:rFonts w:ascii="Arial" w:hAnsi="Arial" w:cs="Arial"/>
          <w:sz w:val="20"/>
          <w:szCs w:val="20"/>
        </w:rPr>
        <w:t xml:space="preserve">: </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3"/>
        <w:gridCol w:w="4084"/>
      </w:tblGrid>
      <w:tr w:rsidR="002A299B" w:rsidRPr="003B668C" w14:paraId="05CB7FE9" w14:textId="77777777" w:rsidTr="00400091">
        <w:trPr>
          <w:trHeight w:val="410"/>
        </w:trPr>
        <w:tc>
          <w:tcPr>
            <w:tcW w:w="41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68694B" w14:textId="77777777" w:rsidR="002A299B" w:rsidRPr="003B668C" w:rsidRDefault="002A299B" w:rsidP="00743B6F">
            <w:pPr>
              <w:rPr>
                <w:rFonts w:ascii="Arial" w:hAnsi="Arial" w:cs="Arial"/>
                <w:b/>
                <w:sz w:val="20"/>
                <w:szCs w:val="20"/>
              </w:rPr>
            </w:pPr>
            <w:r w:rsidRPr="003B668C">
              <w:rPr>
                <w:rFonts w:ascii="Arial" w:hAnsi="Arial" w:cs="Arial"/>
                <w:b/>
                <w:sz w:val="20"/>
                <w:szCs w:val="20"/>
              </w:rPr>
              <w:t>Target group</w:t>
            </w:r>
          </w:p>
        </w:tc>
        <w:tc>
          <w:tcPr>
            <w:tcW w:w="40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F9C2F32" w14:textId="77777777" w:rsidR="002A299B" w:rsidRPr="003B668C" w:rsidRDefault="002A299B">
            <w:pPr>
              <w:rPr>
                <w:rFonts w:ascii="Arial" w:hAnsi="Arial" w:cs="Arial"/>
                <w:b/>
                <w:sz w:val="20"/>
                <w:szCs w:val="20"/>
              </w:rPr>
            </w:pPr>
            <w:r w:rsidRPr="003B668C">
              <w:rPr>
                <w:rFonts w:ascii="Arial" w:hAnsi="Arial" w:cs="Arial"/>
                <w:b/>
                <w:sz w:val="20"/>
                <w:szCs w:val="20"/>
              </w:rPr>
              <w:t>Key message</w:t>
            </w:r>
          </w:p>
        </w:tc>
      </w:tr>
      <w:tr w:rsidR="00400091" w:rsidRPr="003B668C" w14:paraId="34BD8331" w14:textId="77777777" w:rsidTr="00400091">
        <w:trPr>
          <w:trHeight w:val="1958"/>
        </w:trPr>
        <w:tc>
          <w:tcPr>
            <w:tcW w:w="4103" w:type="dxa"/>
            <w:tcBorders>
              <w:top w:val="single" w:sz="4" w:space="0" w:color="000000"/>
              <w:left w:val="single" w:sz="4" w:space="0" w:color="000000"/>
              <w:bottom w:val="single" w:sz="4" w:space="0" w:color="000000"/>
              <w:right w:val="single" w:sz="4" w:space="0" w:color="000000"/>
            </w:tcBorders>
          </w:tcPr>
          <w:p w14:paraId="6AF6D2F3" w14:textId="77777777" w:rsidR="00400091" w:rsidRPr="003B668C" w:rsidRDefault="00400091" w:rsidP="0099237B">
            <w:pPr>
              <w:spacing w:before="120" w:after="120"/>
              <w:rPr>
                <w:rFonts w:ascii="Arial" w:hAnsi="Arial" w:cs="Arial"/>
                <w:sz w:val="20"/>
                <w:szCs w:val="20"/>
              </w:rPr>
            </w:pPr>
            <w:r w:rsidRPr="003B668C">
              <w:rPr>
                <w:rFonts w:ascii="Arial" w:hAnsi="Arial" w:cs="Arial"/>
                <w:sz w:val="20"/>
                <w:szCs w:val="20"/>
              </w:rPr>
              <w:t>ICT Risk Oversight</w:t>
            </w:r>
          </w:p>
        </w:tc>
        <w:tc>
          <w:tcPr>
            <w:tcW w:w="4084" w:type="dxa"/>
            <w:tcBorders>
              <w:top w:val="single" w:sz="4" w:space="0" w:color="000000"/>
              <w:left w:val="single" w:sz="4" w:space="0" w:color="000000"/>
              <w:bottom w:val="single" w:sz="4" w:space="0" w:color="000000"/>
              <w:right w:val="single" w:sz="4" w:space="0" w:color="000000"/>
            </w:tcBorders>
          </w:tcPr>
          <w:p w14:paraId="1A07B528" w14:textId="77777777" w:rsidR="00400091" w:rsidRPr="003B668C" w:rsidRDefault="00400091" w:rsidP="0099237B">
            <w:pPr>
              <w:spacing w:before="120" w:after="120"/>
              <w:rPr>
                <w:rFonts w:ascii="Arial" w:hAnsi="Arial" w:cs="Arial"/>
                <w:sz w:val="20"/>
                <w:szCs w:val="20"/>
              </w:rPr>
            </w:pPr>
            <w:r w:rsidRPr="003B668C">
              <w:rPr>
                <w:rFonts w:ascii="Arial" w:hAnsi="Arial" w:cs="Arial"/>
                <w:sz w:val="20"/>
                <w:szCs w:val="20"/>
              </w:rPr>
              <w:t>To oversee the development, implementation, and enforcement of physical security policies and ensure that all software changes and developments comply with DBG cybersecurity framework.</w:t>
            </w:r>
          </w:p>
        </w:tc>
      </w:tr>
      <w:tr w:rsidR="006316BB" w:rsidRPr="003B668C" w14:paraId="0AC3B671" w14:textId="77777777" w:rsidTr="00400091">
        <w:trPr>
          <w:trHeight w:val="710"/>
        </w:trPr>
        <w:tc>
          <w:tcPr>
            <w:tcW w:w="4103" w:type="dxa"/>
            <w:tcBorders>
              <w:top w:val="single" w:sz="4" w:space="0" w:color="000000"/>
              <w:left w:val="single" w:sz="4" w:space="0" w:color="000000"/>
              <w:bottom w:val="single" w:sz="4" w:space="0" w:color="000000"/>
              <w:right w:val="single" w:sz="4" w:space="0" w:color="000000"/>
            </w:tcBorders>
          </w:tcPr>
          <w:p w14:paraId="655EC976" w14:textId="77777777" w:rsidR="006316BB" w:rsidRPr="003B668C" w:rsidRDefault="006316BB" w:rsidP="0099237B">
            <w:pPr>
              <w:spacing w:before="120" w:after="120"/>
              <w:rPr>
                <w:rFonts w:ascii="Arial" w:hAnsi="Arial" w:cs="Arial"/>
                <w:sz w:val="20"/>
                <w:szCs w:val="20"/>
              </w:rPr>
            </w:pPr>
            <w:r w:rsidRPr="003B668C">
              <w:rPr>
                <w:rFonts w:ascii="Arial" w:hAnsi="Arial" w:cs="Arial"/>
                <w:sz w:val="20"/>
                <w:szCs w:val="20"/>
              </w:rPr>
              <w:t>ICT Operational Management</w:t>
            </w:r>
          </w:p>
        </w:tc>
        <w:tc>
          <w:tcPr>
            <w:tcW w:w="4084" w:type="dxa"/>
            <w:tcBorders>
              <w:top w:val="single" w:sz="4" w:space="0" w:color="000000"/>
              <w:left w:val="single" w:sz="4" w:space="0" w:color="000000"/>
              <w:bottom w:val="single" w:sz="4" w:space="0" w:color="000000"/>
              <w:right w:val="single" w:sz="4" w:space="0" w:color="000000"/>
            </w:tcBorders>
          </w:tcPr>
          <w:p w14:paraId="0063ABD5" w14:textId="77777777" w:rsidR="006316BB" w:rsidRPr="003B668C" w:rsidRDefault="006316BB" w:rsidP="0099237B">
            <w:pPr>
              <w:spacing w:before="120" w:after="120"/>
              <w:rPr>
                <w:rFonts w:ascii="Arial" w:hAnsi="Arial" w:cs="Arial"/>
                <w:sz w:val="20"/>
                <w:szCs w:val="20"/>
              </w:rPr>
            </w:pPr>
            <w:r w:rsidRPr="003B668C">
              <w:rPr>
                <w:rFonts w:ascii="Arial" w:hAnsi="Arial" w:cs="Arial"/>
                <w:sz w:val="20"/>
                <w:szCs w:val="20"/>
              </w:rPr>
              <w:t xml:space="preserve">To implement and maintain appropriate structures, processes, measures, and controls for the effective management of operations and risk (including physical security of data </w:t>
            </w:r>
            <w:r w:rsidR="0083272F" w:rsidRPr="003B668C">
              <w:rPr>
                <w:rFonts w:ascii="Arial" w:hAnsi="Arial" w:cs="Arial"/>
                <w:sz w:val="20"/>
                <w:szCs w:val="20"/>
              </w:rPr>
              <w:t xml:space="preserve">centers </w:t>
            </w:r>
            <w:r w:rsidRPr="003B668C">
              <w:rPr>
                <w:rFonts w:ascii="Arial" w:hAnsi="Arial" w:cs="Arial"/>
                <w:sz w:val="20"/>
                <w:szCs w:val="20"/>
              </w:rPr>
              <w:t>and critical infrastructure).</w:t>
            </w:r>
          </w:p>
        </w:tc>
      </w:tr>
      <w:tr w:rsidR="006316BB" w:rsidRPr="003B668C" w14:paraId="73788FFF" w14:textId="77777777" w:rsidTr="00400091">
        <w:trPr>
          <w:trHeight w:val="710"/>
        </w:trPr>
        <w:tc>
          <w:tcPr>
            <w:tcW w:w="4103" w:type="dxa"/>
            <w:tcBorders>
              <w:top w:val="single" w:sz="4" w:space="0" w:color="000000"/>
              <w:left w:val="single" w:sz="4" w:space="0" w:color="000000"/>
              <w:bottom w:val="single" w:sz="4" w:space="0" w:color="000000"/>
              <w:right w:val="single" w:sz="4" w:space="0" w:color="000000"/>
            </w:tcBorders>
          </w:tcPr>
          <w:p w14:paraId="113AB90A" w14:textId="77777777" w:rsidR="006316BB" w:rsidRPr="003B668C" w:rsidRDefault="006316BB" w:rsidP="0099237B">
            <w:pPr>
              <w:spacing w:before="120" w:after="120"/>
              <w:rPr>
                <w:rFonts w:ascii="Arial" w:hAnsi="Arial" w:cs="Arial"/>
                <w:sz w:val="20"/>
                <w:szCs w:val="20"/>
              </w:rPr>
            </w:pPr>
            <w:r w:rsidRPr="003B668C">
              <w:rPr>
                <w:rFonts w:ascii="Arial" w:hAnsi="Arial" w:cs="Arial"/>
                <w:sz w:val="20"/>
                <w:szCs w:val="20"/>
              </w:rPr>
              <w:t>Business Management</w:t>
            </w:r>
          </w:p>
        </w:tc>
        <w:tc>
          <w:tcPr>
            <w:tcW w:w="4084" w:type="dxa"/>
            <w:tcBorders>
              <w:top w:val="single" w:sz="4" w:space="0" w:color="000000"/>
              <w:left w:val="single" w:sz="4" w:space="0" w:color="000000"/>
              <w:bottom w:val="single" w:sz="4" w:space="0" w:color="000000"/>
              <w:right w:val="single" w:sz="4" w:space="0" w:color="000000"/>
            </w:tcBorders>
          </w:tcPr>
          <w:p w14:paraId="14D96807" w14:textId="77777777" w:rsidR="006316BB" w:rsidRPr="003B668C" w:rsidRDefault="006316BB" w:rsidP="0099237B">
            <w:pPr>
              <w:spacing w:before="120" w:after="120"/>
              <w:rPr>
                <w:rFonts w:ascii="Arial" w:hAnsi="Arial" w:cs="Arial"/>
                <w:sz w:val="20"/>
                <w:szCs w:val="20"/>
              </w:rPr>
            </w:pPr>
            <w:r w:rsidRPr="003B668C">
              <w:rPr>
                <w:rFonts w:ascii="Arial" w:hAnsi="Arial" w:cs="Arial"/>
                <w:sz w:val="20"/>
                <w:szCs w:val="20"/>
              </w:rPr>
              <w:t>To implement and monitor physical security controls, including surveillance, access controls, and intrusion detection systems, and to</w:t>
            </w:r>
            <w:r w:rsidRPr="003B668C">
              <w:rPr>
                <w:rFonts w:ascii="Arial" w:hAnsi="Arial" w:cs="Arial"/>
              </w:rPr>
              <w:t xml:space="preserve"> </w:t>
            </w:r>
            <w:r w:rsidRPr="003B668C">
              <w:rPr>
                <w:rFonts w:ascii="Arial" w:hAnsi="Arial" w:cs="Arial"/>
                <w:sz w:val="20"/>
                <w:szCs w:val="20"/>
              </w:rPr>
              <w:t>coordinate and respond to physical security incidents, ensuring rapid and effective responses that minimize damage and disruption.</w:t>
            </w:r>
          </w:p>
        </w:tc>
      </w:tr>
    </w:tbl>
    <w:p w14:paraId="73391BB6" w14:textId="77777777" w:rsidR="00B75AD5" w:rsidRPr="003B668C" w:rsidRDefault="002A299B" w:rsidP="002A299B">
      <w:pPr>
        <w:rPr>
          <w:rFonts w:ascii="Arial" w:hAnsi="Arial" w:cs="Arial"/>
          <w:sz w:val="16"/>
          <w:szCs w:val="16"/>
        </w:rPr>
      </w:pPr>
      <w:r w:rsidRPr="003B668C">
        <w:rPr>
          <w:rFonts w:ascii="Arial" w:hAnsi="Arial" w:cs="Arial"/>
          <w:sz w:val="16"/>
          <w:szCs w:val="16"/>
        </w:rPr>
        <w:lastRenderedPageBreak/>
        <w:t xml:space="preserve">Table </w:t>
      </w:r>
      <w:r w:rsidR="00C73DE1">
        <w:rPr>
          <w:rFonts w:ascii="Arial" w:hAnsi="Arial" w:cs="Arial"/>
          <w:sz w:val="16"/>
          <w:szCs w:val="16"/>
        </w:rPr>
        <w:t>3</w:t>
      </w:r>
      <w:r w:rsidRPr="003B668C">
        <w:rPr>
          <w:rFonts w:ascii="Arial" w:hAnsi="Arial" w:cs="Arial"/>
          <w:sz w:val="16"/>
          <w:szCs w:val="16"/>
        </w:rPr>
        <w:t>: Target groups</w:t>
      </w:r>
    </w:p>
    <w:p w14:paraId="70E91744" w14:textId="77777777" w:rsidR="0099237B" w:rsidRPr="003B668C" w:rsidRDefault="0099237B" w:rsidP="002A299B">
      <w:pPr>
        <w:rPr>
          <w:rFonts w:ascii="Arial" w:hAnsi="Arial" w:cs="Arial"/>
          <w:sz w:val="16"/>
          <w:szCs w:val="16"/>
        </w:rPr>
      </w:pPr>
    </w:p>
    <w:p w14:paraId="392E792D" w14:textId="77777777" w:rsidR="00C174DA" w:rsidRPr="003B668C" w:rsidRDefault="001E218C" w:rsidP="0099237B">
      <w:pPr>
        <w:pStyle w:val="Heading2"/>
        <w:numPr>
          <w:ilvl w:val="1"/>
          <w:numId w:val="1"/>
        </w:numPr>
        <w:ind w:left="539" w:hanging="539"/>
        <w:jc w:val="both"/>
        <w:rPr>
          <w:rFonts w:ascii="Arial" w:hAnsi="Arial" w:cs="Arial"/>
          <w:color w:val="000000" w:themeColor="text1"/>
          <w:sz w:val="24"/>
          <w:szCs w:val="24"/>
        </w:rPr>
      </w:pPr>
      <w:bookmarkStart w:id="15" w:name="_Toc234411172"/>
      <w:r w:rsidRPr="003B668C">
        <w:rPr>
          <w:rFonts w:ascii="Arial" w:hAnsi="Arial" w:cs="Arial"/>
          <w:color w:val="000000" w:themeColor="text1"/>
          <w:sz w:val="24"/>
          <w:szCs w:val="24"/>
        </w:rPr>
        <w:t>Transition period</w:t>
      </w:r>
      <w:bookmarkEnd w:id="15"/>
    </w:p>
    <w:p w14:paraId="46EB755C" w14:textId="77777777" w:rsidR="003241E7" w:rsidRPr="003B668C" w:rsidRDefault="003241E7" w:rsidP="006D7D90">
      <w:pPr>
        <w:rPr>
          <w:rFonts w:ascii="Arial" w:hAnsi="Arial" w:cs="Arial"/>
          <w:i/>
          <w:iCs/>
          <w:color w:val="000000" w:themeColor="text1"/>
          <w:sz w:val="20"/>
          <w:szCs w:val="20"/>
        </w:rPr>
      </w:pPr>
    </w:p>
    <w:p w14:paraId="5202253C" w14:textId="77777777" w:rsidR="004334DF" w:rsidRPr="003B668C" w:rsidRDefault="004334DF" w:rsidP="004334DF">
      <w:pPr>
        <w:spacing w:line="240" w:lineRule="auto"/>
        <w:rPr>
          <w:rFonts w:ascii="Arial" w:hAnsi="Arial" w:cs="Arial"/>
          <w:sz w:val="20"/>
          <w:szCs w:val="20"/>
        </w:rPr>
      </w:pPr>
      <w:bookmarkStart w:id="16" w:name="_Toc155339186"/>
      <w:bookmarkStart w:id="17" w:name="_Toc155793147"/>
      <w:bookmarkStart w:id="18" w:name="_Toc155793196"/>
      <w:bookmarkStart w:id="19" w:name="_Toc155793320"/>
      <w:bookmarkStart w:id="20" w:name="_Toc155796985"/>
      <w:bookmarkStart w:id="21" w:name="_Toc155339187"/>
      <w:bookmarkStart w:id="22" w:name="_Toc155793148"/>
      <w:bookmarkStart w:id="23" w:name="_Toc155793197"/>
      <w:bookmarkStart w:id="24" w:name="_Toc155793321"/>
      <w:bookmarkStart w:id="25" w:name="_Toc155796986"/>
      <w:bookmarkEnd w:id="16"/>
      <w:bookmarkEnd w:id="17"/>
      <w:bookmarkEnd w:id="18"/>
      <w:bookmarkEnd w:id="19"/>
      <w:bookmarkEnd w:id="20"/>
      <w:bookmarkEnd w:id="21"/>
      <w:bookmarkEnd w:id="22"/>
      <w:bookmarkEnd w:id="23"/>
      <w:bookmarkEnd w:id="24"/>
      <w:bookmarkEnd w:id="25"/>
      <w:r w:rsidRPr="003B668C">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2D705F">
        <w:rPr>
          <w:rFonts w:ascii="Arial" w:hAnsi="Arial" w:cs="Arial"/>
          <w:sz w:val="20"/>
          <w:szCs w:val="20"/>
        </w:rPr>
        <w:t>G</w:t>
      </w:r>
      <w:r w:rsidRPr="003B668C">
        <w:rPr>
          <w:rFonts w:ascii="Arial" w:hAnsi="Arial" w:cs="Arial"/>
          <w:sz w:val="20"/>
          <w:szCs w:val="20"/>
        </w:rPr>
        <w:t>uideline are defined as follows:</w:t>
      </w:r>
    </w:p>
    <w:p w14:paraId="375B4E55" w14:textId="77777777" w:rsidR="004334DF" w:rsidRPr="003B668C" w:rsidRDefault="004334DF" w:rsidP="004334DF">
      <w:pPr>
        <w:pStyle w:val="ListParagraph"/>
        <w:numPr>
          <w:ilvl w:val="0"/>
          <w:numId w:val="30"/>
        </w:numPr>
        <w:spacing w:line="240" w:lineRule="auto"/>
        <w:rPr>
          <w:rFonts w:ascii="Arial" w:hAnsi="Arial" w:cs="Arial"/>
          <w:sz w:val="20"/>
          <w:szCs w:val="20"/>
        </w:rPr>
      </w:pPr>
      <w:r w:rsidRPr="003B668C">
        <w:rPr>
          <w:rFonts w:ascii="Arial" w:hAnsi="Arial" w:cs="Arial"/>
          <w:sz w:val="20"/>
          <w:szCs w:val="20"/>
        </w:rPr>
        <w:t>For unchanged control requirements and new DORA requirements the compliance date equals the “valid from” date.</w:t>
      </w:r>
    </w:p>
    <w:p w14:paraId="44D8DD0F" w14:textId="77777777" w:rsidR="004334DF" w:rsidRPr="003B668C" w:rsidRDefault="004334DF" w:rsidP="004334DF">
      <w:pPr>
        <w:pStyle w:val="ListParagraph"/>
        <w:numPr>
          <w:ilvl w:val="0"/>
          <w:numId w:val="30"/>
        </w:numPr>
        <w:rPr>
          <w:rFonts w:ascii="Arial" w:hAnsi="Arial" w:cs="Arial"/>
          <w:sz w:val="20"/>
          <w:szCs w:val="20"/>
        </w:rPr>
      </w:pPr>
      <w:r w:rsidRPr="003B668C">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w:t>
      </w:r>
    </w:p>
    <w:p w14:paraId="4EA55B8B" w14:textId="77777777" w:rsidR="00306996" w:rsidRPr="003B668C" w:rsidRDefault="002312BE" w:rsidP="002312BE">
      <w:pPr>
        <w:pStyle w:val="ListParagraph"/>
        <w:numPr>
          <w:ilvl w:val="0"/>
          <w:numId w:val="30"/>
        </w:numPr>
        <w:rPr>
          <w:rFonts w:ascii="Arial" w:hAnsi="Arial" w:cs="Arial"/>
          <w:sz w:val="20"/>
          <w:szCs w:val="20"/>
        </w:rPr>
      </w:pPr>
      <w:r w:rsidRPr="003B668C">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38B5CE32" w14:textId="77777777" w:rsidR="004334DF" w:rsidRPr="003B668C" w:rsidRDefault="004334DF" w:rsidP="004334DF">
      <w:pPr>
        <w:spacing w:line="240" w:lineRule="auto"/>
        <w:rPr>
          <w:rFonts w:ascii="Arial" w:hAnsi="Arial" w:cs="Arial"/>
          <w:sz w:val="20"/>
          <w:szCs w:val="20"/>
        </w:rPr>
      </w:pPr>
      <w:r w:rsidRPr="003B668C">
        <w:rPr>
          <w:rFonts w:ascii="Arial" w:hAnsi="Arial" w:cs="Arial"/>
          <w:sz w:val="20"/>
          <w:szCs w:val="20"/>
        </w:rPr>
        <w:t xml:space="preserve">For a </w:t>
      </w:r>
      <w:r w:rsidRPr="003B668C">
        <w:rPr>
          <w:rFonts w:ascii="Arial" w:hAnsi="Arial" w:cs="Arial"/>
          <w:b/>
          <w:sz w:val="20"/>
          <w:szCs w:val="20"/>
        </w:rPr>
        <w:t>compliance date</w:t>
      </w:r>
      <w:r w:rsidRPr="003B668C">
        <w:rPr>
          <w:rFonts w:ascii="Arial" w:hAnsi="Arial" w:cs="Arial"/>
          <w:sz w:val="20"/>
          <w:szCs w:val="20"/>
        </w:rPr>
        <w:t xml:space="preserve"> exceeding a</w:t>
      </w:r>
      <w:r w:rsidR="00635B94">
        <w:rPr>
          <w:rFonts w:ascii="Arial" w:hAnsi="Arial" w:cs="Arial"/>
          <w:sz w:val="20"/>
          <w:szCs w:val="20"/>
        </w:rPr>
        <w:t xml:space="preserve"> </w:t>
      </w:r>
      <w:r w:rsidRPr="003B668C">
        <w:rPr>
          <w:rFonts w:ascii="Arial" w:hAnsi="Arial" w:cs="Arial"/>
          <w:sz w:val="20"/>
          <w:szCs w:val="20"/>
        </w:rPr>
        <w:t>180 calendar days implementation timeline, a Board approval is required.</w:t>
      </w:r>
    </w:p>
    <w:p w14:paraId="31B420D1" w14:textId="77777777" w:rsidR="00FF2235" w:rsidRPr="003B668C" w:rsidRDefault="000542B4" w:rsidP="0093530E">
      <w:pPr>
        <w:pStyle w:val="Heading1"/>
        <w:pageBreakBefore/>
        <w:numPr>
          <w:ilvl w:val="0"/>
          <w:numId w:val="1"/>
        </w:numPr>
        <w:ind w:left="357" w:hanging="357"/>
        <w:rPr>
          <w:rFonts w:ascii="Arial" w:hAnsi="Arial" w:cs="Arial"/>
          <w:b/>
          <w:color w:val="000000" w:themeColor="text1"/>
          <w:sz w:val="28"/>
          <w:szCs w:val="28"/>
        </w:rPr>
      </w:pPr>
      <w:bookmarkStart w:id="26" w:name="_Toc234411173"/>
      <w:r w:rsidRPr="003B668C">
        <w:rPr>
          <w:rFonts w:ascii="Arial" w:hAnsi="Arial" w:cs="Arial"/>
          <w:b/>
          <w:color w:val="000000" w:themeColor="text1"/>
          <w:sz w:val="28"/>
          <w:szCs w:val="28"/>
        </w:rPr>
        <w:lastRenderedPageBreak/>
        <w:t>Definitions</w:t>
      </w:r>
      <w:bookmarkStart w:id="27" w:name="_Toc155793150"/>
      <w:bookmarkStart w:id="28" w:name="_Toc155793199"/>
      <w:bookmarkStart w:id="29" w:name="_Toc155793323"/>
      <w:bookmarkStart w:id="30" w:name="_Toc155796988"/>
      <w:bookmarkEnd w:id="26"/>
      <w:bookmarkEnd w:id="27"/>
      <w:bookmarkEnd w:id="28"/>
      <w:bookmarkEnd w:id="29"/>
      <w:bookmarkEnd w:id="30"/>
      <w:r w:rsidRPr="003B668C">
        <w:rPr>
          <w:rFonts w:ascii="Arial" w:hAnsi="Arial" w:cs="Arial"/>
          <w:b/>
          <w:color w:val="000000" w:themeColor="text1"/>
          <w:sz w:val="28"/>
          <w:szCs w:val="28"/>
        </w:rPr>
        <w:t xml:space="preserve"> </w:t>
      </w:r>
    </w:p>
    <w:p w14:paraId="665BC4CB" w14:textId="77777777" w:rsidR="002A42B8" w:rsidRPr="003B668C" w:rsidRDefault="00A63D8D" w:rsidP="007275FC">
      <w:pPr>
        <w:pStyle w:val="Heading2"/>
        <w:numPr>
          <w:ilvl w:val="1"/>
          <w:numId w:val="1"/>
        </w:numPr>
        <w:ind w:left="540" w:hanging="540"/>
        <w:jc w:val="both"/>
        <w:rPr>
          <w:rFonts w:ascii="Arial" w:hAnsi="Arial" w:cs="Arial"/>
          <w:color w:val="000000" w:themeColor="text1"/>
          <w:sz w:val="24"/>
          <w:szCs w:val="24"/>
        </w:rPr>
      </w:pPr>
      <w:bookmarkStart w:id="31" w:name="_Toc161935124"/>
      <w:bookmarkStart w:id="32" w:name="_Toc161935234"/>
      <w:bookmarkStart w:id="33" w:name="_Toc161735398"/>
      <w:bookmarkStart w:id="34" w:name="_Toc159939799"/>
      <w:bookmarkStart w:id="35" w:name="_Toc159941780"/>
      <w:bookmarkStart w:id="36" w:name="_Toc234411174"/>
      <w:bookmarkEnd w:id="31"/>
      <w:bookmarkEnd w:id="32"/>
      <w:bookmarkEnd w:id="33"/>
      <w:bookmarkEnd w:id="34"/>
      <w:bookmarkEnd w:id="35"/>
      <w:r w:rsidRPr="003B668C">
        <w:rPr>
          <w:rFonts w:ascii="Arial" w:hAnsi="Arial" w:cs="Arial"/>
          <w:color w:val="000000" w:themeColor="text1"/>
          <w:sz w:val="24"/>
          <w:szCs w:val="24"/>
        </w:rPr>
        <w:t>Requirements</w:t>
      </w:r>
      <w:bookmarkEnd w:id="36"/>
    </w:p>
    <w:p w14:paraId="69999BE6" w14:textId="77777777" w:rsidR="002A42B8" w:rsidRPr="003B668C" w:rsidRDefault="002A42B8" w:rsidP="002A42B8">
      <w:pPr>
        <w:pStyle w:val="Default"/>
        <w:rPr>
          <w:color w:val="auto"/>
          <w:sz w:val="20"/>
          <w:szCs w:val="20"/>
          <w:lang w:val="en-US"/>
        </w:rPr>
      </w:pPr>
    </w:p>
    <w:p w14:paraId="44FEC5EF" w14:textId="77777777" w:rsidR="002A42B8" w:rsidRPr="003B668C" w:rsidRDefault="002A42B8" w:rsidP="00E264D0">
      <w:pPr>
        <w:pStyle w:val="Default"/>
        <w:spacing w:after="120"/>
        <w:rPr>
          <w:b/>
          <w:bCs/>
          <w:color w:val="auto"/>
          <w:sz w:val="20"/>
          <w:szCs w:val="20"/>
          <w:lang w:val="en-US"/>
        </w:rPr>
      </w:pPr>
      <w:r w:rsidRPr="003B668C">
        <w:rPr>
          <w:b/>
          <w:bCs/>
          <w:color w:val="auto"/>
          <w:sz w:val="20"/>
          <w:szCs w:val="20"/>
          <w:lang w:val="en-US"/>
        </w:rPr>
        <w:t>Control requirement</w:t>
      </w:r>
    </w:p>
    <w:p w14:paraId="7CFC3391" w14:textId="77777777" w:rsidR="00530E6A" w:rsidRPr="003B668C" w:rsidRDefault="00DF05EF" w:rsidP="002A42B8">
      <w:pPr>
        <w:pStyle w:val="Default"/>
        <w:rPr>
          <w:color w:val="auto"/>
          <w:sz w:val="20"/>
          <w:szCs w:val="20"/>
          <w:lang w:val="en-US"/>
        </w:rPr>
      </w:pPr>
      <w:r w:rsidRPr="003B668C">
        <w:rPr>
          <w:color w:val="auto"/>
          <w:sz w:val="20"/>
          <w:szCs w:val="20"/>
          <w:lang w:val="en-US"/>
        </w:rPr>
        <w:t>The control requirements define the organizational, process or technical controls to be implemented by the control owner to achieve compliance with this Guideline.</w:t>
      </w:r>
    </w:p>
    <w:p w14:paraId="72534865" w14:textId="77777777" w:rsidR="00DF05EF" w:rsidRPr="003B668C" w:rsidRDefault="00DF05EF" w:rsidP="002A42B8">
      <w:pPr>
        <w:pStyle w:val="Default"/>
        <w:rPr>
          <w:color w:val="auto"/>
          <w:sz w:val="20"/>
          <w:szCs w:val="20"/>
          <w:lang w:val="en-US"/>
        </w:rPr>
      </w:pPr>
    </w:p>
    <w:p w14:paraId="000D3B50" w14:textId="77777777" w:rsidR="00530E6A" w:rsidRPr="003B668C" w:rsidRDefault="00530E6A" w:rsidP="00E264D0">
      <w:pPr>
        <w:pStyle w:val="Default"/>
        <w:spacing w:after="120"/>
        <w:rPr>
          <w:b/>
          <w:bCs/>
          <w:color w:val="auto"/>
          <w:sz w:val="20"/>
          <w:szCs w:val="20"/>
          <w:lang w:val="en-US"/>
        </w:rPr>
      </w:pPr>
      <w:r w:rsidRPr="003B668C">
        <w:rPr>
          <w:b/>
          <w:bCs/>
          <w:color w:val="auto"/>
          <w:sz w:val="20"/>
          <w:szCs w:val="20"/>
          <w:lang w:val="en-US"/>
        </w:rPr>
        <w:t>Criteria</w:t>
      </w:r>
    </w:p>
    <w:p w14:paraId="16A91FD7" w14:textId="77777777" w:rsidR="002A42B8" w:rsidRPr="003B668C" w:rsidRDefault="00A6047D" w:rsidP="002A42B8">
      <w:pPr>
        <w:pStyle w:val="Default"/>
        <w:rPr>
          <w:color w:val="auto"/>
          <w:sz w:val="20"/>
          <w:szCs w:val="20"/>
          <w:lang w:val="en-US"/>
        </w:rPr>
      </w:pPr>
      <w:r w:rsidRPr="003B668C">
        <w:rPr>
          <w:color w:val="auto"/>
          <w:sz w:val="20"/>
          <w:szCs w:val="20"/>
          <w:lang w:val="en-US"/>
        </w:rPr>
        <w:t>Criteria define the measures that ‘must’ or ‘should’ be taken to fulfill the control requirement.</w:t>
      </w:r>
    </w:p>
    <w:p w14:paraId="71374249" w14:textId="77777777" w:rsidR="00A6047D" w:rsidRPr="003B668C" w:rsidRDefault="00A6047D" w:rsidP="002A42B8">
      <w:pPr>
        <w:pStyle w:val="Default"/>
        <w:rPr>
          <w:color w:val="auto"/>
          <w:sz w:val="20"/>
          <w:szCs w:val="20"/>
          <w:lang w:val="en-US"/>
        </w:rPr>
      </w:pPr>
    </w:p>
    <w:p w14:paraId="6FF6E771" w14:textId="77777777" w:rsidR="00C87CAD" w:rsidRPr="003B668C" w:rsidRDefault="00C87CAD" w:rsidP="00E264D0">
      <w:pPr>
        <w:pStyle w:val="Default"/>
        <w:spacing w:after="120"/>
        <w:rPr>
          <w:color w:val="auto"/>
          <w:sz w:val="20"/>
          <w:szCs w:val="20"/>
          <w:lang w:val="en-US"/>
        </w:rPr>
      </w:pPr>
      <w:r w:rsidRPr="003B668C">
        <w:rPr>
          <w:b/>
          <w:bCs/>
          <w:color w:val="auto"/>
          <w:sz w:val="20"/>
          <w:szCs w:val="20"/>
          <w:lang w:val="en-US"/>
        </w:rPr>
        <w:t xml:space="preserve">Level of </w:t>
      </w:r>
      <w:r w:rsidR="00C93AFE" w:rsidRPr="003B668C">
        <w:rPr>
          <w:b/>
          <w:bCs/>
          <w:color w:val="auto"/>
          <w:sz w:val="20"/>
          <w:szCs w:val="20"/>
          <w:lang w:val="en-US"/>
        </w:rPr>
        <w:t>obligation</w:t>
      </w:r>
    </w:p>
    <w:p w14:paraId="6E19CAAA" w14:textId="77777777" w:rsidR="00D34C1C" w:rsidRPr="003B668C" w:rsidRDefault="00D34C1C" w:rsidP="00D34C1C">
      <w:pPr>
        <w:pStyle w:val="Default"/>
        <w:rPr>
          <w:color w:val="auto"/>
          <w:sz w:val="20"/>
          <w:szCs w:val="20"/>
          <w:lang w:val="en-US"/>
        </w:rPr>
      </w:pPr>
      <w:r w:rsidRPr="003B668C">
        <w:rPr>
          <w:color w:val="auto"/>
          <w:sz w:val="20"/>
          <w:szCs w:val="20"/>
          <w:lang w:val="en-US"/>
        </w:rPr>
        <w:t xml:space="preserve">With respect to requirements and criteria, </w:t>
      </w:r>
      <w:r w:rsidR="00B656B6" w:rsidRPr="003B668C">
        <w:rPr>
          <w:color w:val="auto"/>
          <w:sz w:val="20"/>
          <w:szCs w:val="20"/>
          <w:lang w:val="en-US"/>
        </w:rPr>
        <w:t xml:space="preserve">the following terms are used to define the level of </w:t>
      </w:r>
      <w:r w:rsidR="00B03A51" w:rsidRPr="003B668C">
        <w:rPr>
          <w:color w:val="auto"/>
          <w:sz w:val="20"/>
          <w:szCs w:val="20"/>
          <w:lang w:val="en-US"/>
        </w:rPr>
        <w:t>obligation</w:t>
      </w:r>
      <w:r w:rsidR="00B656B6" w:rsidRPr="003B668C">
        <w:rPr>
          <w:color w:val="auto"/>
          <w:sz w:val="20"/>
          <w:szCs w:val="20"/>
          <w:lang w:val="en-US"/>
        </w:rPr>
        <w:t>, provided for the implementation of a particular requirement or criteria:</w:t>
      </w:r>
    </w:p>
    <w:p w14:paraId="6E80DC42" w14:textId="77777777" w:rsidR="00D34C1C" w:rsidRPr="003B668C" w:rsidRDefault="00D34C1C" w:rsidP="001B7379">
      <w:pPr>
        <w:pStyle w:val="Default"/>
        <w:ind w:left="720"/>
        <w:rPr>
          <w:color w:val="auto"/>
          <w:sz w:val="20"/>
          <w:szCs w:val="20"/>
          <w:lang w:val="en-US"/>
        </w:rPr>
      </w:pPr>
    </w:p>
    <w:p w14:paraId="608EBD98" w14:textId="77777777" w:rsidR="002A42B8" w:rsidRPr="003B668C" w:rsidRDefault="002A42B8" w:rsidP="002A42B8">
      <w:pPr>
        <w:pStyle w:val="Default"/>
        <w:numPr>
          <w:ilvl w:val="0"/>
          <w:numId w:val="10"/>
        </w:numPr>
        <w:rPr>
          <w:color w:val="auto"/>
          <w:sz w:val="20"/>
          <w:szCs w:val="20"/>
          <w:lang w:val="en-US"/>
        </w:rPr>
      </w:pPr>
      <w:r w:rsidRPr="003B668C">
        <w:rPr>
          <w:b/>
          <w:bCs/>
          <w:color w:val="auto"/>
          <w:sz w:val="20"/>
          <w:szCs w:val="20"/>
          <w:lang w:val="en-US"/>
        </w:rPr>
        <w:t>“must”:</w:t>
      </w:r>
      <w:r w:rsidRPr="003B668C">
        <w:rPr>
          <w:color w:val="auto"/>
          <w:sz w:val="20"/>
          <w:szCs w:val="20"/>
          <w:lang w:val="en-US"/>
        </w:rPr>
        <w:t xml:space="preserve"> Mandatory control requirements </w:t>
      </w:r>
      <w:r w:rsidR="001B7379" w:rsidRPr="003B668C">
        <w:rPr>
          <w:color w:val="auto"/>
          <w:sz w:val="20"/>
          <w:szCs w:val="20"/>
          <w:lang w:val="en-US"/>
        </w:rPr>
        <w:t xml:space="preserve">/ criteria </w:t>
      </w:r>
      <w:r w:rsidRPr="003B668C">
        <w:rPr>
          <w:color w:val="auto"/>
          <w:sz w:val="20"/>
          <w:szCs w:val="20"/>
          <w:lang w:val="en-US"/>
        </w:rPr>
        <w:t xml:space="preserve">derived directly from law, </w:t>
      </w:r>
      <w:r w:rsidR="007C3721" w:rsidRPr="003B668C">
        <w:rPr>
          <w:color w:val="auto"/>
          <w:sz w:val="20"/>
          <w:szCs w:val="20"/>
          <w:lang w:val="en-US"/>
        </w:rPr>
        <w:t>regulations,</w:t>
      </w:r>
      <w:r w:rsidRPr="003B668C">
        <w:rPr>
          <w:color w:val="auto"/>
          <w:sz w:val="20"/>
          <w:szCs w:val="20"/>
          <w:lang w:val="en-US"/>
        </w:rPr>
        <w:t xml:space="preserve"> or internal specifications that the legal entity must comply with. Incompliance could result in consequences with external regulators and Internal Audit.</w:t>
      </w:r>
    </w:p>
    <w:p w14:paraId="5F0C6687" w14:textId="77777777" w:rsidR="002A42B8" w:rsidRPr="003B668C" w:rsidRDefault="002A42B8" w:rsidP="002A42B8">
      <w:pPr>
        <w:pStyle w:val="Default"/>
        <w:numPr>
          <w:ilvl w:val="0"/>
          <w:numId w:val="10"/>
        </w:numPr>
        <w:rPr>
          <w:color w:val="auto"/>
          <w:sz w:val="20"/>
          <w:szCs w:val="20"/>
          <w:lang w:val="en-US"/>
        </w:rPr>
      </w:pPr>
      <w:r w:rsidRPr="003B668C">
        <w:rPr>
          <w:b/>
          <w:bCs/>
          <w:color w:val="auto"/>
          <w:sz w:val="20"/>
          <w:szCs w:val="20"/>
          <w:lang w:val="en-US"/>
        </w:rPr>
        <w:t>“should”:</w:t>
      </w:r>
      <w:r w:rsidRPr="003B668C">
        <w:rPr>
          <w:color w:val="auto"/>
          <w:sz w:val="20"/>
          <w:szCs w:val="20"/>
          <w:lang w:val="en-US"/>
        </w:rPr>
        <w:t xml:space="preserve"> Non-mandatory control requirements </w:t>
      </w:r>
      <w:r w:rsidR="001B7379" w:rsidRPr="003B668C">
        <w:rPr>
          <w:color w:val="auto"/>
          <w:sz w:val="20"/>
          <w:szCs w:val="20"/>
          <w:lang w:val="en-US"/>
        </w:rPr>
        <w:t>/ criteria</w:t>
      </w:r>
      <w:r w:rsidRPr="003B668C">
        <w:rPr>
          <w:color w:val="auto"/>
          <w:sz w:val="20"/>
          <w:szCs w:val="20"/>
          <w:lang w:val="en-US"/>
        </w:rPr>
        <w:t xml:space="preserve">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79C641F9" w14:textId="77777777" w:rsidR="002A42B8" w:rsidRPr="003B668C" w:rsidRDefault="002A42B8" w:rsidP="002A42B8">
      <w:pPr>
        <w:pStyle w:val="Default"/>
        <w:ind w:left="720"/>
        <w:rPr>
          <w:color w:val="auto"/>
          <w:sz w:val="20"/>
          <w:szCs w:val="20"/>
          <w:lang w:val="en-US"/>
        </w:rPr>
      </w:pPr>
    </w:p>
    <w:p w14:paraId="45DDF41A" w14:textId="77777777" w:rsidR="00EB09C8" w:rsidRPr="003B668C" w:rsidRDefault="00EB09C8" w:rsidP="00EB09C8">
      <w:pPr>
        <w:pStyle w:val="Default"/>
        <w:rPr>
          <w:color w:val="auto"/>
          <w:sz w:val="20"/>
          <w:szCs w:val="20"/>
          <w:lang w:val="en-US"/>
        </w:rPr>
      </w:pPr>
      <w:r w:rsidRPr="003B668C">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6EEA7304" w14:textId="77777777" w:rsidR="00EB09C8" w:rsidRPr="003B668C" w:rsidRDefault="00EB09C8" w:rsidP="00EB09C8">
      <w:pPr>
        <w:pStyle w:val="Default"/>
        <w:rPr>
          <w:color w:val="auto"/>
          <w:sz w:val="20"/>
          <w:szCs w:val="20"/>
          <w:lang w:val="en-US"/>
        </w:rPr>
      </w:pPr>
      <w:r w:rsidRPr="003B668C">
        <w:rPr>
          <w:color w:val="auto"/>
          <w:sz w:val="20"/>
          <w:szCs w:val="20"/>
          <w:lang w:val="en-US"/>
        </w:rPr>
        <w:t xml:space="preserve">  </w:t>
      </w:r>
    </w:p>
    <w:p w14:paraId="334B5E09" w14:textId="77777777" w:rsidR="002A42B8" w:rsidRPr="003B668C" w:rsidRDefault="00EB09C8" w:rsidP="00EB09C8">
      <w:pPr>
        <w:pStyle w:val="Default"/>
        <w:rPr>
          <w:color w:val="auto"/>
          <w:sz w:val="20"/>
          <w:szCs w:val="20"/>
          <w:lang w:val="en-US"/>
        </w:rPr>
      </w:pPr>
      <w:r w:rsidRPr="003B668C">
        <w:rPr>
          <w:color w:val="auto"/>
          <w:sz w:val="20"/>
          <w:szCs w:val="20"/>
          <w:lang w:val="en-US"/>
        </w:rPr>
        <w:t xml:space="preserve">Any deviation from the Guideline denotes an exemption. The respective </w:t>
      </w:r>
      <w:r w:rsidR="00E50C53">
        <w:rPr>
          <w:color w:val="auto"/>
          <w:sz w:val="20"/>
          <w:szCs w:val="20"/>
          <w:lang w:val="en-US"/>
        </w:rPr>
        <w:t>Information</w:t>
      </w:r>
      <w:r w:rsidRPr="003B668C">
        <w:rPr>
          <w:color w:val="auto"/>
          <w:sz w:val="20"/>
          <w:szCs w:val="20"/>
          <w:lang w:val="en-US"/>
        </w:rPr>
        <w:t xml:space="preserve"> </w:t>
      </w:r>
      <w:r w:rsidR="00E50C53">
        <w:rPr>
          <w:color w:val="auto"/>
          <w:sz w:val="20"/>
          <w:szCs w:val="20"/>
          <w:lang w:val="en-US"/>
        </w:rPr>
        <w:t>O</w:t>
      </w:r>
      <w:r w:rsidRPr="003B668C">
        <w:rPr>
          <w:color w:val="auto"/>
          <w:sz w:val="20"/>
          <w:szCs w:val="20"/>
          <w:lang w:val="en-US"/>
        </w:rPr>
        <w:t xml:space="preserve">wner makes decisions on such exemptions. </w:t>
      </w:r>
      <w:r w:rsidR="00E50C53">
        <w:rPr>
          <w:color w:val="auto"/>
          <w:sz w:val="20"/>
          <w:szCs w:val="20"/>
          <w:lang w:val="en-US"/>
        </w:rPr>
        <w:t>Information</w:t>
      </w:r>
      <w:r w:rsidRPr="003B668C">
        <w:rPr>
          <w:color w:val="auto"/>
          <w:sz w:val="20"/>
          <w:szCs w:val="20"/>
          <w:lang w:val="en-US"/>
        </w:rPr>
        <w:t xml:space="preserve"> </w:t>
      </w:r>
      <w:r w:rsidR="00E50C53">
        <w:rPr>
          <w:color w:val="auto"/>
          <w:sz w:val="20"/>
          <w:szCs w:val="20"/>
          <w:lang w:val="en-US"/>
        </w:rPr>
        <w:t>O</w:t>
      </w:r>
      <w:r w:rsidRPr="003B668C">
        <w:rPr>
          <w:color w:val="auto"/>
          <w:sz w:val="20"/>
          <w:szCs w:val="20"/>
          <w:lang w:val="en-US"/>
        </w:rPr>
        <w:t>wners can only decide on risks with impact exclusively in their area of responsibility.</w:t>
      </w:r>
    </w:p>
    <w:p w14:paraId="6D63433A" w14:textId="77777777" w:rsidR="00182316" w:rsidRPr="003B668C" w:rsidRDefault="00182316" w:rsidP="002A42B8">
      <w:pPr>
        <w:pStyle w:val="Default"/>
        <w:rPr>
          <w:color w:val="auto"/>
          <w:sz w:val="20"/>
          <w:szCs w:val="20"/>
          <w:lang w:val="en-US"/>
        </w:rPr>
      </w:pPr>
    </w:p>
    <w:p w14:paraId="1416FE9C" w14:textId="77777777" w:rsidR="00182316" w:rsidRPr="003B668C" w:rsidRDefault="00182316" w:rsidP="00182316">
      <w:pPr>
        <w:pStyle w:val="Default"/>
        <w:spacing w:after="120"/>
        <w:rPr>
          <w:b/>
          <w:bCs/>
          <w:color w:val="auto"/>
          <w:sz w:val="20"/>
          <w:szCs w:val="20"/>
          <w:lang w:val="en-US"/>
        </w:rPr>
      </w:pPr>
      <w:r w:rsidRPr="003B668C">
        <w:rPr>
          <w:b/>
          <w:bCs/>
          <w:color w:val="auto"/>
          <w:sz w:val="20"/>
          <w:szCs w:val="20"/>
          <w:lang w:val="en-US"/>
        </w:rPr>
        <w:t>Responsibilities</w:t>
      </w:r>
    </w:p>
    <w:p w14:paraId="513267EF" w14:textId="77777777" w:rsidR="00FD4199" w:rsidRPr="003B668C" w:rsidRDefault="00FD4199" w:rsidP="00FD4199">
      <w:pPr>
        <w:pStyle w:val="Default"/>
        <w:rPr>
          <w:color w:val="auto"/>
          <w:sz w:val="20"/>
          <w:szCs w:val="20"/>
          <w:lang w:val="en-US"/>
        </w:rPr>
      </w:pPr>
      <w:r w:rsidRPr="003B668C">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15CA1DAF" w14:textId="77777777" w:rsidR="00FD4199" w:rsidRPr="003B668C" w:rsidRDefault="00FD4199" w:rsidP="00FD4199">
      <w:pPr>
        <w:pStyle w:val="Default"/>
        <w:rPr>
          <w:color w:val="auto"/>
          <w:sz w:val="20"/>
          <w:szCs w:val="20"/>
          <w:lang w:val="en-US"/>
        </w:rPr>
      </w:pPr>
      <w:r w:rsidRPr="003B668C">
        <w:rPr>
          <w:color w:val="auto"/>
          <w:sz w:val="20"/>
          <w:szCs w:val="20"/>
          <w:lang w:val="en-US"/>
        </w:rPr>
        <w:t xml:space="preserve"> </w:t>
      </w:r>
    </w:p>
    <w:p w14:paraId="05E17E98" w14:textId="77777777" w:rsidR="00182316" w:rsidRPr="003B668C" w:rsidRDefault="00FD4199" w:rsidP="00FD4199">
      <w:pPr>
        <w:pStyle w:val="Default"/>
        <w:rPr>
          <w:color w:val="auto"/>
          <w:sz w:val="20"/>
          <w:szCs w:val="20"/>
          <w:lang w:val="en-US"/>
        </w:rPr>
      </w:pPr>
      <w:r w:rsidRPr="003B668C">
        <w:rPr>
          <w:color w:val="auto"/>
          <w:sz w:val="20"/>
          <w:szCs w:val="20"/>
          <w:lang w:val="en-US"/>
        </w:rPr>
        <w:t>The precise responsibilities are to be defined in the underlying Procedure documents (e.g. via RACI matrices).</w:t>
      </w:r>
    </w:p>
    <w:p w14:paraId="36C253A7" w14:textId="77777777" w:rsidR="005F3912" w:rsidRPr="003B668C" w:rsidRDefault="005F3912" w:rsidP="00FD4199">
      <w:pPr>
        <w:pStyle w:val="Default"/>
        <w:rPr>
          <w:color w:val="auto"/>
          <w:sz w:val="20"/>
          <w:szCs w:val="20"/>
          <w:lang w:val="en-US"/>
        </w:rPr>
      </w:pPr>
    </w:p>
    <w:p w14:paraId="580FFD9E" w14:textId="77777777" w:rsidR="005F3912" w:rsidRPr="003B668C" w:rsidRDefault="005F3912" w:rsidP="005F3912">
      <w:pPr>
        <w:spacing w:after="0"/>
        <w:rPr>
          <w:rFonts w:ascii="Arial" w:eastAsia="Arial" w:hAnsi="Arial" w:cs="Arial"/>
          <w:color w:val="ED7D31" w:themeColor="accent2"/>
          <w:sz w:val="20"/>
          <w:szCs w:val="20"/>
        </w:rPr>
      </w:pPr>
      <w:r w:rsidRPr="003B668C">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788168F7" w14:textId="77777777" w:rsidR="00FD4199" w:rsidRPr="003B668C" w:rsidRDefault="00FD4199" w:rsidP="00FD4199">
      <w:pPr>
        <w:pStyle w:val="Default"/>
        <w:rPr>
          <w:color w:val="auto"/>
          <w:sz w:val="20"/>
          <w:szCs w:val="20"/>
          <w:lang w:val="en-US"/>
        </w:rPr>
      </w:pPr>
    </w:p>
    <w:p w14:paraId="17A4D261" w14:textId="77777777" w:rsidR="007B05DC" w:rsidRPr="003B668C" w:rsidRDefault="007B05DC" w:rsidP="00182316">
      <w:pPr>
        <w:rPr>
          <w:rFonts w:ascii="Arial" w:hAnsi="Arial" w:cs="Arial"/>
          <w:sz w:val="20"/>
          <w:szCs w:val="20"/>
        </w:rPr>
      </w:pPr>
      <w:r w:rsidRPr="003B668C">
        <w:rPr>
          <w:rFonts w:ascii="Arial" w:hAnsi="Arial" w:cs="Arial"/>
          <w:sz w:val="20"/>
          <w:szCs w:val="20"/>
        </w:rPr>
        <w:br w:type="page"/>
      </w:r>
    </w:p>
    <w:p w14:paraId="29279673" w14:textId="77777777" w:rsidR="002218AA" w:rsidRPr="003B668C" w:rsidRDefault="002218AA" w:rsidP="002218AA">
      <w:pPr>
        <w:pStyle w:val="Heading2"/>
        <w:pageBreakBefore/>
        <w:numPr>
          <w:ilvl w:val="1"/>
          <w:numId w:val="1"/>
        </w:numPr>
        <w:ind w:left="539" w:hanging="539"/>
        <w:jc w:val="both"/>
        <w:rPr>
          <w:rFonts w:ascii="Arial" w:hAnsi="Arial" w:cs="Arial"/>
          <w:color w:val="000000" w:themeColor="text1"/>
          <w:sz w:val="24"/>
          <w:szCs w:val="24"/>
        </w:rPr>
      </w:pPr>
      <w:bookmarkStart w:id="37" w:name="_Toc184208806"/>
      <w:bookmarkStart w:id="38" w:name="_Toc234411175"/>
      <w:r w:rsidRPr="003B668C">
        <w:rPr>
          <w:rFonts w:ascii="Arial" w:hAnsi="Arial" w:cs="Arial"/>
          <w:color w:val="000000" w:themeColor="text1"/>
          <w:sz w:val="24"/>
          <w:szCs w:val="24"/>
        </w:rPr>
        <w:t>Explanation of requirements and key definitions</w:t>
      </w:r>
      <w:bookmarkEnd w:id="37"/>
      <w:bookmarkEnd w:id="38"/>
      <w:r w:rsidRPr="003B668C">
        <w:rPr>
          <w:rFonts w:ascii="Arial" w:hAnsi="Arial" w:cs="Arial"/>
          <w:color w:val="000000" w:themeColor="text1"/>
          <w:sz w:val="24"/>
          <w:szCs w:val="24"/>
        </w:rPr>
        <w:t xml:space="preserve"> </w:t>
      </w:r>
    </w:p>
    <w:p w14:paraId="6EC390FE" w14:textId="77777777" w:rsidR="002218AA" w:rsidRPr="003B668C" w:rsidRDefault="002218AA" w:rsidP="002218AA">
      <w:pPr>
        <w:pStyle w:val="Default"/>
        <w:rPr>
          <w:color w:val="auto"/>
          <w:sz w:val="20"/>
          <w:szCs w:val="20"/>
          <w:lang w:val="en-US"/>
        </w:rPr>
      </w:pPr>
    </w:p>
    <w:p w14:paraId="5F9E4A98" w14:textId="77777777" w:rsidR="009455C7" w:rsidRPr="003B668C" w:rsidRDefault="009455C7" w:rsidP="009455C7">
      <w:pPr>
        <w:pStyle w:val="Default"/>
        <w:rPr>
          <w:rFonts w:eastAsia="Times New Roman"/>
          <w:sz w:val="20"/>
          <w:szCs w:val="20"/>
          <w:lang w:val="en-US"/>
        </w:rPr>
      </w:pPr>
      <w:r w:rsidRPr="003B668C">
        <w:rPr>
          <w:color w:val="auto"/>
          <w:sz w:val="20"/>
          <w:szCs w:val="20"/>
          <w:lang w:val="en-US"/>
        </w:rPr>
        <w:t xml:space="preserve">Control requirements are defined in a standardized format and </w:t>
      </w:r>
      <w:r w:rsidRPr="003B668C">
        <w:rPr>
          <w:rFonts w:eastAsia="Times New Roman"/>
          <w:sz w:val="20"/>
          <w:szCs w:val="20"/>
          <w:lang w:val="en-US"/>
        </w:rPr>
        <w:t>are structured into the following components: </w:t>
      </w:r>
    </w:p>
    <w:p w14:paraId="56A09FD4" w14:textId="77777777" w:rsidR="009455C7" w:rsidRPr="003B668C" w:rsidRDefault="009455C7" w:rsidP="009455C7">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1988D0D5"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B207675" w14:textId="77777777" w:rsidR="003321BA" w:rsidRPr="00B5162D" w:rsidRDefault="003321BA"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76D5CAA" w14:textId="77777777" w:rsidR="003321BA" w:rsidRPr="00B5162D" w:rsidRDefault="003321BA"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3933903A" w14:textId="77777777" w:rsidTr="00A2074D">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0C04483" w14:textId="77777777" w:rsidR="003321BA" w:rsidRPr="00B5162D" w:rsidRDefault="003321BA"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B1113DB" w14:textId="77777777" w:rsidR="003321BA" w:rsidRPr="00B5162D" w:rsidRDefault="003321BA"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50FBB1B6" w14:textId="77777777" w:rsidTr="00A2074D">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0A30C87B" w14:textId="77777777" w:rsidR="003321BA" w:rsidRPr="00B5162D" w:rsidRDefault="003321BA"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0C87CE22" w14:textId="77777777" w:rsidR="003321BA" w:rsidRPr="00B5162D" w:rsidRDefault="003321BA"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783536D7" w14:textId="77777777" w:rsidTr="00A2074D">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62DD7845" w14:textId="77777777" w:rsidR="003321BA" w:rsidRPr="00B5162D" w:rsidRDefault="003321BA"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655BD125" w14:textId="77777777" w:rsidR="003321BA" w:rsidRDefault="003321BA"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0E736FBB" w14:textId="77777777" w:rsidR="003321BA" w:rsidRPr="00EF5A3B" w:rsidRDefault="003321BA"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7D921300" w14:textId="77777777" w:rsidR="003321BA" w:rsidRPr="00EF5A3B" w:rsidRDefault="003321BA"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67EFDE6F" w14:textId="77777777" w:rsidR="003321BA" w:rsidRPr="00B5162D" w:rsidRDefault="003321BA" w:rsidP="009F5B9F">
            <w:pPr>
              <w:spacing w:after="240" w:line="240" w:lineRule="auto"/>
              <w:ind w:left="567" w:right="284"/>
              <w:rPr>
                <w:rFonts w:ascii="Arial" w:eastAsia="Times New Roman" w:hAnsi="Arial" w:cs="Arial"/>
                <w:sz w:val="20"/>
                <w:szCs w:val="20"/>
              </w:rPr>
            </w:pPr>
          </w:p>
        </w:tc>
      </w:tr>
    </w:tbl>
    <w:p w14:paraId="2C85D33D" w14:textId="77777777" w:rsidR="00AB0637" w:rsidRPr="003B668C" w:rsidRDefault="009455C7">
      <w:pPr>
        <w:rPr>
          <w:rFonts w:ascii="Arial" w:hAnsi="Arial" w:cs="Arial"/>
        </w:rPr>
      </w:pPr>
      <w:r w:rsidRPr="003B668C">
        <w:rPr>
          <w:rFonts w:ascii="Arial" w:hAnsi="Arial" w:cs="Arial"/>
          <w:sz w:val="20"/>
          <w:szCs w:val="20"/>
        </w:rPr>
        <w:br/>
        <w:t xml:space="preserve">The terms in this document are defined in the overall ICT </w:t>
      </w:r>
      <w:r w:rsidR="001B44EB">
        <w:rPr>
          <w:rFonts w:ascii="Arial" w:hAnsi="Arial" w:cs="Arial"/>
          <w:sz w:val="20"/>
          <w:szCs w:val="20"/>
        </w:rPr>
        <w:t xml:space="preserve">Risk </w:t>
      </w:r>
      <w:r w:rsidRPr="003B668C">
        <w:rPr>
          <w:rFonts w:ascii="Arial" w:hAnsi="Arial" w:cs="Arial"/>
          <w:sz w:val="20"/>
          <w:szCs w:val="20"/>
        </w:rPr>
        <w:t>Glossary, which is provided on the Intranet website.</w:t>
      </w:r>
      <w:r w:rsidR="00AB0637" w:rsidRPr="003B668C">
        <w:rPr>
          <w:rFonts w:ascii="Arial" w:hAnsi="Arial" w:cs="Arial"/>
        </w:rPr>
        <w:br w:type="page"/>
      </w:r>
    </w:p>
    <w:p w14:paraId="25058BD3" w14:textId="77777777" w:rsidR="005A7BD3" w:rsidRPr="003B668C" w:rsidRDefault="005A7BD3" w:rsidP="005A7BD3">
      <w:pPr>
        <w:pStyle w:val="Heading1"/>
        <w:numPr>
          <w:ilvl w:val="0"/>
          <w:numId w:val="1"/>
        </w:numPr>
        <w:rPr>
          <w:rFonts w:ascii="Arial" w:hAnsi="Arial" w:cs="Arial"/>
          <w:b/>
          <w:bCs/>
          <w:color w:val="000000" w:themeColor="text1"/>
          <w:sz w:val="28"/>
          <w:szCs w:val="28"/>
        </w:rPr>
      </w:pPr>
      <w:bookmarkStart w:id="39" w:name="_Toc184134952"/>
      <w:bookmarkStart w:id="40" w:name="_Toc234411176"/>
      <w:bookmarkStart w:id="41" w:name="_Ref181880648"/>
      <w:bookmarkStart w:id="42" w:name="_Ref181880743"/>
      <w:r w:rsidRPr="003B668C">
        <w:rPr>
          <w:rFonts w:ascii="Arial" w:hAnsi="Arial" w:cs="Arial"/>
          <w:b/>
          <w:bCs/>
          <w:color w:val="000000" w:themeColor="text1"/>
          <w:sz w:val="28"/>
          <w:szCs w:val="28"/>
        </w:rPr>
        <w:t>Requirements</w:t>
      </w:r>
      <w:bookmarkEnd w:id="39"/>
      <w:bookmarkEnd w:id="40"/>
      <w:r w:rsidRPr="003B668C">
        <w:rPr>
          <w:rFonts w:ascii="Arial" w:hAnsi="Arial" w:cs="Arial"/>
          <w:b/>
          <w:bCs/>
          <w:color w:val="000000" w:themeColor="text1"/>
          <w:sz w:val="28"/>
          <w:szCs w:val="28"/>
        </w:rPr>
        <w:t xml:space="preserve"> </w:t>
      </w:r>
      <w:bookmarkStart w:id="43" w:name="_Toc159408409"/>
      <w:bookmarkStart w:id="44" w:name="_Toc159408410"/>
      <w:bookmarkStart w:id="45" w:name="_Toc159407613"/>
      <w:bookmarkStart w:id="46" w:name="_Toc159408411"/>
      <w:bookmarkStart w:id="47" w:name="_Toc159407614"/>
      <w:bookmarkStart w:id="48" w:name="_Toc159408412"/>
      <w:bookmarkStart w:id="49" w:name="_Toc159408413"/>
      <w:bookmarkStart w:id="50" w:name="_Toc159408414"/>
      <w:bookmarkStart w:id="51" w:name="_Toc159408415"/>
      <w:bookmarkStart w:id="52" w:name="_Toc159408416"/>
      <w:bookmarkStart w:id="53" w:name="_Toc159408417"/>
      <w:bookmarkStart w:id="54" w:name="_Toc159408418"/>
      <w:bookmarkStart w:id="55" w:name="_Toc159408419"/>
      <w:bookmarkStart w:id="56" w:name="_Toc159408420"/>
      <w:bookmarkStart w:id="57" w:name="_Toc159408421"/>
      <w:bookmarkStart w:id="58" w:name="_Toc159408422"/>
      <w:bookmarkStart w:id="59" w:name="_Toc159408423"/>
      <w:bookmarkStart w:id="60" w:name="_Toc159408424"/>
      <w:bookmarkStart w:id="61" w:name="_Toc159408425"/>
      <w:bookmarkStart w:id="62" w:name="_Toc159408426"/>
      <w:bookmarkStart w:id="63" w:name="_Toc159408427"/>
      <w:bookmarkStart w:id="64" w:name="_Toc159408428"/>
      <w:bookmarkStart w:id="65" w:name="_Toc159408429"/>
      <w:bookmarkStart w:id="66" w:name="_Toc159408430"/>
      <w:bookmarkStart w:id="67" w:name="_Toc159408431"/>
      <w:bookmarkStart w:id="68" w:name="_Toc159408432"/>
      <w:bookmarkStart w:id="69" w:name="_Toc159408433"/>
      <w:bookmarkStart w:id="70" w:name="_Toc159408434"/>
      <w:bookmarkStart w:id="71" w:name="_Toc159408435"/>
      <w:bookmarkStart w:id="72" w:name="_Toc159408436"/>
      <w:bookmarkStart w:id="73" w:name="_Toc159408437"/>
      <w:bookmarkStart w:id="74" w:name="_Toc159408438"/>
      <w:bookmarkStart w:id="75" w:name="_Toc159408439"/>
      <w:bookmarkStart w:id="76" w:name="_Toc159408440"/>
      <w:bookmarkStart w:id="77" w:name="_Toc159408441"/>
      <w:bookmarkStart w:id="78" w:name="_Toc159408442"/>
      <w:bookmarkStart w:id="79" w:name="_Toc159408443"/>
      <w:bookmarkStart w:id="80" w:name="_Toc159408444"/>
      <w:bookmarkStart w:id="81" w:name="_Toc159408445"/>
      <w:bookmarkStart w:id="82" w:name="_Toc159408446"/>
      <w:bookmarkStart w:id="83" w:name="_Toc159407621"/>
      <w:bookmarkStart w:id="84" w:name="_Toc159408448"/>
      <w:bookmarkStart w:id="85" w:name="_Toc155793153"/>
      <w:bookmarkStart w:id="86" w:name="_Toc155793202"/>
      <w:bookmarkStart w:id="87" w:name="_Toc155793326"/>
      <w:bookmarkStart w:id="88" w:name="_Toc155796991"/>
      <w:bookmarkStart w:id="89" w:name="_Toc155339191"/>
      <w:bookmarkStart w:id="90" w:name="_Toc155793154"/>
      <w:bookmarkStart w:id="91" w:name="_Toc155793203"/>
      <w:bookmarkStart w:id="92" w:name="_Toc155793327"/>
      <w:bookmarkStart w:id="93" w:name="_Toc155796992"/>
      <w:bookmarkStart w:id="94" w:name="_Toc155339192"/>
      <w:bookmarkStart w:id="95" w:name="_Toc155793155"/>
      <w:bookmarkStart w:id="96" w:name="_Toc155793204"/>
      <w:bookmarkStart w:id="97" w:name="_Toc155793328"/>
      <w:bookmarkStart w:id="98" w:name="_Toc155796993"/>
      <w:bookmarkStart w:id="99" w:name="_Toc155339193"/>
      <w:bookmarkStart w:id="100" w:name="_Toc155793156"/>
      <w:bookmarkStart w:id="101" w:name="_Toc155793205"/>
      <w:bookmarkStart w:id="102" w:name="_Toc155793329"/>
      <w:bookmarkStart w:id="103" w:name="_Toc155796994"/>
      <w:bookmarkStart w:id="104" w:name="_Toc155339194"/>
      <w:bookmarkStart w:id="105" w:name="_Toc155793157"/>
      <w:bookmarkStart w:id="106" w:name="_Toc155793206"/>
      <w:bookmarkStart w:id="107" w:name="_Toc155793330"/>
      <w:bookmarkStart w:id="108" w:name="_Toc155796995"/>
      <w:bookmarkStart w:id="109" w:name="_Toc155339195"/>
      <w:bookmarkStart w:id="110" w:name="_Toc155793158"/>
      <w:bookmarkStart w:id="111" w:name="_Toc155793207"/>
      <w:bookmarkStart w:id="112" w:name="_Toc155793331"/>
      <w:bookmarkStart w:id="113" w:name="_Toc155796996"/>
      <w:bookmarkStart w:id="114" w:name="_Toc155339196"/>
      <w:bookmarkStart w:id="115" w:name="_Toc155793159"/>
      <w:bookmarkStart w:id="116" w:name="_Toc155793208"/>
      <w:bookmarkStart w:id="117" w:name="_Toc155793332"/>
      <w:bookmarkStart w:id="118" w:name="_Toc155796997"/>
      <w:bookmarkStart w:id="119" w:name="_Toc155339197"/>
      <w:bookmarkStart w:id="120" w:name="_Toc155793160"/>
      <w:bookmarkStart w:id="121" w:name="_Toc155793209"/>
      <w:bookmarkStart w:id="122" w:name="_Toc155793333"/>
      <w:bookmarkStart w:id="123" w:name="_Toc155796998"/>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60D1EE20" w14:textId="77777777" w:rsidR="00BF2CAA" w:rsidRPr="003B668C" w:rsidRDefault="005A7BD3" w:rsidP="00BF2CAA">
      <w:pPr>
        <w:pStyle w:val="Heading2"/>
        <w:numPr>
          <w:ilvl w:val="1"/>
          <w:numId w:val="1"/>
        </w:numPr>
        <w:ind w:left="540" w:hanging="540"/>
        <w:jc w:val="both"/>
        <w:rPr>
          <w:rFonts w:ascii="Arial" w:hAnsi="Arial" w:cs="Arial"/>
          <w:color w:val="000000" w:themeColor="text1"/>
          <w:sz w:val="24"/>
          <w:szCs w:val="24"/>
        </w:rPr>
      </w:pPr>
      <w:bookmarkStart w:id="124" w:name="_Toc184134953"/>
      <w:bookmarkStart w:id="125" w:name="_Toc234411177"/>
      <w:r w:rsidRPr="003B668C">
        <w:rPr>
          <w:rFonts w:ascii="Arial" w:hAnsi="Arial" w:cs="Arial"/>
          <w:color w:val="000000" w:themeColor="text1"/>
          <w:sz w:val="24"/>
          <w:szCs w:val="24"/>
        </w:rPr>
        <w:t>Requirements</w:t>
      </w:r>
      <w:bookmarkEnd w:id="124"/>
      <w:bookmarkEnd w:id="125"/>
    </w:p>
    <w:p w14:paraId="70A91E9C" w14:textId="77777777" w:rsidR="00392CC2" w:rsidRPr="003B668C" w:rsidRDefault="00392CC2" w:rsidP="00392CC2"/>
    <w:p w14:paraId="23083079" w14:textId="77777777" w:rsidR="003F413B" w:rsidRPr="003B668C" w:rsidRDefault="003F413B" w:rsidP="008E6707">
      <w:pPr>
        <w:pStyle w:val="Level3"/>
        <w:rPr>
          <w:lang w:val="en-US"/>
        </w:rPr>
      </w:pPr>
      <w:bookmarkStart w:id="126" w:name="_Toc234411178"/>
      <w:r w:rsidRPr="003B668C">
        <w:rPr>
          <w:lang w:val="en-US"/>
        </w:rPr>
        <w:t xml:space="preserve">Data </w:t>
      </w:r>
      <w:bookmarkEnd w:id="41"/>
      <w:bookmarkEnd w:id="42"/>
      <w:r w:rsidR="0083272F" w:rsidRPr="003B668C">
        <w:rPr>
          <w:lang w:val="en-US"/>
        </w:rPr>
        <w:t>Center</w:t>
      </w:r>
      <w:bookmarkEnd w:id="126"/>
      <w:r w:rsidR="00E329B3" w:rsidRPr="003B668C">
        <w:rPr>
          <w:lang w:val="en-US"/>
        </w:rPr>
        <w:br/>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3"/>
        <w:gridCol w:w="7375"/>
      </w:tblGrid>
      <w:tr w:rsidR="004D1629" w:rsidRPr="003B668C" w14:paraId="0D33F15A" w14:textId="77777777" w:rsidTr="00A2074D">
        <w:trPr>
          <w:trHeight w:val="240"/>
        </w:trPr>
        <w:tc>
          <w:tcPr>
            <w:tcW w:w="2263"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0C3857B8" w14:textId="77777777" w:rsidR="004D1629" w:rsidRPr="003B668C" w:rsidRDefault="004D1629" w:rsidP="00CD7254">
            <w:pPr>
              <w:spacing w:before="120" w:after="120" w:line="240" w:lineRule="auto"/>
              <w:ind w:left="284"/>
              <w:rPr>
                <w:rFonts w:ascii="Arial" w:eastAsia="Calibri" w:hAnsi="Arial" w:cs="Arial"/>
                <w:color w:val="FFFFFF" w:themeColor="background1"/>
                <w:sz w:val="20"/>
                <w:szCs w:val="20"/>
              </w:rPr>
            </w:pPr>
            <w:r w:rsidRPr="003B668C">
              <w:rPr>
                <w:rFonts w:ascii="Arial" w:eastAsia="Calibri" w:hAnsi="Arial" w:cs="Arial"/>
                <w:b/>
                <w:color w:val="FFFFFF" w:themeColor="background1"/>
                <w:sz w:val="20"/>
                <w:szCs w:val="20"/>
              </w:rPr>
              <w:t xml:space="preserve">ID: 1 </w:t>
            </w:r>
            <w:r w:rsidR="008D6D76" w:rsidRPr="003B668C">
              <w:rPr>
                <w:rFonts w:ascii="Arial" w:eastAsia="Calibri" w:hAnsi="Arial" w:cs="Arial"/>
                <w:b/>
                <w:color w:val="FFFFFF" w:themeColor="background1"/>
                <w:sz w:val="20"/>
                <w:szCs w:val="20"/>
              </w:rPr>
              <w:br/>
            </w:r>
            <w:r w:rsidRPr="003B668C">
              <w:rPr>
                <w:rFonts w:ascii="Arial" w:eastAsia="Calibri" w:hAnsi="Arial" w:cs="Arial"/>
                <w:b/>
                <w:color w:val="FFFFFF" w:themeColor="background1"/>
                <w:sz w:val="20"/>
                <w:szCs w:val="20"/>
              </w:rPr>
              <w:t>(version 2.0)</w:t>
            </w:r>
          </w:p>
        </w:tc>
        <w:tc>
          <w:tcPr>
            <w:tcW w:w="7375"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6889E570" w14:textId="77777777" w:rsidR="004D1629" w:rsidRPr="003B668C" w:rsidRDefault="004D1629" w:rsidP="00CD7254">
            <w:pPr>
              <w:spacing w:before="120" w:after="120" w:line="240" w:lineRule="auto"/>
              <w:ind w:left="284"/>
              <w:rPr>
                <w:rFonts w:ascii="Arial" w:eastAsia="Calibri" w:hAnsi="Arial" w:cs="Arial"/>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security - Environmental requirements</w:t>
            </w:r>
          </w:p>
        </w:tc>
      </w:tr>
      <w:tr w:rsidR="004D1629" w:rsidRPr="003B668C" w14:paraId="6C2E25C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BEC03F" w14:textId="77777777" w:rsidR="004D1629" w:rsidRPr="003B668C" w:rsidRDefault="004D1629" w:rsidP="00CD7254">
            <w:pPr>
              <w:spacing w:before="120" w:after="120" w:line="240" w:lineRule="auto"/>
              <w:ind w:left="624"/>
              <w:textAlignment w:val="baseline"/>
              <w:rPr>
                <w:rFonts w:ascii="Arial" w:eastAsia="Times New Roman" w:hAnsi="Arial" w:cs="Arial"/>
                <w:b/>
                <w:bCs/>
                <w:sz w:val="20"/>
                <w:szCs w:val="20"/>
              </w:rPr>
            </w:pPr>
            <w:r w:rsidRPr="003B668C">
              <w:rPr>
                <w:rFonts w:ascii="Arial" w:eastAsia="Times New Roman" w:hAnsi="Arial" w:cs="Arial"/>
                <w:b/>
                <w:bCs/>
                <w:sz w:val="20"/>
                <w:szCs w:val="20"/>
              </w:rPr>
              <w:t>1</w:t>
            </w:r>
          </w:p>
          <w:p w14:paraId="5CE1ED5A" w14:textId="77777777" w:rsidR="00E70B83" w:rsidRDefault="00097A37">
            <w:pPr>
              <w:spacing w:after="0"/>
            </w:pPr>
            <w:r>
              <w:rPr>
                <w:rFonts w:ascii="Arial" w:eastAsia="Arial" w:hAnsi="Arial" w:cs="Arial"/>
                <w:sz w:val="20"/>
                <w:szCs w:val="20"/>
              </w:rPr>
              <w:t>DOR.ICT.DCP.EVR.001</w:t>
            </w:r>
          </w:p>
        </w:tc>
        <w:tc>
          <w:tcPr>
            <w:tcW w:w="73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25B85F0" w14:textId="77777777" w:rsidR="004D1629" w:rsidRPr="003B668C" w:rsidRDefault="00D91009" w:rsidP="00586F4C">
            <w:pPr>
              <w:spacing w:before="120" w:after="120" w:line="240" w:lineRule="auto"/>
              <w:ind w:left="284" w:right="284"/>
              <w:rPr>
                <w:rFonts w:ascii="Arial" w:eastAsia="Calibri" w:hAnsi="Arial" w:cs="Arial"/>
                <w:b/>
                <w:bCs/>
                <w:sz w:val="20"/>
                <w:szCs w:val="20"/>
              </w:rPr>
            </w:pPr>
            <w:r w:rsidRPr="003B668C">
              <w:rPr>
                <w:rFonts w:ascii="Arial" w:eastAsia="Calibri" w:hAnsi="Arial" w:cs="Arial"/>
                <w:b/>
                <w:bCs/>
                <w:sz w:val="20"/>
                <w:szCs w:val="20"/>
              </w:rPr>
              <w:t>E</w:t>
            </w:r>
            <w:r w:rsidR="004B62F9" w:rsidRPr="003B668C">
              <w:rPr>
                <w:rFonts w:ascii="Arial" w:eastAsia="Calibri" w:hAnsi="Arial" w:cs="Arial"/>
                <w:b/>
                <w:bCs/>
                <w:sz w:val="20"/>
                <w:szCs w:val="20"/>
              </w:rPr>
              <w:t xml:space="preserve">nvironmental safeguards must be considered for data </w:t>
            </w:r>
            <w:r w:rsidR="0083272F" w:rsidRPr="003B668C">
              <w:rPr>
                <w:rFonts w:ascii="Arial" w:eastAsia="Calibri" w:hAnsi="Arial" w:cs="Arial"/>
                <w:b/>
                <w:bCs/>
                <w:sz w:val="20"/>
                <w:szCs w:val="20"/>
              </w:rPr>
              <w:t xml:space="preserve">center </w:t>
            </w:r>
            <w:r w:rsidR="004B62F9" w:rsidRPr="003B668C">
              <w:rPr>
                <w:rFonts w:ascii="Arial" w:eastAsia="Calibri" w:hAnsi="Arial" w:cs="Arial"/>
                <w:b/>
                <w:bCs/>
                <w:sz w:val="20"/>
                <w:szCs w:val="20"/>
              </w:rPr>
              <w:t>locations</w:t>
            </w:r>
            <w:r w:rsidR="00825F54" w:rsidRPr="003B668C">
              <w:rPr>
                <w:rFonts w:ascii="Arial" w:eastAsia="Calibri" w:hAnsi="Arial" w:cs="Arial"/>
                <w:b/>
                <w:bCs/>
                <w:sz w:val="20"/>
                <w:szCs w:val="20"/>
              </w:rPr>
              <w:t>.</w:t>
            </w:r>
          </w:p>
        </w:tc>
      </w:tr>
      <w:tr w:rsidR="005D59A5" w:rsidRPr="003B668C" w14:paraId="70C9AACF"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6BF1C0" w14:textId="77777777" w:rsidR="005D59A5" w:rsidRPr="003B668C" w:rsidRDefault="005D59A5"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1.1</w:t>
            </w:r>
          </w:p>
          <w:p w14:paraId="65261DE7" w14:textId="77777777" w:rsidR="00E70B83" w:rsidRDefault="00097A37">
            <w:pPr>
              <w:spacing w:after="0"/>
            </w:pPr>
            <w:r>
              <w:rPr>
                <w:rFonts w:ascii="Arial" w:eastAsia="Arial" w:hAnsi="Arial" w:cs="Arial"/>
                <w:sz w:val="20"/>
                <w:szCs w:val="20"/>
              </w:rPr>
              <w:t>DOR.ICT.DCP.EVR.002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5607E1" w14:textId="77777777" w:rsidR="005D59A5" w:rsidRPr="003B668C" w:rsidRDefault="005D59A5"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Areas susceptible to flooding and floodplains must be avoided. (ENV01.01)</w:t>
            </w:r>
          </w:p>
          <w:p w14:paraId="3978F7D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ENV01.01</w:t>
            </w:r>
          </w:p>
        </w:tc>
      </w:tr>
      <w:tr w:rsidR="005D59A5" w:rsidRPr="003B668C" w14:paraId="5C862DB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AAA9A9" w14:textId="77777777" w:rsidR="005D59A5" w:rsidRPr="003B668C" w:rsidRDefault="005D59A5"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1.2</w:t>
            </w:r>
          </w:p>
          <w:p w14:paraId="453B5F95" w14:textId="77777777" w:rsidR="00E70B83" w:rsidRDefault="00097A37">
            <w:pPr>
              <w:spacing w:after="0"/>
            </w:pPr>
            <w:r>
              <w:rPr>
                <w:rFonts w:ascii="Arial" w:eastAsia="Arial" w:hAnsi="Arial" w:cs="Arial"/>
                <w:sz w:val="20"/>
                <w:szCs w:val="20"/>
              </w:rPr>
              <w:t>DOR.ICT.DCP.EVR.003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CEB0E5" w14:textId="77777777" w:rsidR="005D59A5" w:rsidRPr="003B668C" w:rsidRDefault="005D59A5"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Production and storage facilities or pipelines which are at risk of explosion must be avoided. (ENV02.01) </w:t>
            </w:r>
          </w:p>
          <w:p w14:paraId="41650BE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ENV02.01</w:t>
            </w:r>
          </w:p>
        </w:tc>
      </w:tr>
      <w:tr w:rsidR="005D59A5" w:rsidRPr="003B668C" w14:paraId="01718CD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94203E" w14:textId="77777777" w:rsidR="005D59A5" w:rsidRPr="003B668C" w:rsidRDefault="005D59A5"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1.3</w:t>
            </w:r>
          </w:p>
          <w:p w14:paraId="27A5B9CD" w14:textId="77777777" w:rsidR="00E70B83" w:rsidRDefault="00097A37">
            <w:pPr>
              <w:spacing w:after="0"/>
            </w:pPr>
            <w:r>
              <w:rPr>
                <w:rFonts w:ascii="Arial" w:eastAsia="Arial" w:hAnsi="Arial" w:cs="Arial"/>
                <w:sz w:val="20"/>
                <w:szCs w:val="20"/>
              </w:rPr>
              <w:t>DOR.ICT.DCP.EVR.004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D5A7B2" w14:textId="77777777" w:rsidR="005D59A5" w:rsidRPr="003B668C" w:rsidRDefault="005D59A5"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Operating and storage facilities with harmful emissions or the release of pollutants must be avoided. (ENV03.01) </w:t>
            </w:r>
          </w:p>
          <w:p w14:paraId="6E8F104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ENV03.01</w:t>
            </w:r>
          </w:p>
        </w:tc>
      </w:tr>
      <w:tr w:rsidR="005D59A5" w:rsidRPr="003B668C" w14:paraId="3420CB07"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346AAB" w14:textId="77777777" w:rsidR="005D59A5" w:rsidRPr="003B668C" w:rsidRDefault="0008009B"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1.4</w:t>
            </w:r>
          </w:p>
          <w:p w14:paraId="01ED112C" w14:textId="77777777" w:rsidR="00E70B83" w:rsidRDefault="00097A37">
            <w:pPr>
              <w:spacing w:after="0"/>
            </w:pPr>
            <w:r>
              <w:rPr>
                <w:rFonts w:ascii="Arial" w:eastAsia="Arial" w:hAnsi="Arial" w:cs="Arial"/>
                <w:sz w:val="20"/>
                <w:szCs w:val="20"/>
              </w:rPr>
              <w:t>DOR.ICT.DCP.EVR.005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B864FA" w14:textId="77777777" w:rsidR="005D59A5" w:rsidRPr="003B668C" w:rsidRDefault="0008009B"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Sources of electromagnetic interference must be avoided. (ENV04.01) </w:t>
            </w:r>
          </w:p>
          <w:p w14:paraId="0306BA2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ENV04.01</w:t>
            </w:r>
          </w:p>
        </w:tc>
      </w:tr>
      <w:tr w:rsidR="005D59A5" w:rsidRPr="003B668C" w14:paraId="20DF868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19A95A" w14:textId="77777777" w:rsidR="005D59A5" w:rsidRPr="003B668C" w:rsidRDefault="0008009B"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1.5</w:t>
            </w:r>
          </w:p>
          <w:p w14:paraId="1882E26D" w14:textId="77777777" w:rsidR="00E70B83" w:rsidRDefault="00097A37">
            <w:pPr>
              <w:spacing w:after="0"/>
            </w:pPr>
            <w:r>
              <w:rPr>
                <w:rFonts w:ascii="Arial" w:eastAsia="Arial" w:hAnsi="Arial" w:cs="Arial"/>
                <w:sz w:val="20"/>
                <w:szCs w:val="20"/>
              </w:rPr>
              <w:t>DOR.ICT.DCP.EVR.006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352552" w14:textId="77777777" w:rsidR="005D59A5" w:rsidRPr="003B668C" w:rsidRDefault="0008009B"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Sources of vibration must be avoided. (ENV05.01) </w:t>
            </w:r>
          </w:p>
          <w:p w14:paraId="41E59DB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ENV05.01</w:t>
            </w:r>
          </w:p>
        </w:tc>
      </w:tr>
      <w:tr w:rsidR="005D59A5" w:rsidRPr="003B668C" w14:paraId="54752EA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38290E" w14:textId="77777777" w:rsidR="005D59A5" w:rsidRPr="003B668C" w:rsidRDefault="0008009B"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1.6</w:t>
            </w:r>
          </w:p>
          <w:p w14:paraId="178BD348" w14:textId="77777777" w:rsidR="00E70B83" w:rsidRDefault="00097A37">
            <w:pPr>
              <w:spacing w:after="0"/>
            </w:pPr>
            <w:r>
              <w:rPr>
                <w:rFonts w:ascii="Arial" w:eastAsia="Arial" w:hAnsi="Arial" w:cs="Arial"/>
                <w:sz w:val="20"/>
                <w:szCs w:val="20"/>
              </w:rPr>
              <w:t>DOR.ICT.DCP.EVR.007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3538C9" w14:textId="77777777" w:rsidR="005D59A5" w:rsidRPr="003B668C" w:rsidRDefault="0008009B"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Transport routes with an increased volume of hazardous materials must be avoided. (ENV06.01</w:t>
            </w:r>
            <w:r w:rsidR="00FA207D" w:rsidRPr="003B668C">
              <w:rPr>
                <w:rFonts w:ascii="Arial" w:eastAsia="Times New Roman" w:hAnsi="Arial" w:cs="Arial"/>
                <w:sz w:val="20"/>
                <w:szCs w:val="20"/>
              </w:rPr>
              <w:t>, ENV06.01I</w:t>
            </w:r>
            <w:r w:rsidRPr="003B668C">
              <w:rPr>
                <w:rFonts w:ascii="Arial" w:eastAsia="Times New Roman" w:hAnsi="Arial" w:cs="Arial"/>
                <w:sz w:val="20"/>
                <w:szCs w:val="20"/>
              </w:rPr>
              <w:t xml:space="preserve">) </w:t>
            </w:r>
          </w:p>
          <w:p w14:paraId="16D069B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ENV06.01</w:t>
            </w:r>
          </w:p>
        </w:tc>
      </w:tr>
      <w:tr w:rsidR="005D59A5" w:rsidRPr="003B668C" w14:paraId="1912E10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8BC94F" w14:textId="77777777" w:rsidR="005D59A5" w:rsidRPr="003B668C" w:rsidRDefault="0008009B"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1.7</w:t>
            </w:r>
          </w:p>
          <w:p w14:paraId="43B6B337" w14:textId="77777777" w:rsidR="00E70B83" w:rsidRDefault="00097A37">
            <w:pPr>
              <w:spacing w:after="0"/>
            </w:pPr>
            <w:r>
              <w:rPr>
                <w:rFonts w:ascii="Arial" w:eastAsia="Arial" w:hAnsi="Arial" w:cs="Arial"/>
                <w:sz w:val="20"/>
                <w:szCs w:val="20"/>
              </w:rPr>
              <w:t>DOR.ICT.DCP.EVR.008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0624D0" w14:textId="77777777" w:rsidR="005D59A5" w:rsidRPr="003B668C" w:rsidRDefault="0008009B"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Properties in the </w:t>
            </w:r>
            <w:r w:rsidR="00E63E20" w:rsidRPr="003B668C">
              <w:rPr>
                <w:rFonts w:ascii="Arial" w:eastAsia="Times New Roman" w:hAnsi="Arial" w:cs="Arial"/>
                <w:sz w:val="20"/>
                <w:szCs w:val="20"/>
              </w:rPr>
              <w:t>neighborhood</w:t>
            </w:r>
            <w:r w:rsidRPr="003B668C">
              <w:rPr>
                <w:rFonts w:ascii="Arial" w:eastAsia="Times New Roman" w:hAnsi="Arial" w:cs="Arial"/>
                <w:sz w:val="20"/>
                <w:szCs w:val="20"/>
              </w:rPr>
              <w:t xml:space="preserve"> which are at risk of being attacked must be avoided. (ENV07.01) </w:t>
            </w:r>
          </w:p>
          <w:p w14:paraId="2DBF259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ENV07.01</w:t>
            </w:r>
          </w:p>
        </w:tc>
      </w:tr>
      <w:tr w:rsidR="0008009B" w:rsidRPr="003B668C" w14:paraId="0CD98C7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4EF5ED" w14:textId="77777777" w:rsidR="0008009B" w:rsidRPr="003B668C" w:rsidRDefault="0008009B"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1.8</w:t>
            </w:r>
          </w:p>
          <w:p w14:paraId="643D43A9" w14:textId="77777777" w:rsidR="00E70B83" w:rsidRDefault="00097A37">
            <w:pPr>
              <w:spacing w:after="0"/>
            </w:pPr>
            <w:r>
              <w:rPr>
                <w:rFonts w:ascii="Arial" w:eastAsia="Arial" w:hAnsi="Arial" w:cs="Arial"/>
                <w:sz w:val="20"/>
                <w:szCs w:val="20"/>
              </w:rPr>
              <w:t>DOR.ICT.DCP.EVR.009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599DF0" w14:textId="77777777" w:rsidR="0008009B" w:rsidRPr="003B668C" w:rsidRDefault="0008009B"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Locations in the vicinity of major events and access routes leading to them must be avoided. (ENV08.01) </w:t>
            </w:r>
          </w:p>
          <w:p w14:paraId="120CB71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ENV08.01</w:t>
            </w:r>
          </w:p>
        </w:tc>
      </w:tr>
      <w:tr w:rsidR="0008009B" w:rsidRPr="003B668C" w14:paraId="2E173AF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EF2653" w14:textId="77777777" w:rsidR="0008009B" w:rsidRPr="003B668C" w:rsidRDefault="0008009B"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1.9</w:t>
            </w:r>
          </w:p>
          <w:p w14:paraId="419DF73F" w14:textId="77777777" w:rsidR="00E70B83" w:rsidRDefault="00097A37">
            <w:pPr>
              <w:spacing w:after="0"/>
            </w:pPr>
            <w:r>
              <w:rPr>
                <w:rFonts w:ascii="Arial" w:eastAsia="Arial" w:hAnsi="Arial" w:cs="Arial"/>
                <w:sz w:val="20"/>
                <w:szCs w:val="20"/>
              </w:rPr>
              <w:t>DOR.ICT.DCP.EVR.010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231575" w14:textId="77777777" w:rsidR="0008009B" w:rsidRPr="003B668C" w:rsidRDefault="0008009B"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Locations must be protected against impairment by structures at risk of collapse. (ENV09.01) </w:t>
            </w:r>
          </w:p>
          <w:p w14:paraId="30FB271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ENV09.01</w:t>
            </w:r>
          </w:p>
        </w:tc>
      </w:tr>
      <w:tr w:rsidR="0008009B" w:rsidRPr="003B668C" w14:paraId="196FE585" w14:textId="77777777" w:rsidTr="00A2074D">
        <w:trPr>
          <w:trHeight w:val="68"/>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3D72D0" w14:textId="77777777" w:rsidR="0008009B" w:rsidRPr="003B668C" w:rsidRDefault="0008009B" w:rsidP="00E734D5">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1.10</w:t>
            </w:r>
          </w:p>
          <w:p w14:paraId="6C6A7D09" w14:textId="77777777" w:rsidR="00E70B83" w:rsidRDefault="00097A37">
            <w:pPr>
              <w:spacing w:after="0"/>
            </w:pPr>
            <w:r>
              <w:rPr>
                <w:rFonts w:ascii="Arial" w:eastAsia="Arial" w:hAnsi="Arial" w:cs="Arial"/>
                <w:sz w:val="20"/>
                <w:szCs w:val="20"/>
              </w:rPr>
              <w:t>DOR.ICT.DCP.EVR.011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4BBC8D" w14:textId="77777777" w:rsidR="0008009B" w:rsidRPr="003B668C" w:rsidRDefault="0008009B" w:rsidP="00586F4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Locations must be outside avalanche areas. (ENV10.01)</w:t>
            </w:r>
          </w:p>
          <w:p w14:paraId="108D57D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ENV10.01</w:t>
            </w:r>
          </w:p>
        </w:tc>
      </w:tr>
      <w:tr w:rsidR="0008009B" w:rsidRPr="003B668C" w14:paraId="70D41B67"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C4CFF1" w14:textId="77777777" w:rsidR="0008009B" w:rsidRPr="003B668C" w:rsidRDefault="0008009B" w:rsidP="00E734D5">
            <w:pPr>
              <w:spacing w:before="120" w:after="24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1.11</w:t>
            </w:r>
          </w:p>
          <w:p w14:paraId="3D6A4C55" w14:textId="77777777" w:rsidR="00E70B83" w:rsidRDefault="00097A37">
            <w:pPr>
              <w:spacing w:after="0"/>
            </w:pPr>
            <w:r>
              <w:rPr>
                <w:rFonts w:ascii="Arial" w:eastAsia="Arial" w:hAnsi="Arial" w:cs="Arial"/>
                <w:sz w:val="20"/>
                <w:szCs w:val="20"/>
              </w:rPr>
              <w:t>DOR.ICT.DCP.EVR.012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FF356B" w14:textId="77777777" w:rsidR="007D315D" w:rsidRPr="003B668C" w:rsidRDefault="0008009B" w:rsidP="00586F4C">
            <w:pPr>
              <w:spacing w:before="120" w:after="24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Wildfire hazards must be avoided (ENV11.01)</w:t>
            </w:r>
          </w:p>
          <w:p w14:paraId="26B109D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ENV11.01</w:t>
            </w:r>
          </w:p>
        </w:tc>
      </w:tr>
    </w:tbl>
    <w:p w14:paraId="142C407F" w14:textId="77777777" w:rsidR="00DE0DB3" w:rsidRPr="003B668C" w:rsidRDefault="00DE0DB3">
      <w:pPr>
        <w:rPr>
          <w:rFonts w:ascii="Arial" w:hAnsi="Arial" w:cs="Arial"/>
        </w:rPr>
      </w:pPr>
    </w:p>
    <w:p w14:paraId="00B30834" w14:textId="77777777" w:rsidR="00DE0DB3" w:rsidRPr="003B668C" w:rsidRDefault="00DE0DB3">
      <w:pPr>
        <w:rPr>
          <w:rFonts w:ascii="Arial" w:hAnsi="Arial" w:cs="Arial"/>
        </w:rPr>
      </w:pPr>
      <w:r w:rsidRPr="003B668C">
        <w:rPr>
          <w:rFonts w:ascii="Arial" w:hAnsi="Arial" w:cs="Arial"/>
        </w:rP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0" w:type="dxa"/>
        </w:tblCellMar>
        <w:tblLook w:val="04A0" w:firstRow="1" w:lastRow="0" w:firstColumn="1" w:lastColumn="0" w:noHBand="0" w:noVBand="1"/>
      </w:tblPr>
      <w:tblGrid>
        <w:gridCol w:w="2263"/>
        <w:gridCol w:w="7375"/>
      </w:tblGrid>
      <w:tr w:rsidR="004D1629" w:rsidRPr="003B668C" w14:paraId="16BA7B59" w14:textId="77777777" w:rsidTr="00A2074D">
        <w:trPr>
          <w:trHeight w:val="240"/>
        </w:trPr>
        <w:tc>
          <w:tcPr>
            <w:tcW w:w="2263"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6F4E71FA" w14:textId="77777777" w:rsidR="004D1629" w:rsidRPr="003B668C" w:rsidRDefault="004D1629" w:rsidP="008D6D76">
            <w:pPr>
              <w:spacing w:before="120" w:after="120" w:line="240" w:lineRule="auto"/>
              <w:ind w:left="284"/>
              <w:rPr>
                <w:rFonts w:ascii="Arial" w:eastAsia="Calibri" w:hAnsi="Arial" w:cs="Arial"/>
                <w:color w:val="FFFFFF" w:themeColor="background1"/>
                <w:sz w:val="20"/>
                <w:szCs w:val="20"/>
              </w:rPr>
            </w:pPr>
            <w:r w:rsidRPr="003B668C">
              <w:rPr>
                <w:rFonts w:ascii="Arial" w:eastAsia="Calibri" w:hAnsi="Arial" w:cs="Arial"/>
                <w:b/>
                <w:color w:val="FFFFFF" w:themeColor="background1"/>
                <w:sz w:val="20"/>
                <w:szCs w:val="20"/>
              </w:rPr>
              <w:t xml:space="preserve">ID: 2 </w:t>
            </w:r>
            <w:r w:rsidR="008D6D76" w:rsidRPr="003B668C">
              <w:rPr>
                <w:rFonts w:ascii="Arial" w:eastAsia="Calibri" w:hAnsi="Arial" w:cs="Arial"/>
                <w:b/>
                <w:color w:val="FFFFFF" w:themeColor="background1"/>
                <w:sz w:val="20"/>
                <w:szCs w:val="20"/>
              </w:rPr>
              <w:br/>
            </w:r>
            <w:r w:rsidRPr="003B668C">
              <w:rPr>
                <w:rFonts w:ascii="Arial" w:eastAsia="Calibri" w:hAnsi="Arial" w:cs="Arial"/>
                <w:b/>
                <w:color w:val="FFFFFF" w:themeColor="background1"/>
                <w:sz w:val="20"/>
                <w:szCs w:val="20"/>
              </w:rPr>
              <w:t>(version 2.0)</w:t>
            </w:r>
          </w:p>
        </w:tc>
        <w:tc>
          <w:tcPr>
            <w:tcW w:w="7375"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2F7781C7" w14:textId="77777777" w:rsidR="004D1629" w:rsidRPr="003B668C" w:rsidRDefault="004D1629" w:rsidP="008D6D76">
            <w:pPr>
              <w:spacing w:before="120" w:after="120" w:line="240" w:lineRule="auto"/>
              <w:ind w:left="284"/>
              <w:rPr>
                <w:rFonts w:ascii="Arial" w:eastAsia="Calibri" w:hAnsi="Arial" w:cs="Arial"/>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security - Construction requirements</w:t>
            </w:r>
          </w:p>
        </w:tc>
      </w:tr>
      <w:tr w:rsidR="004D1629" w:rsidRPr="003B668C" w14:paraId="5D70258F"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B1AC6D3" w14:textId="77777777" w:rsidR="004D1629" w:rsidRPr="003B668C" w:rsidRDefault="004D1629" w:rsidP="008D6D76">
            <w:pPr>
              <w:spacing w:before="120" w:after="120" w:line="240" w:lineRule="auto"/>
              <w:ind w:left="624"/>
              <w:textAlignment w:val="baseline"/>
              <w:rPr>
                <w:rFonts w:ascii="Arial" w:eastAsia="Calibri" w:hAnsi="Arial" w:cs="Arial"/>
                <w:b/>
                <w:bCs/>
                <w:sz w:val="20"/>
                <w:szCs w:val="20"/>
              </w:rPr>
            </w:pPr>
            <w:r w:rsidRPr="003B668C">
              <w:rPr>
                <w:rFonts w:ascii="Arial" w:eastAsia="Calibri" w:hAnsi="Arial" w:cs="Arial"/>
                <w:b/>
                <w:bCs/>
                <w:sz w:val="20"/>
                <w:szCs w:val="20"/>
              </w:rPr>
              <w:t>2</w:t>
            </w:r>
          </w:p>
          <w:p w14:paraId="1D4A36B1" w14:textId="77777777" w:rsidR="00E70B83" w:rsidRDefault="00097A37">
            <w:pPr>
              <w:spacing w:after="0"/>
            </w:pPr>
            <w:r>
              <w:rPr>
                <w:rFonts w:ascii="Arial" w:eastAsia="Arial" w:hAnsi="Arial" w:cs="Arial"/>
                <w:sz w:val="20"/>
                <w:szCs w:val="20"/>
              </w:rPr>
              <w:t>DOR.ICT.DCP.COR.001</w:t>
            </w:r>
          </w:p>
        </w:tc>
        <w:tc>
          <w:tcPr>
            <w:tcW w:w="73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20D3F5" w14:textId="77777777" w:rsidR="004D1629" w:rsidRPr="003B668C" w:rsidRDefault="004D1629" w:rsidP="00791115">
            <w:pPr>
              <w:spacing w:before="120" w:after="120" w:line="240" w:lineRule="auto"/>
              <w:ind w:left="284" w:right="284"/>
              <w:rPr>
                <w:rFonts w:ascii="Arial" w:eastAsia="Calibri" w:hAnsi="Arial" w:cs="Arial"/>
                <w:b/>
                <w:bCs/>
                <w:sz w:val="20"/>
                <w:szCs w:val="20"/>
              </w:rPr>
            </w:pPr>
            <w:r w:rsidRPr="003B668C">
              <w:rPr>
                <w:rFonts w:ascii="Arial" w:eastAsia="Calibri" w:hAnsi="Arial" w:cs="Arial"/>
                <w:b/>
                <w:sz w:val="20"/>
                <w:szCs w:val="20"/>
              </w:rPr>
              <w:t xml:space="preserve">Data </w:t>
            </w:r>
            <w:r w:rsidR="0083272F" w:rsidRPr="003B668C">
              <w:rPr>
                <w:rFonts w:ascii="Arial" w:eastAsia="Calibri" w:hAnsi="Arial" w:cs="Arial"/>
                <w:b/>
                <w:sz w:val="20"/>
                <w:szCs w:val="20"/>
              </w:rPr>
              <w:t>cent</w:t>
            </w:r>
            <w:r w:rsidR="0083272F" w:rsidRPr="003B668C">
              <w:rPr>
                <w:rFonts w:ascii="Arial" w:eastAsia="Calibri" w:hAnsi="Arial" w:cs="Arial"/>
                <w:b/>
                <w:bCs/>
                <w:sz w:val="20"/>
                <w:szCs w:val="20"/>
              </w:rPr>
              <w:t>er</w:t>
            </w:r>
            <w:r w:rsidR="0083272F" w:rsidRPr="003B668C">
              <w:rPr>
                <w:rFonts w:ascii="Arial" w:eastAsia="Calibri" w:hAnsi="Arial" w:cs="Arial"/>
                <w:b/>
                <w:sz w:val="20"/>
                <w:szCs w:val="20"/>
              </w:rPr>
              <w:t xml:space="preserve"> </w:t>
            </w:r>
            <w:r w:rsidRPr="003B668C">
              <w:rPr>
                <w:rFonts w:ascii="Arial" w:eastAsia="Calibri" w:hAnsi="Arial" w:cs="Arial"/>
                <w:b/>
                <w:sz w:val="20"/>
                <w:szCs w:val="20"/>
              </w:rPr>
              <w:t xml:space="preserve">locations must meet the following constructional </w:t>
            </w:r>
            <w:r w:rsidR="00EE2B32" w:rsidRPr="003B668C">
              <w:rPr>
                <w:rFonts w:ascii="Arial" w:eastAsia="Calibri" w:hAnsi="Arial" w:cs="Arial"/>
                <w:b/>
                <w:sz w:val="20"/>
                <w:szCs w:val="20"/>
              </w:rPr>
              <w:t>criteria:</w:t>
            </w:r>
          </w:p>
        </w:tc>
      </w:tr>
      <w:tr w:rsidR="00A12AC8" w:rsidRPr="003B668C" w14:paraId="129A82C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5DCAB2"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w:t>
            </w:r>
          </w:p>
          <w:p w14:paraId="5335F025" w14:textId="77777777" w:rsidR="00E70B83" w:rsidRDefault="00097A37">
            <w:pPr>
              <w:spacing w:after="0"/>
            </w:pPr>
            <w:r>
              <w:rPr>
                <w:rFonts w:ascii="Arial" w:eastAsia="Arial" w:hAnsi="Arial" w:cs="Arial"/>
                <w:sz w:val="20"/>
                <w:szCs w:val="20"/>
              </w:rPr>
              <w:t>DOR.ICT.DCP.COR.002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4AA158"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Security areas must be in inconspicuous, unexposed position. (CON01.01) </w:t>
            </w:r>
          </w:p>
          <w:p w14:paraId="651C880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CON01.01</w:t>
            </w:r>
          </w:p>
        </w:tc>
      </w:tr>
      <w:tr w:rsidR="00A12AC8" w:rsidRPr="003B668C" w14:paraId="67FB64E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98D6A7"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w:t>
            </w:r>
          </w:p>
          <w:p w14:paraId="1E6F98E4" w14:textId="77777777" w:rsidR="00E70B83" w:rsidRDefault="00097A37">
            <w:pPr>
              <w:spacing w:after="0"/>
            </w:pPr>
            <w:r>
              <w:rPr>
                <w:rFonts w:ascii="Arial" w:eastAsia="Arial" w:hAnsi="Arial" w:cs="Arial"/>
                <w:sz w:val="20"/>
                <w:szCs w:val="20"/>
              </w:rPr>
              <w:t>DOR.ICT.DCP.COR.003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491C99"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Building areas with potential hazards must be avoided. (CON01.02) </w:t>
            </w:r>
          </w:p>
          <w:p w14:paraId="21DAF52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CON01.02</w:t>
            </w:r>
          </w:p>
        </w:tc>
      </w:tr>
      <w:tr w:rsidR="00A12AC8" w:rsidRPr="003B668C" w14:paraId="75F5D15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5BEC28"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2.3</w:t>
            </w:r>
          </w:p>
          <w:p w14:paraId="0B7F9160" w14:textId="77777777" w:rsidR="00E70B83" w:rsidRDefault="00097A37">
            <w:pPr>
              <w:spacing w:after="0"/>
            </w:pPr>
            <w:r>
              <w:rPr>
                <w:rFonts w:ascii="Arial" w:eastAsia="Arial" w:hAnsi="Arial" w:cs="Arial"/>
                <w:sz w:val="20"/>
                <w:szCs w:val="20"/>
              </w:rPr>
              <w:t>DOR.ICT.DCP.COR.004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F8D75B"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Contiguous security areas must exist. (CON01.03) </w:t>
            </w:r>
          </w:p>
          <w:p w14:paraId="606AA2D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CON01.03</w:t>
            </w:r>
          </w:p>
        </w:tc>
      </w:tr>
      <w:tr w:rsidR="00A12AC8" w:rsidRPr="003B668C" w14:paraId="078D0E5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6D027E"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2.4</w:t>
            </w:r>
          </w:p>
          <w:p w14:paraId="5B05A0C5" w14:textId="77777777" w:rsidR="00E70B83" w:rsidRDefault="00097A37">
            <w:pPr>
              <w:spacing w:after="0"/>
            </w:pPr>
            <w:r>
              <w:rPr>
                <w:rFonts w:ascii="Arial" w:eastAsia="Arial" w:hAnsi="Arial" w:cs="Arial"/>
                <w:sz w:val="20"/>
                <w:szCs w:val="20"/>
              </w:rPr>
              <w:t>DOR.ICT.DCP.COR.005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F58F4B"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There must be a functional room layout with fire separation. (CON01.04) </w:t>
            </w:r>
          </w:p>
          <w:p w14:paraId="4486EF0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CON01.04</w:t>
            </w:r>
          </w:p>
        </w:tc>
      </w:tr>
      <w:tr w:rsidR="00A12AC8" w:rsidRPr="003B668C" w14:paraId="3D4232E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6C7A9F"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2.5</w:t>
            </w:r>
          </w:p>
          <w:p w14:paraId="61A8FD20" w14:textId="77777777" w:rsidR="00E70B83" w:rsidRDefault="00097A37">
            <w:pPr>
              <w:spacing w:after="0"/>
            </w:pPr>
            <w:r>
              <w:rPr>
                <w:rFonts w:ascii="Arial" w:eastAsia="Arial" w:hAnsi="Arial" w:cs="Arial"/>
                <w:sz w:val="20"/>
                <w:szCs w:val="20"/>
              </w:rPr>
              <w:t>DOR.ICT.DCP.COR.006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03ACE3"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Area, height, structural properties, and transportation routes must be sufficiently dimensioned. (CON01.05) </w:t>
            </w:r>
          </w:p>
          <w:p w14:paraId="470C486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CON01.05</w:t>
            </w:r>
          </w:p>
        </w:tc>
      </w:tr>
      <w:tr w:rsidR="00A12AC8" w:rsidRPr="003B668C" w14:paraId="4F8DD4F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A82E40"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2.6</w:t>
            </w:r>
          </w:p>
          <w:p w14:paraId="62030EA9" w14:textId="77777777" w:rsidR="00E70B83" w:rsidRDefault="00097A37">
            <w:pPr>
              <w:spacing w:after="0"/>
            </w:pPr>
            <w:r>
              <w:rPr>
                <w:rFonts w:ascii="Arial" w:eastAsia="Arial" w:hAnsi="Arial" w:cs="Arial"/>
                <w:sz w:val="20"/>
                <w:szCs w:val="20"/>
              </w:rPr>
              <w:t>DOR.ICT.DCP.COR.007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565930"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Areas of responsibility for the technical and IT personnel must be physically separated. (CON01.06) </w:t>
            </w:r>
          </w:p>
          <w:p w14:paraId="4DA8609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CON01.06</w:t>
            </w:r>
          </w:p>
        </w:tc>
      </w:tr>
      <w:tr w:rsidR="00A12AC8" w:rsidRPr="003B668C" w14:paraId="14B41FC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2F3730"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2.7</w:t>
            </w:r>
          </w:p>
          <w:p w14:paraId="2164D5CD" w14:textId="77777777" w:rsidR="00E70B83" w:rsidRDefault="00097A37">
            <w:pPr>
              <w:spacing w:after="0"/>
            </w:pPr>
            <w:r>
              <w:rPr>
                <w:rFonts w:ascii="Arial" w:eastAsia="Arial" w:hAnsi="Arial" w:cs="Arial"/>
                <w:sz w:val="20"/>
                <w:szCs w:val="20"/>
              </w:rPr>
              <w:t>DOR.ICT.DCP.COR.008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6AD724"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Perimeter and front area must be secured. (CON01.08)</w:t>
            </w:r>
          </w:p>
          <w:p w14:paraId="01CC465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CON01.08</w:t>
            </w:r>
          </w:p>
        </w:tc>
      </w:tr>
      <w:tr w:rsidR="00A12AC8" w:rsidRPr="003B668C" w14:paraId="554A062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34AFEC"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2.8</w:t>
            </w:r>
          </w:p>
          <w:p w14:paraId="494DE745" w14:textId="77777777" w:rsidR="00E70B83" w:rsidRDefault="00097A37">
            <w:pPr>
              <w:spacing w:after="0"/>
            </w:pPr>
            <w:r>
              <w:rPr>
                <w:rFonts w:ascii="Arial" w:eastAsia="Arial" w:hAnsi="Arial" w:cs="Arial"/>
                <w:sz w:val="20"/>
                <w:szCs w:val="20"/>
              </w:rPr>
              <w:t>DOR.ICT.DCP.COR.009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AE298B"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Parking opportunities must not exist along the external walls of IT rooms. (CON01.09) </w:t>
            </w:r>
          </w:p>
          <w:p w14:paraId="507C8D6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CON01.09</w:t>
            </w:r>
          </w:p>
        </w:tc>
      </w:tr>
      <w:tr w:rsidR="00A12AC8" w:rsidRPr="003B668C" w14:paraId="57F9FF7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DA0C0A"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2.9</w:t>
            </w:r>
          </w:p>
          <w:p w14:paraId="2F0C8C43" w14:textId="77777777" w:rsidR="00E70B83" w:rsidRDefault="00097A37">
            <w:pPr>
              <w:spacing w:after="0"/>
            </w:pPr>
            <w:r>
              <w:rPr>
                <w:rFonts w:ascii="Arial" w:eastAsia="Arial" w:hAnsi="Arial" w:cs="Arial"/>
                <w:sz w:val="20"/>
                <w:szCs w:val="20"/>
              </w:rPr>
              <w:t>DOR.ICT.DCP.COR.010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6DBBC3"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Alternative access routes must be available. (CON01.10</w:t>
            </w:r>
            <w:r w:rsidR="00F8050B" w:rsidRPr="003B668C">
              <w:rPr>
                <w:rFonts w:ascii="Arial" w:eastAsia="Times New Roman" w:hAnsi="Arial" w:cs="Arial"/>
                <w:sz w:val="20"/>
                <w:szCs w:val="20"/>
              </w:rPr>
              <w:t>A</w:t>
            </w:r>
            <w:r w:rsidRPr="003B668C">
              <w:rPr>
                <w:rFonts w:ascii="Arial" w:eastAsia="Times New Roman" w:hAnsi="Arial" w:cs="Arial"/>
                <w:sz w:val="20"/>
                <w:szCs w:val="20"/>
              </w:rPr>
              <w:t xml:space="preserve">) </w:t>
            </w:r>
          </w:p>
          <w:p w14:paraId="7FC8DE0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CON01.10</w:t>
            </w:r>
          </w:p>
        </w:tc>
      </w:tr>
      <w:tr w:rsidR="00A12AC8" w:rsidRPr="003B668C" w14:paraId="31E3F77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C970B0"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2.10</w:t>
            </w:r>
          </w:p>
          <w:p w14:paraId="46F4D339" w14:textId="77777777" w:rsidR="00E70B83" w:rsidRDefault="00097A37">
            <w:pPr>
              <w:spacing w:after="0"/>
            </w:pPr>
            <w:r>
              <w:rPr>
                <w:rFonts w:ascii="Arial" w:eastAsia="Arial" w:hAnsi="Arial" w:cs="Arial"/>
                <w:sz w:val="20"/>
                <w:szCs w:val="20"/>
              </w:rPr>
              <w:t>DOR.ICT.DCP.COR.011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580FE5"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Reserved areas must be provided if the concept of operation provides for the temporary use of technical installations. (CON01.11)</w:t>
            </w:r>
          </w:p>
          <w:p w14:paraId="0266840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CON01.11</w:t>
            </w:r>
          </w:p>
        </w:tc>
      </w:tr>
      <w:tr w:rsidR="00A12AC8" w:rsidRPr="003B668C" w14:paraId="61CAAFD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99011A"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2.11</w:t>
            </w:r>
          </w:p>
          <w:p w14:paraId="35CBF266" w14:textId="77777777" w:rsidR="00E70B83" w:rsidRDefault="00097A37">
            <w:pPr>
              <w:spacing w:after="0"/>
            </w:pPr>
            <w:r>
              <w:rPr>
                <w:rFonts w:ascii="Arial" w:eastAsia="Arial" w:hAnsi="Arial" w:cs="Arial"/>
                <w:sz w:val="20"/>
                <w:szCs w:val="20"/>
              </w:rPr>
              <w:t>DOR.ICT.DCP.COR.012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1F167B"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Renting parts of the 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to a third party must be limited. (CON02.01)</w:t>
            </w:r>
          </w:p>
          <w:p w14:paraId="7FAE6E4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CON03.01</w:t>
            </w:r>
          </w:p>
        </w:tc>
      </w:tr>
      <w:tr w:rsidR="00A12AC8" w:rsidRPr="003B668C" w14:paraId="0C3ABA89"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C83DD8"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2.12</w:t>
            </w:r>
          </w:p>
          <w:p w14:paraId="17F95B8B" w14:textId="77777777" w:rsidR="00E70B83" w:rsidRDefault="00097A37">
            <w:pPr>
              <w:spacing w:after="0"/>
            </w:pPr>
            <w:r>
              <w:rPr>
                <w:rFonts w:ascii="Arial" w:eastAsia="Arial" w:hAnsi="Arial" w:cs="Arial"/>
                <w:sz w:val="20"/>
                <w:szCs w:val="20"/>
              </w:rPr>
              <w:t>DOR.ICT.DCP.COR.013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398F54"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 xml:space="preserve">buildings must have a lightning protection system. (CON03.01) </w:t>
            </w:r>
          </w:p>
          <w:p w14:paraId="3F3C6D5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CON03.01</w:t>
            </w:r>
          </w:p>
        </w:tc>
      </w:tr>
      <w:tr w:rsidR="00A12AC8" w:rsidRPr="003B668C" w14:paraId="7D8180A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12C1C8"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2.13</w:t>
            </w:r>
          </w:p>
          <w:p w14:paraId="1EA0EF59" w14:textId="77777777" w:rsidR="00E70B83" w:rsidRDefault="00097A37">
            <w:pPr>
              <w:spacing w:after="0"/>
            </w:pPr>
            <w:r>
              <w:rPr>
                <w:rFonts w:ascii="Arial" w:eastAsia="Arial" w:hAnsi="Arial" w:cs="Arial"/>
                <w:sz w:val="20"/>
                <w:szCs w:val="20"/>
              </w:rPr>
              <w:t>DOR.ICT.DCP.COR.014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0AED12"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 xml:space="preserve">buildings must have a protective type of construction. (CON04.01) </w:t>
            </w:r>
          </w:p>
          <w:p w14:paraId="013586D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CON04.01</w:t>
            </w:r>
          </w:p>
        </w:tc>
      </w:tr>
      <w:tr w:rsidR="00A12AC8" w:rsidRPr="003B668C" w14:paraId="5C3CB90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323FA4"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2.14</w:t>
            </w:r>
          </w:p>
          <w:p w14:paraId="5EC07761" w14:textId="77777777" w:rsidR="00E70B83" w:rsidRDefault="00097A37">
            <w:pPr>
              <w:spacing w:after="0"/>
            </w:pPr>
            <w:r>
              <w:rPr>
                <w:rFonts w:ascii="Arial" w:eastAsia="Arial" w:hAnsi="Arial" w:cs="Arial"/>
                <w:sz w:val="20"/>
                <w:szCs w:val="20"/>
              </w:rPr>
              <w:t>DOR.ICT.DCP.COR.015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B0A75F"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IT zones must have intrusion resistant security boundaries. (CON04.02)</w:t>
            </w:r>
          </w:p>
          <w:p w14:paraId="4C11A6E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CON04.02</w:t>
            </w:r>
          </w:p>
        </w:tc>
      </w:tr>
      <w:tr w:rsidR="00A12AC8" w:rsidRPr="003B668C" w14:paraId="7ACD138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92CB23"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2.15</w:t>
            </w:r>
          </w:p>
          <w:p w14:paraId="3A87BAC8" w14:textId="77777777" w:rsidR="00E70B83" w:rsidRDefault="00097A37">
            <w:pPr>
              <w:spacing w:after="0"/>
            </w:pPr>
            <w:r>
              <w:rPr>
                <w:rFonts w:ascii="Arial" w:eastAsia="Arial" w:hAnsi="Arial" w:cs="Arial"/>
                <w:sz w:val="20"/>
                <w:szCs w:val="20"/>
              </w:rPr>
              <w:t>DOR.ICT.DCP.COR.016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1565EC"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Technical zones must be secured in accordance with EN 1627. (CON04.03)</w:t>
            </w:r>
          </w:p>
          <w:p w14:paraId="43F3CB5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CON04.03</w:t>
            </w:r>
          </w:p>
        </w:tc>
      </w:tr>
      <w:tr w:rsidR="00A12AC8" w:rsidRPr="003B668C" w14:paraId="75AAC29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725DEF"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2.16</w:t>
            </w:r>
          </w:p>
          <w:p w14:paraId="468A6F78" w14:textId="77777777" w:rsidR="00E70B83" w:rsidRDefault="00097A37">
            <w:pPr>
              <w:spacing w:after="0"/>
            </w:pPr>
            <w:r>
              <w:rPr>
                <w:rFonts w:ascii="Arial" w:eastAsia="Arial" w:hAnsi="Arial" w:cs="Arial"/>
                <w:sz w:val="20"/>
                <w:szCs w:val="20"/>
              </w:rPr>
              <w:t>DOR.ICT.DCP.COR.017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E319AC"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Windows in the security area must be avoided. (CON04.04) </w:t>
            </w:r>
          </w:p>
          <w:p w14:paraId="6E5CB57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CON04.04</w:t>
            </w:r>
          </w:p>
        </w:tc>
      </w:tr>
      <w:tr w:rsidR="00A12AC8" w:rsidRPr="003B668C" w14:paraId="17C8FDD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F705D3"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2.17</w:t>
            </w:r>
          </w:p>
          <w:p w14:paraId="49A73EB4" w14:textId="77777777" w:rsidR="00E70B83" w:rsidRDefault="00097A37">
            <w:pPr>
              <w:spacing w:after="0"/>
            </w:pPr>
            <w:r>
              <w:rPr>
                <w:rFonts w:ascii="Arial" w:eastAsia="Arial" w:hAnsi="Arial" w:cs="Arial"/>
                <w:sz w:val="20"/>
                <w:szCs w:val="20"/>
              </w:rPr>
              <w:t>DOR.ICT.DCP.COR.018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1D4B12"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All access possibilities for individuals to IT and technical rooms must be secured. (CON04.05) </w:t>
            </w:r>
          </w:p>
          <w:p w14:paraId="6ED5B68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CON04.05</w:t>
            </w:r>
          </w:p>
        </w:tc>
      </w:tr>
      <w:tr w:rsidR="00A12AC8" w:rsidRPr="003B668C" w14:paraId="00CF09C9"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BFDB6F"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2.18</w:t>
            </w:r>
          </w:p>
          <w:p w14:paraId="1F51E421" w14:textId="77777777" w:rsidR="00E70B83" w:rsidRDefault="00097A37">
            <w:pPr>
              <w:spacing w:after="0"/>
            </w:pPr>
            <w:r>
              <w:rPr>
                <w:rFonts w:ascii="Arial" w:eastAsia="Arial" w:hAnsi="Arial" w:cs="Arial"/>
                <w:sz w:val="20"/>
                <w:szCs w:val="20"/>
              </w:rPr>
              <w:t>DOR.ICT.DCP.COR.019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A97F4F"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Transfer points of supply networks and outdoor installations must be protected. (CON04.06)</w:t>
            </w:r>
          </w:p>
          <w:p w14:paraId="3885D1D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CON04.06</w:t>
            </w:r>
          </w:p>
        </w:tc>
      </w:tr>
      <w:tr w:rsidR="00A12AC8" w:rsidRPr="003B668C" w14:paraId="5BD20B6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B702BE"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2.19</w:t>
            </w:r>
          </w:p>
          <w:p w14:paraId="04F0F8A3" w14:textId="77777777" w:rsidR="00E70B83" w:rsidRDefault="00097A37">
            <w:pPr>
              <w:spacing w:after="0"/>
            </w:pPr>
            <w:r>
              <w:rPr>
                <w:rFonts w:ascii="Arial" w:eastAsia="Arial" w:hAnsi="Arial" w:cs="Arial"/>
                <w:sz w:val="20"/>
                <w:szCs w:val="20"/>
              </w:rPr>
              <w:t>DOR.ICT.DCP.COR.020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7F3A61"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 protective zone shell model must be implemented. (CON04.07</w:t>
            </w:r>
            <w:r w:rsidR="00432897" w:rsidRPr="003B668C">
              <w:rPr>
                <w:rFonts w:ascii="Arial" w:eastAsia="Times New Roman" w:hAnsi="Arial" w:cs="Arial"/>
                <w:sz w:val="20"/>
                <w:szCs w:val="20"/>
              </w:rPr>
              <w:t>A</w:t>
            </w:r>
            <w:r w:rsidRPr="003B668C">
              <w:rPr>
                <w:rFonts w:ascii="Arial" w:eastAsia="Times New Roman" w:hAnsi="Arial" w:cs="Arial"/>
                <w:sz w:val="20"/>
                <w:szCs w:val="20"/>
              </w:rPr>
              <w:t>)</w:t>
            </w:r>
          </w:p>
          <w:p w14:paraId="4AEF5D1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CON04.07</w:t>
            </w:r>
          </w:p>
        </w:tc>
      </w:tr>
      <w:tr w:rsidR="00A12AC8" w:rsidRPr="003B668C" w14:paraId="34F479C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0BAB95"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2.20</w:t>
            </w:r>
          </w:p>
          <w:p w14:paraId="6EC24C11" w14:textId="77777777" w:rsidR="00E70B83" w:rsidRDefault="00097A37">
            <w:pPr>
              <w:spacing w:after="0"/>
            </w:pPr>
            <w:r>
              <w:rPr>
                <w:rFonts w:ascii="Arial" w:eastAsia="Arial" w:hAnsi="Arial" w:cs="Arial"/>
                <w:sz w:val="20"/>
                <w:szCs w:val="20"/>
              </w:rPr>
              <w:t>DOR.ICT.DCP.COR.021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ED1952"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Outer protection zone boundaries must be implemented. (CON04.08</w:t>
            </w:r>
            <w:r w:rsidR="00A83DC8" w:rsidRPr="003B668C">
              <w:rPr>
                <w:rFonts w:ascii="Arial" w:eastAsia="Times New Roman" w:hAnsi="Arial" w:cs="Arial"/>
                <w:sz w:val="20"/>
                <w:szCs w:val="20"/>
              </w:rPr>
              <w:t>A</w:t>
            </w:r>
            <w:r w:rsidRPr="003B668C">
              <w:rPr>
                <w:rFonts w:ascii="Arial" w:eastAsia="Times New Roman" w:hAnsi="Arial" w:cs="Arial"/>
                <w:sz w:val="20"/>
                <w:szCs w:val="20"/>
              </w:rPr>
              <w:t>)</w:t>
            </w:r>
          </w:p>
          <w:p w14:paraId="58F11D0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CON04.08</w:t>
            </w:r>
          </w:p>
        </w:tc>
      </w:tr>
      <w:tr w:rsidR="00A12AC8" w:rsidRPr="003B668C" w14:paraId="23353E2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EFA886"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2.21</w:t>
            </w:r>
          </w:p>
          <w:p w14:paraId="0220D421" w14:textId="77777777" w:rsidR="00E70B83" w:rsidRDefault="00097A37">
            <w:pPr>
              <w:spacing w:after="0"/>
            </w:pPr>
            <w:r>
              <w:rPr>
                <w:rFonts w:ascii="Arial" w:eastAsia="Arial" w:hAnsi="Arial" w:cs="Arial"/>
                <w:sz w:val="20"/>
                <w:szCs w:val="20"/>
              </w:rPr>
              <w:t>DOR.ICT.DCP.COR.022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76B959"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Combustible finishing materials and furnishings must be avoided. (CON05.01)</w:t>
            </w:r>
          </w:p>
          <w:p w14:paraId="25B1707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CON05.01</w:t>
            </w:r>
          </w:p>
        </w:tc>
      </w:tr>
      <w:tr w:rsidR="00A12AC8" w:rsidRPr="003B668C" w14:paraId="08153D26"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9D6635"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2.22</w:t>
            </w:r>
          </w:p>
          <w:p w14:paraId="4D66E083" w14:textId="77777777" w:rsidR="00E70B83" w:rsidRDefault="00097A37">
            <w:pPr>
              <w:spacing w:after="0"/>
            </w:pPr>
            <w:r>
              <w:rPr>
                <w:rFonts w:ascii="Arial" w:eastAsia="Arial" w:hAnsi="Arial" w:cs="Arial"/>
                <w:sz w:val="20"/>
                <w:szCs w:val="20"/>
              </w:rPr>
              <w:t>DOR.ICT.DCP.COR.023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BFD295"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Doors, windows, and shutters must be secured against fire and smoke. (CON05.02) </w:t>
            </w:r>
          </w:p>
          <w:p w14:paraId="1FFEABE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CON05.02</w:t>
            </w:r>
          </w:p>
        </w:tc>
      </w:tr>
      <w:tr w:rsidR="00A12AC8" w:rsidRPr="003B668C" w14:paraId="302A6A8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D77CD3"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2.23</w:t>
            </w:r>
          </w:p>
          <w:p w14:paraId="32DC6FF6" w14:textId="77777777" w:rsidR="00E70B83" w:rsidRDefault="00097A37">
            <w:pPr>
              <w:spacing w:after="0"/>
            </w:pPr>
            <w:r>
              <w:rPr>
                <w:rFonts w:ascii="Arial" w:eastAsia="Arial" w:hAnsi="Arial" w:cs="Arial"/>
                <w:sz w:val="20"/>
                <w:szCs w:val="20"/>
              </w:rPr>
              <w:t>DOR.ICT.DCP.COR.024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C00AE1"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Fire stops must be properly executed. (CON05.03) </w:t>
            </w:r>
          </w:p>
          <w:p w14:paraId="5B6E43C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CON05.03</w:t>
            </w:r>
          </w:p>
        </w:tc>
      </w:tr>
      <w:tr w:rsidR="00A12AC8" w:rsidRPr="003B668C" w14:paraId="38E752EF"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44A875"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2.24</w:t>
            </w:r>
          </w:p>
          <w:p w14:paraId="72FF8949" w14:textId="77777777" w:rsidR="00E70B83" w:rsidRDefault="00097A37">
            <w:pPr>
              <w:spacing w:after="0"/>
            </w:pPr>
            <w:r>
              <w:rPr>
                <w:rFonts w:ascii="Arial" w:eastAsia="Arial" w:hAnsi="Arial" w:cs="Arial"/>
                <w:sz w:val="20"/>
                <w:szCs w:val="20"/>
              </w:rPr>
              <w:t>DOR.ICT.DCP.COR.025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42AE3A"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Compliance with temperature and humidity limits must be ensured in the case of ambient fires. (CON05.04) </w:t>
            </w:r>
          </w:p>
          <w:p w14:paraId="2922D8E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CON05.04</w:t>
            </w:r>
          </w:p>
        </w:tc>
      </w:tr>
      <w:tr w:rsidR="00A12AC8" w:rsidRPr="003B668C" w14:paraId="2BF2606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6565D4"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2.25</w:t>
            </w:r>
          </w:p>
          <w:p w14:paraId="56004909" w14:textId="77777777" w:rsidR="00E70B83" w:rsidRDefault="00097A37">
            <w:pPr>
              <w:spacing w:after="0"/>
            </w:pPr>
            <w:r>
              <w:rPr>
                <w:rFonts w:ascii="Arial" w:eastAsia="Arial" w:hAnsi="Arial" w:cs="Arial"/>
                <w:sz w:val="20"/>
                <w:szCs w:val="20"/>
              </w:rPr>
              <w:t>DOR.ICT.DCP.COR.026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FEC1FF"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Lithium-Ion batteries must be protected from fire. (CON05.05)</w:t>
            </w:r>
          </w:p>
          <w:p w14:paraId="3F654AC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CON05.05</w:t>
            </w:r>
          </w:p>
        </w:tc>
      </w:tr>
      <w:tr w:rsidR="00A12AC8" w:rsidRPr="003B668C" w14:paraId="66BB158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6A0EEA"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2.26</w:t>
            </w:r>
          </w:p>
          <w:p w14:paraId="5BCAEE43" w14:textId="77777777" w:rsidR="00E70B83" w:rsidRDefault="00097A37">
            <w:pPr>
              <w:spacing w:after="0"/>
            </w:pPr>
            <w:r>
              <w:rPr>
                <w:rFonts w:ascii="Arial" w:eastAsia="Arial" w:hAnsi="Arial" w:cs="Arial"/>
                <w:sz w:val="20"/>
                <w:szCs w:val="20"/>
              </w:rPr>
              <w:t>DOR.ICT.DCP.COR.027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237694"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Photovoltaic systems must have additional protection. (CON05.06) </w:t>
            </w:r>
          </w:p>
          <w:p w14:paraId="5288D75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CON05.06</w:t>
            </w:r>
          </w:p>
        </w:tc>
      </w:tr>
      <w:tr w:rsidR="00A12AC8" w:rsidRPr="003B668C" w14:paraId="69E2A6E7"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36AB59"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2.27</w:t>
            </w:r>
          </w:p>
          <w:p w14:paraId="76584919" w14:textId="77777777" w:rsidR="00E70B83" w:rsidRDefault="00097A37">
            <w:pPr>
              <w:spacing w:after="0"/>
            </w:pPr>
            <w:r>
              <w:rPr>
                <w:rFonts w:ascii="Arial" w:eastAsia="Arial" w:hAnsi="Arial" w:cs="Arial"/>
                <w:sz w:val="20"/>
                <w:szCs w:val="20"/>
              </w:rPr>
              <w:t>DOR.ICT.DCP.COR.028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F94722"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Critical rooms must have structural water protection. (CON06.01)</w:t>
            </w:r>
          </w:p>
          <w:p w14:paraId="7D2AB15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CON06.01</w:t>
            </w:r>
          </w:p>
        </w:tc>
      </w:tr>
      <w:tr w:rsidR="00A12AC8" w:rsidRPr="003B668C" w14:paraId="7E5DB99F"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29EA9F" w14:textId="77777777" w:rsidR="00A12AC8" w:rsidRPr="003B668C" w:rsidRDefault="00A12AC8" w:rsidP="008D6D76">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2.28</w:t>
            </w:r>
          </w:p>
          <w:p w14:paraId="5E1AB585" w14:textId="77777777" w:rsidR="00E70B83" w:rsidRDefault="00097A37">
            <w:pPr>
              <w:spacing w:after="0"/>
            </w:pPr>
            <w:r>
              <w:rPr>
                <w:rFonts w:ascii="Arial" w:eastAsia="Arial" w:hAnsi="Arial" w:cs="Arial"/>
                <w:sz w:val="20"/>
                <w:szCs w:val="20"/>
              </w:rPr>
              <w:t>DOR.ICT.DCP.COR.029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B28E67" w14:textId="77777777" w:rsidR="00A12AC8" w:rsidRPr="003B668C" w:rsidRDefault="00A12AC8" w:rsidP="00791115">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Liquid-carrying pipes must be protected against leaking water. (CON06.02)</w:t>
            </w:r>
          </w:p>
          <w:p w14:paraId="7A0DCC2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CON06.02</w:t>
            </w:r>
          </w:p>
        </w:tc>
      </w:tr>
      <w:tr w:rsidR="00A12AC8" w:rsidRPr="003B668C" w14:paraId="50659FC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A717A6" w14:textId="77777777" w:rsidR="00A12AC8" w:rsidRPr="003B668C" w:rsidRDefault="00A12AC8" w:rsidP="008D6D76">
            <w:pPr>
              <w:spacing w:before="120" w:after="24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2.29</w:t>
            </w:r>
          </w:p>
          <w:p w14:paraId="61432421" w14:textId="77777777" w:rsidR="00E70B83" w:rsidRDefault="00097A37">
            <w:pPr>
              <w:spacing w:after="0"/>
            </w:pPr>
            <w:r>
              <w:rPr>
                <w:rFonts w:ascii="Arial" w:eastAsia="Arial" w:hAnsi="Arial" w:cs="Arial"/>
                <w:sz w:val="20"/>
                <w:szCs w:val="20"/>
              </w:rPr>
              <w:t>DOR.ICT.DCP.COR.030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CDE452" w14:textId="77777777" w:rsidR="00F31C4E" w:rsidRPr="003B668C" w:rsidRDefault="00A12AC8" w:rsidP="00791115">
            <w:pPr>
              <w:spacing w:before="120" w:after="24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Escape routes must be marked and include </w:t>
            </w:r>
            <w:r w:rsidR="008A7B49" w:rsidRPr="003B668C">
              <w:rPr>
                <w:rFonts w:ascii="Arial" w:eastAsia="Times New Roman" w:hAnsi="Arial" w:cs="Arial"/>
                <w:sz w:val="20"/>
                <w:szCs w:val="20"/>
              </w:rPr>
              <w:t xml:space="preserve">emergency </w:t>
            </w:r>
            <w:r w:rsidRPr="003B668C">
              <w:rPr>
                <w:rFonts w:ascii="Arial" w:eastAsia="Times New Roman" w:hAnsi="Arial" w:cs="Arial"/>
                <w:sz w:val="20"/>
                <w:szCs w:val="20"/>
              </w:rPr>
              <w:t>lighting. (CON08.01)</w:t>
            </w:r>
          </w:p>
          <w:p w14:paraId="60BD11E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CON08.01</w:t>
            </w:r>
          </w:p>
        </w:tc>
      </w:tr>
    </w:tbl>
    <w:p w14:paraId="65AF06E8" w14:textId="77777777" w:rsidR="004D1629" w:rsidRPr="003B668C" w:rsidRDefault="004D1629" w:rsidP="004D1629">
      <w:pPr>
        <w:rPr>
          <w:rFonts w:ascii="Arial" w:hAnsi="Arial" w:cs="Arial"/>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0" w:type="dxa"/>
        </w:tblCellMar>
        <w:tblLook w:val="04A0" w:firstRow="1" w:lastRow="0" w:firstColumn="1" w:lastColumn="0" w:noHBand="0" w:noVBand="1"/>
      </w:tblPr>
      <w:tblGrid>
        <w:gridCol w:w="2263"/>
        <w:gridCol w:w="7375"/>
      </w:tblGrid>
      <w:tr w:rsidR="004D1629" w:rsidRPr="003B668C" w14:paraId="26CB2D38" w14:textId="77777777" w:rsidTr="00A2074D">
        <w:trPr>
          <w:trHeight w:val="240"/>
        </w:trPr>
        <w:tc>
          <w:tcPr>
            <w:tcW w:w="2263"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06A8D0EB" w14:textId="77777777" w:rsidR="004D1629" w:rsidRPr="003B668C" w:rsidRDefault="004D1629" w:rsidP="008D6D76">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ID: 3 </w:t>
            </w:r>
            <w:r w:rsidR="008D6D76" w:rsidRPr="003B668C">
              <w:rPr>
                <w:rFonts w:ascii="Arial" w:eastAsia="Calibri" w:hAnsi="Arial" w:cs="Arial"/>
                <w:b/>
                <w:color w:val="FFFFFF" w:themeColor="background1"/>
                <w:sz w:val="20"/>
                <w:szCs w:val="20"/>
              </w:rPr>
              <w:br/>
            </w:r>
            <w:r w:rsidRPr="003B668C">
              <w:rPr>
                <w:rFonts w:ascii="Arial" w:eastAsia="Calibri" w:hAnsi="Arial" w:cs="Arial"/>
                <w:b/>
                <w:color w:val="FFFFFF" w:themeColor="background1"/>
                <w:sz w:val="20"/>
                <w:szCs w:val="20"/>
              </w:rPr>
              <w:t>(version 2.0)</w:t>
            </w:r>
          </w:p>
        </w:tc>
        <w:tc>
          <w:tcPr>
            <w:tcW w:w="7375"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15638AA9" w14:textId="77777777" w:rsidR="004D1629" w:rsidRPr="003B668C" w:rsidRDefault="004D1629" w:rsidP="008D6D76">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security - Fire protection and extinguishing system requirements</w:t>
            </w:r>
          </w:p>
        </w:tc>
      </w:tr>
      <w:tr w:rsidR="004D1629" w:rsidRPr="003B668C" w14:paraId="7D73312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B927D2E" w14:textId="77777777" w:rsidR="004D1629" w:rsidRPr="003B668C" w:rsidRDefault="004D1629" w:rsidP="004F7379">
            <w:pPr>
              <w:spacing w:before="120" w:after="120" w:line="240" w:lineRule="auto"/>
              <w:ind w:left="624" w:right="284"/>
              <w:textAlignment w:val="baseline"/>
              <w:rPr>
                <w:rFonts w:ascii="Arial" w:eastAsia="Calibri" w:hAnsi="Arial" w:cs="Arial"/>
                <w:b/>
                <w:bCs/>
                <w:sz w:val="20"/>
                <w:szCs w:val="20"/>
              </w:rPr>
            </w:pPr>
            <w:r w:rsidRPr="003B668C">
              <w:rPr>
                <w:rFonts w:ascii="Arial" w:eastAsia="Calibri" w:hAnsi="Arial" w:cs="Arial"/>
                <w:b/>
                <w:bCs/>
                <w:sz w:val="20"/>
                <w:szCs w:val="20"/>
              </w:rPr>
              <w:t>3</w:t>
            </w:r>
          </w:p>
          <w:p w14:paraId="1DD944A0" w14:textId="77777777" w:rsidR="00E70B83" w:rsidRDefault="00097A37">
            <w:pPr>
              <w:spacing w:after="0"/>
            </w:pPr>
            <w:r>
              <w:rPr>
                <w:rFonts w:ascii="Arial" w:eastAsia="Arial" w:hAnsi="Arial" w:cs="Arial"/>
                <w:sz w:val="20"/>
                <w:szCs w:val="20"/>
              </w:rPr>
              <w:t>DOR.ICT.DCP.FEX.001</w:t>
            </w:r>
          </w:p>
        </w:tc>
        <w:tc>
          <w:tcPr>
            <w:tcW w:w="73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32A6BB8" w14:textId="77777777" w:rsidR="004D1629" w:rsidRPr="003B668C" w:rsidRDefault="004D1629" w:rsidP="004F7379">
            <w:pPr>
              <w:spacing w:before="120" w:after="120" w:line="240" w:lineRule="auto"/>
              <w:ind w:left="284" w:right="284"/>
              <w:rPr>
                <w:rFonts w:ascii="Arial" w:eastAsia="Calibri" w:hAnsi="Arial" w:cs="Arial"/>
                <w:b/>
                <w:bCs/>
                <w:sz w:val="20"/>
                <w:szCs w:val="20"/>
              </w:rPr>
            </w:pPr>
            <w:r w:rsidRPr="003B668C">
              <w:rPr>
                <w:rFonts w:ascii="Arial" w:eastAsia="Calibri" w:hAnsi="Arial" w:cs="Arial"/>
                <w:b/>
                <w:bCs/>
                <w:sz w:val="20"/>
                <w:szCs w:val="20"/>
              </w:rPr>
              <w:t xml:space="preserve">The following </w:t>
            </w:r>
            <w:r w:rsidR="00EE2B32" w:rsidRPr="003B668C">
              <w:rPr>
                <w:rFonts w:ascii="Arial" w:eastAsia="Calibri" w:hAnsi="Arial" w:cs="Arial"/>
                <w:b/>
                <w:bCs/>
                <w:sz w:val="20"/>
                <w:szCs w:val="20"/>
              </w:rPr>
              <w:t>criteria</w:t>
            </w:r>
            <w:r w:rsidRPr="003B668C">
              <w:rPr>
                <w:rFonts w:ascii="Arial" w:eastAsia="Calibri" w:hAnsi="Arial" w:cs="Arial"/>
                <w:b/>
                <w:bCs/>
                <w:sz w:val="20"/>
                <w:szCs w:val="20"/>
              </w:rPr>
              <w:t xml:space="preserve"> apply to fire protection and extinguishing system:</w:t>
            </w:r>
          </w:p>
        </w:tc>
      </w:tr>
      <w:tr w:rsidR="007122CE" w:rsidRPr="003B668C" w14:paraId="6F37052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31B807"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3.1</w:t>
            </w:r>
          </w:p>
          <w:p w14:paraId="596DBEFB" w14:textId="77777777" w:rsidR="00E70B83" w:rsidRDefault="00097A37">
            <w:pPr>
              <w:spacing w:after="0"/>
            </w:pPr>
            <w:r>
              <w:rPr>
                <w:rFonts w:ascii="Arial" w:eastAsia="Arial" w:hAnsi="Arial" w:cs="Arial"/>
                <w:sz w:val="20"/>
                <w:szCs w:val="20"/>
              </w:rPr>
              <w:t>DOR.ICT.DCP.FEX.002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44863D"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Advanced and appropriate fire alarm systems must be used. (FIR01.01) </w:t>
            </w:r>
          </w:p>
          <w:p w14:paraId="79DEB0F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FIR01.01</w:t>
            </w:r>
          </w:p>
        </w:tc>
      </w:tr>
      <w:tr w:rsidR="007122CE" w:rsidRPr="003B668C" w14:paraId="18F7AEB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CCE5A9"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3.2</w:t>
            </w:r>
          </w:p>
          <w:p w14:paraId="4B93450F" w14:textId="77777777" w:rsidR="00E70B83" w:rsidRDefault="00097A37">
            <w:pPr>
              <w:spacing w:after="0"/>
            </w:pPr>
            <w:r>
              <w:rPr>
                <w:rFonts w:ascii="Arial" w:eastAsia="Arial" w:hAnsi="Arial" w:cs="Arial"/>
                <w:sz w:val="20"/>
                <w:szCs w:val="20"/>
              </w:rPr>
              <w:t>DOR.ICT.DCP.FEX.003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CD20EB"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IT and technical areas must be monitored for fire. (FIR01.02) </w:t>
            </w:r>
          </w:p>
          <w:p w14:paraId="3774DAB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FIR01.02</w:t>
            </w:r>
          </w:p>
        </w:tc>
      </w:tr>
      <w:tr w:rsidR="007122CE" w:rsidRPr="003B668C" w14:paraId="10D6B8E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F69591"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3.3</w:t>
            </w:r>
          </w:p>
          <w:p w14:paraId="3ED4DBE1" w14:textId="77777777" w:rsidR="00E70B83" w:rsidRDefault="00097A37">
            <w:pPr>
              <w:spacing w:after="0"/>
            </w:pPr>
            <w:r>
              <w:rPr>
                <w:rFonts w:ascii="Arial" w:eastAsia="Arial" w:hAnsi="Arial" w:cs="Arial"/>
                <w:sz w:val="20"/>
                <w:szCs w:val="20"/>
              </w:rPr>
              <w:t>DOR.ICT.DCP.FEX.004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04187D"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Adjacent rooms must be monitored for fire. (FIR01.03) </w:t>
            </w:r>
          </w:p>
          <w:p w14:paraId="432C2D6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FIR01.03</w:t>
            </w:r>
          </w:p>
        </w:tc>
      </w:tr>
      <w:tr w:rsidR="007122CE" w:rsidRPr="003B668C" w14:paraId="06BD5199"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7FA898"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3.4</w:t>
            </w:r>
          </w:p>
          <w:p w14:paraId="747397AC" w14:textId="77777777" w:rsidR="00E70B83" w:rsidRDefault="00097A37">
            <w:pPr>
              <w:spacing w:after="0"/>
            </w:pPr>
            <w:r>
              <w:rPr>
                <w:rFonts w:ascii="Arial" w:eastAsia="Arial" w:hAnsi="Arial" w:cs="Arial"/>
                <w:sz w:val="20"/>
                <w:szCs w:val="20"/>
              </w:rPr>
              <w:t>DOR.ICT.DCP.FEX.005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8E9421"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The security area (incl. IT rooms) must have sufficient smoke detector density. (FIR01.04) </w:t>
            </w:r>
          </w:p>
          <w:p w14:paraId="25D5662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FIR01.04</w:t>
            </w:r>
          </w:p>
        </w:tc>
      </w:tr>
      <w:tr w:rsidR="007122CE" w:rsidRPr="003B668C" w14:paraId="3A9CFE1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F0031F"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3.5</w:t>
            </w:r>
          </w:p>
          <w:p w14:paraId="3DB47A01" w14:textId="77777777" w:rsidR="00E70B83" w:rsidRDefault="00097A37">
            <w:pPr>
              <w:spacing w:after="0"/>
            </w:pPr>
            <w:r>
              <w:rPr>
                <w:rFonts w:ascii="Arial" w:eastAsia="Arial" w:hAnsi="Arial" w:cs="Arial"/>
                <w:sz w:val="20"/>
                <w:szCs w:val="20"/>
              </w:rPr>
              <w:t>DOR.ICT.DCP.FEX.006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B9459D"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Smoke detector types must be relative to the form of room use. (FIR01.05)</w:t>
            </w:r>
          </w:p>
          <w:p w14:paraId="11B07C4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FIR01.05</w:t>
            </w:r>
          </w:p>
        </w:tc>
      </w:tr>
      <w:tr w:rsidR="007122CE" w:rsidRPr="003B668C" w14:paraId="40387C97"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CBD48D"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3.6</w:t>
            </w:r>
          </w:p>
          <w:p w14:paraId="2DA60129" w14:textId="77777777" w:rsidR="00E70B83" w:rsidRDefault="00097A37">
            <w:pPr>
              <w:spacing w:after="0"/>
            </w:pPr>
            <w:r>
              <w:rPr>
                <w:rFonts w:ascii="Arial" w:eastAsia="Arial" w:hAnsi="Arial" w:cs="Arial"/>
                <w:sz w:val="20"/>
                <w:szCs w:val="20"/>
              </w:rPr>
              <w:t>DOR.ICT.DCP.FEX.007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8756DD"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Very early fire detection systems must be used. (FIR01.06)</w:t>
            </w:r>
          </w:p>
          <w:p w14:paraId="671C355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FIR01.06</w:t>
            </w:r>
          </w:p>
        </w:tc>
      </w:tr>
      <w:tr w:rsidR="007122CE" w:rsidRPr="003B668C" w14:paraId="795ECFD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108917"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3.7</w:t>
            </w:r>
          </w:p>
          <w:p w14:paraId="5F682832" w14:textId="77777777" w:rsidR="00E70B83" w:rsidRDefault="00097A37">
            <w:pPr>
              <w:spacing w:after="0"/>
            </w:pPr>
            <w:r>
              <w:rPr>
                <w:rFonts w:ascii="Arial" w:eastAsia="Arial" w:hAnsi="Arial" w:cs="Arial"/>
                <w:sz w:val="20"/>
                <w:szCs w:val="20"/>
              </w:rPr>
              <w:t>DOR.ICT.DCP.FEX.008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DAF522"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CO2 portable fire extinguisher must be installed. (FIR01.07)</w:t>
            </w:r>
          </w:p>
          <w:p w14:paraId="1FFAF39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FIR01.07</w:t>
            </w:r>
          </w:p>
        </w:tc>
      </w:tr>
      <w:tr w:rsidR="007122CE" w:rsidRPr="003B668C" w14:paraId="0361F94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57BCCD"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3.8</w:t>
            </w:r>
          </w:p>
          <w:p w14:paraId="51F2D4B8" w14:textId="77777777" w:rsidR="00E70B83" w:rsidRDefault="00097A37">
            <w:pPr>
              <w:spacing w:after="0"/>
            </w:pPr>
            <w:r>
              <w:rPr>
                <w:rFonts w:ascii="Arial" w:eastAsia="Arial" w:hAnsi="Arial" w:cs="Arial"/>
                <w:sz w:val="20"/>
                <w:szCs w:val="20"/>
              </w:rPr>
              <w:t>DOR.ICT.DCP.FEX.009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D78549"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Technical rooms must be protected from fire. (FIR01.08)</w:t>
            </w:r>
          </w:p>
          <w:p w14:paraId="462137A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FIR01.08</w:t>
            </w:r>
          </w:p>
        </w:tc>
      </w:tr>
      <w:tr w:rsidR="007122CE" w:rsidRPr="003B668C" w14:paraId="771F718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A52EA6"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3.9</w:t>
            </w:r>
          </w:p>
          <w:p w14:paraId="3BFB7AEF" w14:textId="77777777" w:rsidR="00E70B83" w:rsidRDefault="00097A37">
            <w:pPr>
              <w:spacing w:after="0"/>
            </w:pPr>
            <w:r>
              <w:rPr>
                <w:rFonts w:ascii="Arial" w:eastAsia="Arial" w:hAnsi="Arial" w:cs="Arial"/>
                <w:sz w:val="20"/>
                <w:szCs w:val="20"/>
              </w:rPr>
              <w:t>DOR.ICT.DCP.FEX.010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A7FA7E"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IT rooms must have firefighting solutions in place. (FIR02.01) </w:t>
            </w:r>
          </w:p>
          <w:p w14:paraId="7C417B2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FIR02.01</w:t>
            </w:r>
          </w:p>
        </w:tc>
      </w:tr>
      <w:tr w:rsidR="007122CE" w:rsidRPr="003B668C" w14:paraId="7D3616C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52E50B"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3.10</w:t>
            </w:r>
          </w:p>
          <w:p w14:paraId="632995DC" w14:textId="77777777" w:rsidR="00E70B83" w:rsidRDefault="00097A37">
            <w:pPr>
              <w:spacing w:after="0"/>
            </w:pPr>
            <w:r>
              <w:rPr>
                <w:rFonts w:ascii="Arial" w:eastAsia="Arial" w:hAnsi="Arial" w:cs="Arial"/>
                <w:sz w:val="20"/>
                <w:szCs w:val="20"/>
              </w:rPr>
              <w:t>DOR.ICT.DCP.FEX.011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6701F9"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Extinguishing batteries and oxygen reduction system must be monitored. (FIR02.02)</w:t>
            </w:r>
          </w:p>
          <w:p w14:paraId="03C37A4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FIR02.02</w:t>
            </w:r>
          </w:p>
        </w:tc>
      </w:tr>
      <w:tr w:rsidR="007122CE" w:rsidRPr="003B668C" w14:paraId="1D86BF8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14EA93"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3.11</w:t>
            </w:r>
          </w:p>
          <w:p w14:paraId="0077BCE2" w14:textId="77777777" w:rsidR="00E70B83" w:rsidRDefault="00097A37">
            <w:pPr>
              <w:spacing w:after="0"/>
            </w:pPr>
            <w:r>
              <w:rPr>
                <w:rFonts w:ascii="Arial" w:eastAsia="Arial" w:hAnsi="Arial" w:cs="Arial"/>
                <w:sz w:val="20"/>
                <w:szCs w:val="20"/>
              </w:rPr>
              <w:t>DOR.ICT.DCP.FEX.012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95D56A"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Extinguishing batteries and oxygen reduction system must be positioned away from hazards. (FIR02.03)</w:t>
            </w:r>
          </w:p>
          <w:p w14:paraId="6B28F68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FIR02.03</w:t>
            </w:r>
          </w:p>
        </w:tc>
      </w:tr>
      <w:tr w:rsidR="007122CE" w:rsidRPr="003B668C" w14:paraId="1690EFC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6D4593" w14:textId="77777777" w:rsidR="007122CE" w:rsidRPr="003B668C" w:rsidRDefault="00B23490"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3.12</w:t>
            </w:r>
          </w:p>
          <w:p w14:paraId="5C12FB75" w14:textId="77777777" w:rsidR="00E70B83" w:rsidRDefault="00097A37">
            <w:pPr>
              <w:spacing w:after="0"/>
            </w:pPr>
            <w:r>
              <w:rPr>
                <w:rFonts w:ascii="Arial" w:eastAsia="Arial" w:hAnsi="Arial" w:cs="Arial"/>
                <w:sz w:val="20"/>
                <w:szCs w:val="20"/>
              </w:rPr>
              <w:t>DOR.ICT.DCP.FEX.013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459649" w14:textId="77777777" w:rsidR="007122CE" w:rsidRPr="003B668C" w:rsidRDefault="00B23490"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Fire protection dampers must be controlled via a fire alarm system signal. (FIR02.04) </w:t>
            </w:r>
          </w:p>
          <w:p w14:paraId="0BA3661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FIR02.04</w:t>
            </w:r>
          </w:p>
        </w:tc>
      </w:tr>
      <w:tr w:rsidR="00821577" w:rsidRPr="003B668C" w14:paraId="4089D6A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4A7FB3" w14:textId="77777777" w:rsidR="00821577" w:rsidRPr="003B668C" w:rsidRDefault="00821577" w:rsidP="004F7379">
            <w:pPr>
              <w:spacing w:before="120" w:after="12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3.13</w:t>
            </w:r>
          </w:p>
          <w:p w14:paraId="3211E5E5" w14:textId="77777777" w:rsidR="00E70B83" w:rsidRDefault="00097A37">
            <w:pPr>
              <w:spacing w:after="0"/>
            </w:pPr>
            <w:r>
              <w:rPr>
                <w:rFonts w:ascii="Arial" w:eastAsia="Arial" w:hAnsi="Arial" w:cs="Arial"/>
                <w:sz w:val="20"/>
                <w:szCs w:val="20"/>
              </w:rPr>
              <w:t>DOR.ICT.DCP.FEX.014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AD634C" w14:textId="77777777" w:rsidR="00821577" w:rsidRPr="003B668C" w:rsidRDefault="00155D15"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Smoke and gas extraction systems must be controlled. (FIR02.05A)</w:t>
            </w:r>
          </w:p>
          <w:p w14:paraId="5DC7440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FIR02.05A</w:t>
            </w:r>
          </w:p>
        </w:tc>
      </w:tr>
      <w:tr w:rsidR="007122CE" w:rsidRPr="003B668C" w14:paraId="5F5816C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FB8B4D" w14:textId="77777777" w:rsidR="007122CE" w:rsidRPr="003B668C" w:rsidRDefault="00B23490" w:rsidP="004F7379">
            <w:pPr>
              <w:spacing w:before="120" w:after="240" w:line="240" w:lineRule="auto"/>
              <w:ind w:left="624" w:right="284"/>
              <w:textAlignment w:val="baseline"/>
              <w:rPr>
                <w:rFonts w:ascii="Arial" w:eastAsia="Times New Roman" w:hAnsi="Arial" w:cs="Arial"/>
                <w:sz w:val="20"/>
                <w:szCs w:val="20"/>
              </w:rPr>
            </w:pPr>
            <w:r w:rsidRPr="003B668C">
              <w:rPr>
                <w:rFonts w:ascii="Arial" w:eastAsia="Times New Roman" w:hAnsi="Arial" w:cs="Arial"/>
                <w:sz w:val="20"/>
                <w:szCs w:val="20"/>
              </w:rPr>
              <w:t>3.</w:t>
            </w:r>
            <w:r w:rsidR="002F6E5F" w:rsidRPr="003B668C">
              <w:rPr>
                <w:rFonts w:ascii="Arial" w:eastAsia="Times New Roman" w:hAnsi="Arial" w:cs="Arial"/>
                <w:sz w:val="20"/>
                <w:szCs w:val="20"/>
              </w:rPr>
              <w:t>14</w:t>
            </w:r>
          </w:p>
          <w:p w14:paraId="071BADEB" w14:textId="77777777" w:rsidR="00E70B83" w:rsidRDefault="00097A37">
            <w:pPr>
              <w:spacing w:after="0"/>
            </w:pPr>
            <w:r>
              <w:rPr>
                <w:rFonts w:ascii="Arial" w:eastAsia="Arial" w:hAnsi="Arial" w:cs="Arial"/>
                <w:sz w:val="20"/>
                <w:szCs w:val="20"/>
              </w:rPr>
              <w:t>DOR.ICT.DCP.FEX.015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EBB28A" w14:textId="77777777" w:rsidR="007122CE" w:rsidRPr="003B668C" w:rsidRDefault="00B23490" w:rsidP="004F7379">
            <w:pPr>
              <w:spacing w:before="120" w:after="24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Fire alarm systems, fire extinguishing systems and fire protection shutters must be maintained at least on an annual basis. (FIR03.01)</w:t>
            </w:r>
          </w:p>
          <w:p w14:paraId="2C2D426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FIR03.01</w:t>
            </w:r>
          </w:p>
        </w:tc>
      </w:tr>
    </w:tbl>
    <w:p w14:paraId="516F533F" w14:textId="77777777" w:rsidR="0013346B" w:rsidRPr="003B668C" w:rsidRDefault="0013346B" w:rsidP="004D1629">
      <w:pPr>
        <w:rPr>
          <w:rFonts w:ascii="Arial" w:hAnsi="Arial" w:cs="Arial"/>
        </w:rPr>
      </w:pPr>
    </w:p>
    <w:p w14:paraId="36D96823" w14:textId="77777777" w:rsidR="0013346B" w:rsidRPr="003B668C" w:rsidRDefault="0013346B">
      <w:pPr>
        <w:rPr>
          <w:rFonts w:ascii="Arial" w:hAnsi="Arial" w:cs="Arial"/>
        </w:rPr>
      </w:pPr>
      <w:r w:rsidRPr="003B668C">
        <w:rPr>
          <w:rFonts w:ascii="Arial" w:hAnsi="Arial" w:cs="Arial"/>
        </w:rP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3"/>
        <w:gridCol w:w="7375"/>
      </w:tblGrid>
      <w:tr w:rsidR="004D1629" w:rsidRPr="003B668C" w14:paraId="176BAA48" w14:textId="77777777" w:rsidTr="00A2074D">
        <w:trPr>
          <w:trHeight w:val="240"/>
        </w:trPr>
        <w:tc>
          <w:tcPr>
            <w:tcW w:w="2263"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4D7CCECC" w14:textId="77777777" w:rsidR="004D1629" w:rsidRPr="003B668C" w:rsidRDefault="004D1629" w:rsidP="008D6D76">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ID: 4 </w:t>
            </w:r>
            <w:r w:rsidR="00042F04" w:rsidRPr="003B668C">
              <w:rPr>
                <w:rFonts w:ascii="Arial" w:eastAsia="Calibri" w:hAnsi="Arial" w:cs="Arial"/>
                <w:b/>
                <w:color w:val="FFFFFF" w:themeColor="background1"/>
                <w:sz w:val="20"/>
                <w:szCs w:val="20"/>
              </w:rPr>
              <w:br/>
            </w:r>
            <w:r w:rsidRPr="003B668C">
              <w:rPr>
                <w:rFonts w:ascii="Arial" w:eastAsia="Calibri" w:hAnsi="Arial" w:cs="Arial"/>
                <w:b/>
                <w:color w:val="FFFFFF" w:themeColor="background1"/>
                <w:sz w:val="20"/>
                <w:szCs w:val="20"/>
              </w:rPr>
              <w:t>(version 2.0)</w:t>
            </w:r>
          </w:p>
        </w:tc>
        <w:tc>
          <w:tcPr>
            <w:tcW w:w="7375"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481637E8" w14:textId="77777777" w:rsidR="004D1629" w:rsidRPr="003B668C" w:rsidRDefault="004D1629" w:rsidP="008D6D76">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security - Security systems and organizational requirements</w:t>
            </w:r>
          </w:p>
        </w:tc>
      </w:tr>
      <w:tr w:rsidR="004D1629" w:rsidRPr="003B668C" w14:paraId="1308718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704E52" w14:textId="77777777" w:rsidR="004D1629" w:rsidRPr="003B668C" w:rsidRDefault="004D1629" w:rsidP="00E942B4">
            <w:pPr>
              <w:spacing w:before="120" w:after="120" w:line="240" w:lineRule="auto"/>
              <w:ind w:left="624"/>
              <w:textAlignment w:val="baseline"/>
              <w:rPr>
                <w:rFonts w:ascii="Arial" w:eastAsia="Calibri" w:hAnsi="Arial" w:cs="Arial"/>
                <w:b/>
                <w:bCs/>
                <w:sz w:val="20"/>
                <w:szCs w:val="20"/>
              </w:rPr>
            </w:pPr>
            <w:r w:rsidRPr="003B668C">
              <w:rPr>
                <w:rFonts w:ascii="Arial" w:eastAsia="Calibri" w:hAnsi="Arial" w:cs="Arial"/>
                <w:b/>
                <w:bCs/>
                <w:sz w:val="20"/>
                <w:szCs w:val="20"/>
              </w:rPr>
              <w:t>4</w:t>
            </w:r>
          </w:p>
          <w:p w14:paraId="2779622D" w14:textId="77777777" w:rsidR="00E70B83" w:rsidRDefault="00097A37">
            <w:pPr>
              <w:spacing w:after="0"/>
            </w:pPr>
            <w:r>
              <w:rPr>
                <w:rFonts w:ascii="Arial" w:eastAsia="Arial" w:hAnsi="Arial" w:cs="Arial"/>
                <w:sz w:val="20"/>
                <w:szCs w:val="20"/>
              </w:rPr>
              <w:t>DOR.ICT.DCP.SSR.001</w:t>
            </w:r>
          </w:p>
        </w:tc>
        <w:tc>
          <w:tcPr>
            <w:tcW w:w="73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6B82FA3" w14:textId="77777777" w:rsidR="004D1629" w:rsidRPr="003B668C" w:rsidRDefault="004D1629" w:rsidP="004F7379">
            <w:pPr>
              <w:spacing w:before="120" w:after="120" w:line="240" w:lineRule="auto"/>
              <w:ind w:left="284" w:right="284"/>
              <w:rPr>
                <w:rFonts w:ascii="Arial" w:eastAsia="Calibri" w:hAnsi="Arial" w:cs="Arial"/>
                <w:b/>
                <w:bCs/>
                <w:sz w:val="20"/>
                <w:szCs w:val="20"/>
              </w:rPr>
            </w:pPr>
            <w:r w:rsidRPr="003B668C">
              <w:rPr>
                <w:rFonts w:ascii="Arial" w:eastAsia="Calibri" w:hAnsi="Arial" w:cs="Arial"/>
                <w:b/>
                <w:bCs/>
                <w:sz w:val="20"/>
                <w:szCs w:val="20"/>
              </w:rPr>
              <w:t xml:space="preserve">Security systems and </w:t>
            </w:r>
            <w:r w:rsidR="00F46C45" w:rsidRPr="003B668C">
              <w:rPr>
                <w:rFonts w:ascii="Arial" w:eastAsia="Calibri" w:hAnsi="Arial" w:cs="Arial"/>
                <w:b/>
                <w:bCs/>
                <w:sz w:val="20"/>
                <w:szCs w:val="20"/>
              </w:rPr>
              <w:t>organizational</w:t>
            </w:r>
            <w:r w:rsidRPr="003B668C">
              <w:rPr>
                <w:rFonts w:ascii="Arial" w:eastAsia="Calibri" w:hAnsi="Arial" w:cs="Arial"/>
                <w:b/>
                <w:bCs/>
                <w:sz w:val="20"/>
                <w:szCs w:val="20"/>
              </w:rPr>
              <w:t xml:space="preserve"> measures must meet the following </w:t>
            </w:r>
            <w:r w:rsidR="00EE2B32" w:rsidRPr="003B668C">
              <w:rPr>
                <w:rFonts w:ascii="Arial" w:eastAsia="Calibri" w:hAnsi="Arial" w:cs="Arial"/>
                <w:b/>
                <w:bCs/>
                <w:sz w:val="20"/>
                <w:szCs w:val="20"/>
              </w:rPr>
              <w:t>criteria</w:t>
            </w:r>
            <w:r w:rsidRPr="003B668C">
              <w:rPr>
                <w:rFonts w:ascii="Arial" w:eastAsia="Calibri" w:hAnsi="Arial" w:cs="Arial"/>
                <w:b/>
                <w:bCs/>
                <w:sz w:val="20"/>
                <w:szCs w:val="20"/>
              </w:rPr>
              <w:t>:</w:t>
            </w:r>
          </w:p>
        </w:tc>
      </w:tr>
      <w:tr w:rsidR="00E344AE" w:rsidRPr="003B668C" w14:paraId="66C569A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F75447" w14:textId="77777777" w:rsidR="00E344AE" w:rsidRPr="003B668C" w:rsidRDefault="00E344AE"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w:t>
            </w:r>
          </w:p>
          <w:p w14:paraId="3C690FA5" w14:textId="77777777" w:rsidR="00E70B83" w:rsidRDefault="00097A37">
            <w:pPr>
              <w:spacing w:after="0"/>
            </w:pPr>
            <w:r>
              <w:rPr>
                <w:rFonts w:ascii="Arial" w:eastAsia="Arial" w:hAnsi="Arial" w:cs="Arial"/>
                <w:sz w:val="20"/>
                <w:szCs w:val="20"/>
              </w:rPr>
              <w:t>DOR.ICT.DCP.SSR.002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89FD57" w14:textId="77777777" w:rsidR="00E344AE" w:rsidRPr="003B668C" w:rsidRDefault="00E344AE"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An appropriate access control system using state-of-the-art technology must be used. (SEC01.01) </w:t>
            </w:r>
          </w:p>
          <w:p w14:paraId="39C8C8A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SEC01.01</w:t>
            </w:r>
          </w:p>
        </w:tc>
      </w:tr>
      <w:tr w:rsidR="00E344AE" w:rsidRPr="003B668C" w14:paraId="00A3578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7423F5"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4.2</w:t>
            </w:r>
          </w:p>
          <w:p w14:paraId="08944F7D" w14:textId="77777777" w:rsidR="00E70B83" w:rsidRDefault="00097A37">
            <w:pPr>
              <w:spacing w:after="0"/>
            </w:pPr>
            <w:r>
              <w:rPr>
                <w:rFonts w:ascii="Arial" w:eastAsia="Arial" w:hAnsi="Arial" w:cs="Arial"/>
                <w:sz w:val="20"/>
                <w:szCs w:val="20"/>
              </w:rPr>
              <w:t>DOR.ICT.DCP.SSR.003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BA2DF3" w14:textId="77777777" w:rsidR="00E344AE" w:rsidRPr="003B668C" w:rsidRDefault="00E344AE"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Central data base of the access control system must be protected. (SEC01.02) </w:t>
            </w:r>
          </w:p>
          <w:p w14:paraId="4D819E5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SEC01.02</w:t>
            </w:r>
          </w:p>
        </w:tc>
      </w:tr>
      <w:tr w:rsidR="00E344AE" w:rsidRPr="003B668C" w14:paraId="663FB0F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60ADAF"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4.3</w:t>
            </w:r>
          </w:p>
          <w:p w14:paraId="38F3C06F" w14:textId="77777777" w:rsidR="00E70B83" w:rsidRDefault="00097A37">
            <w:pPr>
              <w:spacing w:after="0"/>
            </w:pPr>
            <w:r>
              <w:rPr>
                <w:rFonts w:ascii="Arial" w:eastAsia="Arial" w:hAnsi="Arial" w:cs="Arial"/>
                <w:sz w:val="20"/>
                <w:szCs w:val="20"/>
              </w:rPr>
              <w:t>DOR.ICT.DCP.SSR.004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2A2798" w14:textId="77777777" w:rsidR="00E344AE" w:rsidRPr="003B668C" w:rsidRDefault="00E344AE"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Cables must be laid sabotage-protected and must be monitored. (SEC01.03) </w:t>
            </w:r>
          </w:p>
          <w:p w14:paraId="3E3DDC7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SEC01.03</w:t>
            </w:r>
          </w:p>
        </w:tc>
      </w:tr>
      <w:tr w:rsidR="00E344AE" w:rsidRPr="003B668C" w14:paraId="49000D6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742D73"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4.4</w:t>
            </w:r>
          </w:p>
          <w:p w14:paraId="68006014" w14:textId="77777777" w:rsidR="00E70B83" w:rsidRDefault="00097A37">
            <w:pPr>
              <w:spacing w:after="0"/>
            </w:pPr>
            <w:r>
              <w:rPr>
                <w:rFonts w:ascii="Arial" w:eastAsia="Arial" w:hAnsi="Arial" w:cs="Arial"/>
                <w:sz w:val="20"/>
                <w:szCs w:val="20"/>
              </w:rPr>
              <w:t>DOR.ICT.DCP.SSR.005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72CE28" w14:textId="77777777" w:rsidR="00E344AE" w:rsidRPr="003B668C" w:rsidRDefault="00E344AE"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Technical components of the access security system must be provided with a back-up power supply. (SEC01.04) </w:t>
            </w:r>
          </w:p>
          <w:p w14:paraId="5C5BCE2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SEC01.04</w:t>
            </w:r>
          </w:p>
        </w:tc>
      </w:tr>
      <w:tr w:rsidR="00E344AE" w:rsidRPr="003B668C" w14:paraId="1C93C3E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0FD9FA"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4.5</w:t>
            </w:r>
          </w:p>
          <w:p w14:paraId="552A1B51" w14:textId="77777777" w:rsidR="00E70B83" w:rsidRDefault="00097A37">
            <w:pPr>
              <w:spacing w:after="0"/>
            </w:pPr>
            <w:r>
              <w:rPr>
                <w:rFonts w:ascii="Arial" w:eastAsia="Arial" w:hAnsi="Arial" w:cs="Arial"/>
                <w:sz w:val="20"/>
                <w:szCs w:val="20"/>
              </w:rPr>
              <w:t>DOR.ICT.DCP.SSR.006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66E7EA" w14:textId="77777777" w:rsidR="00E344AE" w:rsidRPr="003B668C" w:rsidRDefault="00EC068B"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Suitable readers must be used for the access control system. (SEC01.05) </w:t>
            </w:r>
          </w:p>
          <w:p w14:paraId="45DBCEA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SEC01.05</w:t>
            </w:r>
          </w:p>
        </w:tc>
      </w:tr>
      <w:tr w:rsidR="00E344AE" w:rsidRPr="003B668C" w14:paraId="7A002B9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CFF3BF"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4.6</w:t>
            </w:r>
          </w:p>
          <w:p w14:paraId="23C6DD60" w14:textId="77777777" w:rsidR="00E70B83" w:rsidRDefault="00097A37">
            <w:pPr>
              <w:spacing w:after="0"/>
            </w:pPr>
            <w:r>
              <w:rPr>
                <w:rFonts w:ascii="Arial" w:eastAsia="Arial" w:hAnsi="Arial" w:cs="Arial"/>
                <w:sz w:val="20"/>
                <w:szCs w:val="20"/>
              </w:rPr>
              <w:t>DOR.ICT.DCP.SSR.007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277070" w14:textId="77777777" w:rsidR="00E344AE" w:rsidRPr="003B668C" w:rsidRDefault="00EC068B"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Identification devices (IDD) of the access control system must be issued and used in a secure way. (SEC01.06) </w:t>
            </w:r>
          </w:p>
          <w:p w14:paraId="471133E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SEC01.06</w:t>
            </w:r>
          </w:p>
        </w:tc>
      </w:tr>
      <w:tr w:rsidR="00E344AE" w:rsidRPr="003B668C" w14:paraId="6DD4322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95D696"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4.7</w:t>
            </w:r>
          </w:p>
          <w:p w14:paraId="56562D4E" w14:textId="77777777" w:rsidR="00E70B83" w:rsidRDefault="00097A37">
            <w:pPr>
              <w:spacing w:after="0"/>
            </w:pPr>
            <w:r>
              <w:rPr>
                <w:rFonts w:ascii="Arial" w:eastAsia="Arial" w:hAnsi="Arial" w:cs="Arial"/>
                <w:sz w:val="20"/>
                <w:szCs w:val="20"/>
              </w:rPr>
              <w:t>DOR.ICT.DCP.SSR.008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14EA12" w14:textId="77777777" w:rsidR="00E344AE" w:rsidRPr="003B668C" w:rsidRDefault="00EC068B"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Access attempts through doors secured with the access control system must be logged and data must be stored for at least 30 days. (SEC01.07) </w:t>
            </w:r>
          </w:p>
          <w:p w14:paraId="14647B2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SEC01.07</w:t>
            </w:r>
          </w:p>
        </w:tc>
      </w:tr>
      <w:tr w:rsidR="00E344AE" w:rsidRPr="003B668C" w14:paraId="139BA43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94A623"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4.8</w:t>
            </w:r>
          </w:p>
          <w:p w14:paraId="61B64762" w14:textId="77777777" w:rsidR="00E70B83" w:rsidRDefault="00097A37">
            <w:pPr>
              <w:spacing w:after="0"/>
            </w:pPr>
            <w:r>
              <w:rPr>
                <w:rFonts w:ascii="Arial" w:eastAsia="Arial" w:hAnsi="Arial" w:cs="Arial"/>
                <w:sz w:val="20"/>
                <w:szCs w:val="20"/>
              </w:rPr>
              <w:t>DOR.ICT.DCP.SSR.009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DD5D0F" w14:textId="77777777" w:rsidR="00E344AE" w:rsidRPr="003B668C" w:rsidRDefault="00EC068B"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Besides the IDD, a second factor (knowledge or biometrics) must be used for access to IT rooms or the entire security area. (SEC01.08) </w:t>
            </w:r>
          </w:p>
          <w:p w14:paraId="4F47E15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SEC01.08</w:t>
            </w:r>
          </w:p>
        </w:tc>
      </w:tr>
      <w:tr w:rsidR="00E344AE" w:rsidRPr="003B668C" w14:paraId="1A187F7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F87A65"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4.9</w:t>
            </w:r>
          </w:p>
          <w:p w14:paraId="5B7C6468" w14:textId="77777777" w:rsidR="00E70B83" w:rsidRDefault="00097A37">
            <w:pPr>
              <w:spacing w:after="0"/>
            </w:pPr>
            <w:r>
              <w:rPr>
                <w:rFonts w:ascii="Arial" w:eastAsia="Arial" w:hAnsi="Arial" w:cs="Arial"/>
                <w:sz w:val="20"/>
                <w:szCs w:val="20"/>
              </w:rPr>
              <w:t>DOR.ICT.DCP.SSR.010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24E350" w14:textId="77777777" w:rsidR="00E344AE" w:rsidRPr="003B668C" w:rsidRDefault="00EC068B"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 security zone concept must exist. (SEC01.09) </w:t>
            </w:r>
          </w:p>
          <w:p w14:paraId="783165B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SEC01.09</w:t>
            </w:r>
          </w:p>
        </w:tc>
      </w:tr>
      <w:tr w:rsidR="00E344AE" w:rsidRPr="003B668C" w14:paraId="68B904E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DECB7A"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4.10</w:t>
            </w:r>
          </w:p>
          <w:p w14:paraId="5630D997" w14:textId="77777777" w:rsidR="00E70B83" w:rsidRDefault="00097A37">
            <w:pPr>
              <w:spacing w:after="0"/>
            </w:pPr>
            <w:r>
              <w:rPr>
                <w:rFonts w:ascii="Arial" w:eastAsia="Arial" w:hAnsi="Arial" w:cs="Arial"/>
                <w:sz w:val="20"/>
                <w:szCs w:val="20"/>
              </w:rPr>
              <w:t>DOR.ICT.DCP.SSR.011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1860A1" w14:textId="77777777" w:rsidR="00E344AE" w:rsidRPr="003B668C" w:rsidRDefault="00EC068B"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Doors to rooms which are important for IT or strategically important (e.g. technical security </w:t>
            </w:r>
            <w:r w:rsidR="0083272F" w:rsidRPr="003B668C">
              <w:rPr>
                <w:rFonts w:ascii="Arial" w:eastAsia="Times New Roman" w:hAnsi="Arial" w:cs="Arial"/>
                <w:sz w:val="20"/>
                <w:szCs w:val="20"/>
              </w:rPr>
              <w:t>center</w:t>
            </w:r>
            <w:r w:rsidRPr="003B668C">
              <w:rPr>
                <w:rFonts w:ascii="Arial" w:eastAsia="Times New Roman" w:hAnsi="Arial" w:cs="Arial"/>
                <w:sz w:val="20"/>
                <w:szCs w:val="20"/>
              </w:rPr>
              <w:t xml:space="preserve">) must have door open time monitoring including alarm forwarding to a permanently manned office after 2 minutes. (SEC01.10) </w:t>
            </w:r>
          </w:p>
          <w:p w14:paraId="613FD41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SEC01.10</w:t>
            </w:r>
          </w:p>
        </w:tc>
      </w:tr>
      <w:tr w:rsidR="00E344AE" w:rsidRPr="003B668C" w14:paraId="025D4DA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FEA7E8" w14:textId="77777777" w:rsidR="00E344AE" w:rsidRPr="003B668C" w:rsidRDefault="00EC068B"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4.11</w:t>
            </w:r>
          </w:p>
          <w:p w14:paraId="707C1E69" w14:textId="77777777" w:rsidR="00E70B83" w:rsidRDefault="00097A37">
            <w:pPr>
              <w:spacing w:after="0"/>
            </w:pPr>
            <w:r>
              <w:rPr>
                <w:rFonts w:ascii="Arial" w:eastAsia="Arial" w:hAnsi="Arial" w:cs="Arial"/>
                <w:sz w:val="20"/>
                <w:szCs w:val="20"/>
              </w:rPr>
              <w:t>DOR.ICT.DCP.SSR.012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A785A6" w14:textId="77777777" w:rsidR="00E344AE" w:rsidRPr="003B668C" w:rsidRDefault="00EC068B"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An appropriate state-of-the-art intrusion detection system must be used. (SEC02.01)</w:t>
            </w:r>
          </w:p>
          <w:p w14:paraId="09BF138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SEC02.01</w:t>
            </w:r>
          </w:p>
        </w:tc>
      </w:tr>
      <w:tr w:rsidR="00E344AE" w:rsidRPr="003B668C" w14:paraId="36473C9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77F1AE" w14:textId="77777777" w:rsidR="00E344AE" w:rsidRPr="003B668C" w:rsidRDefault="00506162"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4.12</w:t>
            </w:r>
          </w:p>
          <w:p w14:paraId="247F7209" w14:textId="77777777" w:rsidR="00E70B83" w:rsidRDefault="00097A37">
            <w:pPr>
              <w:spacing w:after="0"/>
            </w:pPr>
            <w:r>
              <w:rPr>
                <w:rFonts w:ascii="Arial" w:eastAsia="Arial" w:hAnsi="Arial" w:cs="Arial"/>
                <w:sz w:val="20"/>
                <w:szCs w:val="20"/>
              </w:rPr>
              <w:t>DOR.ICT.DCP.SSR.013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469B3C"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Intrusion detection system in the IT areas must be equipped with motion detectors. (SEC02.03)</w:t>
            </w:r>
          </w:p>
          <w:p w14:paraId="57BE301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SEC02.03</w:t>
            </w:r>
          </w:p>
        </w:tc>
      </w:tr>
      <w:tr w:rsidR="00E344AE" w:rsidRPr="003B668C" w14:paraId="47AED1A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EC5813" w14:textId="77777777" w:rsidR="00E344AE" w:rsidRPr="003B668C" w:rsidRDefault="00506162"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4.13</w:t>
            </w:r>
          </w:p>
          <w:p w14:paraId="36FBCE55" w14:textId="77777777" w:rsidR="00E70B83" w:rsidRDefault="00097A37">
            <w:pPr>
              <w:spacing w:after="0"/>
            </w:pPr>
            <w:r>
              <w:rPr>
                <w:rFonts w:ascii="Arial" w:eastAsia="Arial" w:hAnsi="Arial" w:cs="Arial"/>
                <w:sz w:val="20"/>
                <w:szCs w:val="20"/>
              </w:rPr>
              <w:t>DOR.ICT.DCP.SSR.014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276F43"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All plant rooms or the entire technical area must be monitored. (SEC02.04) </w:t>
            </w:r>
          </w:p>
          <w:p w14:paraId="04E45C1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SEC02.04</w:t>
            </w:r>
          </w:p>
        </w:tc>
      </w:tr>
      <w:tr w:rsidR="00E344AE" w:rsidRPr="003B668C" w14:paraId="6CCDD7E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ACC217" w14:textId="77777777" w:rsidR="00E344AE" w:rsidRPr="003B668C" w:rsidRDefault="00506162"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4.14</w:t>
            </w:r>
          </w:p>
          <w:p w14:paraId="369EB377" w14:textId="77777777" w:rsidR="00E70B83" w:rsidRDefault="00097A37">
            <w:pPr>
              <w:spacing w:after="0"/>
            </w:pPr>
            <w:r>
              <w:rPr>
                <w:rFonts w:ascii="Arial" w:eastAsia="Arial" w:hAnsi="Arial" w:cs="Arial"/>
                <w:sz w:val="20"/>
                <w:szCs w:val="20"/>
              </w:rPr>
              <w:t>DOR.ICT.DCP.SSR.015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579E2C"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Access to all IT and telecommunication rooms must be incorporated into the intrusion detection system monitoring. (SEC02.05) </w:t>
            </w:r>
          </w:p>
          <w:p w14:paraId="195BAB7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SEC02.05</w:t>
            </w:r>
          </w:p>
        </w:tc>
      </w:tr>
      <w:tr w:rsidR="00E344AE" w:rsidRPr="003B668C" w14:paraId="282CCBD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DFF4C6" w14:textId="77777777" w:rsidR="00E344AE" w:rsidRPr="003B668C" w:rsidRDefault="00506162"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4.15</w:t>
            </w:r>
          </w:p>
          <w:p w14:paraId="3DBE0EF2" w14:textId="77777777" w:rsidR="00E70B83" w:rsidRDefault="00097A37">
            <w:pPr>
              <w:spacing w:after="0"/>
            </w:pPr>
            <w:r>
              <w:rPr>
                <w:rFonts w:ascii="Arial" w:eastAsia="Arial" w:hAnsi="Arial" w:cs="Arial"/>
                <w:sz w:val="20"/>
                <w:szCs w:val="20"/>
              </w:rPr>
              <w:t>DOR.ICT.DCP.SSR.016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502A8A"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Reliable remote data transmission of the intrusion detection system must be ensured. (SEC02.06</w:t>
            </w:r>
            <w:r w:rsidR="00F26DDA" w:rsidRPr="003B668C">
              <w:rPr>
                <w:rFonts w:ascii="Arial" w:eastAsia="Times New Roman" w:hAnsi="Arial" w:cs="Arial"/>
                <w:sz w:val="20"/>
                <w:szCs w:val="20"/>
              </w:rPr>
              <w:t>A</w:t>
            </w:r>
            <w:r w:rsidRPr="003B668C">
              <w:rPr>
                <w:rFonts w:ascii="Arial" w:eastAsia="Times New Roman" w:hAnsi="Arial" w:cs="Arial"/>
                <w:sz w:val="20"/>
                <w:szCs w:val="20"/>
              </w:rPr>
              <w:t xml:space="preserve">) </w:t>
            </w:r>
          </w:p>
          <w:p w14:paraId="017CB4B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SEC02.06</w:t>
            </w:r>
          </w:p>
        </w:tc>
      </w:tr>
      <w:tr w:rsidR="00E344AE" w:rsidRPr="003B668C" w14:paraId="0793C7E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957D6E" w14:textId="77777777" w:rsidR="00E344AE" w:rsidRPr="003B668C" w:rsidRDefault="00506162"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4.16</w:t>
            </w:r>
          </w:p>
          <w:p w14:paraId="56F9C761" w14:textId="77777777" w:rsidR="00E70B83" w:rsidRDefault="00097A37">
            <w:pPr>
              <w:spacing w:after="0"/>
            </w:pPr>
            <w:r>
              <w:rPr>
                <w:rFonts w:ascii="Arial" w:eastAsia="Arial" w:hAnsi="Arial" w:cs="Arial"/>
                <w:sz w:val="20"/>
                <w:szCs w:val="20"/>
              </w:rPr>
              <w:t>DOR.ICT.DCP.SSR.017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62B14D"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Corridors and accesses to the IT rooms, as well as readily accessible external areas and external boundaries of the security area, must be monitored with video cameras. (SEC03.01) </w:t>
            </w:r>
          </w:p>
          <w:p w14:paraId="3038A16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SEC03.01</w:t>
            </w:r>
          </w:p>
        </w:tc>
      </w:tr>
      <w:tr w:rsidR="00E344AE" w:rsidRPr="003B668C" w14:paraId="0262ACB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67BAB6" w14:textId="77777777" w:rsidR="00E344AE" w:rsidRPr="003B668C" w:rsidRDefault="00522849"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4.17</w:t>
            </w:r>
          </w:p>
          <w:p w14:paraId="6572A5E4" w14:textId="77777777" w:rsidR="00E70B83" w:rsidRDefault="00097A37">
            <w:pPr>
              <w:spacing w:after="0"/>
            </w:pPr>
            <w:r>
              <w:rPr>
                <w:rFonts w:ascii="Arial" w:eastAsia="Arial" w:hAnsi="Arial" w:cs="Arial"/>
                <w:sz w:val="20"/>
                <w:szCs w:val="20"/>
              </w:rPr>
              <w:t>DOR.ICT.DCP.SSR.018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530A7E"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Security zone borders must be monitored. (SEC04.01) </w:t>
            </w:r>
          </w:p>
          <w:p w14:paraId="5EC68ED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SEC04.01</w:t>
            </w:r>
          </w:p>
        </w:tc>
      </w:tr>
      <w:tr w:rsidR="00E344AE" w:rsidRPr="003B668C" w14:paraId="7684DE7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89B850" w14:textId="77777777" w:rsidR="00E344AE" w:rsidRPr="003B668C" w:rsidRDefault="00522849"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4.18</w:t>
            </w:r>
          </w:p>
          <w:p w14:paraId="24708CE3" w14:textId="77777777" w:rsidR="00E70B83" w:rsidRDefault="00097A37">
            <w:pPr>
              <w:spacing w:after="0"/>
            </w:pPr>
            <w:r>
              <w:rPr>
                <w:rFonts w:ascii="Arial" w:eastAsia="Arial" w:hAnsi="Arial" w:cs="Arial"/>
                <w:sz w:val="20"/>
                <w:szCs w:val="20"/>
              </w:rPr>
              <w:t>DOR.ICT.DCP.SSR.019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D9B74F"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An effectively implemented single person separation system must be used to provide access to the IT area or to the entire secure area. (SEC05.01) </w:t>
            </w:r>
          </w:p>
          <w:p w14:paraId="175A192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SEC05.01</w:t>
            </w:r>
          </w:p>
        </w:tc>
      </w:tr>
      <w:tr w:rsidR="00E344AE" w:rsidRPr="003B668C" w14:paraId="02DD42A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584703" w14:textId="77777777" w:rsidR="00E344AE" w:rsidRPr="003B668C" w:rsidRDefault="00522849"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4.19</w:t>
            </w:r>
          </w:p>
          <w:p w14:paraId="6FA9239D" w14:textId="77777777" w:rsidR="00E70B83" w:rsidRDefault="00097A37">
            <w:pPr>
              <w:spacing w:after="0"/>
            </w:pPr>
            <w:r>
              <w:rPr>
                <w:rFonts w:ascii="Arial" w:eastAsia="Arial" w:hAnsi="Arial" w:cs="Arial"/>
                <w:sz w:val="20"/>
                <w:szCs w:val="20"/>
              </w:rPr>
              <w:t>DOR.ICT.DCP.SSR.020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C842F5"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Components of the electronic security systems must be maintained at least annually. Components of the access control system must be inspected at least annually. (SEC06.01)</w:t>
            </w:r>
          </w:p>
          <w:p w14:paraId="0BBD93D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SEC06.01</w:t>
            </w:r>
          </w:p>
        </w:tc>
      </w:tr>
      <w:tr w:rsidR="00E344AE" w:rsidRPr="003B668C" w14:paraId="72CE903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51AB58" w14:textId="77777777" w:rsidR="00E344AE" w:rsidRPr="003B668C" w:rsidRDefault="00522849"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4.20</w:t>
            </w:r>
          </w:p>
          <w:p w14:paraId="41274A27" w14:textId="77777777" w:rsidR="00E70B83" w:rsidRDefault="00097A37">
            <w:pPr>
              <w:spacing w:after="0"/>
            </w:pPr>
            <w:r>
              <w:rPr>
                <w:rFonts w:ascii="Arial" w:eastAsia="Arial" w:hAnsi="Arial" w:cs="Arial"/>
                <w:sz w:val="20"/>
                <w:szCs w:val="20"/>
              </w:rPr>
              <w:t>DOR.ICT.DCP.SSR.021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549C67"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The issuance of IDD must be carried out in a formalized and transparent manner and </w:t>
            </w:r>
            <w:r w:rsidR="00CF5B6D" w:rsidRPr="003B668C">
              <w:rPr>
                <w:rFonts w:ascii="Arial" w:eastAsia="Times New Roman" w:hAnsi="Arial" w:cs="Arial"/>
                <w:sz w:val="20"/>
                <w:szCs w:val="20"/>
              </w:rPr>
              <w:t>unused</w:t>
            </w:r>
            <w:r w:rsidR="00C60F65" w:rsidRPr="003B668C">
              <w:rPr>
                <w:rFonts w:ascii="Arial" w:eastAsia="Times New Roman" w:hAnsi="Arial" w:cs="Arial"/>
                <w:sz w:val="20"/>
                <w:szCs w:val="20"/>
              </w:rPr>
              <w:t xml:space="preserve"> access cards</w:t>
            </w:r>
            <w:r w:rsidR="00997748" w:rsidRPr="003B668C">
              <w:rPr>
                <w:rFonts w:ascii="Arial" w:eastAsia="Times New Roman" w:hAnsi="Arial" w:cs="Arial"/>
                <w:sz w:val="20"/>
                <w:szCs w:val="20"/>
              </w:rPr>
              <w:t xml:space="preserve"> must be</w:t>
            </w:r>
            <w:r w:rsidRPr="003B668C">
              <w:rPr>
                <w:rFonts w:ascii="Arial" w:eastAsia="Times New Roman" w:hAnsi="Arial" w:cs="Arial"/>
                <w:sz w:val="20"/>
                <w:szCs w:val="20"/>
              </w:rPr>
              <w:t xml:space="preserve"> stored in a secure place. (SEC06.02) </w:t>
            </w:r>
          </w:p>
          <w:p w14:paraId="1800D3E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SEC06.02</w:t>
            </w:r>
          </w:p>
        </w:tc>
      </w:tr>
      <w:tr w:rsidR="00E344AE" w:rsidRPr="003B668C" w14:paraId="49AF00D9"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7EC659" w14:textId="77777777" w:rsidR="00E344AE" w:rsidRPr="003B668C" w:rsidRDefault="00522849" w:rsidP="00321AB9">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4.21</w:t>
            </w:r>
          </w:p>
          <w:p w14:paraId="0F8C2BA9" w14:textId="77777777" w:rsidR="00E70B83" w:rsidRDefault="00097A37">
            <w:pPr>
              <w:spacing w:after="0"/>
            </w:pPr>
            <w:r>
              <w:rPr>
                <w:rFonts w:ascii="Arial" w:eastAsia="Arial" w:hAnsi="Arial" w:cs="Arial"/>
                <w:sz w:val="20"/>
                <w:szCs w:val="20"/>
              </w:rPr>
              <w:t>DOR.ICT.DCP.SSR.022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73B875" w14:textId="77777777" w:rsidR="00E344AE" w:rsidRPr="003B668C" w:rsidRDefault="00506162" w:rsidP="004F7379">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Monitoring of alarms must be regulated and carried out 24/365 a year by a security service provider with a permanently manned control </w:t>
            </w:r>
            <w:r w:rsidR="0083272F" w:rsidRPr="003B668C">
              <w:rPr>
                <w:rFonts w:ascii="Arial" w:eastAsia="Times New Roman" w:hAnsi="Arial" w:cs="Arial"/>
                <w:sz w:val="20"/>
                <w:szCs w:val="20"/>
              </w:rPr>
              <w:t>center</w:t>
            </w:r>
            <w:r w:rsidRPr="003B668C">
              <w:rPr>
                <w:rFonts w:ascii="Arial" w:eastAsia="Times New Roman" w:hAnsi="Arial" w:cs="Arial"/>
                <w:sz w:val="20"/>
                <w:szCs w:val="20"/>
              </w:rPr>
              <w:t xml:space="preserve">. (SEC06.03) </w:t>
            </w:r>
          </w:p>
          <w:p w14:paraId="65780D9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SEC06.03</w:t>
            </w:r>
          </w:p>
        </w:tc>
      </w:tr>
      <w:tr w:rsidR="00E344AE" w:rsidRPr="003B668C" w14:paraId="58AB39F9"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C0633E" w14:textId="77777777" w:rsidR="00E344AE" w:rsidRDefault="00522849" w:rsidP="00541D84">
            <w:pPr>
              <w:spacing w:before="120" w:after="24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4.22</w:t>
            </w:r>
          </w:p>
          <w:p w14:paraId="44AC1644" w14:textId="77777777" w:rsidR="00BF7BD7" w:rsidRPr="00402A47" w:rsidRDefault="00BF7BD7" w:rsidP="00541D84">
            <w:pPr>
              <w:spacing w:after="240" w:line="240" w:lineRule="auto"/>
              <w:ind w:left="624"/>
              <w:textAlignment w:val="baseline"/>
              <w:rPr>
                <w:rFonts w:ascii="Arial" w:eastAsia="Times New Roman" w:hAnsi="Arial" w:cs="Arial"/>
                <w:sz w:val="2"/>
                <w:szCs w:val="2"/>
              </w:rPr>
            </w:pPr>
          </w:p>
          <w:p w14:paraId="18DF1941" w14:textId="77777777" w:rsidR="00BF7BD7" w:rsidRPr="003B668C" w:rsidRDefault="00BF7BD7" w:rsidP="00541D84">
            <w:pPr>
              <w:spacing w:after="240" w:line="240" w:lineRule="auto"/>
              <w:ind w:left="624"/>
              <w:textAlignment w:val="baseline"/>
              <w:rPr>
                <w:rFonts w:ascii="Arial" w:eastAsia="Times New Roman" w:hAnsi="Arial" w:cs="Arial"/>
                <w:sz w:val="20"/>
                <w:szCs w:val="20"/>
              </w:rPr>
            </w:pPr>
            <w:r w:rsidRPr="00402A47">
              <w:rPr>
                <w:rFonts w:ascii="Arial" w:eastAsia="Times New Roman" w:hAnsi="Arial" w:cs="Arial"/>
                <w:sz w:val="20"/>
                <w:szCs w:val="20"/>
                <w:highlight w:val="yellow"/>
              </w:rPr>
              <w:t>4.23</w:t>
            </w:r>
          </w:p>
          <w:p w14:paraId="41D89154" w14:textId="77777777" w:rsidR="00E70B83" w:rsidRDefault="00097A37">
            <w:pPr>
              <w:spacing w:after="0"/>
            </w:pPr>
            <w:r>
              <w:rPr>
                <w:rFonts w:ascii="Arial" w:eastAsia="Arial" w:hAnsi="Arial" w:cs="Arial"/>
                <w:sz w:val="20"/>
                <w:szCs w:val="20"/>
              </w:rPr>
              <w:t>DOR.ICT.DCP.SSR.023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4C1EA1" w14:textId="77777777" w:rsidR="00E344AE" w:rsidRDefault="00506162" w:rsidP="004F7379">
            <w:pPr>
              <w:spacing w:before="120" w:after="24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Trained security personnel must be available in close proximity to the data </w:t>
            </w:r>
            <w:r w:rsidR="0083272F" w:rsidRPr="003B668C">
              <w:rPr>
                <w:rFonts w:ascii="Arial" w:eastAsia="Times New Roman" w:hAnsi="Arial" w:cs="Arial"/>
                <w:sz w:val="20"/>
                <w:szCs w:val="20"/>
              </w:rPr>
              <w:t>center</w:t>
            </w:r>
            <w:r w:rsidRPr="003B668C">
              <w:rPr>
                <w:rFonts w:ascii="Arial" w:eastAsia="Times New Roman" w:hAnsi="Arial" w:cs="Arial"/>
                <w:sz w:val="20"/>
                <w:szCs w:val="20"/>
              </w:rPr>
              <w:t>. (SEC06.04)</w:t>
            </w:r>
          </w:p>
          <w:p w14:paraId="7F3FDB87" w14:textId="77777777" w:rsidR="00BF7BD7" w:rsidRPr="003B668C" w:rsidRDefault="00BF7BD7" w:rsidP="00BF7BD7">
            <w:pPr>
              <w:spacing w:after="240" w:line="240" w:lineRule="auto"/>
              <w:ind w:left="284" w:right="284"/>
              <w:textAlignment w:val="baseline"/>
              <w:rPr>
                <w:rFonts w:ascii="Arial" w:eastAsia="Times New Roman" w:hAnsi="Arial" w:cs="Arial"/>
                <w:sz w:val="20"/>
                <w:szCs w:val="20"/>
              </w:rPr>
            </w:pPr>
            <w:r w:rsidRPr="00402A47">
              <w:rPr>
                <w:rFonts w:ascii="Arial" w:eastAsia="Times New Roman" w:hAnsi="Arial" w:cs="Arial"/>
                <w:sz w:val="20"/>
                <w:szCs w:val="20"/>
                <w:highlight w:val="yellow"/>
              </w:rPr>
              <w:t>Optical monitoring or locking systems on the server racks that protect against unauthorized access must be installed</w:t>
            </w:r>
            <w:r w:rsidR="00323304">
              <w:rPr>
                <w:rFonts w:ascii="Arial" w:eastAsia="Times New Roman" w:hAnsi="Arial" w:cs="Arial"/>
                <w:sz w:val="20"/>
                <w:szCs w:val="20"/>
              </w:rPr>
              <w:t>.</w:t>
            </w:r>
          </w:p>
          <w:p w14:paraId="4FD5D07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SEC06.04</w:t>
            </w:r>
          </w:p>
        </w:tc>
      </w:tr>
    </w:tbl>
    <w:p w14:paraId="3BDBF001" w14:textId="77777777" w:rsidR="004D1629" w:rsidRPr="003B668C" w:rsidRDefault="004D1629" w:rsidP="004D1629">
      <w:pPr>
        <w:rPr>
          <w:rFonts w:ascii="Arial" w:hAnsi="Arial" w:cs="Arial"/>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3"/>
        <w:gridCol w:w="7375"/>
      </w:tblGrid>
      <w:tr w:rsidR="004D1629" w:rsidRPr="003B668C" w14:paraId="4309D54D" w14:textId="77777777" w:rsidTr="00A2074D">
        <w:trPr>
          <w:trHeight w:val="240"/>
        </w:trPr>
        <w:tc>
          <w:tcPr>
            <w:tcW w:w="2263"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7F933B70" w14:textId="77777777" w:rsidR="004D1629" w:rsidRPr="003B668C" w:rsidRDefault="004D1629" w:rsidP="00042F04">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ID: 5 </w:t>
            </w:r>
            <w:r w:rsidR="00042F04" w:rsidRPr="003B668C">
              <w:rPr>
                <w:rFonts w:ascii="Arial" w:eastAsia="Calibri" w:hAnsi="Arial" w:cs="Arial"/>
                <w:b/>
                <w:color w:val="FFFFFF" w:themeColor="background1"/>
                <w:sz w:val="20"/>
                <w:szCs w:val="20"/>
              </w:rPr>
              <w:br/>
            </w:r>
            <w:r w:rsidRPr="003B668C">
              <w:rPr>
                <w:rFonts w:ascii="Arial" w:eastAsia="Calibri" w:hAnsi="Arial" w:cs="Arial"/>
                <w:b/>
                <w:color w:val="FFFFFF" w:themeColor="background1"/>
                <w:sz w:val="20"/>
                <w:szCs w:val="20"/>
              </w:rPr>
              <w:t>(version 2.0)</w:t>
            </w:r>
          </w:p>
        </w:tc>
        <w:tc>
          <w:tcPr>
            <w:tcW w:w="7375"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4E5C392A" w14:textId="77777777" w:rsidR="004D1629" w:rsidRPr="003B668C" w:rsidRDefault="004D1629" w:rsidP="008D6D76">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security - Cabling requirements</w:t>
            </w:r>
          </w:p>
        </w:tc>
      </w:tr>
      <w:tr w:rsidR="004D1629" w:rsidRPr="003B668C" w14:paraId="518C745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B48CB07" w14:textId="77777777" w:rsidR="004D1629" w:rsidRPr="003B668C" w:rsidRDefault="004D1629" w:rsidP="00E942B4">
            <w:pPr>
              <w:spacing w:before="120" w:after="120" w:line="240" w:lineRule="auto"/>
              <w:ind w:left="624"/>
              <w:textAlignment w:val="baseline"/>
              <w:rPr>
                <w:rFonts w:ascii="Arial" w:eastAsia="Calibri" w:hAnsi="Arial" w:cs="Arial"/>
                <w:b/>
                <w:bCs/>
                <w:sz w:val="20"/>
                <w:szCs w:val="20"/>
              </w:rPr>
            </w:pPr>
            <w:r w:rsidRPr="003B668C">
              <w:rPr>
                <w:rFonts w:ascii="Arial" w:eastAsia="Calibri" w:hAnsi="Arial" w:cs="Arial"/>
                <w:b/>
                <w:bCs/>
                <w:sz w:val="20"/>
                <w:szCs w:val="20"/>
              </w:rPr>
              <w:t>5</w:t>
            </w:r>
          </w:p>
          <w:p w14:paraId="62A1C680" w14:textId="77777777" w:rsidR="00E70B83" w:rsidRDefault="00097A37">
            <w:pPr>
              <w:spacing w:after="0"/>
            </w:pPr>
            <w:r>
              <w:rPr>
                <w:rFonts w:ascii="Arial" w:eastAsia="Arial" w:hAnsi="Arial" w:cs="Arial"/>
                <w:sz w:val="20"/>
                <w:szCs w:val="20"/>
              </w:rPr>
              <w:t>DOR.ICT.DCP.CAB.001</w:t>
            </w:r>
          </w:p>
        </w:tc>
        <w:tc>
          <w:tcPr>
            <w:tcW w:w="73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48F92F" w14:textId="77777777" w:rsidR="004D1629" w:rsidRPr="003B668C" w:rsidRDefault="004D1629" w:rsidP="00D93AC0">
            <w:pPr>
              <w:spacing w:before="120" w:after="120" w:line="240" w:lineRule="auto"/>
              <w:ind w:left="284" w:right="284"/>
              <w:rPr>
                <w:rFonts w:ascii="Arial" w:eastAsia="Calibri" w:hAnsi="Arial" w:cs="Arial"/>
                <w:b/>
                <w:bCs/>
                <w:sz w:val="20"/>
                <w:szCs w:val="20"/>
              </w:rPr>
            </w:pPr>
            <w:r w:rsidRPr="003B668C">
              <w:rPr>
                <w:rFonts w:ascii="Arial" w:eastAsia="Calibri" w:hAnsi="Arial" w:cs="Arial"/>
                <w:b/>
                <w:bCs/>
                <w:sz w:val="20"/>
                <w:szCs w:val="20"/>
              </w:rPr>
              <w:t xml:space="preserve">Data </w:t>
            </w:r>
            <w:r w:rsidR="0083272F" w:rsidRPr="003B668C">
              <w:rPr>
                <w:rFonts w:ascii="Arial" w:eastAsia="Calibri" w:hAnsi="Arial" w:cs="Arial"/>
                <w:b/>
                <w:bCs/>
                <w:sz w:val="20"/>
                <w:szCs w:val="20"/>
              </w:rPr>
              <w:t xml:space="preserve">center </w:t>
            </w:r>
            <w:r w:rsidRPr="003B668C">
              <w:rPr>
                <w:rFonts w:ascii="Arial" w:eastAsia="Calibri" w:hAnsi="Arial" w:cs="Arial"/>
                <w:b/>
                <w:bCs/>
                <w:sz w:val="20"/>
                <w:szCs w:val="20"/>
              </w:rPr>
              <w:t xml:space="preserve">cabling must meet the following </w:t>
            </w:r>
            <w:r w:rsidR="00EE2B32" w:rsidRPr="003B668C">
              <w:rPr>
                <w:rFonts w:ascii="Arial" w:eastAsia="Calibri" w:hAnsi="Arial" w:cs="Arial"/>
                <w:b/>
                <w:bCs/>
                <w:sz w:val="20"/>
                <w:szCs w:val="20"/>
              </w:rPr>
              <w:t>criteria</w:t>
            </w:r>
            <w:r w:rsidRPr="003B668C">
              <w:rPr>
                <w:rFonts w:ascii="Arial" w:eastAsia="Calibri" w:hAnsi="Arial" w:cs="Arial"/>
                <w:b/>
                <w:bCs/>
                <w:sz w:val="20"/>
                <w:szCs w:val="20"/>
              </w:rPr>
              <w:t>:</w:t>
            </w:r>
          </w:p>
        </w:tc>
      </w:tr>
      <w:tr w:rsidR="00E43277" w:rsidRPr="003B668C" w14:paraId="4A614C9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58EA08" w14:textId="77777777" w:rsidR="00E43277" w:rsidRPr="003B668C" w:rsidRDefault="00E43277"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5.1</w:t>
            </w:r>
          </w:p>
          <w:p w14:paraId="3216EB01" w14:textId="77777777" w:rsidR="00E70B83" w:rsidRDefault="00097A37">
            <w:pPr>
              <w:spacing w:after="0"/>
            </w:pPr>
            <w:r>
              <w:rPr>
                <w:rFonts w:ascii="Arial" w:eastAsia="Arial" w:hAnsi="Arial" w:cs="Arial"/>
                <w:sz w:val="20"/>
                <w:szCs w:val="20"/>
              </w:rPr>
              <w:t>DOR.ICT.DCP.CAB.002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4264BF" w14:textId="77777777" w:rsidR="00E43277" w:rsidRPr="003B668C" w:rsidRDefault="00E43277" w:rsidP="00D93AC0">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WAN routes as far as to the facility transfer point (external network interface) must run on separate paths without any particular hazards due to fire and mechanical influences and external network interface must be redundant. (CAB01.01)</w:t>
            </w:r>
          </w:p>
          <w:p w14:paraId="721FD5F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CAB01.01</w:t>
            </w:r>
          </w:p>
        </w:tc>
      </w:tr>
      <w:tr w:rsidR="00E43277" w:rsidRPr="003B668C" w14:paraId="45EBDC5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C4E6B3" w14:textId="77777777" w:rsidR="00E43277" w:rsidRPr="003B668C" w:rsidRDefault="00E43277"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5.2</w:t>
            </w:r>
          </w:p>
          <w:p w14:paraId="49D31554" w14:textId="77777777" w:rsidR="00E70B83" w:rsidRDefault="00097A37">
            <w:pPr>
              <w:spacing w:after="0"/>
            </w:pPr>
            <w:r>
              <w:rPr>
                <w:rFonts w:ascii="Arial" w:eastAsia="Arial" w:hAnsi="Arial" w:cs="Arial"/>
                <w:sz w:val="20"/>
                <w:szCs w:val="20"/>
              </w:rPr>
              <w:t>DOR.ICT.DCP.CAB.003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E6091D" w14:textId="77777777" w:rsidR="00E43277" w:rsidRPr="003B668C" w:rsidRDefault="00E43277" w:rsidP="00D93AC0">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The communication cabling must run in an adequate </w:t>
            </w:r>
            <w:r w:rsidRPr="00923E25">
              <w:rPr>
                <w:rFonts w:ascii="Arial" w:eastAsia="Times New Roman" w:hAnsi="Arial" w:cs="Arial"/>
                <w:sz w:val="20"/>
                <w:szCs w:val="20"/>
              </w:rPr>
              <w:t>manner. (CAB01.02</w:t>
            </w:r>
            <w:r w:rsidR="00E03CB5" w:rsidRPr="00923E25">
              <w:rPr>
                <w:rFonts w:ascii="Arial" w:eastAsia="Times New Roman" w:hAnsi="Arial" w:cs="Arial"/>
                <w:sz w:val="20"/>
                <w:szCs w:val="20"/>
              </w:rPr>
              <w:t>E</w:t>
            </w:r>
            <w:r w:rsidRPr="00923E25">
              <w:rPr>
                <w:rFonts w:ascii="Arial" w:eastAsia="Times New Roman" w:hAnsi="Arial" w:cs="Arial"/>
                <w:sz w:val="20"/>
                <w:szCs w:val="20"/>
              </w:rPr>
              <w:t>)</w:t>
            </w:r>
          </w:p>
          <w:p w14:paraId="30F86FF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CAB01.02</w:t>
            </w:r>
          </w:p>
        </w:tc>
      </w:tr>
      <w:tr w:rsidR="00E43277" w:rsidRPr="003B668C" w14:paraId="40EE615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713414" w14:textId="77777777" w:rsidR="00E43277" w:rsidRPr="003B668C" w:rsidRDefault="00E43277"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5.3</w:t>
            </w:r>
          </w:p>
          <w:p w14:paraId="05E78C68" w14:textId="77777777" w:rsidR="00E70B83" w:rsidRDefault="00097A37">
            <w:pPr>
              <w:spacing w:after="0"/>
            </w:pPr>
            <w:r>
              <w:rPr>
                <w:rFonts w:ascii="Arial" w:eastAsia="Arial" w:hAnsi="Arial" w:cs="Arial"/>
                <w:sz w:val="20"/>
                <w:szCs w:val="20"/>
              </w:rPr>
              <w:t>DOR.ICT.DCP.CAB.004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021A8B" w14:textId="77777777" w:rsidR="00E43277" w:rsidRPr="003B668C" w:rsidRDefault="00E43277" w:rsidP="00D93AC0">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Telecommunication cable routing must be separated and redundant. (CAB01.03</w:t>
            </w:r>
            <w:r w:rsidR="00816157" w:rsidRPr="003B668C">
              <w:rPr>
                <w:rFonts w:ascii="Arial" w:eastAsia="Times New Roman" w:hAnsi="Arial" w:cs="Arial"/>
                <w:sz w:val="20"/>
                <w:szCs w:val="20"/>
              </w:rPr>
              <w:t>E</w:t>
            </w:r>
            <w:r w:rsidRPr="003B668C">
              <w:rPr>
                <w:rFonts w:ascii="Arial" w:eastAsia="Times New Roman" w:hAnsi="Arial" w:cs="Arial"/>
                <w:sz w:val="20"/>
                <w:szCs w:val="20"/>
              </w:rPr>
              <w:t>)</w:t>
            </w:r>
          </w:p>
          <w:p w14:paraId="2EC1192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CAB01.03</w:t>
            </w:r>
          </w:p>
        </w:tc>
      </w:tr>
      <w:tr w:rsidR="00E43277" w:rsidRPr="003B668C" w14:paraId="53DB01D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18B8E6" w14:textId="77777777" w:rsidR="00E43277" w:rsidRPr="003B668C" w:rsidRDefault="00E43277"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5.4</w:t>
            </w:r>
          </w:p>
          <w:p w14:paraId="1379F9D1" w14:textId="77777777" w:rsidR="00E70B83" w:rsidRDefault="00097A37">
            <w:pPr>
              <w:spacing w:after="0"/>
            </w:pPr>
            <w:r>
              <w:rPr>
                <w:rFonts w:ascii="Arial" w:eastAsia="Arial" w:hAnsi="Arial" w:cs="Arial"/>
                <w:sz w:val="20"/>
                <w:szCs w:val="20"/>
              </w:rPr>
              <w:t>DOR.ICT.DCP.CAB.005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718B7C" w14:textId="77777777" w:rsidR="00E43277" w:rsidRPr="003B668C" w:rsidRDefault="00E43277" w:rsidP="00D93AC0">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Cables must be laid in an organized manner. (CAB01.04)</w:t>
            </w:r>
          </w:p>
          <w:p w14:paraId="2400F59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CAB01.04</w:t>
            </w:r>
          </w:p>
        </w:tc>
      </w:tr>
      <w:tr w:rsidR="00E43277" w:rsidRPr="003B668C" w14:paraId="717B035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E185D8" w14:textId="77777777" w:rsidR="00E43277" w:rsidRPr="003B668C" w:rsidRDefault="00E43277"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5.5</w:t>
            </w:r>
          </w:p>
          <w:p w14:paraId="4DD87DEB" w14:textId="77777777" w:rsidR="00E70B83" w:rsidRDefault="00097A37">
            <w:pPr>
              <w:spacing w:after="0"/>
            </w:pPr>
            <w:r>
              <w:rPr>
                <w:rFonts w:ascii="Arial" w:eastAsia="Arial" w:hAnsi="Arial" w:cs="Arial"/>
                <w:sz w:val="20"/>
                <w:szCs w:val="20"/>
              </w:rPr>
              <w:t>DOR.ICT.DCP.CAB.006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638108" w14:textId="77777777" w:rsidR="00E43277" w:rsidRPr="003B668C" w:rsidRDefault="00E43277" w:rsidP="00D93AC0">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Rack infeed connection must be secured against accidental loosening. (CAB01.05)</w:t>
            </w:r>
          </w:p>
          <w:p w14:paraId="5559CF8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CAB01.05</w:t>
            </w:r>
          </w:p>
        </w:tc>
      </w:tr>
      <w:tr w:rsidR="00E43277" w:rsidRPr="003B668C" w14:paraId="70AEA61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3B511C" w14:textId="77777777" w:rsidR="00E43277" w:rsidRPr="003B668C" w:rsidRDefault="00E43277"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5.6</w:t>
            </w:r>
          </w:p>
          <w:p w14:paraId="59A35D70" w14:textId="77777777" w:rsidR="00E70B83" w:rsidRDefault="00097A37">
            <w:pPr>
              <w:spacing w:after="0"/>
            </w:pPr>
            <w:r>
              <w:rPr>
                <w:rFonts w:ascii="Arial" w:eastAsia="Arial" w:hAnsi="Arial" w:cs="Arial"/>
                <w:sz w:val="20"/>
                <w:szCs w:val="20"/>
              </w:rPr>
              <w:t>DOR.ICT.DCP.CAB.007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44695A" w14:textId="77777777" w:rsidR="00E43277" w:rsidRPr="003B668C" w:rsidRDefault="00E43277" w:rsidP="00D93AC0">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Crossing points must be adequately separated. (CAB01.06</w:t>
            </w:r>
            <w:r w:rsidR="005448DC" w:rsidRPr="003B668C">
              <w:rPr>
                <w:rFonts w:ascii="Arial" w:eastAsia="Times New Roman" w:hAnsi="Arial" w:cs="Arial"/>
                <w:sz w:val="20"/>
                <w:szCs w:val="20"/>
              </w:rPr>
              <w:t>E</w:t>
            </w:r>
            <w:r w:rsidRPr="003B668C">
              <w:rPr>
                <w:rFonts w:ascii="Arial" w:eastAsia="Times New Roman" w:hAnsi="Arial" w:cs="Arial"/>
                <w:sz w:val="20"/>
                <w:szCs w:val="20"/>
              </w:rPr>
              <w:t>)</w:t>
            </w:r>
          </w:p>
          <w:p w14:paraId="3A8A8F7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CAB01.06</w:t>
            </w:r>
          </w:p>
        </w:tc>
      </w:tr>
      <w:tr w:rsidR="00E43277" w:rsidRPr="003B668C" w14:paraId="5C21BE8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279739" w14:textId="77777777" w:rsidR="00E43277" w:rsidRPr="003B668C" w:rsidRDefault="00E43277"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5.7</w:t>
            </w:r>
          </w:p>
          <w:p w14:paraId="44E16D1A" w14:textId="77777777" w:rsidR="00E70B83" w:rsidRDefault="00097A37">
            <w:pPr>
              <w:spacing w:after="0"/>
            </w:pPr>
            <w:r>
              <w:rPr>
                <w:rFonts w:ascii="Arial" w:eastAsia="Arial" w:hAnsi="Arial" w:cs="Arial"/>
                <w:sz w:val="20"/>
                <w:szCs w:val="20"/>
              </w:rPr>
              <w:t>DOR.ICT.DCP.CAB.008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2360FB" w14:textId="77777777" w:rsidR="00E43277" w:rsidRPr="003B668C" w:rsidRDefault="00E43277" w:rsidP="00D93AC0">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Data cables must be protected against sources of interference. (CAB01.07</w:t>
            </w:r>
            <w:r w:rsidR="005448DC" w:rsidRPr="003B668C">
              <w:rPr>
                <w:rFonts w:ascii="Arial" w:eastAsia="Times New Roman" w:hAnsi="Arial" w:cs="Arial"/>
                <w:sz w:val="20"/>
                <w:szCs w:val="20"/>
              </w:rPr>
              <w:t>E</w:t>
            </w:r>
            <w:r w:rsidRPr="003B668C">
              <w:rPr>
                <w:rFonts w:ascii="Arial" w:eastAsia="Times New Roman" w:hAnsi="Arial" w:cs="Arial"/>
                <w:sz w:val="20"/>
                <w:szCs w:val="20"/>
              </w:rPr>
              <w:t>)</w:t>
            </w:r>
          </w:p>
          <w:p w14:paraId="434C2B3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CAB01.07</w:t>
            </w:r>
          </w:p>
        </w:tc>
      </w:tr>
      <w:tr w:rsidR="00E43277" w:rsidRPr="003B668C" w14:paraId="00AF4D7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96548D" w14:textId="77777777" w:rsidR="00E43277" w:rsidRPr="003B668C" w:rsidRDefault="00E43277"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5.8</w:t>
            </w:r>
          </w:p>
          <w:p w14:paraId="43365819" w14:textId="77777777" w:rsidR="00E70B83" w:rsidRDefault="00097A37">
            <w:pPr>
              <w:spacing w:after="0"/>
            </w:pPr>
            <w:r>
              <w:rPr>
                <w:rFonts w:ascii="Arial" w:eastAsia="Arial" w:hAnsi="Arial" w:cs="Arial"/>
                <w:sz w:val="20"/>
                <w:szCs w:val="20"/>
              </w:rPr>
              <w:t>DOR.ICT.DCP.CAB.009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DE9DBD" w14:textId="77777777" w:rsidR="00E43277" w:rsidRPr="003B668C" w:rsidRDefault="00E43277" w:rsidP="00D93AC0">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Cabinets and racks must offer appropriate cable routing. (CAB02.01</w:t>
            </w:r>
            <w:r w:rsidR="00D61950" w:rsidRPr="003B668C">
              <w:rPr>
                <w:rFonts w:ascii="Arial" w:eastAsia="Times New Roman" w:hAnsi="Arial" w:cs="Arial"/>
                <w:sz w:val="20"/>
                <w:szCs w:val="20"/>
              </w:rPr>
              <w:t>E</w:t>
            </w:r>
            <w:r w:rsidRPr="003B668C">
              <w:rPr>
                <w:rFonts w:ascii="Arial" w:eastAsia="Times New Roman" w:hAnsi="Arial" w:cs="Arial"/>
                <w:sz w:val="20"/>
                <w:szCs w:val="20"/>
              </w:rPr>
              <w:t>)</w:t>
            </w:r>
          </w:p>
          <w:p w14:paraId="7556094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CAB02.01</w:t>
            </w:r>
          </w:p>
        </w:tc>
      </w:tr>
      <w:tr w:rsidR="00E43277" w:rsidRPr="003B668C" w14:paraId="367E6FA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3C02E2" w14:textId="77777777" w:rsidR="00E43277" w:rsidRPr="003B668C" w:rsidRDefault="00E43277"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5.9</w:t>
            </w:r>
          </w:p>
          <w:p w14:paraId="79476F77" w14:textId="77777777" w:rsidR="00E70B83" w:rsidRDefault="00097A37">
            <w:pPr>
              <w:spacing w:after="0"/>
            </w:pPr>
            <w:r>
              <w:rPr>
                <w:rFonts w:ascii="Arial" w:eastAsia="Arial" w:hAnsi="Arial" w:cs="Arial"/>
                <w:sz w:val="20"/>
                <w:szCs w:val="20"/>
              </w:rPr>
              <w:t>DOR.ICT.DCP.CAB.010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8C2BF4" w14:textId="77777777" w:rsidR="00E43277" w:rsidRPr="003B668C" w:rsidRDefault="00E43277" w:rsidP="00D93AC0">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WAN must be supplied by at least two different providers. (CAB03.01</w:t>
            </w:r>
            <w:r w:rsidR="004A1B8E" w:rsidRPr="003B668C">
              <w:rPr>
                <w:rFonts w:ascii="Arial" w:eastAsia="Times New Roman" w:hAnsi="Arial" w:cs="Arial"/>
                <w:sz w:val="20"/>
                <w:szCs w:val="20"/>
              </w:rPr>
              <w:t>E</w:t>
            </w:r>
            <w:r w:rsidRPr="003B668C">
              <w:rPr>
                <w:rFonts w:ascii="Arial" w:eastAsia="Times New Roman" w:hAnsi="Arial" w:cs="Arial"/>
                <w:sz w:val="20"/>
                <w:szCs w:val="20"/>
              </w:rPr>
              <w:t>)</w:t>
            </w:r>
          </w:p>
          <w:p w14:paraId="507F161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CAB03.01</w:t>
            </w:r>
          </w:p>
        </w:tc>
      </w:tr>
      <w:tr w:rsidR="004D1629" w:rsidRPr="003B668C" w14:paraId="7673FF3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8D4B15" w14:textId="77777777" w:rsidR="004D1629" w:rsidRPr="003B668C" w:rsidRDefault="00E43277" w:rsidP="00541D84">
            <w:pPr>
              <w:spacing w:before="120" w:after="24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5.10</w:t>
            </w:r>
          </w:p>
          <w:p w14:paraId="66862511" w14:textId="77777777" w:rsidR="00E70B83" w:rsidRDefault="00097A37">
            <w:pPr>
              <w:spacing w:after="0"/>
            </w:pPr>
            <w:r>
              <w:rPr>
                <w:rFonts w:ascii="Arial" w:eastAsia="Arial" w:hAnsi="Arial" w:cs="Arial"/>
                <w:sz w:val="20"/>
                <w:szCs w:val="20"/>
              </w:rPr>
              <w:t>DOR.ICT.DCP.CAB.011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48DF1B" w14:textId="77777777" w:rsidR="00E43277" w:rsidRPr="003B668C" w:rsidRDefault="004D1629" w:rsidP="00D93AC0">
            <w:pPr>
              <w:spacing w:before="120" w:after="24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The WAN connection must be redundant. (CAB03.02)</w:t>
            </w:r>
          </w:p>
          <w:p w14:paraId="5DA3F82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CAB03.02</w:t>
            </w:r>
          </w:p>
        </w:tc>
      </w:tr>
    </w:tbl>
    <w:p w14:paraId="5B126493" w14:textId="77777777" w:rsidR="00042F04" w:rsidRPr="003B668C" w:rsidRDefault="00042F04" w:rsidP="004D1629">
      <w:pPr>
        <w:rPr>
          <w:rFonts w:ascii="Arial" w:hAnsi="Arial" w:cs="Arial"/>
        </w:rPr>
      </w:pPr>
    </w:p>
    <w:p w14:paraId="6BA950D0" w14:textId="77777777" w:rsidR="00042F04" w:rsidRPr="003B668C" w:rsidRDefault="00042F04">
      <w:pPr>
        <w:rPr>
          <w:rFonts w:ascii="Arial" w:hAnsi="Arial" w:cs="Arial"/>
        </w:rPr>
      </w:pPr>
      <w:r w:rsidRPr="003B668C">
        <w:rPr>
          <w:rFonts w:ascii="Arial" w:hAnsi="Arial" w:cs="Arial"/>
        </w:rP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3"/>
        <w:gridCol w:w="7375"/>
      </w:tblGrid>
      <w:tr w:rsidR="00CE19AC" w:rsidRPr="003B668C" w14:paraId="29E6C02C" w14:textId="77777777" w:rsidTr="00A2074D">
        <w:trPr>
          <w:trHeight w:val="240"/>
        </w:trPr>
        <w:tc>
          <w:tcPr>
            <w:tcW w:w="2263"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598E2D9A" w14:textId="77777777" w:rsidR="00CE19AC" w:rsidRPr="003B668C" w:rsidRDefault="00CE19AC" w:rsidP="00432069">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ID: 6 </w:t>
            </w:r>
            <w:r w:rsidR="00042F04" w:rsidRPr="003B668C">
              <w:rPr>
                <w:rFonts w:ascii="Arial" w:eastAsia="Calibri" w:hAnsi="Arial" w:cs="Arial"/>
                <w:b/>
                <w:color w:val="FFFFFF" w:themeColor="background1"/>
                <w:sz w:val="20"/>
                <w:szCs w:val="20"/>
              </w:rPr>
              <w:br/>
            </w:r>
            <w:r w:rsidRPr="003B668C">
              <w:rPr>
                <w:rFonts w:ascii="Arial" w:eastAsia="Calibri" w:hAnsi="Arial" w:cs="Arial"/>
                <w:b/>
                <w:color w:val="FFFFFF" w:themeColor="background1"/>
                <w:sz w:val="20"/>
                <w:szCs w:val="20"/>
              </w:rPr>
              <w:t>(version 2.0)</w:t>
            </w:r>
          </w:p>
        </w:tc>
        <w:tc>
          <w:tcPr>
            <w:tcW w:w="7375"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3E785878" w14:textId="77777777" w:rsidR="00CE19AC" w:rsidRPr="003B668C" w:rsidRDefault="00CE19AC" w:rsidP="00432069">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 xml:space="preserve">security - </w:t>
            </w:r>
            <w:r w:rsidR="00237723" w:rsidRPr="003B668C">
              <w:rPr>
                <w:rFonts w:ascii="Arial" w:eastAsia="Calibri" w:hAnsi="Arial" w:cs="Arial"/>
                <w:b/>
                <w:color w:val="FFFFFF" w:themeColor="background1"/>
                <w:sz w:val="20"/>
                <w:szCs w:val="20"/>
              </w:rPr>
              <w:t>Power requirements</w:t>
            </w:r>
          </w:p>
        </w:tc>
      </w:tr>
      <w:tr w:rsidR="00CE19AC" w:rsidRPr="003B668C" w14:paraId="6A94C70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46723E4" w14:textId="77777777" w:rsidR="00CE19AC" w:rsidRPr="003B668C" w:rsidRDefault="00CE19AC" w:rsidP="00E942B4">
            <w:pPr>
              <w:spacing w:before="120" w:after="120" w:line="240" w:lineRule="auto"/>
              <w:ind w:left="624"/>
              <w:textAlignment w:val="baseline"/>
              <w:rPr>
                <w:rFonts w:ascii="Arial" w:eastAsia="Calibri" w:hAnsi="Arial" w:cs="Arial"/>
                <w:b/>
                <w:bCs/>
                <w:sz w:val="20"/>
                <w:szCs w:val="20"/>
              </w:rPr>
            </w:pPr>
            <w:r w:rsidRPr="003B668C">
              <w:rPr>
                <w:rFonts w:ascii="Arial" w:eastAsia="Calibri" w:hAnsi="Arial" w:cs="Arial"/>
                <w:b/>
                <w:bCs/>
                <w:sz w:val="20"/>
                <w:szCs w:val="20"/>
              </w:rPr>
              <w:t>6</w:t>
            </w:r>
          </w:p>
          <w:p w14:paraId="53D89561" w14:textId="77777777" w:rsidR="00E70B83" w:rsidRDefault="00097A37">
            <w:pPr>
              <w:spacing w:after="0"/>
            </w:pPr>
            <w:r>
              <w:rPr>
                <w:rFonts w:ascii="Arial" w:eastAsia="Arial" w:hAnsi="Arial" w:cs="Arial"/>
                <w:sz w:val="20"/>
                <w:szCs w:val="20"/>
              </w:rPr>
              <w:t>DOR.ICT.DCP.POW.001</w:t>
            </w:r>
          </w:p>
        </w:tc>
        <w:tc>
          <w:tcPr>
            <w:tcW w:w="73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6E782E1" w14:textId="77777777" w:rsidR="00CE19AC" w:rsidRPr="003B668C" w:rsidRDefault="00B13D21" w:rsidP="00521A3D">
            <w:pPr>
              <w:spacing w:before="120" w:after="120" w:line="240" w:lineRule="auto"/>
              <w:ind w:left="284" w:right="284"/>
              <w:rPr>
                <w:rFonts w:ascii="Arial" w:eastAsia="Calibri" w:hAnsi="Arial" w:cs="Arial"/>
                <w:b/>
                <w:bCs/>
                <w:sz w:val="20"/>
                <w:szCs w:val="20"/>
              </w:rPr>
            </w:pPr>
            <w:r w:rsidRPr="003B668C">
              <w:rPr>
                <w:rFonts w:ascii="Arial" w:eastAsia="Calibri" w:hAnsi="Arial" w:cs="Arial"/>
                <w:b/>
                <w:bCs/>
                <w:sz w:val="20"/>
                <w:szCs w:val="20"/>
              </w:rPr>
              <w:t xml:space="preserve">The power supply in the data </w:t>
            </w:r>
            <w:r w:rsidR="0083272F" w:rsidRPr="003B668C">
              <w:rPr>
                <w:rFonts w:ascii="Arial" w:eastAsia="Calibri" w:hAnsi="Arial" w:cs="Arial"/>
                <w:b/>
                <w:bCs/>
                <w:sz w:val="20"/>
                <w:szCs w:val="20"/>
              </w:rPr>
              <w:t xml:space="preserve">centers </w:t>
            </w:r>
            <w:r w:rsidRPr="003B668C">
              <w:rPr>
                <w:rFonts w:ascii="Arial" w:eastAsia="Calibri" w:hAnsi="Arial" w:cs="Arial"/>
                <w:b/>
                <w:bCs/>
                <w:sz w:val="20"/>
                <w:szCs w:val="20"/>
              </w:rPr>
              <w:t xml:space="preserve">must meet the following </w:t>
            </w:r>
            <w:r w:rsidR="00EE2B32" w:rsidRPr="003B668C">
              <w:rPr>
                <w:rFonts w:ascii="Arial" w:eastAsia="Calibri" w:hAnsi="Arial" w:cs="Arial"/>
                <w:b/>
                <w:bCs/>
                <w:sz w:val="20"/>
                <w:szCs w:val="20"/>
              </w:rPr>
              <w:t>criteria</w:t>
            </w:r>
            <w:r w:rsidRPr="003B668C">
              <w:rPr>
                <w:rFonts w:ascii="Arial" w:eastAsia="Calibri" w:hAnsi="Arial" w:cs="Arial"/>
                <w:b/>
                <w:bCs/>
                <w:sz w:val="20"/>
                <w:szCs w:val="20"/>
              </w:rPr>
              <w:t>:</w:t>
            </w:r>
          </w:p>
        </w:tc>
      </w:tr>
      <w:tr w:rsidR="00A313B3" w:rsidRPr="003B668C" w14:paraId="00D72BB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A36653"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w:t>
            </w:r>
          </w:p>
          <w:p w14:paraId="5F996CBF" w14:textId="77777777" w:rsidR="00E70B83" w:rsidRDefault="00097A37">
            <w:pPr>
              <w:spacing w:after="0"/>
            </w:pPr>
            <w:r>
              <w:rPr>
                <w:rFonts w:ascii="Arial" w:eastAsia="Arial" w:hAnsi="Arial" w:cs="Arial"/>
                <w:sz w:val="20"/>
                <w:szCs w:val="20"/>
              </w:rPr>
              <w:t>DOR.ICT.DCP.POW.002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EDB920" w14:textId="77777777" w:rsidR="00614CFB"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The energy supply in the building must be based on a 5-wire network and at least the IT area must be included in the TN-S structure. (POW01.01)</w:t>
            </w:r>
          </w:p>
          <w:p w14:paraId="09E3BD0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POW01.01</w:t>
            </w:r>
          </w:p>
        </w:tc>
      </w:tr>
      <w:tr w:rsidR="00A313B3" w:rsidRPr="003B668C" w14:paraId="0DA15A7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B56047"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w:t>
            </w:r>
          </w:p>
          <w:p w14:paraId="1E3B583E" w14:textId="77777777" w:rsidR="00E70B83" w:rsidRDefault="00097A37">
            <w:pPr>
              <w:spacing w:after="0"/>
            </w:pPr>
            <w:r>
              <w:rPr>
                <w:rFonts w:ascii="Arial" w:eastAsia="Arial" w:hAnsi="Arial" w:cs="Arial"/>
                <w:sz w:val="20"/>
                <w:szCs w:val="20"/>
              </w:rPr>
              <w:t>DOR.ICT.DCP.POW.003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B4F64C"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 secondary or an additional power supply must be available in addition to the primary power supply. (POW01.02) </w:t>
            </w:r>
          </w:p>
          <w:p w14:paraId="6A59AF2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POW01.02</w:t>
            </w:r>
          </w:p>
        </w:tc>
      </w:tr>
      <w:tr w:rsidR="00A313B3" w:rsidRPr="003B668C" w14:paraId="3963876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174A6A"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6.3</w:t>
            </w:r>
          </w:p>
          <w:p w14:paraId="528E822C" w14:textId="77777777" w:rsidR="00E70B83" w:rsidRDefault="00097A37">
            <w:pPr>
              <w:spacing w:after="0"/>
            </w:pPr>
            <w:r>
              <w:rPr>
                <w:rFonts w:ascii="Arial" w:eastAsia="Arial" w:hAnsi="Arial" w:cs="Arial"/>
                <w:sz w:val="20"/>
                <w:szCs w:val="20"/>
              </w:rPr>
              <w:t>DOR.ICT.DCP.POW.004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24BEA2"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The redundant connection to the mains must be either two supplies from separate and independent primary and secondary sources or two supplies from one primary source. (POW01.02A) </w:t>
            </w:r>
          </w:p>
          <w:p w14:paraId="5CB225D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POW01.02A</w:t>
            </w:r>
          </w:p>
        </w:tc>
      </w:tr>
      <w:tr w:rsidR="00A313B3" w:rsidRPr="003B668C" w14:paraId="54B95DE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4E0E0D"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6.4</w:t>
            </w:r>
          </w:p>
          <w:p w14:paraId="5F7DD2D3" w14:textId="77777777" w:rsidR="00E70B83" w:rsidRDefault="00097A37">
            <w:pPr>
              <w:spacing w:after="0"/>
            </w:pPr>
            <w:r>
              <w:rPr>
                <w:rFonts w:ascii="Arial" w:eastAsia="Arial" w:hAnsi="Arial" w:cs="Arial"/>
                <w:sz w:val="20"/>
                <w:szCs w:val="20"/>
              </w:rPr>
              <w:t>DOR.ICT.DCP.POW.005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0DDB24"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Primary and secondary supply lines must be routed on separate paths. (POW01.03) </w:t>
            </w:r>
          </w:p>
          <w:p w14:paraId="239CE2E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POW01.03</w:t>
            </w:r>
          </w:p>
        </w:tc>
      </w:tr>
      <w:tr w:rsidR="00A313B3" w:rsidRPr="003B668C" w14:paraId="33A1825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546AA4"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6.5</w:t>
            </w:r>
          </w:p>
          <w:p w14:paraId="4F8BFBDB" w14:textId="77777777" w:rsidR="00E70B83" w:rsidRDefault="00097A37">
            <w:pPr>
              <w:spacing w:after="0"/>
            </w:pPr>
            <w:r>
              <w:rPr>
                <w:rFonts w:ascii="Arial" w:eastAsia="Arial" w:hAnsi="Arial" w:cs="Arial"/>
                <w:sz w:val="20"/>
                <w:szCs w:val="20"/>
              </w:rPr>
              <w:t>DOR.ICT.DCP.POW.006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49D813"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Secondary of additional supply must automatically take over all critical load if the primary supply fails (and vice versa). (POW01.04)</w:t>
            </w:r>
          </w:p>
          <w:p w14:paraId="53F330B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POW01.04</w:t>
            </w:r>
          </w:p>
        </w:tc>
      </w:tr>
      <w:tr w:rsidR="00A313B3" w:rsidRPr="003B668C" w14:paraId="047EA129"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12794E"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6.6</w:t>
            </w:r>
          </w:p>
          <w:p w14:paraId="1DC49189" w14:textId="77777777" w:rsidR="00E70B83" w:rsidRDefault="00097A37">
            <w:pPr>
              <w:spacing w:after="0"/>
            </w:pPr>
            <w:r>
              <w:rPr>
                <w:rFonts w:ascii="Arial" w:eastAsia="Arial" w:hAnsi="Arial" w:cs="Arial"/>
                <w:sz w:val="20"/>
                <w:szCs w:val="20"/>
              </w:rPr>
              <w:t>DOR.ICT.DCP.POW.007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0FF356"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Additional supply must be available for all supply paths. (POW01.05)</w:t>
            </w:r>
          </w:p>
          <w:p w14:paraId="13F6F76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POW01.05</w:t>
            </w:r>
          </w:p>
        </w:tc>
      </w:tr>
      <w:tr w:rsidR="00A313B3" w:rsidRPr="003B668C" w14:paraId="6C79A44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F95AD8"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6.7</w:t>
            </w:r>
          </w:p>
          <w:p w14:paraId="611EC5BE" w14:textId="77777777" w:rsidR="00E70B83" w:rsidRDefault="00097A37">
            <w:pPr>
              <w:spacing w:after="0"/>
            </w:pPr>
            <w:r>
              <w:rPr>
                <w:rFonts w:ascii="Arial" w:eastAsia="Arial" w:hAnsi="Arial" w:cs="Arial"/>
                <w:sz w:val="20"/>
                <w:szCs w:val="20"/>
              </w:rPr>
              <w:t>DOR.ICT.DCP.POW.008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94E97B"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Power supply for the IT devices must be redundant. (POW01.06)</w:t>
            </w:r>
          </w:p>
          <w:p w14:paraId="0FCDFD4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POW01.06</w:t>
            </w:r>
          </w:p>
        </w:tc>
      </w:tr>
      <w:tr w:rsidR="00A313B3" w:rsidRPr="003B668C" w14:paraId="75F5FDA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9FB5FF"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6.8</w:t>
            </w:r>
          </w:p>
          <w:p w14:paraId="3715C3B1" w14:textId="77777777" w:rsidR="00E70B83" w:rsidRDefault="00097A37">
            <w:pPr>
              <w:spacing w:after="0"/>
            </w:pPr>
            <w:r>
              <w:rPr>
                <w:rFonts w:ascii="Arial" w:eastAsia="Arial" w:hAnsi="Arial" w:cs="Arial"/>
                <w:sz w:val="20"/>
                <w:szCs w:val="20"/>
              </w:rPr>
              <w:t>DOR.ICT.DCP.POW.009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011EC9"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Couplings between redundant low-voltage distributions must be protected against erroneous switching operations. (POW01.07</w:t>
            </w:r>
            <w:r w:rsidR="00B15908" w:rsidRPr="003B668C">
              <w:rPr>
                <w:rFonts w:ascii="Arial" w:eastAsia="Times New Roman" w:hAnsi="Arial" w:cs="Arial"/>
                <w:sz w:val="20"/>
                <w:szCs w:val="20"/>
              </w:rPr>
              <w:t>A</w:t>
            </w:r>
            <w:r w:rsidRPr="003B668C">
              <w:rPr>
                <w:rFonts w:ascii="Arial" w:eastAsia="Times New Roman" w:hAnsi="Arial" w:cs="Arial"/>
                <w:sz w:val="20"/>
                <w:szCs w:val="20"/>
              </w:rPr>
              <w:t>)</w:t>
            </w:r>
          </w:p>
          <w:p w14:paraId="1B06FBC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POW01.07</w:t>
            </w:r>
          </w:p>
        </w:tc>
      </w:tr>
      <w:tr w:rsidR="00A313B3" w:rsidRPr="003B668C" w14:paraId="03BA017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119D67"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6.9</w:t>
            </w:r>
          </w:p>
          <w:p w14:paraId="33D0643E" w14:textId="77777777" w:rsidR="00E70B83" w:rsidRDefault="00097A37">
            <w:pPr>
              <w:spacing w:after="0"/>
            </w:pPr>
            <w:r>
              <w:rPr>
                <w:rFonts w:ascii="Arial" w:eastAsia="Arial" w:hAnsi="Arial" w:cs="Arial"/>
                <w:sz w:val="20"/>
                <w:szCs w:val="20"/>
              </w:rPr>
              <w:t>DOR.ICT.DCP.POW.010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A260AF"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Transformers must have sufficient power reserves. (POW01.08</w:t>
            </w:r>
            <w:r w:rsidR="0042613E" w:rsidRPr="003B668C">
              <w:rPr>
                <w:rFonts w:ascii="Arial" w:eastAsia="Times New Roman" w:hAnsi="Arial" w:cs="Arial"/>
                <w:sz w:val="20"/>
                <w:szCs w:val="20"/>
              </w:rPr>
              <w:t>A</w:t>
            </w:r>
            <w:r w:rsidRPr="003B668C">
              <w:rPr>
                <w:rFonts w:ascii="Arial" w:eastAsia="Times New Roman" w:hAnsi="Arial" w:cs="Arial"/>
                <w:sz w:val="20"/>
                <w:szCs w:val="20"/>
              </w:rPr>
              <w:t xml:space="preserve">) </w:t>
            </w:r>
          </w:p>
          <w:p w14:paraId="5C64025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POW01.08</w:t>
            </w:r>
          </w:p>
        </w:tc>
      </w:tr>
      <w:tr w:rsidR="00A313B3" w:rsidRPr="003B668C" w14:paraId="028F4C6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D63D58"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6.10</w:t>
            </w:r>
          </w:p>
          <w:p w14:paraId="62FC2505" w14:textId="77777777" w:rsidR="00E70B83" w:rsidRDefault="00097A37">
            <w:pPr>
              <w:spacing w:after="0"/>
            </w:pPr>
            <w:r>
              <w:rPr>
                <w:rFonts w:ascii="Arial" w:eastAsia="Arial" w:hAnsi="Arial" w:cs="Arial"/>
                <w:sz w:val="20"/>
                <w:szCs w:val="20"/>
              </w:rPr>
              <w:t>DOR.ICT.DCP.POW.011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2518AA"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Supply lines must be protected against external influences. (POW02.02)</w:t>
            </w:r>
          </w:p>
          <w:p w14:paraId="7030288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POW02.02</w:t>
            </w:r>
          </w:p>
        </w:tc>
      </w:tr>
      <w:tr w:rsidR="00A313B3" w:rsidRPr="003B668C" w14:paraId="3F2F4C8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7326BE"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6.11</w:t>
            </w:r>
          </w:p>
          <w:p w14:paraId="32A2359F" w14:textId="77777777" w:rsidR="00E70B83" w:rsidRDefault="00097A37">
            <w:pPr>
              <w:spacing w:after="0"/>
            </w:pPr>
            <w:r>
              <w:rPr>
                <w:rFonts w:ascii="Arial" w:eastAsia="Arial" w:hAnsi="Arial" w:cs="Arial"/>
                <w:sz w:val="20"/>
                <w:szCs w:val="20"/>
              </w:rPr>
              <w:t>DOR.ICT.DCP.POW.012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EFE324"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IT power distribution units must have their own supply line without branches. (POW02.03)</w:t>
            </w:r>
          </w:p>
          <w:p w14:paraId="74E98F6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POW02.03</w:t>
            </w:r>
          </w:p>
        </w:tc>
      </w:tr>
      <w:tr w:rsidR="00A313B3" w:rsidRPr="003B668C" w14:paraId="21E1ECC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974596"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6.12</w:t>
            </w:r>
          </w:p>
          <w:p w14:paraId="0A5558F9" w14:textId="77777777" w:rsidR="00E70B83" w:rsidRDefault="00097A37">
            <w:pPr>
              <w:spacing w:after="0"/>
            </w:pPr>
            <w:r>
              <w:rPr>
                <w:rFonts w:ascii="Arial" w:eastAsia="Arial" w:hAnsi="Arial" w:cs="Arial"/>
                <w:sz w:val="20"/>
                <w:szCs w:val="20"/>
              </w:rPr>
              <w:t>DOR.ICT.DCP.POW.013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42F4E5"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UPS distribution boards must be without external consumers. (POW02.04)</w:t>
            </w:r>
          </w:p>
          <w:p w14:paraId="2EB99DA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POW02.04</w:t>
            </w:r>
          </w:p>
        </w:tc>
      </w:tr>
      <w:tr w:rsidR="00A313B3" w:rsidRPr="003B668C" w14:paraId="3B35640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466C35"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6.13</w:t>
            </w:r>
          </w:p>
          <w:p w14:paraId="6FB21121" w14:textId="77777777" w:rsidR="00E70B83" w:rsidRDefault="00097A37">
            <w:pPr>
              <w:spacing w:after="0"/>
            </w:pPr>
            <w:r>
              <w:rPr>
                <w:rFonts w:ascii="Arial" w:eastAsia="Arial" w:hAnsi="Arial" w:cs="Arial"/>
                <w:sz w:val="20"/>
                <w:szCs w:val="20"/>
              </w:rPr>
              <w:t>DOR.ICT.DCP.POW.014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482423"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Energy supply must have staggered overvoltage protection. (POW05.01)</w:t>
            </w:r>
          </w:p>
          <w:p w14:paraId="739F240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POW05.01</w:t>
            </w:r>
          </w:p>
        </w:tc>
      </w:tr>
      <w:tr w:rsidR="00A313B3" w:rsidRPr="003B668C" w14:paraId="491A308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4A36D6"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6.14</w:t>
            </w:r>
          </w:p>
          <w:p w14:paraId="5C265342" w14:textId="77777777" w:rsidR="00E70B83" w:rsidRDefault="00097A37">
            <w:pPr>
              <w:spacing w:after="0"/>
            </w:pPr>
            <w:r>
              <w:rPr>
                <w:rFonts w:ascii="Arial" w:eastAsia="Arial" w:hAnsi="Arial" w:cs="Arial"/>
                <w:sz w:val="20"/>
                <w:szCs w:val="20"/>
              </w:rPr>
              <w:t>DOR.ICT.DCP.POW.015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54E890"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All electricity lines must be equipped with appropriate staggered overvoltage protection. (POW05.02)</w:t>
            </w:r>
          </w:p>
          <w:p w14:paraId="656AB12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POW05.02</w:t>
            </w:r>
          </w:p>
        </w:tc>
      </w:tr>
      <w:tr w:rsidR="00A313B3" w:rsidRPr="003B668C" w14:paraId="471337B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C3A5D3"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6.15</w:t>
            </w:r>
          </w:p>
          <w:p w14:paraId="48BD44C7" w14:textId="77777777" w:rsidR="00E70B83" w:rsidRDefault="00097A37">
            <w:pPr>
              <w:spacing w:after="0"/>
            </w:pPr>
            <w:r>
              <w:rPr>
                <w:rFonts w:ascii="Arial" w:eastAsia="Arial" w:hAnsi="Arial" w:cs="Arial"/>
                <w:sz w:val="20"/>
                <w:szCs w:val="20"/>
              </w:rPr>
              <w:t>DOR.ICT.DCP.POW.016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0457D1"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All metallic objects must be grounded, and floor coverings reduce the risk of electrostatic charges. (POW07.01)</w:t>
            </w:r>
          </w:p>
          <w:p w14:paraId="61A9B86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POW07.01</w:t>
            </w:r>
          </w:p>
        </w:tc>
      </w:tr>
      <w:tr w:rsidR="00A313B3" w:rsidRPr="003B668C" w14:paraId="4B2D739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4CE5C2"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6.16</w:t>
            </w:r>
          </w:p>
          <w:p w14:paraId="6C17167F" w14:textId="77777777" w:rsidR="00E70B83" w:rsidRDefault="00097A37">
            <w:pPr>
              <w:spacing w:after="0"/>
            </w:pPr>
            <w:r>
              <w:rPr>
                <w:rFonts w:ascii="Arial" w:eastAsia="Arial" w:hAnsi="Arial" w:cs="Arial"/>
                <w:sz w:val="20"/>
                <w:szCs w:val="20"/>
              </w:rPr>
              <w:t>DOR.ICT.DCP.POW.017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C6E9DE"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Leakage currents must be monitored. (POW08.01)</w:t>
            </w:r>
          </w:p>
          <w:p w14:paraId="0606BA8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POW08.01</w:t>
            </w:r>
          </w:p>
        </w:tc>
      </w:tr>
      <w:tr w:rsidR="00A313B3" w:rsidRPr="003B668C" w14:paraId="3B889CE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B8B024"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6.17</w:t>
            </w:r>
          </w:p>
          <w:p w14:paraId="2D4A1CB6" w14:textId="77777777" w:rsidR="00E70B83" w:rsidRDefault="00097A37">
            <w:pPr>
              <w:spacing w:after="0"/>
            </w:pPr>
            <w:r>
              <w:rPr>
                <w:rFonts w:ascii="Arial" w:eastAsia="Arial" w:hAnsi="Arial" w:cs="Arial"/>
                <w:sz w:val="20"/>
                <w:szCs w:val="20"/>
              </w:rPr>
              <w:t>DOR.ICT.DCP.POW.018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3C3E79"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Central fault current protection devices and emergency power off switches must be avoided. (POW08.02)</w:t>
            </w:r>
          </w:p>
          <w:p w14:paraId="15355EF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POW08.02</w:t>
            </w:r>
          </w:p>
        </w:tc>
      </w:tr>
      <w:tr w:rsidR="00A313B3" w:rsidRPr="003B668C" w14:paraId="293FE5A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F8BAE4"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6.18</w:t>
            </w:r>
          </w:p>
          <w:p w14:paraId="1B26764D" w14:textId="77777777" w:rsidR="00E70B83" w:rsidRDefault="00097A37">
            <w:pPr>
              <w:spacing w:after="0"/>
            </w:pPr>
            <w:r>
              <w:rPr>
                <w:rFonts w:ascii="Arial" w:eastAsia="Arial" w:hAnsi="Arial" w:cs="Arial"/>
                <w:sz w:val="20"/>
                <w:szCs w:val="20"/>
              </w:rPr>
              <w:t>DOR.ICT.DCP.POW.019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9527AA"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Important measured values of the IT supply network (e.g. voltages, currents, apparent and effective power) must be recorded and monitored. (POW08.03)</w:t>
            </w:r>
          </w:p>
          <w:p w14:paraId="4E1F7E5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POW08.03</w:t>
            </w:r>
          </w:p>
        </w:tc>
      </w:tr>
      <w:tr w:rsidR="00A313B3" w:rsidRPr="003B668C" w14:paraId="240174C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59AA55" w14:textId="77777777" w:rsidR="00A313B3" w:rsidRPr="003B668C" w:rsidRDefault="00A313B3"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6.19</w:t>
            </w:r>
          </w:p>
          <w:p w14:paraId="71E84BFA" w14:textId="77777777" w:rsidR="00E70B83" w:rsidRDefault="00097A37">
            <w:pPr>
              <w:spacing w:after="0"/>
            </w:pPr>
            <w:r>
              <w:rPr>
                <w:rFonts w:ascii="Arial" w:eastAsia="Arial" w:hAnsi="Arial" w:cs="Arial"/>
                <w:sz w:val="20"/>
                <w:szCs w:val="20"/>
              </w:rPr>
              <w:t>DOR.ICT.DCP.POW.020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B7B27F" w14:textId="77777777" w:rsidR="00A313B3"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Voltage quality and design of measuring devices must be recorded and monitored. (POW08.04</w:t>
            </w:r>
            <w:r w:rsidR="004B0FCD" w:rsidRPr="003B668C">
              <w:rPr>
                <w:rFonts w:ascii="Arial" w:eastAsia="Times New Roman" w:hAnsi="Arial" w:cs="Arial"/>
                <w:sz w:val="20"/>
                <w:szCs w:val="20"/>
              </w:rPr>
              <w:t>A</w:t>
            </w:r>
            <w:r w:rsidRPr="003B668C">
              <w:rPr>
                <w:rFonts w:ascii="Arial" w:eastAsia="Times New Roman" w:hAnsi="Arial" w:cs="Arial"/>
                <w:sz w:val="20"/>
                <w:szCs w:val="20"/>
              </w:rPr>
              <w:t xml:space="preserve">) </w:t>
            </w:r>
          </w:p>
          <w:p w14:paraId="5D47BBE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POW08.04</w:t>
            </w:r>
          </w:p>
        </w:tc>
      </w:tr>
      <w:tr w:rsidR="00A313B3" w:rsidRPr="003B668C" w14:paraId="56B3796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EAA00E" w14:textId="77777777" w:rsidR="00A313B3"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6.20</w:t>
            </w:r>
          </w:p>
          <w:p w14:paraId="520B3325" w14:textId="77777777" w:rsidR="00E70B83" w:rsidRDefault="00097A37">
            <w:pPr>
              <w:spacing w:after="0"/>
            </w:pPr>
            <w:r>
              <w:rPr>
                <w:rFonts w:ascii="Arial" w:eastAsia="Arial" w:hAnsi="Arial" w:cs="Arial"/>
                <w:sz w:val="20"/>
                <w:szCs w:val="20"/>
              </w:rPr>
              <w:t>DOR.ICT.DCP.POW.021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B5E82A" w14:textId="77777777" w:rsidR="00A313B3"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Energy supply to the IT consumers must be secured by a central UPS. (POW09.01) </w:t>
            </w:r>
          </w:p>
          <w:p w14:paraId="67983EF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POW09.01</w:t>
            </w:r>
          </w:p>
        </w:tc>
      </w:tr>
      <w:tr w:rsidR="00A313B3" w:rsidRPr="003B668C" w14:paraId="1268A08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5DDDB" w14:textId="77777777" w:rsidR="00A313B3"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6.21</w:t>
            </w:r>
          </w:p>
          <w:p w14:paraId="195CE830" w14:textId="77777777" w:rsidR="00E70B83" w:rsidRDefault="00097A37">
            <w:pPr>
              <w:spacing w:after="0"/>
            </w:pPr>
            <w:r>
              <w:rPr>
                <w:rFonts w:ascii="Arial" w:eastAsia="Arial" w:hAnsi="Arial" w:cs="Arial"/>
                <w:sz w:val="20"/>
                <w:szCs w:val="20"/>
              </w:rPr>
              <w:t>DOR.ICT.DCP.POW.022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4433CF" w14:textId="77777777" w:rsidR="00A313B3" w:rsidRPr="003B668C" w:rsidRDefault="00A313B3"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UPS systems must be able to be decoupled via a manual maintenance bypass. (POW09.02)</w:t>
            </w:r>
          </w:p>
          <w:p w14:paraId="7F8452C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POW09.02</w:t>
            </w:r>
          </w:p>
        </w:tc>
      </w:tr>
      <w:tr w:rsidR="00A313B3" w:rsidRPr="003B668C" w14:paraId="24A70F0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E3BEE6" w14:textId="77777777" w:rsidR="00A313B3"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6.22</w:t>
            </w:r>
          </w:p>
          <w:p w14:paraId="061F658F" w14:textId="77777777" w:rsidR="00E70B83" w:rsidRDefault="00097A37">
            <w:pPr>
              <w:spacing w:after="0"/>
            </w:pPr>
            <w:r>
              <w:rPr>
                <w:rFonts w:ascii="Arial" w:eastAsia="Arial" w:hAnsi="Arial" w:cs="Arial"/>
                <w:sz w:val="20"/>
                <w:szCs w:val="20"/>
              </w:rPr>
              <w:t>DOR.ICT.DCP.POW.023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87D6EB" w14:textId="77777777" w:rsidR="00A313B3"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UPS system must have a component redundancy of n+1 or a second active supply system available. (POW09.03)</w:t>
            </w:r>
          </w:p>
          <w:p w14:paraId="5F4CE98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POW09.03</w:t>
            </w:r>
          </w:p>
        </w:tc>
      </w:tr>
      <w:tr w:rsidR="00A313B3" w:rsidRPr="003B668C" w14:paraId="63FD208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F90BA3" w14:textId="77777777" w:rsidR="00A313B3"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6.23</w:t>
            </w:r>
          </w:p>
          <w:p w14:paraId="6840429B" w14:textId="77777777" w:rsidR="00E70B83" w:rsidRDefault="00097A37">
            <w:pPr>
              <w:spacing w:after="0"/>
            </w:pPr>
            <w:r>
              <w:rPr>
                <w:rFonts w:ascii="Arial" w:eastAsia="Arial" w:hAnsi="Arial" w:cs="Arial"/>
                <w:sz w:val="20"/>
                <w:szCs w:val="20"/>
              </w:rPr>
              <w:t>DOR.ICT.DCP.POW.024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481EB6" w14:textId="77777777" w:rsidR="00A313B3"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Batteries must ensure that risk of individual block failures is minimized. (POW09.07)</w:t>
            </w:r>
          </w:p>
          <w:p w14:paraId="5DCEDCE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POW09.07</w:t>
            </w:r>
          </w:p>
        </w:tc>
      </w:tr>
      <w:tr w:rsidR="00A313B3" w:rsidRPr="003B668C" w14:paraId="677724B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D66F28" w14:textId="77777777" w:rsidR="00A313B3"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6.24</w:t>
            </w:r>
          </w:p>
          <w:p w14:paraId="3D731245" w14:textId="77777777" w:rsidR="00E70B83" w:rsidRDefault="00097A37">
            <w:pPr>
              <w:spacing w:after="0"/>
            </w:pPr>
            <w:r>
              <w:rPr>
                <w:rFonts w:ascii="Arial" w:eastAsia="Arial" w:hAnsi="Arial" w:cs="Arial"/>
                <w:sz w:val="20"/>
                <w:szCs w:val="20"/>
              </w:rPr>
              <w:t>DOR.ICT.DCP.POW.025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90B883" w14:textId="77777777" w:rsidR="00A313B3"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Additional supplies must have sufficient power reserves. (POW10.04)</w:t>
            </w:r>
          </w:p>
          <w:p w14:paraId="0503378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POW10.04</w:t>
            </w:r>
          </w:p>
        </w:tc>
      </w:tr>
      <w:tr w:rsidR="00A313B3" w:rsidRPr="003B668C" w14:paraId="23BFE1D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C97BE8" w14:textId="77777777" w:rsidR="00A313B3"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6.25</w:t>
            </w:r>
          </w:p>
          <w:p w14:paraId="2CA35D9B" w14:textId="77777777" w:rsidR="00E70B83" w:rsidRDefault="00097A37">
            <w:pPr>
              <w:spacing w:after="0"/>
            </w:pPr>
            <w:r>
              <w:rPr>
                <w:rFonts w:ascii="Arial" w:eastAsia="Arial" w:hAnsi="Arial" w:cs="Arial"/>
                <w:sz w:val="20"/>
                <w:szCs w:val="20"/>
              </w:rPr>
              <w:t>DOR.ICT.DCP.POW.026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4AD37C" w14:textId="77777777" w:rsidR="00A313B3"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Sufficient fuel reserve for additional supply must be maintained. (POW10.05)</w:t>
            </w:r>
          </w:p>
          <w:p w14:paraId="5B9FFD2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POW10.05</w:t>
            </w:r>
          </w:p>
        </w:tc>
      </w:tr>
      <w:tr w:rsidR="00A313B3" w:rsidRPr="003B668C" w14:paraId="4A6CE87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46D330" w14:textId="77777777" w:rsidR="00A313B3"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6.26</w:t>
            </w:r>
          </w:p>
          <w:p w14:paraId="1F209E20" w14:textId="77777777" w:rsidR="00E70B83" w:rsidRDefault="00097A37">
            <w:pPr>
              <w:spacing w:after="0"/>
            </w:pPr>
            <w:r>
              <w:rPr>
                <w:rFonts w:ascii="Arial" w:eastAsia="Arial" w:hAnsi="Arial" w:cs="Arial"/>
                <w:sz w:val="20"/>
                <w:szCs w:val="20"/>
              </w:rPr>
              <w:t>DOR.ICT.DCP.POW.027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5EE241" w14:textId="77777777" w:rsidR="00A313B3"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Tank system and fuel pipes to the additional supply must be protected, controlled, and monitored. (POW10.06)</w:t>
            </w:r>
          </w:p>
          <w:p w14:paraId="701AAD0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POW10.06</w:t>
            </w:r>
          </w:p>
        </w:tc>
      </w:tr>
      <w:tr w:rsidR="00614CFB" w:rsidRPr="003B668C" w14:paraId="18B92AD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1E1D7A" w14:textId="77777777" w:rsidR="00614CFB"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6.27</w:t>
            </w:r>
          </w:p>
          <w:p w14:paraId="515DB6C6" w14:textId="77777777" w:rsidR="00E70B83" w:rsidRDefault="00097A37">
            <w:pPr>
              <w:spacing w:after="0"/>
            </w:pPr>
            <w:r>
              <w:rPr>
                <w:rFonts w:ascii="Arial" w:eastAsia="Arial" w:hAnsi="Arial" w:cs="Arial"/>
                <w:sz w:val="20"/>
                <w:szCs w:val="20"/>
              </w:rPr>
              <w:t>DOR.ICT.DCP.POW.028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39A186" w14:textId="77777777" w:rsidR="00614CFB"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Operational readiness of the additional supply must be regularly tested by load test runs. (POW10.07)</w:t>
            </w:r>
          </w:p>
          <w:p w14:paraId="24F6521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POW10.07</w:t>
            </w:r>
          </w:p>
        </w:tc>
      </w:tr>
      <w:tr w:rsidR="00614CFB" w:rsidRPr="003B668C" w14:paraId="5ADE23DF"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ACF05E" w14:textId="77777777" w:rsidR="00614CFB"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6.28</w:t>
            </w:r>
          </w:p>
          <w:p w14:paraId="0F8E0877" w14:textId="77777777" w:rsidR="00E70B83" w:rsidRDefault="00097A37">
            <w:pPr>
              <w:spacing w:after="0"/>
            </w:pPr>
            <w:r>
              <w:rPr>
                <w:rFonts w:ascii="Arial" w:eastAsia="Arial" w:hAnsi="Arial" w:cs="Arial"/>
                <w:sz w:val="20"/>
                <w:szCs w:val="20"/>
              </w:rPr>
              <w:t>DOR.ICT.DCP.POW.029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E76730" w14:textId="77777777" w:rsidR="00614CFB"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When the 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load is insufficient and it is therefore not possible to run the system in parallel with the mains for a function check, a load bank must be available. (POW10.07A)</w:t>
            </w:r>
          </w:p>
          <w:p w14:paraId="066E91D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POW10.07A</w:t>
            </w:r>
          </w:p>
        </w:tc>
      </w:tr>
      <w:tr w:rsidR="00614CFB" w:rsidRPr="003B668C" w14:paraId="016D7E2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130D63" w14:textId="77777777" w:rsidR="00614CFB"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6.29</w:t>
            </w:r>
          </w:p>
          <w:p w14:paraId="50F54D9B" w14:textId="77777777" w:rsidR="00E70B83" w:rsidRDefault="00097A37">
            <w:pPr>
              <w:spacing w:after="0"/>
            </w:pPr>
            <w:r>
              <w:rPr>
                <w:rFonts w:ascii="Arial" w:eastAsia="Arial" w:hAnsi="Arial" w:cs="Arial"/>
                <w:sz w:val="20"/>
                <w:szCs w:val="20"/>
              </w:rPr>
              <w:t>DOR.ICT.DCP.POW.030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AF0773" w14:textId="77777777" w:rsidR="00614CFB"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Mains switching control of the additional supply must be securely installed. (POW10.08) </w:t>
            </w:r>
          </w:p>
          <w:p w14:paraId="6EBDC64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POW10.08</w:t>
            </w:r>
          </w:p>
        </w:tc>
      </w:tr>
      <w:tr w:rsidR="00614CFB" w:rsidRPr="003B668C" w14:paraId="3E364BD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8E1DBF" w14:textId="77777777" w:rsidR="00614CFB"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6.30</w:t>
            </w:r>
          </w:p>
          <w:p w14:paraId="47181855" w14:textId="77777777" w:rsidR="00E70B83" w:rsidRDefault="00097A37">
            <w:pPr>
              <w:spacing w:after="0"/>
            </w:pPr>
            <w:r>
              <w:rPr>
                <w:rFonts w:ascii="Arial" w:eastAsia="Arial" w:hAnsi="Arial" w:cs="Arial"/>
                <w:sz w:val="20"/>
                <w:szCs w:val="20"/>
              </w:rPr>
              <w:t>DOR.ICT.DCP.POW.031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6A420F" w14:textId="77777777" w:rsidR="00614CFB"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 complete calculation of the load flow and short circuit currents must be carried out. (POW11.01)</w:t>
            </w:r>
          </w:p>
          <w:p w14:paraId="4174F05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POW11.01</w:t>
            </w:r>
          </w:p>
        </w:tc>
      </w:tr>
      <w:tr w:rsidR="00614CFB" w:rsidRPr="003B668C" w14:paraId="147C88C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07A9EE" w14:textId="77777777" w:rsidR="00614CFB"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6.31</w:t>
            </w:r>
          </w:p>
          <w:p w14:paraId="750EE5DA" w14:textId="77777777" w:rsidR="00E70B83" w:rsidRDefault="00097A37">
            <w:pPr>
              <w:spacing w:after="0"/>
            </w:pPr>
            <w:r>
              <w:rPr>
                <w:rFonts w:ascii="Arial" w:eastAsia="Arial" w:hAnsi="Arial" w:cs="Arial"/>
                <w:sz w:val="20"/>
                <w:szCs w:val="20"/>
              </w:rPr>
              <w:t>DOR.ICT.DCP.POW.032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94C698" w14:textId="77777777" w:rsidR="00614CFB"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Operating states of the electric power supply and the availability of the supply voltage must be monitored. (POW11.02)</w:t>
            </w:r>
          </w:p>
          <w:p w14:paraId="01938C5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POW11.02</w:t>
            </w:r>
          </w:p>
        </w:tc>
      </w:tr>
      <w:tr w:rsidR="00614CFB" w:rsidRPr="003B668C" w14:paraId="699BB23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980E98" w14:textId="77777777" w:rsidR="00614CFB"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6.32</w:t>
            </w:r>
          </w:p>
          <w:p w14:paraId="4C748318" w14:textId="77777777" w:rsidR="00E70B83" w:rsidRDefault="00097A37">
            <w:pPr>
              <w:spacing w:after="0"/>
            </w:pPr>
            <w:r>
              <w:rPr>
                <w:rFonts w:ascii="Arial" w:eastAsia="Arial" w:hAnsi="Arial" w:cs="Arial"/>
                <w:sz w:val="20"/>
                <w:szCs w:val="20"/>
              </w:rPr>
              <w:t>DOR.ICT.DCP.POW.033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D615CF" w14:textId="77777777" w:rsidR="00614CFB"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Technical fault messages must be reliably transmitted to a permanently manned location. (POW11.03)</w:t>
            </w:r>
          </w:p>
          <w:p w14:paraId="2C0F7F8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POW11.03</w:t>
            </w:r>
          </w:p>
        </w:tc>
      </w:tr>
      <w:tr w:rsidR="00614CFB" w:rsidRPr="003B668C" w14:paraId="30FF682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10917E" w14:textId="77777777" w:rsidR="00614CFB" w:rsidRPr="003B668C" w:rsidRDefault="00614CFB"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6.33</w:t>
            </w:r>
          </w:p>
          <w:p w14:paraId="37AA5A60" w14:textId="77777777" w:rsidR="00E70B83" w:rsidRDefault="00097A37">
            <w:pPr>
              <w:spacing w:after="0"/>
            </w:pPr>
            <w:r>
              <w:rPr>
                <w:rFonts w:ascii="Arial" w:eastAsia="Arial" w:hAnsi="Arial" w:cs="Arial"/>
                <w:sz w:val="20"/>
                <w:szCs w:val="20"/>
              </w:rPr>
              <w:t>DOR.ICT.DCP.POW.034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59F948" w14:textId="77777777" w:rsidR="00614CFB" w:rsidRPr="003B668C" w:rsidRDefault="00614CFB"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Electrical systems must be maintained at least once a year on the basis of a maintenance agreement and the performance must be logged. (POW11.04)</w:t>
            </w:r>
          </w:p>
          <w:p w14:paraId="1FBD01E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POW11.04</w:t>
            </w:r>
          </w:p>
        </w:tc>
      </w:tr>
      <w:tr w:rsidR="00614CFB" w:rsidRPr="003B668C" w14:paraId="051D799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4B09C4" w14:textId="77777777" w:rsidR="00614CFB" w:rsidRPr="003B668C" w:rsidRDefault="00614CFB" w:rsidP="00541D84">
            <w:pPr>
              <w:spacing w:before="120" w:after="24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6.34</w:t>
            </w:r>
          </w:p>
          <w:p w14:paraId="46C27221" w14:textId="77777777" w:rsidR="00E70B83" w:rsidRDefault="00097A37">
            <w:pPr>
              <w:spacing w:after="0"/>
            </w:pPr>
            <w:r>
              <w:rPr>
                <w:rFonts w:ascii="Arial" w:eastAsia="Arial" w:hAnsi="Arial" w:cs="Arial"/>
                <w:sz w:val="20"/>
                <w:szCs w:val="20"/>
              </w:rPr>
              <w:t>DOR.ICT.DCP.POW.035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A1323B" w14:textId="77777777" w:rsidR="009469E2" w:rsidRPr="003B668C" w:rsidRDefault="00614CFB" w:rsidP="00521A3D">
            <w:pPr>
              <w:spacing w:before="120" w:after="24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Upon initial commissioning, function and integration tests under full and partial load must be carried out. Upon the exchange of systems, at least limited function and integration tests must be carried out. (POW11.05)</w:t>
            </w:r>
          </w:p>
          <w:p w14:paraId="3F10DDE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POW11.05</w:t>
            </w:r>
          </w:p>
        </w:tc>
      </w:tr>
    </w:tbl>
    <w:p w14:paraId="56CDDF02" w14:textId="77777777" w:rsidR="006F3E37" w:rsidRPr="003B668C" w:rsidRDefault="006F3E37" w:rsidP="004D1629">
      <w:pPr>
        <w:rPr>
          <w:rFonts w:ascii="Arial" w:hAnsi="Arial" w:cs="Arial"/>
        </w:rPr>
      </w:pPr>
    </w:p>
    <w:p w14:paraId="32F12B11" w14:textId="77777777" w:rsidR="006F3E37" w:rsidRPr="003B668C" w:rsidRDefault="006F3E37">
      <w:pPr>
        <w:rPr>
          <w:rFonts w:ascii="Arial" w:hAnsi="Arial" w:cs="Arial"/>
        </w:rPr>
      </w:pPr>
      <w:r w:rsidRPr="003B668C">
        <w:rPr>
          <w:rFonts w:ascii="Arial" w:hAnsi="Arial" w:cs="Arial"/>
        </w:rP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3"/>
        <w:gridCol w:w="7375"/>
      </w:tblGrid>
      <w:tr w:rsidR="004E0B72" w:rsidRPr="003B668C" w14:paraId="0DD5977E" w14:textId="77777777" w:rsidTr="00A2074D">
        <w:trPr>
          <w:trHeight w:val="240"/>
        </w:trPr>
        <w:tc>
          <w:tcPr>
            <w:tcW w:w="2263"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690DEEC2" w14:textId="77777777" w:rsidR="004E0B72" w:rsidRPr="003B668C" w:rsidRDefault="004E0B72" w:rsidP="00432069">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ID: 7 </w:t>
            </w:r>
            <w:r w:rsidR="00042F04" w:rsidRPr="003B668C">
              <w:rPr>
                <w:rFonts w:ascii="Arial" w:eastAsia="Calibri" w:hAnsi="Arial" w:cs="Arial"/>
                <w:b/>
                <w:color w:val="FFFFFF" w:themeColor="background1"/>
                <w:sz w:val="20"/>
                <w:szCs w:val="20"/>
              </w:rPr>
              <w:br/>
            </w:r>
            <w:r w:rsidRPr="003B668C">
              <w:rPr>
                <w:rFonts w:ascii="Arial" w:eastAsia="Calibri" w:hAnsi="Arial" w:cs="Arial"/>
                <w:b/>
                <w:color w:val="FFFFFF" w:themeColor="background1"/>
                <w:sz w:val="20"/>
                <w:szCs w:val="20"/>
              </w:rPr>
              <w:t>(version 2.0)</w:t>
            </w:r>
          </w:p>
        </w:tc>
        <w:tc>
          <w:tcPr>
            <w:tcW w:w="7375"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568D8289" w14:textId="77777777" w:rsidR="004E0B72" w:rsidRPr="003B668C" w:rsidRDefault="004E0B72" w:rsidP="00432069">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security -</w:t>
            </w:r>
            <w:r w:rsidR="00EC2213" w:rsidRPr="003B668C">
              <w:rPr>
                <w:rFonts w:ascii="Arial" w:eastAsia="Calibri" w:hAnsi="Arial" w:cs="Arial"/>
                <w:b/>
                <w:color w:val="FFFFFF" w:themeColor="background1"/>
                <w:sz w:val="20"/>
                <w:szCs w:val="20"/>
              </w:rPr>
              <w:t xml:space="preserve"> Air conditioning and ventilation </w:t>
            </w:r>
          </w:p>
        </w:tc>
      </w:tr>
      <w:tr w:rsidR="004E0B72" w:rsidRPr="003B668C" w14:paraId="5245D7C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6216875" w14:textId="77777777" w:rsidR="004E0B72" w:rsidRPr="003B668C" w:rsidRDefault="004E0B72" w:rsidP="00E942B4">
            <w:pPr>
              <w:spacing w:before="120" w:after="120" w:line="240" w:lineRule="auto"/>
              <w:ind w:left="624"/>
              <w:textAlignment w:val="baseline"/>
              <w:rPr>
                <w:rFonts w:ascii="Arial" w:eastAsia="Calibri" w:hAnsi="Arial" w:cs="Arial"/>
                <w:b/>
                <w:bCs/>
                <w:sz w:val="20"/>
                <w:szCs w:val="20"/>
              </w:rPr>
            </w:pPr>
            <w:r w:rsidRPr="003B668C">
              <w:rPr>
                <w:rFonts w:ascii="Arial" w:eastAsia="Calibri" w:hAnsi="Arial" w:cs="Arial"/>
                <w:b/>
                <w:bCs/>
                <w:sz w:val="20"/>
                <w:szCs w:val="20"/>
              </w:rPr>
              <w:t>7</w:t>
            </w:r>
          </w:p>
          <w:p w14:paraId="5AB1265F" w14:textId="77777777" w:rsidR="00E70B83" w:rsidRDefault="00097A37">
            <w:pPr>
              <w:spacing w:after="0"/>
            </w:pPr>
            <w:r>
              <w:rPr>
                <w:rFonts w:ascii="Arial" w:eastAsia="Arial" w:hAnsi="Arial" w:cs="Arial"/>
                <w:sz w:val="20"/>
                <w:szCs w:val="20"/>
              </w:rPr>
              <w:t>DOR.ICT.DCP.ACV.001</w:t>
            </w:r>
          </w:p>
        </w:tc>
        <w:tc>
          <w:tcPr>
            <w:tcW w:w="73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919EA7E" w14:textId="77777777" w:rsidR="004E0B72" w:rsidRPr="003B668C" w:rsidRDefault="00F966FC" w:rsidP="00521A3D">
            <w:pPr>
              <w:spacing w:before="120" w:after="120" w:line="240" w:lineRule="auto"/>
              <w:ind w:left="284" w:right="284"/>
              <w:rPr>
                <w:rFonts w:ascii="Arial" w:eastAsia="Calibri" w:hAnsi="Arial" w:cs="Arial"/>
                <w:b/>
                <w:bCs/>
                <w:sz w:val="20"/>
                <w:szCs w:val="20"/>
              </w:rPr>
            </w:pPr>
            <w:r w:rsidRPr="003B668C">
              <w:rPr>
                <w:rFonts w:ascii="Arial" w:eastAsia="Calibri" w:hAnsi="Arial" w:cs="Arial"/>
                <w:b/>
                <w:bCs/>
                <w:sz w:val="20"/>
                <w:szCs w:val="20"/>
              </w:rPr>
              <w:t xml:space="preserve">Data </w:t>
            </w:r>
            <w:r w:rsidR="0083272F" w:rsidRPr="003B668C">
              <w:rPr>
                <w:rFonts w:ascii="Arial" w:eastAsia="Calibri" w:hAnsi="Arial" w:cs="Arial"/>
                <w:b/>
                <w:bCs/>
                <w:sz w:val="20"/>
                <w:szCs w:val="20"/>
              </w:rPr>
              <w:t xml:space="preserve">centers </w:t>
            </w:r>
            <w:r w:rsidRPr="003B668C">
              <w:rPr>
                <w:rFonts w:ascii="Arial" w:eastAsia="Calibri" w:hAnsi="Arial" w:cs="Arial"/>
                <w:b/>
                <w:bCs/>
                <w:sz w:val="20"/>
                <w:szCs w:val="20"/>
              </w:rPr>
              <w:t xml:space="preserve">must meet the following air conditioning and ventilation </w:t>
            </w:r>
            <w:r w:rsidR="00EE2B32" w:rsidRPr="003B668C">
              <w:rPr>
                <w:rFonts w:ascii="Arial" w:eastAsia="Calibri" w:hAnsi="Arial" w:cs="Arial"/>
                <w:b/>
                <w:bCs/>
                <w:sz w:val="20"/>
                <w:szCs w:val="20"/>
              </w:rPr>
              <w:t>criteria</w:t>
            </w:r>
            <w:r w:rsidRPr="003B668C">
              <w:rPr>
                <w:rFonts w:ascii="Arial" w:eastAsia="Calibri" w:hAnsi="Arial" w:cs="Arial"/>
                <w:b/>
                <w:bCs/>
                <w:sz w:val="20"/>
                <w:szCs w:val="20"/>
              </w:rPr>
              <w:t>:</w:t>
            </w:r>
          </w:p>
        </w:tc>
      </w:tr>
      <w:tr w:rsidR="005A3E42" w:rsidRPr="003B668C" w14:paraId="304B01B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733492" w14:textId="77777777" w:rsidR="005A3E42" w:rsidRPr="003B668C" w:rsidRDefault="005A3E42"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w:t>
            </w:r>
          </w:p>
          <w:p w14:paraId="4AB4B1FC" w14:textId="77777777" w:rsidR="00E70B83" w:rsidRDefault="00097A37">
            <w:pPr>
              <w:spacing w:after="0"/>
            </w:pPr>
            <w:r>
              <w:rPr>
                <w:rFonts w:ascii="Arial" w:eastAsia="Arial" w:hAnsi="Arial" w:cs="Arial"/>
                <w:sz w:val="20"/>
                <w:szCs w:val="20"/>
              </w:rPr>
              <w:t>DOR.ICT.DCP.ACV.002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1CEE6F" w14:textId="77777777" w:rsidR="005A3E42" w:rsidRPr="003B668C" w:rsidRDefault="005A3E42"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 xml:space="preserve">areas must comply with secure operational conditions. (ACV01.01) </w:t>
            </w:r>
          </w:p>
          <w:p w14:paraId="1DF3E2A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ACV01.01</w:t>
            </w:r>
          </w:p>
        </w:tc>
      </w:tr>
      <w:tr w:rsidR="005A3E42" w:rsidRPr="003B668C" w14:paraId="0F726E6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8D127C" w14:textId="77777777" w:rsidR="005A3E42" w:rsidRPr="003B668C" w:rsidRDefault="00A13941"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w:t>
            </w:r>
          </w:p>
          <w:p w14:paraId="670AEC72" w14:textId="77777777" w:rsidR="00E70B83" w:rsidRDefault="00097A37">
            <w:pPr>
              <w:spacing w:after="0"/>
            </w:pPr>
            <w:r>
              <w:rPr>
                <w:rFonts w:ascii="Arial" w:eastAsia="Arial" w:hAnsi="Arial" w:cs="Arial"/>
                <w:sz w:val="20"/>
                <w:szCs w:val="20"/>
              </w:rPr>
              <w:t>DOR.ICT.DCP.ACV.003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1DC39B"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 xml:space="preserve">areas and technical components must have sufficient ventilation. (ACV01.02) </w:t>
            </w:r>
          </w:p>
          <w:p w14:paraId="75E5E44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ACV01.02</w:t>
            </w:r>
          </w:p>
        </w:tc>
      </w:tr>
      <w:tr w:rsidR="005A3E42" w:rsidRPr="003B668C" w14:paraId="42E07F7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012DEB" w14:textId="77777777" w:rsidR="005A3E42" w:rsidRPr="003B668C" w:rsidRDefault="00A13941"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7.3</w:t>
            </w:r>
          </w:p>
          <w:p w14:paraId="2C4B706E" w14:textId="77777777" w:rsidR="00E70B83" w:rsidRDefault="00097A37">
            <w:pPr>
              <w:spacing w:after="0"/>
            </w:pPr>
            <w:r>
              <w:rPr>
                <w:rFonts w:ascii="Arial" w:eastAsia="Arial" w:hAnsi="Arial" w:cs="Arial"/>
                <w:sz w:val="20"/>
                <w:szCs w:val="20"/>
              </w:rPr>
              <w:t>DOR.ICT.DCP.ACV.004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25008E"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Devices must be installed in an airflow-optimized and hazard-free way. (ACV02.01)</w:t>
            </w:r>
          </w:p>
          <w:p w14:paraId="5793243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ACV02.01</w:t>
            </w:r>
          </w:p>
        </w:tc>
      </w:tr>
      <w:tr w:rsidR="005A3E42" w:rsidRPr="003B668C" w14:paraId="47FAA19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879269" w14:textId="77777777" w:rsidR="005A3E42" w:rsidRPr="003B668C" w:rsidRDefault="00A13941"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7.4</w:t>
            </w:r>
          </w:p>
          <w:p w14:paraId="2108A23C" w14:textId="77777777" w:rsidR="00E70B83" w:rsidRDefault="00097A37">
            <w:pPr>
              <w:spacing w:after="0"/>
            </w:pPr>
            <w:r>
              <w:rPr>
                <w:rFonts w:ascii="Arial" w:eastAsia="Arial" w:hAnsi="Arial" w:cs="Arial"/>
                <w:sz w:val="20"/>
                <w:szCs w:val="20"/>
              </w:rPr>
              <w:t>DOR.ICT.DCP.ACV.005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449456"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Leakages must be reliably detected. (ACV03.01)</w:t>
            </w:r>
          </w:p>
          <w:p w14:paraId="58FB9E7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ACV03.01</w:t>
            </w:r>
          </w:p>
        </w:tc>
      </w:tr>
      <w:tr w:rsidR="005A3E42" w:rsidRPr="003B668C" w14:paraId="78F5CFB6"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168C80" w14:textId="77777777" w:rsidR="005A3E42" w:rsidRPr="003B668C" w:rsidRDefault="00A13941"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7.5</w:t>
            </w:r>
          </w:p>
          <w:p w14:paraId="7D18F87E" w14:textId="77777777" w:rsidR="00E70B83" w:rsidRDefault="00097A37">
            <w:pPr>
              <w:spacing w:after="0"/>
            </w:pPr>
            <w:r>
              <w:rPr>
                <w:rFonts w:ascii="Arial" w:eastAsia="Arial" w:hAnsi="Arial" w:cs="Arial"/>
                <w:sz w:val="20"/>
                <w:szCs w:val="20"/>
              </w:rPr>
              <w:t>DOR.ICT.DCP.ACV.006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01EC7D"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Active mechanical components (on the producer, distributor side) must be designed redundantly. (ACV04.01)</w:t>
            </w:r>
          </w:p>
          <w:p w14:paraId="5EDA54D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ACV04.01</w:t>
            </w:r>
          </w:p>
        </w:tc>
      </w:tr>
      <w:tr w:rsidR="005A3E42" w:rsidRPr="003B668C" w14:paraId="1E994F3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2E72E1" w14:textId="77777777" w:rsidR="005A3E42" w:rsidRPr="003B668C" w:rsidRDefault="00A13941"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7.6</w:t>
            </w:r>
          </w:p>
          <w:p w14:paraId="55F9DBA8" w14:textId="77777777" w:rsidR="00E70B83" w:rsidRDefault="00097A37">
            <w:pPr>
              <w:spacing w:after="0"/>
            </w:pPr>
            <w:r>
              <w:rPr>
                <w:rFonts w:ascii="Arial" w:eastAsia="Arial" w:hAnsi="Arial" w:cs="Arial"/>
                <w:sz w:val="20"/>
                <w:szCs w:val="20"/>
              </w:rPr>
              <w:t>DOR.ICT.DCP.ACV.007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6CA587"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Singular cooling distribution systems or sections must be implemented in high quality and checked by extensive quality assurance measures. (ACV04.02)</w:t>
            </w:r>
          </w:p>
          <w:p w14:paraId="7C1722A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ACV04.02</w:t>
            </w:r>
          </w:p>
        </w:tc>
      </w:tr>
      <w:tr w:rsidR="005A3E42" w:rsidRPr="003B668C" w14:paraId="6FF864D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FBB47" w14:textId="77777777" w:rsidR="00A13941" w:rsidRPr="003B668C" w:rsidRDefault="00A13941"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7.7</w:t>
            </w:r>
          </w:p>
          <w:p w14:paraId="114080A4" w14:textId="77777777" w:rsidR="00E70B83" w:rsidRDefault="00097A37">
            <w:pPr>
              <w:spacing w:after="0"/>
            </w:pPr>
            <w:r>
              <w:rPr>
                <w:rFonts w:ascii="Arial" w:eastAsia="Arial" w:hAnsi="Arial" w:cs="Arial"/>
                <w:sz w:val="20"/>
                <w:szCs w:val="20"/>
              </w:rPr>
              <w:t>DOR.ICT.DCP.ACV.008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93D224"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Cooling distribution must be designed in a way that a failure of passive components does not result in a failure of the IT. (ACV04.</w:t>
            </w:r>
            <w:r w:rsidR="00BB49C2" w:rsidRPr="003B668C">
              <w:rPr>
                <w:rFonts w:ascii="Arial" w:eastAsia="Times New Roman" w:hAnsi="Arial" w:cs="Arial"/>
                <w:sz w:val="20"/>
                <w:szCs w:val="20"/>
              </w:rPr>
              <w:t>02E</w:t>
            </w:r>
            <w:r w:rsidR="00FF1F03" w:rsidRPr="003B668C">
              <w:rPr>
                <w:rFonts w:ascii="Arial" w:eastAsia="Times New Roman" w:hAnsi="Arial" w:cs="Arial"/>
                <w:sz w:val="20"/>
                <w:szCs w:val="20"/>
              </w:rPr>
              <w:t>, ACV04.02I</w:t>
            </w:r>
            <w:r w:rsidRPr="003B668C">
              <w:rPr>
                <w:rFonts w:ascii="Arial" w:eastAsia="Times New Roman" w:hAnsi="Arial" w:cs="Arial"/>
                <w:sz w:val="20"/>
                <w:szCs w:val="20"/>
              </w:rPr>
              <w:t>)</w:t>
            </w:r>
          </w:p>
          <w:p w14:paraId="2BF1A29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ACV04.02A</w:t>
            </w:r>
          </w:p>
        </w:tc>
      </w:tr>
      <w:tr w:rsidR="005A3E42" w:rsidRPr="003B668C" w14:paraId="1BF1F26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412CA0"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7.8</w:t>
            </w:r>
          </w:p>
          <w:p w14:paraId="0A59C9AC" w14:textId="77777777" w:rsidR="00E70B83" w:rsidRDefault="00097A37">
            <w:pPr>
              <w:spacing w:after="0"/>
            </w:pPr>
            <w:r>
              <w:rPr>
                <w:rFonts w:ascii="Arial" w:eastAsia="Arial" w:hAnsi="Arial" w:cs="Arial"/>
                <w:sz w:val="20"/>
                <w:szCs w:val="20"/>
              </w:rPr>
              <w:t>DOR.ICT.DCP.ACV.009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9A9344"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The plant must be designed in a way that maintenance can be carried out to active components at any time without interruptions to operations. (ACV04.03) </w:t>
            </w:r>
          </w:p>
          <w:p w14:paraId="121071F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ACV04.03</w:t>
            </w:r>
          </w:p>
        </w:tc>
      </w:tr>
      <w:tr w:rsidR="005A3E42" w:rsidRPr="003B668C" w14:paraId="6F628FB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ECCD5B"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7.9</w:t>
            </w:r>
          </w:p>
          <w:p w14:paraId="368EEC88" w14:textId="77777777" w:rsidR="00E70B83" w:rsidRDefault="00097A37">
            <w:pPr>
              <w:spacing w:after="0"/>
            </w:pPr>
            <w:r>
              <w:rPr>
                <w:rFonts w:ascii="Arial" w:eastAsia="Arial" w:hAnsi="Arial" w:cs="Arial"/>
                <w:sz w:val="20"/>
                <w:szCs w:val="20"/>
              </w:rPr>
              <w:t>DOR.ICT.DCP.ACV.010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14FA65"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The routes must be protected against third-party influence and fire. (ACV04.04)</w:t>
            </w:r>
          </w:p>
          <w:p w14:paraId="53D6B82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ACV04.04</w:t>
            </w:r>
          </w:p>
        </w:tc>
      </w:tr>
      <w:tr w:rsidR="005A3E42" w:rsidRPr="003B668C" w14:paraId="559FE5C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317059"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7.10</w:t>
            </w:r>
          </w:p>
          <w:p w14:paraId="0AAFD7C8" w14:textId="77777777" w:rsidR="00E70B83" w:rsidRDefault="00097A37">
            <w:pPr>
              <w:spacing w:after="0"/>
            </w:pPr>
            <w:r>
              <w:rPr>
                <w:rFonts w:ascii="Arial" w:eastAsia="Arial" w:hAnsi="Arial" w:cs="Arial"/>
                <w:sz w:val="20"/>
                <w:szCs w:val="20"/>
              </w:rPr>
              <w:t>DOR.ICT.DCP.ACV.011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F5D825"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Circulating air cooling units or comparable technology must be redundant (n+1) for IT and telecommunication rooms as well as singular UPS rooms. (ACV04.05</w:t>
            </w:r>
            <w:r w:rsidR="004C1826" w:rsidRPr="003B668C">
              <w:rPr>
                <w:rFonts w:ascii="Arial" w:eastAsia="Times New Roman" w:hAnsi="Arial" w:cs="Arial"/>
                <w:sz w:val="20"/>
                <w:szCs w:val="20"/>
              </w:rPr>
              <w:t>, ACV04.05</w:t>
            </w:r>
            <w:r w:rsidR="008A4746" w:rsidRPr="003B668C">
              <w:rPr>
                <w:rFonts w:ascii="Arial" w:eastAsia="Times New Roman" w:hAnsi="Arial" w:cs="Arial"/>
                <w:sz w:val="20"/>
                <w:szCs w:val="20"/>
              </w:rPr>
              <w:t>E, ACV04.05</w:t>
            </w:r>
            <w:r w:rsidR="00A16796" w:rsidRPr="003B668C">
              <w:rPr>
                <w:rFonts w:ascii="Arial" w:eastAsia="Times New Roman" w:hAnsi="Arial" w:cs="Arial"/>
                <w:sz w:val="20"/>
                <w:szCs w:val="20"/>
              </w:rPr>
              <w:t>I</w:t>
            </w:r>
            <w:r w:rsidRPr="003B668C">
              <w:rPr>
                <w:rFonts w:ascii="Arial" w:eastAsia="Times New Roman" w:hAnsi="Arial" w:cs="Arial"/>
                <w:sz w:val="20"/>
                <w:szCs w:val="20"/>
              </w:rPr>
              <w:t xml:space="preserve">) </w:t>
            </w:r>
          </w:p>
          <w:p w14:paraId="7071B7A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ACV04.05A</w:t>
            </w:r>
          </w:p>
        </w:tc>
      </w:tr>
      <w:tr w:rsidR="005A3E42" w:rsidRPr="003B668C" w14:paraId="03002A86"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3DCD4A"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7.11</w:t>
            </w:r>
          </w:p>
          <w:p w14:paraId="47F98838" w14:textId="77777777" w:rsidR="00E70B83" w:rsidRDefault="00097A37">
            <w:pPr>
              <w:spacing w:after="0"/>
            </w:pPr>
            <w:r>
              <w:rPr>
                <w:rFonts w:ascii="Arial" w:eastAsia="Arial" w:hAnsi="Arial" w:cs="Arial"/>
                <w:sz w:val="20"/>
                <w:szCs w:val="20"/>
              </w:rPr>
              <w:t>DOR.ICT.DCP.ACV.012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EB9B65"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Filtering of the room air must be sufficiently dimensioned for the IT rooms. (ACV05.01)</w:t>
            </w:r>
          </w:p>
          <w:p w14:paraId="4BB53D5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ACV05.01</w:t>
            </w:r>
          </w:p>
        </w:tc>
      </w:tr>
      <w:tr w:rsidR="005A3E42" w:rsidRPr="003B668C" w14:paraId="5BAD07C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6C1552"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7.12</w:t>
            </w:r>
          </w:p>
          <w:p w14:paraId="257ABEF0" w14:textId="77777777" w:rsidR="00E70B83" w:rsidRDefault="00097A37">
            <w:pPr>
              <w:spacing w:after="0"/>
            </w:pPr>
            <w:r>
              <w:rPr>
                <w:rFonts w:ascii="Arial" w:eastAsia="Arial" w:hAnsi="Arial" w:cs="Arial"/>
                <w:sz w:val="20"/>
                <w:szCs w:val="20"/>
              </w:rPr>
              <w:t>DOR.ICT.DCP.ACV.013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FBC6FD" w14:textId="77777777" w:rsidR="005A3E42" w:rsidRPr="003B668C" w:rsidRDefault="00A13941"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External air supply must be protected. (ACV05.03) </w:t>
            </w:r>
          </w:p>
          <w:p w14:paraId="060DD4E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ACV05.03</w:t>
            </w:r>
          </w:p>
        </w:tc>
      </w:tr>
      <w:tr w:rsidR="005A3E42" w:rsidRPr="003B668C" w14:paraId="39596C7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0FDB59"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7.13</w:t>
            </w:r>
          </w:p>
          <w:p w14:paraId="335EA373" w14:textId="77777777" w:rsidR="00E70B83" w:rsidRDefault="00097A37">
            <w:pPr>
              <w:spacing w:after="0"/>
            </w:pPr>
            <w:r>
              <w:rPr>
                <w:rFonts w:ascii="Arial" w:eastAsia="Arial" w:hAnsi="Arial" w:cs="Arial"/>
                <w:sz w:val="20"/>
                <w:szCs w:val="20"/>
              </w:rPr>
              <w:t>DOR.ICT.DCP.ACV.014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B13C82" w14:textId="77777777" w:rsidR="005A3E42"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Components in the central mechanical room must be separated. (ACV06.01)</w:t>
            </w:r>
          </w:p>
          <w:p w14:paraId="3A6B16E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ACV06.01</w:t>
            </w:r>
          </w:p>
        </w:tc>
      </w:tr>
      <w:tr w:rsidR="005A3E42" w:rsidRPr="003B668C" w14:paraId="41F8DDC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A1CF18"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7.14</w:t>
            </w:r>
          </w:p>
          <w:p w14:paraId="78928D5A" w14:textId="77777777" w:rsidR="00E70B83" w:rsidRDefault="00097A37">
            <w:pPr>
              <w:spacing w:after="0"/>
            </w:pPr>
            <w:r>
              <w:rPr>
                <w:rFonts w:ascii="Arial" w:eastAsia="Arial" w:hAnsi="Arial" w:cs="Arial"/>
                <w:sz w:val="20"/>
                <w:szCs w:val="20"/>
              </w:rPr>
              <w:t>DOR.ICT.DCP.ACV.015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45BA65" w14:textId="77777777" w:rsidR="005A3E42"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Cooling towers must be protected against tampering. (ACV07.01)</w:t>
            </w:r>
          </w:p>
          <w:p w14:paraId="730C828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ACV07.01</w:t>
            </w:r>
          </w:p>
        </w:tc>
      </w:tr>
      <w:tr w:rsidR="005A3E42" w:rsidRPr="003B668C" w14:paraId="28CD098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60AF4E"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7.15</w:t>
            </w:r>
          </w:p>
          <w:p w14:paraId="2F31E38E" w14:textId="77777777" w:rsidR="00E70B83" w:rsidRDefault="00097A37">
            <w:pPr>
              <w:spacing w:after="0"/>
            </w:pPr>
            <w:r>
              <w:rPr>
                <w:rFonts w:ascii="Arial" w:eastAsia="Arial" w:hAnsi="Arial" w:cs="Arial"/>
                <w:sz w:val="20"/>
                <w:szCs w:val="20"/>
              </w:rPr>
              <w:t>DOR.ICT.DCP.ACV.016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F39C79" w14:textId="77777777" w:rsidR="005A3E42"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Cooling towers must be sufficiently dimensioned and installed in an operationally reliable way. (ACV07.02)</w:t>
            </w:r>
          </w:p>
          <w:p w14:paraId="47C6984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ACV07.02</w:t>
            </w:r>
          </w:p>
        </w:tc>
      </w:tr>
      <w:tr w:rsidR="005A3E42" w:rsidRPr="003B668C" w14:paraId="4DC3CB3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F448AD"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7.16</w:t>
            </w:r>
          </w:p>
          <w:p w14:paraId="2295089D" w14:textId="77777777" w:rsidR="00E70B83" w:rsidRDefault="00097A37">
            <w:pPr>
              <w:spacing w:after="0"/>
            </w:pPr>
            <w:r>
              <w:rPr>
                <w:rFonts w:ascii="Arial" w:eastAsia="Arial" w:hAnsi="Arial" w:cs="Arial"/>
                <w:sz w:val="20"/>
                <w:szCs w:val="20"/>
              </w:rPr>
              <w:t>DOR.ICT.DCP.ACV.017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783ADD" w14:textId="77777777" w:rsidR="005A3E42"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Cooling systems must be in a plan-compliant design and maintenance-friendly. (ACV08.01)</w:t>
            </w:r>
          </w:p>
          <w:p w14:paraId="0177033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ACV08.01</w:t>
            </w:r>
          </w:p>
        </w:tc>
      </w:tr>
      <w:tr w:rsidR="005A3E42" w:rsidRPr="003B668C" w14:paraId="76BA501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57120F"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7.17</w:t>
            </w:r>
          </w:p>
          <w:p w14:paraId="065CA70A" w14:textId="77777777" w:rsidR="00E70B83" w:rsidRDefault="00097A37">
            <w:pPr>
              <w:spacing w:after="0"/>
            </w:pPr>
            <w:r>
              <w:rPr>
                <w:rFonts w:ascii="Arial" w:eastAsia="Arial" w:hAnsi="Arial" w:cs="Arial"/>
                <w:sz w:val="20"/>
                <w:szCs w:val="20"/>
              </w:rPr>
              <w:t>DOR.ICT.DCP.ACV.018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80D92A" w14:textId="77777777" w:rsidR="005A3E42"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Components of the air-conditioning system must have secure electrical supply. (ACV09.01</w:t>
            </w:r>
            <w:r w:rsidR="00556755" w:rsidRPr="003B668C">
              <w:rPr>
                <w:rFonts w:ascii="Arial" w:eastAsia="Times New Roman" w:hAnsi="Arial" w:cs="Arial"/>
                <w:sz w:val="20"/>
                <w:szCs w:val="20"/>
              </w:rPr>
              <w:t>, ACV09.01I</w:t>
            </w:r>
            <w:r w:rsidRPr="003B668C">
              <w:rPr>
                <w:rFonts w:ascii="Arial" w:eastAsia="Times New Roman" w:hAnsi="Arial" w:cs="Arial"/>
                <w:sz w:val="20"/>
                <w:szCs w:val="20"/>
              </w:rPr>
              <w:t>)</w:t>
            </w:r>
          </w:p>
          <w:p w14:paraId="0917F26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ACV08.01</w:t>
            </w:r>
          </w:p>
        </w:tc>
      </w:tr>
      <w:tr w:rsidR="005A3E42" w:rsidRPr="003B668C" w14:paraId="669B152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9EC4C3"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7.18</w:t>
            </w:r>
          </w:p>
          <w:p w14:paraId="39EF615B" w14:textId="77777777" w:rsidR="00E70B83" w:rsidRDefault="00097A37">
            <w:pPr>
              <w:spacing w:after="0"/>
            </w:pPr>
            <w:r>
              <w:rPr>
                <w:rFonts w:ascii="Arial" w:eastAsia="Arial" w:hAnsi="Arial" w:cs="Arial"/>
                <w:sz w:val="20"/>
                <w:szCs w:val="20"/>
              </w:rPr>
              <w:t>DOR.ICT.DCP.ACV.019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76A4D8" w14:textId="77777777" w:rsidR="005A3E42"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The water supply must be ensured at all times by a redundant connection or storage. (ACV09.02)</w:t>
            </w:r>
          </w:p>
          <w:p w14:paraId="759EC29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ACV09.02</w:t>
            </w:r>
          </w:p>
        </w:tc>
      </w:tr>
      <w:tr w:rsidR="005A3E42" w:rsidRPr="003B668C" w14:paraId="46D697E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88841D"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7.19</w:t>
            </w:r>
          </w:p>
          <w:p w14:paraId="1E4136C9" w14:textId="77777777" w:rsidR="00E70B83" w:rsidRDefault="00097A37">
            <w:pPr>
              <w:spacing w:after="0"/>
            </w:pPr>
            <w:r>
              <w:rPr>
                <w:rFonts w:ascii="Arial" w:eastAsia="Arial" w:hAnsi="Arial" w:cs="Arial"/>
                <w:sz w:val="20"/>
                <w:szCs w:val="20"/>
              </w:rPr>
              <w:t>DOR.ICT.DCP.ACV.020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DF8639" w14:textId="77777777" w:rsidR="005A3E42"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Water supply systems must be implemented in the same availability as the air conditioning systems whose supply they must ensure. (ACV09.02A)</w:t>
            </w:r>
          </w:p>
          <w:p w14:paraId="082D244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ACV09.02A</w:t>
            </w:r>
          </w:p>
        </w:tc>
      </w:tr>
      <w:tr w:rsidR="005A3E42" w:rsidRPr="003B668C" w14:paraId="3C3D7C86"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8D80E2" w14:textId="77777777" w:rsidR="005A3E42"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7.20</w:t>
            </w:r>
          </w:p>
          <w:p w14:paraId="1C963865" w14:textId="77777777" w:rsidR="00E70B83" w:rsidRDefault="00097A37">
            <w:pPr>
              <w:spacing w:after="0"/>
            </w:pPr>
            <w:r>
              <w:rPr>
                <w:rFonts w:ascii="Arial" w:eastAsia="Arial" w:hAnsi="Arial" w:cs="Arial"/>
                <w:sz w:val="20"/>
                <w:szCs w:val="20"/>
              </w:rPr>
              <w:t>DOR.ICT.DCP.ACV.021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FE2972" w14:textId="77777777" w:rsidR="005A3E42"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After power failures, critical controls must restart automatically after power recovery. (ACV09.03)</w:t>
            </w:r>
          </w:p>
          <w:p w14:paraId="3688E17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ACV09.03</w:t>
            </w:r>
          </w:p>
        </w:tc>
      </w:tr>
      <w:tr w:rsidR="00EF6C10" w:rsidRPr="003B668C" w14:paraId="5BADADC7"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DEFDAB" w14:textId="77777777" w:rsidR="00EF6C10"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7.21</w:t>
            </w:r>
          </w:p>
          <w:p w14:paraId="0EB64C8F" w14:textId="77777777" w:rsidR="00E70B83" w:rsidRDefault="00097A37">
            <w:pPr>
              <w:spacing w:after="0"/>
            </w:pPr>
            <w:r>
              <w:rPr>
                <w:rFonts w:ascii="Arial" w:eastAsia="Arial" w:hAnsi="Arial" w:cs="Arial"/>
                <w:sz w:val="20"/>
                <w:szCs w:val="20"/>
              </w:rPr>
              <w:t>DOR.ICT.DCP.ACV.022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A3CFB6" w14:textId="77777777" w:rsidR="00EF6C10"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When high-level controls are used, the critical subordinate units must be equipped with autonomous controls or redundant systems must operate with their own high-level controls. (ACV09.03A)</w:t>
            </w:r>
          </w:p>
          <w:p w14:paraId="616430B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ACV09.03A</w:t>
            </w:r>
          </w:p>
        </w:tc>
      </w:tr>
      <w:tr w:rsidR="00EF6C10" w:rsidRPr="003B668C" w14:paraId="422671D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F09F35" w14:textId="77777777" w:rsidR="00EF6C10"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w:t>
            </w:r>
            <w:r w:rsidR="006768C1" w:rsidRPr="003B668C">
              <w:rPr>
                <w:rFonts w:ascii="Arial" w:eastAsia="Times New Roman" w:hAnsi="Arial" w:cs="Arial"/>
                <w:sz w:val="20"/>
                <w:szCs w:val="20"/>
              </w:rPr>
              <w:t>2</w:t>
            </w:r>
          </w:p>
          <w:p w14:paraId="1A188E05" w14:textId="77777777" w:rsidR="00E70B83" w:rsidRDefault="00097A37">
            <w:pPr>
              <w:spacing w:after="0"/>
            </w:pPr>
            <w:r>
              <w:rPr>
                <w:rFonts w:ascii="Arial" w:eastAsia="Arial" w:hAnsi="Arial" w:cs="Arial"/>
                <w:sz w:val="20"/>
                <w:szCs w:val="20"/>
              </w:rPr>
              <w:t>DOR.ICT.DCP.ACV.023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0D2085" w14:textId="77777777" w:rsidR="00EF6C10"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Important operating states of the main components, as well as the pumped media, must be automatically recorded and monitored. (ACV10.01) </w:t>
            </w:r>
          </w:p>
          <w:p w14:paraId="01A56BD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ACV10.01</w:t>
            </w:r>
          </w:p>
        </w:tc>
      </w:tr>
      <w:tr w:rsidR="00EF6C10" w:rsidRPr="003B668C" w14:paraId="3DFA4A9D"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EB20EC" w14:textId="77777777" w:rsidR="00EF6C10"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7.23</w:t>
            </w:r>
          </w:p>
          <w:p w14:paraId="725AE9C7" w14:textId="77777777" w:rsidR="00E70B83" w:rsidRDefault="00097A37">
            <w:pPr>
              <w:spacing w:after="0"/>
            </w:pPr>
            <w:r>
              <w:rPr>
                <w:rFonts w:ascii="Arial" w:eastAsia="Arial" w:hAnsi="Arial" w:cs="Arial"/>
                <w:sz w:val="20"/>
                <w:szCs w:val="20"/>
              </w:rPr>
              <w:t>DOR.ICT.DCP.ACV.024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C774A6" w14:textId="77777777" w:rsidR="00EF6C10"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Room temperature and humidity in IT rooms must be monitored. (ACV10.02)</w:t>
            </w:r>
          </w:p>
          <w:p w14:paraId="12D2D9C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ACV10.02</w:t>
            </w:r>
          </w:p>
        </w:tc>
      </w:tr>
      <w:tr w:rsidR="00EF6C10" w:rsidRPr="003B668C" w14:paraId="596E40E6"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0D4B44" w14:textId="77777777" w:rsidR="00EF6C10"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7.24</w:t>
            </w:r>
          </w:p>
          <w:p w14:paraId="070D4E91" w14:textId="77777777" w:rsidR="00E70B83" w:rsidRDefault="00097A37">
            <w:pPr>
              <w:spacing w:after="0"/>
            </w:pPr>
            <w:r>
              <w:rPr>
                <w:rFonts w:ascii="Arial" w:eastAsia="Arial" w:hAnsi="Arial" w:cs="Arial"/>
                <w:sz w:val="20"/>
                <w:szCs w:val="20"/>
              </w:rPr>
              <w:t>DOR.ICT.DCP.ACV.025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8BC281" w14:textId="77777777" w:rsidR="00EF6C10"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Temperature and humidity of air supplied from outside must be measured. (ACV10.03</w:t>
            </w:r>
            <w:r w:rsidR="00BF50DF" w:rsidRPr="003B668C">
              <w:rPr>
                <w:rFonts w:ascii="Arial" w:eastAsia="Times New Roman" w:hAnsi="Arial" w:cs="Arial"/>
                <w:sz w:val="20"/>
                <w:szCs w:val="20"/>
              </w:rPr>
              <w:t>E</w:t>
            </w:r>
            <w:r w:rsidR="00814176" w:rsidRPr="003B668C">
              <w:rPr>
                <w:rFonts w:ascii="Arial" w:eastAsia="Times New Roman" w:hAnsi="Arial" w:cs="Arial"/>
                <w:sz w:val="20"/>
                <w:szCs w:val="20"/>
              </w:rPr>
              <w:t>, ACV10.</w:t>
            </w:r>
            <w:r w:rsidR="008D33BD" w:rsidRPr="003B668C">
              <w:rPr>
                <w:rFonts w:ascii="Arial" w:eastAsia="Times New Roman" w:hAnsi="Arial" w:cs="Arial"/>
                <w:sz w:val="20"/>
                <w:szCs w:val="20"/>
              </w:rPr>
              <w:t>03I</w:t>
            </w:r>
            <w:r w:rsidRPr="003B668C">
              <w:rPr>
                <w:rFonts w:ascii="Arial" w:eastAsia="Times New Roman" w:hAnsi="Arial" w:cs="Arial"/>
                <w:sz w:val="20"/>
                <w:szCs w:val="20"/>
              </w:rPr>
              <w:t>)</w:t>
            </w:r>
          </w:p>
          <w:p w14:paraId="20B1A0B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ACV10.03</w:t>
            </w:r>
          </w:p>
        </w:tc>
      </w:tr>
      <w:tr w:rsidR="00EF6C10" w:rsidRPr="003B668C" w14:paraId="485CDB3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BCA3E6" w14:textId="77777777" w:rsidR="00EF6C10"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7.25</w:t>
            </w:r>
          </w:p>
          <w:p w14:paraId="60E8A16B" w14:textId="77777777" w:rsidR="00E70B83" w:rsidRDefault="00097A37">
            <w:pPr>
              <w:spacing w:after="0"/>
            </w:pPr>
            <w:r>
              <w:rPr>
                <w:rFonts w:ascii="Arial" w:eastAsia="Arial" w:hAnsi="Arial" w:cs="Arial"/>
                <w:sz w:val="20"/>
                <w:szCs w:val="20"/>
              </w:rPr>
              <w:t>DOR.ICT.DCP.ACV.026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85713E" w14:textId="77777777" w:rsidR="00EF6C10"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Tests for tightness, corrosion protection and insulation must be evidenced by acceptance documents. (ACV11.01)</w:t>
            </w:r>
          </w:p>
          <w:p w14:paraId="35563C8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ACV11.01</w:t>
            </w:r>
          </w:p>
        </w:tc>
      </w:tr>
      <w:tr w:rsidR="00EF6C10" w:rsidRPr="003B668C" w14:paraId="4DBE4157"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51999B" w14:textId="77777777" w:rsidR="00EF6C10"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7.26</w:t>
            </w:r>
          </w:p>
          <w:p w14:paraId="2E7E88A1" w14:textId="77777777" w:rsidR="00E70B83" w:rsidRDefault="00097A37">
            <w:pPr>
              <w:spacing w:after="0"/>
            </w:pPr>
            <w:r>
              <w:rPr>
                <w:rFonts w:ascii="Arial" w:eastAsia="Arial" w:hAnsi="Arial" w:cs="Arial"/>
                <w:sz w:val="20"/>
                <w:szCs w:val="20"/>
              </w:rPr>
              <w:t>DOR.ICT.DCP.ACV.027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4C609B" w14:textId="77777777" w:rsidR="00EF6C10"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All components of the air-conditioning system must be maintained at least once per year and regularly inspected. (ACV11.02)</w:t>
            </w:r>
          </w:p>
          <w:p w14:paraId="5822E52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ACV11.02</w:t>
            </w:r>
          </w:p>
        </w:tc>
      </w:tr>
      <w:tr w:rsidR="00EF6C10" w:rsidRPr="003B668C" w14:paraId="2523A11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DD9294" w14:textId="77777777" w:rsidR="00EF6C10" w:rsidRPr="003B668C" w:rsidRDefault="00EF6C1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7.27</w:t>
            </w:r>
          </w:p>
          <w:p w14:paraId="4D4D07CA" w14:textId="77777777" w:rsidR="00E70B83" w:rsidRDefault="00097A37">
            <w:pPr>
              <w:spacing w:after="0"/>
            </w:pPr>
            <w:r>
              <w:rPr>
                <w:rFonts w:ascii="Arial" w:eastAsia="Arial" w:hAnsi="Arial" w:cs="Arial"/>
                <w:sz w:val="20"/>
                <w:szCs w:val="20"/>
              </w:rPr>
              <w:t>DOR.ICT.DCP.ACV.028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30A9ED" w14:textId="77777777" w:rsidR="00EF6C10" w:rsidRPr="003B668C" w:rsidRDefault="00EF6C10" w:rsidP="00521A3D">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Technical fault messages must be transmitted securely to a permanently manned office and immediately assessed and rectified by specialized personnel. (ACV11.03)</w:t>
            </w:r>
          </w:p>
          <w:p w14:paraId="28F39EE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ACV11.03</w:t>
            </w:r>
          </w:p>
        </w:tc>
      </w:tr>
      <w:tr w:rsidR="00EF6C10" w:rsidRPr="003B668C" w14:paraId="7EB7076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E6D5E7" w14:textId="77777777" w:rsidR="00EF6C10" w:rsidRPr="003B668C" w:rsidRDefault="00EF6C10" w:rsidP="00541D84">
            <w:pPr>
              <w:spacing w:before="120" w:after="24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7.28</w:t>
            </w:r>
          </w:p>
          <w:p w14:paraId="4CA8D8C2" w14:textId="77777777" w:rsidR="00E70B83" w:rsidRDefault="00097A37">
            <w:pPr>
              <w:spacing w:after="0"/>
            </w:pPr>
            <w:r>
              <w:rPr>
                <w:rFonts w:ascii="Arial" w:eastAsia="Arial" w:hAnsi="Arial" w:cs="Arial"/>
                <w:sz w:val="20"/>
                <w:szCs w:val="20"/>
              </w:rPr>
              <w:t>DOR.ICT.DCP.ACV.029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905C27" w14:textId="77777777" w:rsidR="00BE2C70" w:rsidRPr="003B668C" w:rsidRDefault="00BE2C70" w:rsidP="00521A3D">
            <w:pPr>
              <w:spacing w:before="120" w:after="24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U</w:t>
            </w:r>
            <w:r w:rsidR="00EF6C10" w:rsidRPr="003B668C">
              <w:rPr>
                <w:rFonts w:ascii="Arial" w:eastAsia="Times New Roman" w:hAnsi="Arial" w:cs="Arial"/>
                <w:sz w:val="20"/>
                <w:szCs w:val="20"/>
              </w:rPr>
              <w:t>pon initial commissioning, full load, function, and integration tests must be performed and documented. Upon the exchange of systems, limited function tests must be carried out and test certificates from the manufacturer must be available. (ACV11.04)</w:t>
            </w:r>
          </w:p>
          <w:p w14:paraId="312BF73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ACV11.04</w:t>
            </w:r>
          </w:p>
        </w:tc>
      </w:tr>
    </w:tbl>
    <w:p w14:paraId="4EA35314" w14:textId="77777777" w:rsidR="004B0907" w:rsidRPr="003B668C" w:rsidRDefault="004B0907" w:rsidP="004D1629">
      <w:pPr>
        <w:rPr>
          <w:rFonts w:ascii="Arial" w:hAnsi="Arial" w:cs="Arial"/>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3"/>
        <w:gridCol w:w="7375"/>
      </w:tblGrid>
      <w:tr w:rsidR="005674FE" w:rsidRPr="003B668C" w14:paraId="1FF43D36" w14:textId="77777777" w:rsidTr="00A2074D">
        <w:trPr>
          <w:trHeight w:val="240"/>
        </w:trPr>
        <w:tc>
          <w:tcPr>
            <w:tcW w:w="2263"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6AB718AE" w14:textId="77777777" w:rsidR="005674FE" w:rsidRPr="003B668C" w:rsidRDefault="005674FE" w:rsidP="00042F04">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ID: </w:t>
            </w:r>
            <w:r w:rsidR="00E938E3" w:rsidRPr="003B668C">
              <w:rPr>
                <w:rFonts w:ascii="Arial" w:eastAsia="Calibri" w:hAnsi="Arial" w:cs="Arial"/>
                <w:b/>
                <w:color w:val="FFFFFF" w:themeColor="background1"/>
                <w:sz w:val="20"/>
                <w:szCs w:val="20"/>
              </w:rPr>
              <w:t>8</w:t>
            </w:r>
            <w:r w:rsidR="00042F04" w:rsidRPr="003B668C">
              <w:rPr>
                <w:rFonts w:ascii="Arial" w:eastAsia="Calibri" w:hAnsi="Arial" w:cs="Arial"/>
                <w:b/>
                <w:color w:val="FFFFFF" w:themeColor="background1"/>
                <w:sz w:val="20"/>
                <w:szCs w:val="20"/>
              </w:rPr>
              <w:br/>
            </w:r>
            <w:r w:rsidRPr="003B668C">
              <w:rPr>
                <w:rFonts w:ascii="Arial" w:eastAsia="Calibri" w:hAnsi="Arial" w:cs="Arial"/>
                <w:b/>
                <w:color w:val="FFFFFF" w:themeColor="background1"/>
                <w:sz w:val="20"/>
                <w:szCs w:val="20"/>
              </w:rPr>
              <w:t>(version 2.0)</w:t>
            </w:r>
          </w:p>
        </w:tc>
        <w:tc>
          <w:tcPr>
            <w:tcW w:w="7375"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0D3AB311" w14:textId="77777777" w:rsidR="005674FE" w:rsidRPr="003B668C" w:rsidRDefault="005674FE" w:rsidP="00432069">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 xml:space="preserve">security - </w:t>
            </w:r>
            <w:r w:rsidR="00436170" w:rsidRPr="003B668C">
              <w:rPr>
                <w:rFonts w:ascii="Arial" w:eastAsia="Calibri" w:hAnsi="Arial" w:cs="Arial"/>
                <w:b/>
                <w:bCs/>
                <w:color w:val="FFFFFF" w:themeColor="background1"/>
                <w:sz w:val="20"/>
                <w:szCs w:val="20"/>
              </w:rPr>
              <w:t>Organizational</w:t>
            </w:r>
            <w:r w:rsidR="00365EFE" w:rsidRPr="003B668C">
              <w:rPr>
                <w:rFonts w:ascii="Arial" w:eastAsia="Calibri" w:hAnsi="Arial" w:cs="Arial"/>
                <w:b/>
                <w:color w:val="FFFFFF" w:themeColor="background1"/>
                <w:sz w:val="20"/>
                <w:szCs w:val="20"/>
              </w:rPr>
              <w:t xml:space="preserve"> requirements</w:t>
            </w:r>
          </w:p>
        </w:tc>
      </w:tr>
      <w:tr w:rsidR="005674FE" w:rsidRPr="003B668C" w14:paraId="0C680D7E"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7DD16A2" w14:textId="77777777" w:rsidR="005674FE" w:rsidRPr="003B668C" w:rsidRDefault="00E938E3" w:rsidP="00E942B4">
            <w:pPr>
              <w:spacing w:before="120" w:after="120" w:line="240" w:lineRule="auto"/>
              <w:ind w:left="624"/>
              <w:textAlignment w:val="baseline"/>
              <w:rPr>
                <w:rFonts w:ascii="Arial" w:eastAsia="Calibri" w:hAnsi="Arial" w:cs="Arial"/>
                <w:b/>
                <w:bCs/>
                <w:sz w:val="20"/>
                <w:szCs w:val="20"/>
              </w:rPr>
            </w:pPr>
            <w:r w:rsidRPr="003B668C">
              <w:rPr>
                <w:rFonts w:ascii="Arial" w:eastAsia="Calibri" w:hAnsi="Arial" w:cs="Arial"/>
                <w:b/>
                <w:bCs/>
                <w:sz w:val="20"/>
                <w:szCs w:val="20"/>
              </w:rPr>
              <w:t>8</w:t>
            </w:r>
          </w:p>
          <w:p w14:paraId="77BA32C5" w14:textId="77777777" w:rsidR="00E70B83" w:rsidRDefault="00097A37">
            <w:pPr>
              <w:spacing w:after="0"/>
            </w:pPr>
            <w:r>
              <w:rPr>
                <w:rFonts w:ascii="Arial" w:eastAsia="Arial" w:hAnsi="Arial" w:cs="Arial"/>
                <w:sz w:val="20"/>
                <w:szCs w:val="20"/>
              </w:rPr>
              <w:t>DOR.ICT.DCP.ORG.001</w:t>
            </w:r>
          </w:p>
        </w:tc>
        <w:tc>
          <w:tcPr>
            <w:tcW w:w="73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3A9B64" w14:textId="77777777" w:rsidR="005674FE" w:rsidRPr="003B668C" w:rsidRDefault="009B5069" w:rsidP="00E47CCC">
            <w:pPr>
              <w:spacing w:before="120" w:after="120" w:line="240" w:lineRule="auto"/>
              <w:ind w:left="284" w:right="284"/>
              <w:rPr>
                <w:rFonts w:ascii="Arial" w:eastAsia="Calibri" w:hAnsi="Arial" w:cs="Arial"/>
                <w:b/>
                <w:bCs/>
                <w:sz w:val="20"/>
                <w:szCs w:val="20"/>
              </w:rPr>
            </w:pPr>
            <w:r w:rsidRPr="003B668C">
              <w:rPr>
                <w:rFonts w:ascii="Arial" w:eastAsia="Calibri" w:hAnsi="Arial" w:cs="Arial"/>
                <w:b/>
                <w:bCs/>
                <w:sz w:val="20"/>
                <w:szCs w:val="20"/>
              </w:rPr>
              <w:t>Organizational</w:t>
            </w:r>
            <w:r w:rsidR="00626DC0" w:rsidRPr="003B668C">
              <w:rPr>
                <w:rFonts w:ascii="Arial" w:eastAsia="Calibri" w:hAnsi="Arial" w:cs="Arial"/>
                <w:b/>
                <w:bCs/>
                <w:sz w:val="20"/>
                <w:szCs w:val="20"/>
              </w:rPr>
              <w:t xml:space="preserve"> measures must meet the following </w:t>
            </w:r>
            <w:r w:rsidR="00EE2B32" w:rsidRPr="003B668C">
              <w:rPr>
                <w:rFonts w:ascii="Arial" w:eastAsia="Calibri" w:hAnsi="Arial" w:cs="Arial"/>
                <w:b/>
                <w:bCs/>
                <w:sz w:val="20"/>
                <w:szCs w:val="20"/>
              </w:rPr>
              <w:t>criteria</w:t>
            </w:r>
            <w:r w:rsidR="00626DC0" w:rsidRPr="003B668C">
              <w:rPr>
                <w:rFonts w:ascii="Arial" w:eastAsia="Calibri" w:hAnsi="Arial" w:cs="Arial"/>
                <w:b/>
                <w:bCs/>
                <w:sz w:val="20"/>
                <w:szCs w:val="20"/>
              </w:rPr>
              <w:t>:</w:t>
            </w:r>
          </w:p>
        </w:tc>
      </w:tr>
      <w:tr w:rsidR="00BE2C70" w:rsidRPr="003B668C" w14:paraId="25115B61"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DA5D2A" w14:textId="77777777" w:rsidR="00BE2C70" w:rsidRPr="003B668C" w:rsidRDefault="00BE2C7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8.1</w:t>
            </w:r>
          </w:p>
          <w:p w14:paraId="6A34C52F" w14:textId="77777777" w:rsidR="00E70B83" w:rsidRDefault="00097A37">
            <w:pPr>
              <w:spacing w:after="0"/>
            </w:pPr>
            <w:r>
              <w:rPr>
                <w:rFonts w:ascii="Arial" w:eastAsia="Arial" w:hAnsi="Arial" w:cs="Arial"/>
                <w:sz w:val="20"/>
                <w:szCs w:val="20"/>
              </w:rPr>
              <w:t>DOR.ICT.DCP.ORG.002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7D8D5F"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Backup data must be transferred to a different fire compartment and at least once per week to a different building. (ORG01.01) </w:t>
            </w:r>
          </w:p>
          <w:p w14:paraId="3CA51B3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ORG01.01</w:t>
            </w:r>
          </w:p>
        </w:tc>
      </w:tr>
      <w:tr w:rsidR="00BE2C70" w:rsidRPr="003B668C" w14:paraId="39C87C8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EB68A3" w14:textId="77777777" w:rsidR="00BE2C70" w:rsidRPr="003B668C" w:rsidRDefault="00BE2C7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8.2</w:t>
            </w:r>
          </w:p>
          <w:p w14:paraId="531A0B3B" w14:textId="77777777" w:rsidR="00E70B83" w:rsidRDefault="00097A37">
            <w:pPr>
              <w:spacing w:after="0"/>
            </w:pPr>
            <w:r>
              <w:rPr>
                <w:rFonts w:ascii="Arial" w:eastAsia="Arial" w:hAnsi="Arial" w:cs="Arial"/>
                <w:sz w:val="20"/>
                <w:szCs w:val="20"/>
              </w:rPr>
              <w:t>DOR.ICT.DCP.ORG.003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2DC45B"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Secure area must be equipped with smoking ban signs. (ORG02.01)</w:t>
            </w:r>
          </w:p>
          <w:p w14:paraId="5BD29C7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ORG02.01</w:t>
            </w:r>
          </w:p>
        </w:tc>
      </w:tr>
      <w:tr w:rsidR="00BE2C70" w:rsidRPr="003B668C" w14:paraId="417E448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5E534F" w14:textId="77777777" w:rsidR="00BE2C70" w:rsidRPr="003B668C" w:rsidRDefault="00786FA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8.3</w:t>
            </w:r>
          </w:p>
          <w:p w14:paraId="4CAED8BD" w14:textId="77777777" w:rsidR="00E70B83" w:rsidRDefault="00097A37">
            <w:pPr>
              <w:spacing w:after="0"/>
            </w:pPr>
            <w:r>
              <w:rPr>
                <w:rFonts w:ascii="Arial" w:eastAsia="Arial" w:hAnsi="Arial" w:cs="Arial"/>
                <w:sz w:val="20"/>
                <w:szCs w:val="20"/>
              </w:rPr>
              <w:t>DOR.ICT.DCP.ORG.004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BD98BC"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IT rooms, all relevant technical rooms, routes, and external installations must undergo a visual inspection at least once a week and the performance of the inspection must be recorded. (ORG03.01) </w:t>
            </w:r>
          </w:p>
          <w:p w14:paraId="0699487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ORG03.01</w:t>
            </w:r>
          </w:p>
        </w:tc>
      </w:tr>
      <w:tr w:rsidR="00BE2C70" w:rsidRPr="003B668C" w14:paraId="58A51EF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184245" w14:textId="77777777" w:rsidR="00BE2C70" w:rsidRPr="003B668C" w:rsidRDefault="00786FA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8.4</w:t>
            </w:r>
          </w:p>
          <w:p w14:paraId="51B30644" w14:textId="77777777" w:rsidR="00E70B83" w:rsidRDefault="00097A37">
            <w:pPr>
              <w:spacing w:after="0"/>
            </w:pPr>
            <w:r>
              <w:rPr>
                <w:rFonts w:ascii="Arial" w:eastAsia="Arial" w:hAnsi="Arial" w:cs="Arial"/>
                <w:sz w:val="20"/>
                <w:szCs w:val="20"/>
              </w:rPr>
              <w:t>DOR.ICT.DCP.ORG.005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043731"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Operations must comply in terms of adherence to the rules, tidiness, cleanliness, accessibility, inscriptions, signs, and disposal. (ORG04.01) </w:t>
            </w:r>
          </w:p>
          <w:p w14:paraId="28C6407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ORG04.01</w:t>
            </w:r>
          </w:p>
        </w:tc>
      </w:tr>
      <w:tr w:rsidR="00BE2C70" w:rsidRPr="003B668C" w14:paraId="75218D3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A24AAA" w14:textId="77777777" w:rsidR="00BE2C70" w:rsidRPr="003B668C" w:rsidRDefault="00786FA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8.5</w:t>
            </w:r>
          </w:p>
          <w:p w14:paraId="5A174089" w14:textId="77777777" w:rsidR="00E70B83" w:rsidRDefault="00097A37">
            <w:pPr>
              <w:spacing w:after="0"/>
            </w:pPr>
            <w:r>
              <w:rPr>
                <w:rFonts w:ascii="Arial" w:eastAsia="Arial" w:hAnsi="Arial" w:cs="Arial"/>
                <w:sz w:val="20"/>
                <w:szCs w:val="20"/>
              </w:rPr>
              <w:t>DOR.ICT.DCP.ORG.006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13AD5F"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Responsibilities for the implementation of physical security measures must be defined. </w:t>
            </w:r>
            <w:r w:rsidR="001101A6">
              <w:rPr>
                <w:rFonts w:ascii="Arial" w:eastAsia="Times New Roman" w:hAnsi="Arial" w:cs="Arial"/>
                <w:sz w:val="20"/>
                <w:szCs w:val="20"/>
              </w:rPr>
              <w:t>People</w:t>
            </w:r>
            <w:r w:rsidR="00AA492D" w:rsidRPr="003B668C">
              <w:rPr>
                <w:rFonts w:ascii="Arial" w:eastAsia="Times New Roman" w:hAnsi="Arial" w:cs="Arial"/>
                <w:sz w:val="20"/>
                <w:szCs w:val="20"/>
              </w:rPr>
              <w:t xml:space="preserve"> authorized to enter protection class 4 must require additional authorization to take people with them.</w:t>
            </w:r>
            <w:r w:rsidRPr="003B668C">
              <w:rPr>
                <w:rFonts w:ascii="Arial" w:eastAsia="Times New Roman" w:hAnsi="Arial" w:cs="Arial"/>
                <w:sz w:val="20"/>
                <w:szCs w:val="20"/>
              </w:rPr>
              <w:t xml:space="preserve"> (ORG05.01) </w:t>
            </w:r>
          </w:p>
          <w:p w14:paraId="12EEFB0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ORG05.01</w:t>
            </w:r>
          </w:p>
        </w:tc>
      </w:tr>
      <w:tr w:rsidR="00BE2C70" w:rsidRPr="003B668C" w14:paraId="3D54F05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32737C" w14:textId="77777777" w:rsidR="00BE2C70" w:rsidRPr="003B668C" w:rsidRDefault="00786FA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8.6</w:t>
            </w:r>
          </w:p>
          <w:p w14:paraId="61851810" w14:textId="77777777" w:rsidR="00E70B83" w:rsidRDefault="00097A37">
            <w:pPr>
              <w:spacing w:after="0"/>
            </w:pPr>
            <w:r>
              <w:rPr>
                <w:rFonts w:ascii="Arial" w:eastAsia="Arial" w:hAnsi="Arial" w:cs="Arial"/>
                <w:sz w:val="20"/>
                <w:szCs w:val="20"/>
              </w:rPr>
              <w:t>DOR.ICT.DCP.ORG.007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F90A9C"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Relevant parameters of technical component operations must be recorded and regularly evaluated according to defined responsibilities. (ORG05.02</w:t>
            </w:r>
            <w:r w:rsidR="00BD0E6A" w:rsidRPr="003B668C">
              <w:rPr>
                <w:rFonts w:ascii="Arial" w:eastAsia="Times New Roman" w:hAnsi="Arial" w:cs="Arial"/>
                <w:sz w:val="20"/>
                <w:szCs w:val="20"/>
              </w:rPr>
              <w:t>E</w:t>
            </w:r>
            <w:r w:rsidRPr="003B668C">
              <w:rPr>
                <w:rFonts w:ascii="Arial" w:eastAsia="Times New Roman" w:hAnsi="Arial" w:cs="Arial"/>
                <w:sz w:val="20"/>
                <w:szCs w:val="20"/>
              </w:rPr>
              <w:t>)</w:t>
            </w:r>
          </w:p>
          <w:p w14:paraId="7218D29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ORG05.02</w:t>
            </w:r>
          </w:p>
        </w:tc>
      </w:tr>
      <w:tr w:rsidR="00BE2C70" w:rsidRPr="003B668C" w14:paraId="6A956F2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94CD4F" w14:textId="77777777" w:rsidR="00BE2C70" w:rsidRPr="003B668C" w:rsidRDefault="00786FA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8.7</w:t>
            </w:r>
          </w:p>
          <w:p w14:paraId="2D954723" w14:textId="77777777" w:rsidR="00E70B83" w:rsidRDefault="00097A37">
            <w:pPr>
              <w:spacing w:after="0"/>
            </w:pPr>
            <w:r>
              <w:rPr>
                <w:rFonts w:ascii="Arial" w:eastAsia="Arial" w:hAnsi="Arial" w:cs="Arial"/>
                <w:sz w:val="20"/>
                <w:szCs w:val="20"/>
              </w:rPr>
              <w:t>DOR.ICT.DCP.ORG.008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D6D1DF"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With respect to the letting of 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areas there must be – with reference to the customer – rules concerning physical security, energy efficiency, capacity planning, business organization and the exchange of information to which the customer must comply. Compliance must be verified. (ORG05.03</w:t>
            </w:r>
            <w:r w:rsidR="00842E94" w:rsidRPr="003B668C">
              <w:rPr>
                <w:rFonts w:ascii="Arial" w:eastAsia="Times New Roman" w:hAnsi="Arial" w:cs="Arial"/>
                <w:sz w:val="20"/>
                <w:szCs w:val="20"/>
              </w:rPr>
              <w:t>E</w:t>
            </w:r>
            <w:r w:rsidRPr="003B668C">
              <w:rPr>
                <w:rFonts w:ascii="Arial" w:eastAsia="Times New Roman" w:hAnsi="Arial" w:cs="Arial"/>
                <w:sz w:val="20"/>
                <w:szCs w:val="20"/>
              </w:rPr>
              <w:t xml:space="preserve">) </w:t>
            </w:r>
          </w:p>
          <w:p w14:paraId="163E2EC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ORG05.03</w:t>
            </w:r>
          </w:p>
        </w:tc>
      </w:tr>
      <w:tr w:rsidR="00BE2C70" w:rsidRPr="003B668C" w14:paraId="4BC8B880"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D6AD86" w14:textId="77777777" w:rsidR="00BE2C70" w:rsidRPr="003B668C" w:rsidRDefault="00786FA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8.8</w:t>
            </w:r>
          </w:p>
          <w:p w14:paraId="23CBAC8C" w14:textId="77777777" w:rsidR="00E70B83" w:rsidRDefault="00097A37">
            <w:pPr>
              <w:spacing w:after="0"/>
            </w:pPr>
            <w:r>
              <w:rPr>
                <w:rFonts w:ascii="Arial" w:eastAsia="Arial" w:hAnsi="Arial" w:cs="Arial"/>
                <w:sz w:val="20"/>
                <w:szCs w:val="20"/>
              </w:rPr>
              <w:t>DOR.ICT.DCP.ORG.009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A7398C"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Important key indicators (KPI, Key Performance Indicators) must be recorded, evaluated, and used for process improvement. (ORG05.04</w:t>
            </w:r>
            <w:r w:rsidR="00EC1876" w:rsidRPr="003B668C">
              <w:rPr>
                <w:rFonts w:ascii="Arial" w:eastAsia="Times New Roman" w:hAnsi="Arial" w:cs="Arial"/>
                <w:sz w:val="20"/>
                <w:szCs w:val="20"/>
              </w:rPr>
              <w:t>E</w:t>
            </w:r>
            <w:r w:rsidRPr="003B668C">
              <w:rPr>
                <w:rFonts w:ascii="Arial" w:eastAsia="Times New Roman" w:hAnsi="Arial" w:cs="Arial"/>
                <w:sz w:val="20"/>
                <w:szCs w:val="20"/>
              </w:rPr>
              <w:t>)</w:t>
            </w:r>
          </w:p>
          <w:p w14:paraId="455793A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ORG05.04</w:t>
            </w:r>
          </w:p>
        </w:tc>
      </w:tr>
      <w:tr w:rsidR="00BE2C70" w:rsidRPr="003B668C" w14:paraId="1F4E2929"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5AD4DF" w14:textId="77777777" w:rsidR="00BE2C70" w:rsidRPr="003B668C" w:rsidRDefault="00786FA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8.9</w:t>
            </w:r>
          </w:p>
          <w:p w14:paraId="2DA56F11" w14:textId="77777777" w:rsidR="00E70B83" w:rsidRDefault="00097A37">
            <w:pPr>
              <w:spacing w:after="0"/>
            </w:pPr>
            <w:r>
              <w:rPr>
                <w:rFonts w:ascii="Arial" w:eastAsia="Arial" w:hAnsi="Arial" w:cs="Arial"/>
                <w:sz w:val="20"/>
                <w:szCs w:val="20"/>
              </w:rPr>
              <w:t>DOR.ICT.DCP.ORG.010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A2A2FC"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Processes between IT operation, lifecycle management and facility management must be coordinated. (ORG06.01)</w:t>
            </w:r>
          </w:p>
          <w:p w14:paraId="0053862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ORG06.01</w:t>
            </w:r>
          </w:p>
        </w:tc>
      </w:tr>
      <w:tr w:rsidR="00BE2C70" w:rsidRPr="003B668C" w14:paraId="1F9D265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8DDD12" w14:textId="77777777" w:rsidR="00BE2C70" w:rsidRPr="003B668C" w:rsidRDefault="00786FA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8.10</w:t>
            </w:r>
          </w:p>
          <w:p w14:paraId="2166AEDE" w14:textId="77777777" w:rsidR="00E70B83" w:rsidRDefault="00097A37">
            <w:pPr>
              <w:spacing w:after="0"/>
            </w:pPr>
            <w:r>
              <w:rPr>
                <w:rFonts w:ascii="Arial" w:eastAsia="Arial" w:hAnsi="Arial" w:cs="Arial"/>
                <w:sz w:val="20"/>
                <w:szCs w:val="20"/>
              </w:rPr>
              <w:t>DOR.ICT.DCP.ORG.011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4F3E61" w14:textId="77777777" w:rsidR="00BE2C70" w:rsidRPr="003B668C" w:rsidRDefault="00BE2C70"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Maintenance contracts with start of repair work latest on next working day must be concluded for all trades which are relevant to operations. (ORG07.01)</w:t>
            </w:r>
          </w:p>
          <w:p w14:paraId="2A19173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ORG07.01</w:t>
            </w:r>
          </w:p>
        </w:tc>
      </w:tr>
      <w:tr w:rsidR="00E5761C" w:rsidRPr="003B668C" w14:paraId="6DA11724"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D4FE18" w14:textId="77777777" w:rsidR="00E5761C" w:rsidRPr="003B668C" w:rsidRDefault="00E5761C"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8.11</w:t>
            </w:r>
          </w:p>
          <w:p w14:paraId="0824CFCA" w14:textId="77777777" w:rsidR="00E70B83" w:rsidRDefault="00097A37">
            <w:pPr>
              <w:spacing w:after="0"/>
            </w:pPr>
            <w:r>
              <w:rPr>
                <w:rFonts w:ascii="Arial" w:eastAsia="Arial" w:hAnsi="Arial" w:cs="Arial"/>
                <w:sz w:val="20"/>
                <w:szCs w:val="20"/>
              </w:rPr>
              <w:t>DOR.ICT.DCP.ORG.012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442F9C" w14:textId="77777777" w:rsidR="00E5761C" w:rsidRPr="003B668C" w:rsidRDefault="00E5761C"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Operating instructions must be available that describe the method of dealing with third-party personnel, the coordination process for maintenance windows, precautions for specific activities or switching operations, as well as special aspects of maintenance and repair work. (ORG08.01)</w:t>
            </w:r>
          </w:p>
          <w:p w14:paraId="5DE3222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ORG08.01</w:t>
            </w:r>
          </w:p>
        </w:tc>
      </w:tr>
      <w:tr w:rsidR="00E5761C" w:rsidRPr="003B668C" w14:paraId="55B91116"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01A109" w14:textId="77777777" w:rsidR="00E5761C" w:rsidRPr="003B668C" w:rsidRDefault="00E5761C"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8.12</w:t>
            </w:r>
          </w:p>
          <w:p w14:paraId="518BB1E8" w14:textId="77777777" w:rsidR="00E70B83" w:rsidRDefault="00097A37">
            <w:pPr>
              <w:spacing w:after="0"/>
            </w:pPr>
            <w:r>
              <w:rPr>
                <w:rFonts w:ascii="Arial" w:eastAsia="Arial" w:hAnsi="Arial" w:cs="Arial"/>
                <w:sz w:val="20"/>
                <w:szCs w:val="20"/>
              </w:rPr>
              <w:t>DOR.ICT.DCP.ORG.013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34F0BD" w14:textId="77777777" w:rsidR="00E5761C" w:rsidRPr="003B668C" w:rsidRDefault="00E5761C"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Personnel must be provided with safety instruction at least once per year and new employees at the beginning of their employment contract. (ORG09.01) </w:t>
            </w:r>
          </w:p>
          <w:p w14:paraId="45046C3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ORG09.01</w:t>
            </w:r>
          </w:p>
        </w:tc>
      </w:tr>
      <w:tr w:rsidR="00E5761C" w:rsidRPr="003B668C" w14:paraId="4259B3E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D16A49" w14:textId="77777777" w:rsidR="00E5761C" w:rsidRPr="003B668C" w:rsidRDefault="00E5761C"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8.13</w:t>
            </w:r>
          </w:p>
          <w:p w14:paraId="77E73E92" w14:textId="77777777" w:rsidR="00E70B83" w:rsidRDefault="00097A37">
            <w:pPr>
              <w:spacing w:after="0"/>
            </w:pPr>
            <w:r>
              <w:rPr>
                <w:rFonts w:ascii="Arial" w:eastAsia="Arial" w:hAnsi="Arial" w:cs="Arial"/>
                <w:sz w:val="20"/>
                <w:szCs w:val="20"/>
              </w:rPr>
              <w:t>DOR.ICT.DCP.ORG.014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584EE3" w14:textId="77777777" w:rsidR="00E5761C" w:rsidRPr="003B668C" w:rsidRDefault="00E5761C"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Employees and service providers must be trustworthy and subject to a confidentiality obligation. (ORG09.02) </w:t>
            </w:r>
          </w:p>
          <w:p w14:paraId="3FD7516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ORG09.02</w:t>
            </w:r>
          </w:p>
        </w:tc>
      </w:tr>
      <w:tr w:rsidR="00E5761C" w:rsidRPr="003B668C" w14:paraId="6AB602B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579191" w14:textId="77777777" w:rsidR="00E5761C" w:rsidRPr="003B668C" w:rsidRDefault="00E5761C"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8.14</w:t>
            </w:r>
          </w:p>
          <w:p w14:paraId="687829AF" w14:textId="77777777" w:rsidR="00E70B83" w:rsidRDefault="00097A37">
            <w:pPr>
              <w:spacing w:after="0"/>
            </w:pPr>
            <w:r>
              <w:rPr>
                <w:rFonts w:ascii="Arial" w:eastAsia="Arial" w:hAnsi="Arial" w:cs="Arial"/>
                <w:sz w:val="20"/>
                <w:szCs w:val="20"/>
              </w:rPr>
              <w:t>DOR.ICT.DCP.ORG.015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E41FC0" w14:textId="77777777" w:rsidR="00E5761C" w:rsidRPr="003B668C" w:rsidRDefault="00E5761C" w:rsidP="00E47CCC">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Technical infrastructure must be inspected by qualified and correspondingly equipped personnel, including deputization rules. (ORG10.01) </w:t>
            </w:r>
          </w:p>
          <w:p w14:paraId="1EA2E84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ORG10.01</w:t>
            </w:r>
          </w:p>
        </w:tc>
      </w:tr>
      <w:tr w:rsidR="00E5761C" w:rsidRPr="003B668C" w14:paraId="1871F03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92601F" w14:textId="77777777" w:rsidR="00E5761C" w:rsidRPr="003B668C" w:rsidRDefault="00E5761C" w:rsidP="00541D84">
            <w:pPr>
              <w:spacing w:before="120" w:after="24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8.15</w:t>
            </w:r>
          </w:p>
          <w:p w14:paraId="017E6FF7" w14:textId="77777777" w:rsidR="00E70B83" w:rsidRDefault="00097A37">
            <w:pPr>
              <w:spacing w:after="0"/>
            </w:pPr>
            <w:r>
              <w:rPr>
                <w:rFonts w:ascii="Arial" w:eastAsia="Arial" w:hAnsi="Arial" w:cs="Arial"/>
                <w:sz w:val="20"/>
                <w:szCs w:val="20"/>
              </w:rPr>
              <w:t>DOR.ICT.DCP.ORG.016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99FD04" w14:textId="77777777" w:rsidR="00166267" w:rsidRPr="003B668C" w:rsidRDefault="00E5761C" w:rsidP="00E47CCC">
            <w:pPr>
              <w:spacing w:before="120" w:after="24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Publication of security-relevant 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information must be avoided. (ORG12.01)</w:t>
            </w:r>
          </w:p>
          <w:p w14:paraId="308C7BB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ORG12.01</w:t>
            </w:r>
          </w:p>
        </w:tc>
      </w:tr>
    </w:tbl>
    <w:p w14:paraId="66187F29" w14:textId="77777777" w:rsidR="00D56D95" w:rsidRPr="003B668C" w:rsidRDefault="00D56D95" w:rsidP="007B6705">
      <w:pPr>
        <w:rPr>
          <w:rFonts w:ascii="Arial" w:hAnsi="Arial" w:cs="Arial"/>
        </w:rPr>
      </w:pPr>
    </w:p>
    <w:tbl>
      <w:tblPr>
        <w:tblW w:w="963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38"/>
      </w:tblGrid>
      <w:tr w:rsidR="00517200" w:rsidRPr="003B668C" w14:paraId="1E8EB3B2" w14:textId="77777777" w:rsidTr="008D6D76">
        <w:trPr>
          <w:trHeight w:val="255"/>
        </w:trPr>
        <w:tc>
          <w:tcPr>
            <w:tcW w:w="159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4D32F4B" w14:textId="77777777" w:rsidR="00517200" w:rsidRPr="003B668C" w:rsidRDefault="00517200" w:rsidP="00432069">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ID: 9 </w:t>
            </w:r>
            <w:r w:rsidR="00042F04" w:rsidRPr="003B668C">
              <w:rPr>
                <w:rFonts w:ascii="Arial" w:eastAsia="Calibri" w:hAnsi="Arial" w:cs="Arial"/>
                <w:b/>
                <w:color w:val="FFFFFF" w:themeColor="background1"/>
                <w:sz w:val="20"/>
                <w:szCs w:val="20"/>
              </w:rPr>
              <w:br/>
            </w:r>
            <w:r w:rsidRPr="003B668C">
              <w:rPr>
                <w:rFonts w:ascii="Arial" w:eastAsia="Calibri" w:hAnsi="Arial" w:cs="Arial"/>
                <w:b/>
                <w:color w:val="FFFFFF" w:themeColor="background1"/>
                <w:sz w:val="20"/>
                <w:szCs w:val="20"/>
              </w:rPr>
              <w:t>(version 2.0)</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4CA4390" w14:textId="77777777" w:rsidR="00517200" w:rsidRPr="003B668C" w:rsidRDefault="00517200" w:rsidP="00432069">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security - Documentation requirements</w:t>
            </w:r>
          </w:p>
        </w:tc>
      </w:tr>
      <w:tr w:rsidR="00517200" w:rsidRPr="003B668C" w14:paraId="5C31EF8F"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39078F9" w14:textId="77777777" w:rsidR="00517200" w:rsidRPr="003B668C" w:rsidRDefault="00517200" w:rsidP="00E942B4">
            <w:pPr>
              <w:spacing w:before="120" w:after="120" w:line="240" w:lineRule="auto"/>
              <w:ind w:left="624"/>
              <w:textAlignment w:val="baseline"/>
              <w:rPr>
                <w:rFonts w:ascii="Arial" w:eastAsia="Calibri" w:hAnsi="Arial" w:cs="Arial"/>
                <w:b/>
                <w:bCs/>
                <w:sz w:val="20"/>
                <w:szCs w:val="20"/>
              </w:rPr>
            </w:pPr>
            <w:r w:rsidRPr="003B668C">
              <w:rPr>
                <w:rFonts w:ascii="Arial" w:eastAsia="Calibri" w:hAnsi="Arial" w:cs="Arial"/>
                <w:b/>
                <w:bCs/>
                <w:sz w:val="20"/>
                <w:szCs w:val="20"/>
              </w:rPr>
              <w:t>9</w:t>
            </w:r>
          </w:p>
          <w:p w14:paraId="387DC2F9" w14:textId="77777777" w:rsidR="00E70B83" w:rsidRDefault="00097A37">
            <w:pPr>
              <w:spacing w:after="0"/>
            </w:pPr>
            <w:r>
              <w:rPr>
                <w:rFonts w:ascii="Arial" w:eastAsia="Arial" w:hAnsi="Arial" w:cs="Arial"/>
                <w:sz w:val="20"/>
                <w:szCs w:val="20"/>
              </w:rPr>
              <w:t>DOR.ICT.DCP.DOC.001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BAD8E1E" w14:textId="77777777" w:rsidR="00517200" w:rsidRPr="003B668C" w:rsidRDefault="00517200" w:rsidP="005A7286">
            <w:pPr>
              <w:spacing w:before="120" w:after="120" w:line="240" w:lineRule="auto"/>
              <w:ind w:left="284" w:right="284"/>
              <w:jc w:val="both"/>
              <w:textAlignment w:val="baseline"/>
              <w:rPr>
                <w:rFonts w:ascii="Arial" w:eastAsia="Calibri" w:hAnsi="Arial" w:cs="Arial"/>
                <w:b/>
                <w:bCs/>
                <w:sz w:val="20"/>
                <w:szCs w:val="20"/>
              </w:rPr>
            </w:pPr>
            <w:r w:rsidRPr="003B668C">
              <w:rPr>
                <w:rFonts w:ascii="Arial" w:eastAsia="Calibri" w:hAnsi="Arial" w:cs="Arial"/>
                <w:b/>
                <w:bCs/>
                <w:sz w:val="20"/>
                <w:szCs w:val="20"/>
              </w:rPr>
              <w:t xml:space="preserve">The following data </w:t>
            </w:r>
            <w:r w:rsidR="0083272F" w:rsidRPr="003B668C">
              <w:rPr>
                <w:rFonts w:ascii="Arial" w:eastAsia="Calibri" w:hAnsi="Arial" w:cs="Arial"/>
                <w:b/>
                <w:bCs/>
                <w:sz w:val="20"/>
                <w:szCs w:val="20"/>
              </w:rPr>
              <w:t xml:space="preserve">center </w:t>
            </w:r>
            <w:r w:rsidRPr="003B668C">
              <w:rPr>
                <w:rFonts w:ascii="Arial" w:eastAsia="Calibri" w:hAnsi="Arial" w:cs="Arial"/>
                <w:b/>
                <w:bCs/>
                <w:sz w:val="20"/>
                <w:szCs w:val="20"/>
              </w:rPr>
              <w:t>documentation must be available:</w:t>
            </w:r>
          </w:p>
        </w:tc>
      </w:tr>
      <w:tr w:rsidR="00364350" w:rsidRPr="003B668C" w14:paraId="44361E52"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02C038EA" w14:textId="77777777" w:rsidR="00364350" w:rsidRPr="003B668C" w:rsidRDefault="0036435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9.1</w:t>
            </w:r>
          </w:p>
          <w:p w14:paraId="23541511" w14:textId="77777777" w:rsidR="00E70B83" w:rsidRDefault="00097A37">
            <w:pPr>
              <w:spacing w:after="0"/>
            </w:pPr>
            <w:r>
              <w:rPr>
                <w:rFonts w:ascii="Arial" w:eastAsia="Arial" w:hAnsi="Arial" w:cs="Arial"/>
                <w:sz w:val="20"/>
                <w:szCs w:val="20"/>
              </w:rPr>
              <w:t>DOR.ICT.DCP.DOC.002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BB8FF86" w14:textId="77777777" w:rsidR="00364350" w:rsidRPr="003B668C" w:rsidRDefault="00364350"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 xml:space="preserve">operating manual with security concept. (DOC01.01) </w:t>
            </w:r>
          </w:p>
          <w:p w14:paraId="332F9A1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DOC01.01</w:t>
            </w:r>
          </w:p>
        </w:tc>
      </w:tr>
      <w:tr w:rsidR="00364350" w:rsidRPr="003B668C" w14:paraId="6DB78CC9"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6B3606B4" w14:textId="77777777" w:rsidR="00364350" w:rsidRPr="003B668C" w:rsidRDefault="0036435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9.2</w:t>
            </w:r>
          </w:p>
          <w:p w14:paraId="12AC1C35" w14:textId="77777777" w:rsidR="00E70B83" w:rsidRDefault="00097A37">
            <w:pPr>
              <w:spacing w:after="0"/>
            </w:pPr>
            <w:r>
              <w:rPr>
                <w:rFonts w:ascii="Arial" w:eastAsia="Arial" w:hAnsi="Arial" w:cs="Arial"/>
                <w:sz w:val="20"/>
                <w:szCs w:val="20"/>
              </w:rPr>
              <w:t>DOR.ICT.DCP.DOC.003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FC2D79F" w14:textId="77777777" w:rsidR="00364350" w:rsidRPr="003B668C" w:rsidRDefault="00364350"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Risk analysis for the environment of the 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 xml:space="preserve">location. (DOC01.02A) </w:t>
            </w:r>
          </w:p>
          <w:p w14:paraId="20D6DBB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DOC01.02A</w:t>
            </w:r>
          </w:p>
        </w:tc>
      </w:tr>
      <w:tr w:rsidR="00364350" w:rsidRPr="003B668C" w14:paraId="04E20CA3"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35A0F9A6" w14:textId="77777777" w:rsidR="00364350" w:rsidRPr="003B668C" w:rsidRDefault="0036435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9.3</w:t>
            </w:r>
          </w:p>
          <w:p w14:paraId="7B962E3E" w14:textId="77777777" w:rsidR="00E70B83" w:rsidRDefault="00097A37">
            <w:pPr>
              <w:spacing w:after="0"/>
            </w:pPr>
            <w:r>
              <w:rPr>
                <w:rFonts w:ascii="Arial" w:eastAsia="Arial" w:hAnsi="Arial" w:cs="Arial"/>
                <w:sz w:val="20"/>
                <w:szCs w:val="20"/>
              </w:rPr>
              <w:t>DOR.ICT.DCP.DOC.004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4B78F1AA" w14:textId="77777777" w:rsidR="00364350" w:rsidRPr="003B668C" w:rsidRDefault="00364350"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Alarm plan / emergency concept. (DOC01.03) </w:t>
            </w:r>
          </w:p>
          <w:p w14:paraId="79DBEB6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DOC01.03</w:t>
            </w:r>
          </w:p>
        </w:tc>
      </w:tr>
      <w:tr w:rsidR="00364350" w:rsidRPr="003B668C" w14:paraId="79BFDFF2"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6F0B6A68" w14:textId="77777777" w:rsidR="00364350" w:rsidRPr="003B668C" w:rsidRDefault="0036435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9.4</w:t>
            </w:r>
          </w:p>
          <w:p w14:paraId="23FE0388" w14:textId="77777777" w:rsidR="00E70B83" w:rsidRDefault="00097A37">
            <w:pPr>
              <w:spacing w:after="0"/>
            </w:pPr>
            <w:r>
              <w:rPr>
                <w:rFonts w:ascii="Arial" w:eastAsia="Arial" w:hAnsi="Arial" w:cs="Arial"/>
                <w:sz w:val="20"/>
                <w:szCs w:val="20"/>
              </w:rPr>
              <w:t>DOR.ICT.DCP.DOC.005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2DA33AC" w14:textId="77777777" w:rsidR="00364350" w:rsidRPr="003B668C" w:rsidRDefault="00364350"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Fire protection concept. (DOC01.04)</w:t>
            </w:r>
          </w:p>
          <w:p w14:paraId="67FD415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DOC01.04</w:t>
            </w:r>
          </w:p>
        </w:tc>
      </w:tr>
      <w:tr w:rsidR="00364350" w:rsidRPr="003B668C" w14:paraId="6ABEC4F2"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50FF3C1A" w14:textId="77777777" w:rsidR="00364350" w:rsidRPr="003B668C" w:rsidRDefault="0036435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9.5</w:t>
            </w:r>
          </w:p>
          <w:p w14:paraId="6AB18E94" w14:textId="77777777" w:rsidR="00E70B83" w:rsidRDefault="00097A37">
            <w:pPr>
              <w:spacing w:after="0"/>
            </w:pPr>
            <w:r>
              <w:rPr>
                <w:rFonts w:ascii="Arial" w:eastAsia="Arial" w:hAnsi="Arial" w:cs="Arial"/>
                <w:sz w:val="20"/>
                <w:szCs w:val="20"/>
              </w:rPr>
              <w:t>DOR.ICT.DCP.DOC.006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8B7BB80" w14:textId="77777777" w:rsidR="00364350" w:rsidRPr="003B668C" w:rsidRDefault="00364350"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Site survey in the case of new construction projects. (DOC01.05</w:t>
            </w:r>
            <w:r w:rsidR="007E2633" w:rsidRPr="003B668C">
              <w:rPr>
                <w:rFonts w:ascii="Arial" w:eastAsia="Times New Roman" w:hAnsi="Arial" w:cs="Arial"/>
                <w:sz w:val="20"/>
                <w:szCs w:val="20"/>
              </w:rPr>
              <w:t>E</w:t>
            </w:r>
            <w:r w:rsidRPr="003B668C">
              <w:rPr>
                <w:rFonts w:ascii="Arial" w:eastAsia="Times New Roman" w:hAnsi="Arial" w:cs="Arial"/>
                <w:sz w:val="20"/>
                <w:szCs w:val="20"/>
              </w:rPr>
              <w:t>)</w:t>
            </w:r>
          </w:p>
          <w:p w14:paraId="7BA1016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DOC01.05</w:t>
            </w:r>
          </w:p>
        </w:tc>
      </w:tr>
      <w:tr w:rsidR="00364350" w:rsidRPr="003B668C" w14:paraId="48917470"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33966888" w14:textId="77777777" w:rsidR="00364350" w:rsidRPr="003B668C" w:rsidRDefault="00364350"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9.6</w:t>
            </w:r>
          </w:p>
          <w:p w14:paraId="2C350379" w14:textId="77777777" w:rsidR="00E70B83" w:rsidRDefault="00097A37">
            <w:pPr>
              <w:spacing w:after="0"/>
            </w:pPr>
            <w:r>
              <w:rPr>
                <w:rFonts w:ascii="Arial" w:eastAsia="Arial" w:hAnsi="Arial" w:cs="Arial"/>
                <w:sz w:val="20"/>
                <w:szCs w:val="20"/>
              </w:rPr>
              <w:t>DOR.ICT.DCP.DOC.007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8D2F92D" w14:textId="77777777" w:rsidR="00364350" w:rsidRPr="003B668C" w:rsidRDefault="00364350"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Site and building plans. (DOC02.01</w:t>
            </w:r>
            <w:r w:rsidR="00EE3064" w:rsidRPr="003B668C">
              <w:rPr>
                <w:rFonts w:ascii="Arial" w:eastAsia="Times New Roman" w:hAnsi="Arial" w:cs="Arial"/>
                <w:sz w:val="20"/>
                <w:szCs w:val="20"/>
              </w:rPr>
              <w:t xml:space="preserve">) </w:t>
            </w:r>
          </w:p>
          <w:p w14:paraId="20ADDA0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DOC02.01</w:t>
            </w:r>
          </w:p>
        </w:tc>
      </w:tr>
      <w:tr w:rsidR="00364350" w:rsidRPr="003B668C" w14:paraId="011CA871"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0F2CD43E" w14:textId="77777777" w:rsidR="00364350"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9.7</w:t>
            </w:r>
          </w:p>
          <w:p w14:paraId="45D7030C" w14:textId="77777777" w:rsidR="00E70B83" w:rsidRDefault="00097A37">
            <w:pPr>
              <w:spacing w:after="0"/>
            </w:pPr>
            <w:r>
              <w:rPr>
                <w:rFonts w:ascii="Arial" w:eastAsia="Arial" w:hAnsi="Arial" w:cs="Arial"/>
                <w:sz w:val="20"/>
                <w:szCs w:val="20"/>
              </w:rPr>
              <w:t>DOR.ICT.DCP.DOC.008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49CC9DC" w14:textId="77777777" w:rsidR="00364350"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Floor plans for the IT and technical areas. (DOC02.02)</w:t>
            </w:r>
          </w:p>
          <w:p w14:paraId="6DF8E95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DOC02.02</w:t>
            </w:r>
          </w:p>
        </w:tc>
      </w:tr>
      <w:tr w:rsidR="00364350" w:rsidRPr="003B668C" w14:paraId="405E8F9B"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4376B804" w14:textId="77777777" w:rsidR="00364350"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9.8</w:t>
            </w:r>
          </w:p>
          <w:p w14:paraId="3C7E3770" w14:textId="77777777" w:rsidR="00E70B83" w:rsidRDefault="00097A37">
            <w:pPr>
              <w:spacing w:after="0"/>
            </w:pPr>
            <w:r>
              <w:rPr>
                <w:rFonts w:ascii="Arial" w:eastAsia="Arial" w:hAnsi="Arial" w:cs="Arial"/>
                <w:sz w:val="20"/>
                <w:szCs w:val="20"/>
              </w:rPr>
              <w:t>DOR.ICT.DCP.DOC.009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51219BA7" w14:textId="77777777" w:rsidR="00364350"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Route plans of the main supply paths. (DOC03.01)</w:t>
            </w:r>
          </w:p>
          <w:p w14:paraId="115D38F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DOC03.01</w:t>
            </w:r>
          </w:p>
        </w:tc>
      </w:tr>
      <w:tr w:rsidR="00364350" w:rsidRPr="003B668C" w14:paraId="6F46DF66"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06B7F22C" w14:textId="77777777" w:rsidR="00364350"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9.9</w:t>
            </w:r>
          </w:p>
          <w:p w14:paraId="59D232B0" w14:textId="77777777" w:rsidR="00E70B83" w:rsidRDefault="00097A37">
            <w:pPr>
              <w:spacing w:after="0"/>
            </w:pPr>
            <w:r>
              <w:rPr>
                <w:rFonts w:ascii="Arial" w:eastAsia="Arial" w:hAnsi="Arial" w:cs="Arial"/>
                <w:sz w:val="20"/>
                <w:szCs w:val="20"/>
              </w:rPr>
              <w:t>DOR.ICT.DCP.DOC.010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FEF6652" w14:textId="77777777" w:rsidR="00364350"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Documentation of the telecommunication cabling. (DOC03.02</w:t>
            </w:r>
            <w:r w:rsidR="00451560" w:rsidRPr="003B668C">
              <w:rPr>
                <w:rFonts w:ascii="Arial" w:eastAsia="Times New Roman" w:hAnsi="Arial" w:cs="Arial"/>
                <w:sz w:val="20"/>
                <w:szCs w:val="20"/>
              </w:rPr>
              <w:t>E</w:t>
            </w:r>
            <w:r w:rsidRPr="003B668C">
              <w:rPr>
                <w:rFonts w:ascii="Arial" w:eastAsia="Times New Roman" w:hAnsi="Arial" w:cs="Arial"/>
                <w:sz w:val="20"/>
                <w:szCs w:val="20"/>
              </w:rPr>
              <w:t>)</w:t>
            </w:r>
          </w:p>
          <w:p w14:paraId="4E35569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DOC03.02</w:t>
            </w:r>
          </w:p>
        </w:tc>
      </w:tr>
      <w:tr w:rsidR="00364350" w:rsidRPr="003B668C" w14:paraId="298B5D86"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0CF54D62" w14:textId="77777777" w:rsidR="00364350"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9.10</w:t>
            </w:r>
          </w:p>
          <w:p w14:paraId="39A66FDC" w14:textId="77777777" w:rsidR="00E70B83" w:rsidRDefault="00097A37">
            <w:pPr>
              <w:spacing w:after="0"/>
            </w:pPr>
            <w:r>
              <w:rPr>
                <w:rFonts w:ascii="Arial" w:eastAsia="Arial" w:hAnsi="Arial" w:cs="Arial"/>
                <w:sz w:val="20"/>
                <w:szCs w:val="20"/>
              </w:rPr>
              <w:t>DOR.ICT.DCP.DOC.011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411E1ACC" w14:textId="77777777" w:rsidR="00364350"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Single-line diagram of the electrical supply. (DOC04.01) </w:t>
            </w:r>
          </w:p>
          <w:p w14:paraId="3AF6CFB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DOC04.01</w:t>
            </w:r>
          </w:p>
        </w:tc>
      </w:tr>
      <w:tr w:rsidR="00364350" w:rsidRPr="003B668C" w14:paraId="1C1C87A2"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628FA070" w14:textId="77777777" w:rsidR="00364350"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9.11</w:t>
            </w:r>
          </w:p>
          <w:p w14:paraId="3B0AE2D2" w14:textId="77777777" w:rsidR="00E70B83" w:rsidRDefault="00097A37">
            <w:pPr>
              <w:spacing w:after="0"/>
            </w:pPr>
            <w:r>
              <w:rPr>
                <w:rFonts w:ascii="Arial" w:eastAsia="Arial" w:hAnsi="Arial" w:cs="Arial"/>
                <w:sz w:val="20"/>
                <w:szCs w:val="20"/>
              </w:rPr>
              <w:t>DOR.ICT.DCP.DOC.012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2BAC6EFA" w14:textId="77777777" w:rsidR="00364350"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Cooling and ventilation schematics. (DOC04.02) </w:t>
            </w:r>
          </w:p>
          <w:p w14:paraId="112A3AC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DOC04.02</w:t>
            </w:r>
          </w:p>
        </w:tc>
      </w:tr>
      <w:tr w:rsidR="00EE3064" w:rsidRPr="003B668C" w14:paraId="2246E631"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0D8C07F4" w14:textId="77777777" w:rsidR="00EE3064"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9.12</w:t>
            </w:r>
          </w:p>
          <w:p w14:paraId="5019D4A9" w14:textId="77777777" w:rsidR="00E70B83" w:rsidRDefault="00097A37">
            <w:pPr>
              <w:spacing w:after="0"/>
            </w:pPr>
            <w:r>
              <w:rPr>
                <w:rFonts w:ascii="Arial" w:eastAsia="Arial" w:hAnsi="Arial" w:cs="Arial"/>
                <w:sz w:val="20"/>
                <w:szCs w:val="20"/>
              </w:rPr>
              <w:t>DOR.ICT.DCP.DOC.013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A003A01"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Overviews of fire alarm lines and detectors. (DOC04.03)</w:t>
            </w:r>
          </w:p>
          <w:p w14:paraId="45BDED5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DOC04.03</w:t>
            </w:r>
          </w:p>
        </w:tc>
      </w:tr>
      <w:tr w:rsidR="00EE3064" w:rsidRPr="003B668C" w14:paraId="434FC355"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14F9B980" w14:textId="77777777" w:rsidR="00EE3064"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9.13</w:t>
            </w:r>
          </w:p>
          <w:p w14:paraId="4B4E12DB" w14:textId="77777777" w:rsidR="00E70B83" w:rsidRDefault="00097A37">
            <w:pPr>
              <w:spacing w:after="0"/>
            </w:pPr>
            <w:r>
              <w:rPr>
                <w:rFonts w:ascii="Arial" w:eastAsia="Arial" w:hAnsi="Arial" w:cs="Arial"/>
                <w:sz w:val="20"/>
                <w:szCs w:val="20"/>
              </w:rPr>
              <w:t>DOR.ICT.DCP.DOC.015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D362D9C"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Overview of extinguishing and fire prevention equipment. (DOC04.04)</w:t>
            </w:r>
          </w:p>
          <w:p w14:paraId="7280692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DOC04.04</w:t>
            </w:r>
          </w:p>
        </w:tc>
      </w:tr>
      <w:tr w:rsidR="00EE3064" w:rsidRPr="003B668C" w14:paraId="3B228003"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66056194" w14:textId="77777777" w:rsidR="00EE3064"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9.14</w:t>
            </w:r>
          </w:p>
          <w:p w14:paraId="777D5277" w14:textId="77777777" w:rsidR="00E70B83" w:rsidRDefault="00097A37">
            <w:pPr>
              <w:spacing w:after="0"/>
            </w:pPr>
            <w:r>
              <w:rPr>
                <w:rFonts w:ascii="Arial" w:eastAsia="Arial" w:hAnsi="Arial" w:cs="Arial"/>
                <w:sz w:val="20"/>
                <w:szCs w:val="20"/>
              </w:rPr>
              <w:t>DOR.ICT.DCP.DOC.016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1DD1880F"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Installation plans and diagrams of the safety equipment. (DOC04.05)</w:t>
            </w:r>
          </w:p>
          <w:p w14:paraId="0A5D5F6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DOC04.05</w:t>
            </w:r>
          </w:p>
        </w:tc>
      </w:tr>
      <w:tr w:rsidR="00EE3064" w:rsidRPr="003B668C" w14:paraId="7ACF82A7"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3595BB66" w14:textId="77777777" w:rsidR="00EE3064"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9.15</w:t>
            </w:r>
          </w:p>
          <w:p w14:paraId="4C42F665" w14:textId="77777777" w:rsidR="00E70B83" w:rsidRDefault="00097A37">
            <w:pPr>
              <w:spacing w:after="0"/>
            </w:pPr>
            <w:r>
              <w:rPr>
                <w:rFonts w:ascii="Arial" w:eastAsia="Arial" w:hAnsi="Arial" w:cs="Arial"/>
                <w:sz w:val="20"/>
                <w:szCs w:val="20"/>
              </w:rPr>
              <w:t>DOR.ICT.DCP.DOC.016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FF35F53"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Power requirement calculation and design specifications. (DOC04.06</w:t>
            </w:r>
            <w:r w:rsidR="005419F2" w:rsidRPr="003B668C">
              <w:rPr>
                <w:rFonts w:ascii="Arial" w:eastAsia="Times New Roman" w:hAnsi="Arial" w:cs="Arial"/>
                <w:sz w:val="20"/>
                <w:szCs w:val="20"/>
              </w:rPr>
              <w:t>A</w:t>
            </w:r>
            <w:r w:rsidRPr="003B668C">
              <w:rPr>
                <w:rFonts w:ascii="Arial" w:eastAsia="Times New Roman" w:hAnsi="Arial" w:cs="Arial"/>
                <w:sz w:val="20"/>
                <w:szCs w:val="20"/>
              </w:rPr>
              <w:t>)</w:t>
            </w:r>
          </w:p>
          <w:p w14:paraId="769CDCC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DOC04.06</w:t>
            </w:r>
          </w:p>
        </w:tc>
      </w:tr>
      <w:tr w:rsidR="00EE3064" w:rsidRPr="003B668C" w14:paraId="0BAEF537"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05D44D50" w14:textId="77777777" w:rsidR="00EE3064"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9.16</w:t>
            </w:r>
          </w:p>
          <w:p w14:paraId="3CA6A74A" w14:textId="77777777" w:rsidR="00E70B83" w:rsidRDefault="00097A37">
            <w:pPr>
              <w:spacing w:after="0"/>
            </w:pPr>
            <w:r>
              <w:rPr>
                <w:rFonts w:ascii="Arial" w:eastAsia="Arial" w:hAnsi="Arial" w:cs="Arial"/>
                <w:sz w:val="20"/>
                <w:szCs w:val="20"/>
              </w:rPr>
              <w:t>DOR.ICT.DCP.DOC.017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606CA8AF"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Air-conditioning concept. (DOC04.07</w:t>
            </w:r>
            <w:r w:rsidR="00C83099" w:rsidRPr="003B668C">
              <w:rPr>
                <w:rFonts w:ascii="Arial" w:eastAsia="Times New Roman" w:hAnsi="Arial" w:cs="Arial"/>
                <w:sz w:val="20"/>
                <w:szCs w:val="20"/>
              </w:rPr>
              <w:t>A</w:t>
            </w:r>
            <w:r w:rsidRPr="003B668C">
              <w:rPr>
                <w:rFonts w:ascii="Arial" w:eastAsia="Times New Roman" w:hAnsi="Arial" w:cs="Arial"/>
                <w:sz w:val="20"/>
                <w:szCs w:val="20"/>
              </w:rPr>
              <w:t>)</w:t>
            </w:r>
          </w:p>
          <w:p w14:paraId="4390238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DOC04.07</w:t>
            </w:r>
          </w:p>
        </w:tc>
      </w:tr>
      <w:tr w:rsidR="00EE3064" w:rsidRPr="003B668C" w14:paraId="7DFEE646"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5202014B" w14:textId="77777777" w:rsidR="00EE3064" w:rsidRPr="003B668C" w:rsidRDefault="00EE306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9.17</w:t>
            </w:r>
          </w:p>
          <w:p w14:paraId="31F86A92" w14:textId="77777777" w:rsidR="00E70B83" w:rsidRDefault="00097A37">
            <w:pPr>
              <w:spacing w:after="0"/>
            </w:pPr>
            <w:r>
              <w:rPr>
                <w:rFonts w:ascii="Arial" w:eastAsia="Arial" w:hAnsi="Arial" w:cs="Arial"/>
                <w:sz w:val="20"/>
                <w:szCs w:val="20"/>
              </w:rPr>
              <w:t>DOR.ICT.DCP.DOC.018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221D3217"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Supplementary risk assessment for the design of technical systems and constructions. (DOC04.08</w:t>
            </w:r>
            <w:r w:rsidR="001F71A4" w:rsidRPr="003B668C">
              <w:rPr>
                <w:rFonts w:ascii="Arial" w:eastAsia="Times New Roman" w:hAnsi="Arial" w:cs="Arial"/>
                <w:sz w:val="20"/>
                <w:szCs w:val="20"/>
              </w:rPr>
              <w:t>A</w:t>
            </w:r>
            <w:r w:rsidRPr="003B668C">
              <w:rPr>
                <w:rFonts w:ascii="Arial" w:eastAsia="Times New Roman" w:hAnsi="Arial" w:cs="Arial"/>
                <w:sz w:val="20"/>
                <w:szCs w:val="20"/>
              </w:rPr>
              <w:t>)</w:t>
            </w:r>
          </w:p>
          <w:p w14:paraId="5517680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DOC04.08</w:t>
            </w:r>
          </w:p>
        </w:tc>
      </w:tr>
      <w:tr w:rsidR="00EE3064" w:rsidRPr="003B668C" w14:paraId="6CCE55EF"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36D516CC" w14:textId="77777777" w:rsidR="00EE3064" w:rsidRPr="00923E25" w:rsidRDefault="00EE3064"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9.18</w:t>
            </w:r>
          </w:p>
          <w:p w14:paraId="27D86441" w14:textId="77777777" w:rsidR="00E70B83" w:rsidRDefault="00097A37">
            <w:pPr>
              <w:spacing w:after="0"/>
            </w:pPr>
            <w:r>
              <w:rPr>
                <w:rFonts w:ascii="Arial" w:eastAsia="Arial" w:hAnsi="Arial" w:cs="Arial"/>
                <w:sz w:val="20"/>
                <w:szCs w:val="20"/>
              </w:rPr>
              <w:t>DOR.ICT.DCP.DOC.019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38AEAC7"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Maintenance schedule. (DOC05.01)</w:t>
            </w:r>
          </w:p>
          <w:p w14:paraId="735DB3F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DOC05.01</w:t>
            </w:r>
          </w:p>
        </w:tc>
      </w:tr>
      <w:tr w:rsidR="00EE3064" w:rsidRPr="003B668C" w14:paraId="20BD85D2"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42C3A30B" w14:textId="77777777" w:rsidR="00EE3064" w:rsidRPr="00923E25" w:rsidRDefault="00EE3064"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9.19</w:t>
            </w:r>
          </w:p>
          <w:p w14:paraId="6652A227" w14:textId="77777777" w:rsidR="00E70B83" w:rsidRDefault="00097A37">
            <w:pPr>
              <w:spacing w:after="0"/>
            </w:pPr>
            <w:r>
              <w:rPr>
                <w:rFonts w:ascii="Arial" w:eastAsia="Arial" w:hAnsi="Arial" w:cs="Arial"/>
                <w:sz w:val="20"/>
                <w:szCs w:val="20"/>
              </w:rPr>
              <w:t>DOR.ICT.DCP.DOC.020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B23A51D"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Operating instructions. (DOC06.01)</w:t>
            </w:r>
          </w:p>
          <w:p w14:paraId="7181EF1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DOC06.01</w:t>
            </w:r>
          </w:p>
        </w:tc>
      </w:tr>
      <w:tr w:rsidR="00EE3064" w:rsidRPr="003B668C" w14:paraId="489290CF" w14:textId="77777777" w:rsidTr="00E809DF">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21C37B91" w14:textId="77777777" w:rsidR="00EE3064" w:rsidRPr="00923E25" w:rsidRDefault="00EE3064"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9.20</w:t>
            </w:r>
          </w:p>
          <w:p w14:paraId="63683EF1" w14:textId="77777777" w:rsidR="00E70B83" w:rsidRDefault="00097A37">
            <w:pPr>
              <w:spacing w:after="0"/>
            </w:pPr>
            <w:r>
              <w:rPr>
                <w:rFonts w:ascii="Arial" w:eastAsia="Arial" w:hAnsi="Arial" w:cs="Arial"/>
                <w:sz w:val="20"/>
                <w:szCs w:val="20"/>
              </w:rPr>
              <w:t>DOR.ICT.DCP.DOC.021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31439884"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List of rooms. (DOC07.01)</w:t>
            </w:r>
          </w:p>
          <w:p w14:paraId="093EC83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DOC07.01</w:t>
            </w:r>
          </w:p>
        </w:tc>
      </w:tr>
      <w:tr w:rsidR="00EE3064" w:rsidRPr="003B668C" w14:paraId="1255D8C7" w14:textId="77777777" w:rsidTr="005A7286">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39CA37F5" w14:textId="77777777" w:rsidR="00EE3064" w:rsidRPr="00923E25" w:rsidRDefault="00EE3064"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9.21</w:t>
            </w:r>
          </w:p>
          <w:p w14:paraId="1DD174EB" w14:textId="77777777" w:rsidR="00E70B83" w:rsidRDefault="00097A37">
            <w:pPr>
              <w:spacing w:after="0"/>
            </w:pPr>
            <w:r>
              <w:rPr>
                <w:rFonts w:ascii="Arial" w:eastAsia="Arial" w:hAnsi="Arial" w:cs="Arial"/>
                <w:sz w:val="20"/>
                <w:szCs w:val="20"/>
              </w:rPr>
              <w:t>DOR.ICT.DCP.DOC.022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077F16B8" w14:textId="77777777" w:rsidR="00EE3064" w:rsidRPr="003B668C" w:rsidRDefault="00EE3064"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Data sheets of the important technical components. (DOC07.02)</w:t>
            </w:r>
          </w:p>
          <w:p w14:paraId="31973EE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DOC07.02</w:t>
            </w:r>
          </w:p>
        </w:tc>
      </w:tr>
      <w:tr w:rsidR="00EE3064" w:rsidRPr="003B668C" w14:paraId="2751C182" w14:textId="77777777" w:rsidTr="005A7286">
        <w:trPr>
          <w:trHeight w:val="42"/>
        </w:trPr>
        <w:tc>
          <w:tcPr>
            <w:tcW w:w="1599" w:type="dxa"/>
            <w:tcBorders>
              <w:top w:val="single" w:sz="4" w:space="0" w:color="000000"/>
              <w:left w:val="single" w:sz="4" w:space="0" w:color="000000"/>
              <w:bottom w:val="single" w:sz="4" w:space="0" w:color="000000"/>
              <w:right w:val="single" w:sz="4" w:space="0" w:color="000000"/>
            </w:tcBorders>
            <w:shd w:val="clear" w:color="auto" w:fill="FFFFFF"/>
          </w:tcPr>
          <w:p w14:paraId="0269F322" w14:textId="77777777" w:rsidR="00EE3064" w:rsidRPr="00923E25" w:rsidRDefault="00EE3064" w:rsidP="00541D84">
            <w:pPr>
              <w:spacing w:before="120" w:after="24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9.2</w:t>
            </w:r>
            <w:r w:rsidRPr="00923E25" w:rsidDel="0044266D">
              <w:rPr>
                <w:rFonts w:ascii="Arial" w:eastAsia="Times New Roman" w:hAnsi="Arial" w:cs="Arial"/>
                <w:sz w:val="20"/>
                <w:szCs w:val="20"/>
              </w:rPr>
              <w:t>2</w:t>
            </w:r>
          </w:p>
          <w:p w14:paraId="35A1129A" w14:textId="77777777" w:rsidR="00E70B83" w:rsidRDefault="00097A37">
            <w:pPr>
              <w:spacing w:after="0"/>
            </w:pPr>
            <w:r>
              <w:rPr>
                <w:rFonts w:ascii="Arial" w:eastAsia="Arial" w:hAnsi="Arial" w:cs="Arial"/>
                <w:sz w:val="20"/>
                <w:szCs w:val="20"/>
              </w:rPr>
              <w:t>DOR.ICT.DCP.DOC.023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cPr>
          <w:p w14:paraId="7F538113" w14:textId="77777777" w:rsidR="00EE3064" w:rsidRPr="003B668C" w:rsidRDefault="00EE3064" w:rsidP="005A7286">
            <w:pPr>
              <w:spacing w:before="120" w:after="240" w:line="240" w:lineRule="auto"/>
              <w:ind w:left="284" w:right="284"/>
              <w:jc w:val="both"/>
              <w:textAlignment w:val="baseline"/>
              <w:rPr>
                <w:rFonts w:ascii="Arial" w:eastAsia="Times New Roman" w:hAnsi="Arial" w:cs="Arial"/>
                <w:sz w:val="20"/>
                <w:szCs w:val="20"/>
              </w:rPr>
            </w:pPr>
            <w:r w:rsidRPr="003B668C">
              <w:rPr>
                <w:rFonts w:ascii="Arial" w:eastAsia="Times New Roman" w:hAnsi="Arial" w:cs="Arial"/>
                <w:sz w:val="20"/>
                <w:szCs w:val="20"/>
              </w:rPr>
              <w:t>Verification of the execution of performance and function tests upon commissioning. (DOC08.01)</w:t>
            </w:r>
          </w:p>
          <w:p w14:paraId="418BB2A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DOC08.01</w:t>
            </w:r>
          </w:p>
        </w:tc>
      </w:tr>
    </w:tbl>
    <w:p w14:paraId="06794FFA" w14:textId="77777777" w:rsidR="00517200" w:rsidRPr="003B668C" w:rsidRDefault="00517200" w:rsidP="007B6705">
      <w:pPr>
        <w:rPr>
          <w:rFonts w:ascii="Arial" w:hAnsi="Arial" w:cs="Arial"/>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3"/>
        <w:gridCol w:w="7375"/>
      </w:tblGrid>
      <w:tr w:rsidR="00801DF8" w:rsidRPr="003B668C" w14:paraId="4B0A31D3" w14:textId="77777777" w:rsidTr="00A2074D">
        <w:trPr>
          <w:trHeight w:val="240"/>
        </w:trPr>
        <w:tc>
          <w:tcPr>
            <w:tcW w:w="2263"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76FDE2B0" w14:textId="77777777" w:rsidR="00801DF8" w:rsidRPr="003B668C" w:rsidRDefault="00801DF8" w:rsidP="00432069">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ID: 10 (version 2.0)</w:t>
            </w:r>
          </w:p>
        </w:tc>
        <w:tc>
          <w:tcPr>
            <w:tcW w:w="7375"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04EE74F9" w14:textId="77777777" w:rsidR="00801DF8" w:rsidRPr="003B668C" w:rsidRDefault="00801DF8" w:rsidP="00432069">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 xml:space="preserve">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Pr="003B668C">
              <w:rPr>
                <w:rFonts w:ascii="Arial" w:eastAsia="Calibri" w:hAnsi="Arial" w:cs="Arial"/>
                <w:b/>
                <w:color w:val="FFFFFF" w:themeColor="background1"/>
                <w:sz w:val="20"/>
                <w:szCs w:val="20"/>
              </w:rPr>
              <w:t xml:space="preserve">security - </w:t>
            </w:r>
            <w:r w:rsidR="000D171C" w:rsidRPr="003B668C">
              <w:rPr>
                <w:rFonts w:ascii="Arial" w:eastAsia="Calibri" w:hAnsi="Arial" w:cs="Arial"/>
                <w:b/>
                <w:color w:val="FFFFFF" w:themeColor="background1"/>
                <w:sz w:val="20"/>
                <w:szCs w:val="20"/>
              </w:rPr>
              <w:t xml:space="preserve">Dual Site Data </w:t>
            </w:r>
            <w:r w:rsidR="0083272F" w:rsidRPr="003B668C">
              <w:rPr>
                <w:rFonts w:ascii="Arial" w:eastAsia="Calibri" w:hAnsi="Arial" w:cs="Arial"/>
                <w:b/>
                <w:color w:val="FFFFFF" w:themeColor="background1"/>
                <w:sz w:val="20"/>
                <w:szCs w:val="20"/>
              </w:rPr>
              <w:t>Cent</w:t>
            </w:r>
            <w:r w:rsidR="0083272F" w:rsidRPr="003B668C">
              <w:rPr>
                <w:rFonts w:ascii="Arial" w:eastAsia="Calibri" w:hAnsi="Arial" w:cs="Arial"/>
                <w:b/>
                <w:bCs/>
                <w:color w:val="FFFFFF" w:themeColor="background1"/>
                <w:sz w:val="20"/>
                <w:szCs w:val="20"/>
              </w:rPr>
              <w:t>er</w:t>
            </w:r>
            <w:r w:rsidR="0083272F" w:rsidRPr="003B668C">
              <w:rPr>
                <w:rFonts w:ascii="Arial" w:eastAsia="Calibri" w:hAnsi="Arial" w:cs="Arial"/>
                <w:b/>
                <w:color w:val="FFFFFF" w:themeColor="background1"/>
                <w:sz w:val="20"/>
                <w:szCs w:val="20"/>
              </w:rPr>
              <w:t xml:space="preserve"> </w:t>
            </w:r>
            <w:r w:rsidR="000D171C" w:rsidRPr="003B668C">
              <w:rPr>
                <w:rFonts w:ascii="Arial" w:eastAsia="Calibri" w:hAnsi="Arial" w:cs="Arial"/>
                <w:b/>
                <w:color w:val="FFFFFF" w:themeColor="background1"/>
                <w:sz w:val="20"/>
                <w:szCs w:val="20"/>
              </w:rPr>
              <w:t>requirements</w:t>
            </w:r>
          </w:p>
        </w:tc>
      </w:tr>
      <w:tr w:rsidR="00801DF8" w:rsidRPr="003B668C" w14:paraId="41FF1E87"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263C6C" w14:textId="77777777" w:rsidR="00801DF8" w:rsidRPr="003B668C" w:rsidRDefault="00801DF8" w:rsidP="00E942B4">
            <w:pPr>
              <w:spacing w:before="120" w:after="120" w:line="240" w:lineRule="auto"/>
              <w:ind w:left="624"/>
              <w:textAlignment w:val="baseline"/>
              <w:rPr>
                <w:rFonts w:ascii="Arial" w:eastAsia="Calibri" w:hAnsi="Arial" w:cs="Arial"/>
                <w:b/>
                <w:bCs/>
                <w:sz w:val="20"/>
                <w:szCs w:val="20"/>
              </w:rPr>
            </w:pPr>
            <w:r w:rsidRPr="003B668C">
              <w:rPr>
                <w:rFonts w:ascii="Arial" w:eastAsia="Calibri" w:hAnsi="Arial" w:cs="Arial"/>
                <w:b/>
                <w:bCs/>
                <w:sz w:val="20"/>
                <w:szCs w:val="20"/>
              </w:rPr>
              <w:t>10</w:t>
            </w:r>
          </w:p>
          <w:p w14:paraId="12E8F419" w14:textId="77777777" w:rsidR="00E70B83" w:rsidRDefault="00097A37">
            <w:pPr>
              <w:spacing w:after="0"/>
            </w:pPr>
            <w:r>
              <w:rPr>
                <w:rFonts w:ascii="Arial" w:eastAsia="Arial" w:hAnsi="Arial" w:cs="Arial"/>
                <w:sz w:val="20"/>
                <w:szCs w:val="20"/>
              </w:rPr>
              <w:t>DOR.ICT.DCP.DSD.001</w:t>
            </w:r>
          </w:p>
        </w:tc>
        <w:tc>
          <w:tcPr>
            <w:tcW w:w="73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DE91609" w14:textId="77777777" w:rsidR="00801DF8" w:rsidRPr="003B668C" w:rsidRDefault="005E1D3E" w:rsidP="005A7286">
            <w:pPr>
              <w:spacing w:before="120" w:after="120" w:line="240" w:lineRule="auto"/>
              <w:ind w:left="284" w:right="284"/>
              <w:rPr>
                <w:rFonts w:ascii="Arial" w:eastAsia="Calibri" w:hAnsi="Arial" w:cs="Arial"/>
                <w:b/>
                <w:bCs/>
                <w:sz w:val="20"/>
                <w:szCs w:val="20"/>
              </w:rPr>
            </w:pPr>
            <w:r w:rsidRPr="003B668C">
              <w:rPr>
                <w:rFonts w:ascii="Arial" w:eastAsia="Calibri" w:hAnsi="Arial" w:cs="Arial"/>
                <w:b/>
                <w:bCs/>
                <w:sz w:val="20"/>
                <w:szCs w:val="20"/>
              </w:rPr>
              <w:t xml:space="preserve">Dual site data </w:t>
            </w:r>
            <w:r w:rsidR="0083272F" w:rsidRPr="003B668C">
              <w:rPr>
                <w:rFonts w:ascii="Arial" w:eastAsia="Calibri" w:hAnsi="Arial" w:cs="Arial"/>
                <w:b/>
                <w:bCs/>
                <w:sz w:val="20"/>
                <w:szCs w:val="20"/>
              </w:rPr>
              <w:t xml:space="preserve">centers </w:t>
            </w:r>
            <w:r w:rsidRPr="003B668C">
              <w:rPr>
                <w:rFonts w:ascii="Arial" w:eastAsia="Calibri" w:hAnsi="Arial" w:cs="Arial"/>
                <w:b/>
                <w:bCs/>
                <w:sz w:val="20"/>
                <w:szCs w:val="20"/>
              </w:rPr>
              <w:t xml:space="preserve">must comply with the following </w:t>
            </w:r>
            <w:r w:rsidR="001C7E6F" w:rsidRPr="003B668C">
              <w:rPr>
                <w:rFonts w:ascii="Arial" w:eastAsia="Calibri" w:hAnsi="Arial" w:cs="Arial"/>
                <w:b/>
                <w:bCs/>
                <w:sz w:val="20"/>
                <w:szCs w:val="20"/>
              </w:rPr>
              <w:t>criteria</w:t>
            </w:r>
            <w:r w:rsidRPr="003B668C">
              <w:rPr>
                <w:rFonts w:ascii="Arial" w:eastAsia="Calibri" w:hAnsi="Arial" w:cs="Arial"/>
                <w:b/>
                <w:bCs/>
                <w:sz w:val="20"/>
                <w:szCs w:val="20"/>
              </w:rPr>
              <w:t>:</w:t>
            </w:r>
          </w:p>
        </w:tc>
      </w:tr>
      <w:tr w:rsidR="00A74FFA" w:rsidRPr="003B668C" w14:paraId="26EA9506"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42F0EA" w14:textId="77777777" w:rsidR="00A74FFA" w:rsidRPr="003B668C" w:rsidRDefault="00A74FF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10.1</w:t>
            </w:r>
          </w:p>
          <w:p w14:paraId="6A2132F9" w14:textId="77777777" w:rsidR="00E70B83" w:rsidRDefault="00097A37">
            <w:pPr>
              <w:spacing w:after="0"/>
            </w:pPr>
            <w:r>
              <w:rPr>
                <w:rFonts w:ascii="Arial" w:eastAsia="Arial" w:hAnsi="Arial" w:cs="Arial"/>
                <w:sz w:val="20"/>
                <w:szCs w:val="20"/>
              </w:rPr>
              <w:t>DOR.ICT.DCP.DSD.002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AD5EF0" w14:textId="77777777" w:rsidR="00A74FFA" w:rsidRPr="003B668C" w:rsidRDefault="00A74FFA"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The size of the data </w:t>
            </w:r>
            <w:r w:rsidR="0083272F" w:rsidRPr="003B668C">
              <w:rPr>
                <w:rFonts w:ascii="Arial" w:eastAsia="Times New Roman" w:hAnsi="Arial" w:cs="Arial"/>
                <w:sz w:val="20"/>
                <w:szCs w:val="20"/>
              </w:rPr>
              <w:t xml:space="preserve">center </w:t>
            </w:r>
            <w:r w:rsidRPr="003B668C">
              <w:rPr>
                <w:rFonts w:ascii="Arial" w:eastAsia="Times New Roman" w:hAnsi="Arial" w:cs="Arial"/>
                <w:sz w:val="20"/>
                <w:szCs w:val="20"/>
              </w:rPr>
              <w:t xml:space="preserve">IT areas must not differ by more than 1/3. (DDC01.01) </w:t>
            </w:r>
          </w:p>
          <w:p w14:paraId="141FE6E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DDC01.01</w:t>
            </w:r>
          </w:p>
        </w:tc>
      </w:tr>
      <w:tr w:rsidR="00A74FFA" w:rsidRPr="003B668C" w14:paraId="27DD76B9"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63BDE1" w14:textId="77777777" w:rsidR="00A74FFA" w:rsidRPr="003B668C" w:rsidRDefault="00A74FFA"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10.2</w:t>
            </w:r>
          </w:p>
          <w:p w14:paraId="5D782B24" w14:textId="77777777" w:rsidR="00E70B83" w:rsidRDefault="00097A37">
            <w:pPr>
              <w:spacing w:after="0"/>
            </w:pPr>
            <w:r>
              <w:rPr>
                <w:rFonts w:ascii="Arial" w:eastAsia="Arial" w:hAnsi="Arial" w:cs="Arial"/>
                <w:sz w:val="20"/>
                <w:szCs w:val="20"/>
              </w:rPr>
              <w:t>DOR.ICT.DCP.DSD.003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1BEC14" w14:textId="77777777" w:rsidR="00A74FFA" w:rsidRPr="003B668C" w:rsidRDefault="00A74FFA" w:rsidP="005A7286">
            <w:pPr>
              <w:spacing w:before="120" w:after="12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 xml:space="preserve">The data </w:t>
            </w:r>
            <w:r w:rsidR="0083272F" w:rsidRPr="003B668C">
              <w:rPr>
                <w:rFonts w:ascii="Arial" w:eastAsia="Times New Roman" w:hAnsi="Arial" w:cs="Arial"/>
                <w:sz w:val="20"/>
                <w:szCs w:val="20"/>
              </w:rPr>
              <w:t xml:space="preserve">centers </w:t>
            </w:r>
            <w:r w:rsidRPr="003B668C">
              <w:rPr>
                <w:rFonts w:ascii="Arial" w:eastAsia="Times New Roman" w:hAnsi="Arial" w:cs="Arial"/>
                <w:sz w:val="20"/>
                <w:szCs w:val="20"/>
              </w:rPr>
              <w:t xml:space="preserve">must be located in separate buildings and supplied separately with WAN connection, electricity, and cooling. (DDC02.01) </w:t>
            </w:r>
          </w:p>
          <w:p w14:paraId="583C999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DDC02.01</w:t>
            </w:r>
          </w:p>
        </w:tc>
      </w:tr>
      <w:tr w:rsidR="00A74FFA" w:rsidRPr="003B668C" w14:paraId="56C79126"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205F83"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3</w:t>
            </w:r>
          </w:p>
          <w:p w14:paraId="52FD094B" w14:textId="77777777" w:rsidR="00E70B83" w:rsidRDefault="00097A37">
            <w:pPr>
              <w:spacing w:after="0"/>
            </w:pPr>
            <w:r>
              <w:rPr>
                <w:rFonts w:ascii="Arial" w:eastAsia="Arial" w:hAnsi="Arial" w:cs="Arial"/>
                <w:sz w:val="20"/>
                <w:szCs w:val="20"/>
              </w:rPr>
              <w:t>DOR.ICT.DCP.DSD.004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5A60E1" w14:textId="77777777" w:rsidR="00A74FFA" w:rsidRPr="00923E25" w:rsidRDefault="00A74FFA"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DC1 and DC2 must be interconnected via redundant data connection. (DDC03.01)</w:t>
            </w:r>
          </w:p>
          <w:p w14:paraId="3643816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DDC03.01</w:t>
            </w:r>
          </w:p>
        </w:tc>
      </w:tr>
      <w:tr w:rsidR="00A74FFA" w:rsidRPr="003B668C" w14:paraId="28AFC04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184502"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4</w:t>
            </w:r>
          </w:p>
          <w:p w14:paraId="5B1C2E46" w14:textId="77777777" w:rsidR="00E70B83" w:rsidRDefault="00097A37">
            <w:pPr>
              <w:spacing w:after="0"/>
            </w:pPr>
            <w:r>
              <w:rPr>
                <w:rFonts w:ascii="Arial" w:eastAsia="Arial" w:hAnsi="Arial" w:cs="Arial"/>
                <w:sz w:val="20"/>
                <w:szCs w:val="20"/>
              </w:rPr>
              <w:t>DOR.ICT.DCP.DSD.005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281762" w14:textId="77777777" w:rsidR="00A74FFA" w:rsidRPr="00923E25" w:rsidRDefault="00A74FFA"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In the CON area, each data </w:t>
            </w:r>
            <w:r w:rsidR="0083272F" w:rsidRPr="00923E25">
              <w:rPr>
                <w:rFonts w:ascii="Arial" w:eastAsia="Times New Roman" w:hAnsi="Arial" w:cs="Arial"/>
                <w:sz w:val="20"/>
                <w:szCs w:val="20"/>
              </w:rPr>
              <w:t xml:space="preserve">center </w:t>
            </w:r>
            <w:r w:rsidRPr="00923E25">
              <w:rPr>
                <w:rFonts w:ascii="Arial" w:eastAsia="Times New Roman" w:hAnsi="Arial" w:cs="Arial"/>
                <w:sz w:val="20"/>
                <w:szCs w:val="20"/>
              </w:rPr>
              <w:t>must fulfil at least level 2. (DDC04.01)</w:t>
            </w:r>
          </w:p>
          <w:p w14:paraId="1415F04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DDC04.01</w:t>
            </w:r>
          </w:p>
        </w:tc>
      </w:tr>
      <w:tr w:rsidR="00A74FFA" w:rsidRPr="003B668C" w14:paraId="79A5735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70B151"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5</w:t>
            </w:r>
          </w:p>
          <w:p w14:paraId="734F79D7" w14:textId="77777777" w:rsidR="00E70B83" w:rsidRDefault="00097A37">
            <w:pPr>
              <w:spacing w:after="0"/>
            </w:pPr>
            <w:r>
              <w:rPr>
                <w:rFonts w:ascii="Arial" w:eastAsia="Arial" w:hAnsi="Arial" w:cs="Arial"/>
                <w:sz w:val="20"/>
                <w:szCs w:val="20"/>
              </w:rPr>
              <w:t>DOR.ICT.DCP.DSD.006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023267" w14:textId="77777777" w:rsidR="00A74FFA" w:rsidRPr="00923E25" w:rsidRDefault="00A74FFA"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CON04.01: Both data </w:t>
            </w:r>
            <w:r w:rsidR="0083272F" w:rsidRPr="00923E25">
              <w:rPr>
                <w:rFonts w:ascii="Arial" w:eastAsia="Times New Roman" w:hAnsi="Arial" w:cs="Arial"/>
                <w:sz w:val="20"/>
                <w:szCs w:val="20"/>
              </w:rPr>
              <w:t xml:space="preserve">centers </w:t>
            </w:r>
            <w:r w:rsidRPr="00923E25">
              <w:rPr>
                <w:rFonts w:ascii="Arial" w:eastAsia="Times New Roman" w:hAnsi="Arial" w:cs="Arial"/>
                <w:sz w:val="20"/>
                <w:szCs w:val="20"/>
              </w:rPr>
              <w:t>must fulfil at least level 3. (DDC04.02)</w:t>
            </w:r>
          </w:p>
          <w:p w14:paraId="2E5478A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DDC04.02</w:t>
            </w:r>
          </w:p>
        </w:tc>
      </w:tr>
      <w:tr w:rsidR="00A74FFA" w:rsidRPr="003B668C" w14:paraId="6A24450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468DD2"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6</w:t>
            </w:r>
          </w:p>
          <w:p w14:paraId="3CBB9A90" w14:textId="77777777" w:rsidR="00E70B83" w:rsidRDefault="00097A37">
            <w:pPr>
              <w:spacing w:after="0"/>
            </w:pPr>
            <w:r>
              <w:rPr>
                <w:rFonts w:ascii="Arial" w:eastAsia="Arial" w:hAnsi="Arial" w:cs="Arial"/>
                <w:sz w:val="20"/>
                <w:szCs w:val="20"/>
              </w:rPr>
              <w:t>DOR.ICT.DCP.DSD.007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256806" w14:textId="77777777" w:rsidR="00A74FFA" w:rsidRPr="00923E25" w:rsidRDefault="00A74FFA"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CON04.02: Both data </w:t>
            </w:r>
            <w:r w:rsidR="0083272F" w:rsidRPr="00923E25">
              <w:rPr>
                <w:rFonts w:ascii="Arial" w:eastAsia="Times New Roman" w:hAnsi="Arial" w:cs="Arial"/>
                <w:sz w:val="20"/>
                <w:szCs w:val="20"/>
              </w:rPr>
              <w:t xml:space="preserve">centers </w:t>
            </w:r>
            <w:r w:rsidR="000335A1" w:rsidRPr="00923E25">
              <w:rPr>
                <w:rFonts w:ascii="Arial" w:eastAsia="Times New Roman" w:hAnsi="Arial" w:cs="Arial"/>
                <w:sz w:val="20"/>
                <w:szCs w:val="20"/>
              </w:rPr>
              <w:t>must</w:t>
            </w:r>
            <w:r w:rsidRPr="00923E25">
              <w:rPr>
                <w:rFonts w:ascii="Arial" w:eastAsia="Times New Roman" w:hAnsi="Arial" w:cs="Arial"/>
                <w:sz w:val="20"/>
                <w:szCs w:val="20"/>
              </w:rPr>
              <w:t xml:space="preserve"> fulfil at least level 3. (DDC04.03)</w:t>
            </w:r>
          </w:p>
          <w:p w14:paraId="2A145C4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DDC04.03</w:t>
            </w:r>
          </w:p>
        </w:tc>
      </w:tr>
      <w:tr w:rsidR="00A74FFA" w:rsidRPr="003B668C" w14:paraId="559B0688"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7879A8"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10.7</w:t>
            </w:r>
          </w:p>
          <w:p w14:paraId="04DFD549" w14:textId="77777777" w:rsidR="00E70B83" w:rsidRDefault="00097A37">
            <w:pPr>
              <w:spacing w:after="0"/>
            </w:pPr>
            <w:r>
              <w:rPr>
                <w:rFonts w:ascii="Arial" w:eastAsia="Arial" w:hAnsi="Arial" w:cs="Arial"/>
                <w:sz w:val="20"/>
                <w:szCs w:val="20"/>
              </w:rPr>
              <w:t>DOR.ICT.DCP.DSD.008</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060E4A" w14:textId="77777777" w:rsidR="00A74FFA" w:rsidRPr="00923E25" w:rsidRDefault="00A74FFA"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CON04.05: Each data </w:t>
            </w:r>
            <w:r w:rsidR="0083272F" w:rsidRPr="00923E25">
              <w:rPr>
                <w:rFonts w:ascii="Arial" w:eastAsia="Times New Roman" w:hAnsi="Arial" w:cs="Arial"/>
                <w:sz w:val="20"/>
                <w:szCs w:val="20"/>
              </w:rPr>
              <w:t xml:space="preserve">center </w:t>
            </w:r>
            <w:r w:rsidRPr="00923E25">
              <w:rPr>
                <w:rFonts w:ascii="Arial" w:eastAsia="Times New Roman" w:hAnsi="Arial" w:cs="Arial"/>
                <w:sz w:val="20"/>
                <w:szCs w:val="20"/>
              </w:rPr>
              <w:t>must fulfil level 3. (DDC04.05)</w:t>
            </w:r>
          </w:p>
          <w:p w14:paraId="755EEC4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DDC04.05</w:t>
            </w:r>
          </w:p>
        </w:tc>
      </w:tr>
      <w:tr w:rsidR="00A74FFA" w:rsidRPr="003B668C" w14:paraId="10B1E129"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5665CD"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8</w:t>
            </w:r>
          </w:p>
          <w:p w14:paraId="088C2D83" w14:textId="77777777" w:rsidR="00E70B83" w:rsidRDefault="00097A37">
            <w:pPr>
              <w:spacing w:after="0"/>
            </w:pPr>
            <w:r>
              <w:rPr>
                <w:rFonts w:ascii="Arial" w:eastAsia="Arial" w:hAnsi="Arial" w:cs="Arial"/>
                <w:sz w:val="20"/>
                <w:szCs w:val="20"/>
              </w:rPr>
              <w:t>DOR.ICT.DCP.DSD.009</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BAAB5F" w14:textId="77777777" w:rsidR="00A74FFA" w:rsidRPr="00923E25" w:rsidRDefault="00A74FFA"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In the FIR area, each data </w:t>
            </w:r>
            <w:r w:rsidR="0083272F" w:rsidRPr="00923E25">
              <w:rPr>
                <w:rFonts w:ascii="Arial" w:eastAsia="Times New Roman" w:hAnsi="Arial" w:cs="Arial"/>
                <w:sz w:val="20"/>
                <w:szCs w:val="20"/>
              </w:rPr>
              <w:t xml:space="preserve">center </w:t>
            </w:r>
            <w:r w:rsidRPr="00923E25">
              <w:rPr>
                <w:rFonts w:ascii="Arial" w:eastAsia="Times New Roman" w:hAnsi="Arial" w:cs="Arial"/>
                <w:sz w:val="20"/>
                <w:szCs w:val="20"/>
              </w:rPr>
              <w:t>must fulfil at least level 2. (DDC05.01)</w:t>
            </w:r>
          </w:p>
          <w:p w14:paraId="084D188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DDC05.01</w:t>
            </w:r>
          </w:p>
        </w:tc>
      </w:tr>
      <w:tr w:rsidR="00A74FFA" w:rsidRPr="003B668C" w14:paraId="0C43629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17A2A3"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9</w:t>
            </w:r>
          </w:p>
          <w:p w14:paraId="0CC6F84C" w14:textId="77777777" w:rsidR="00E70B83" w:rsidRDefault="00097A37">
            <w:pPr>
              <w:spacing w:after="0"/>
            </w:pPr>
            <w:r>
              <w:rPr>
                <w:rFonts w:ascii="Arial" w:eastAsia="Arial" w:hAnsi="Arial" w:cs="Arial"/>
                <w:sz w:val="20"/>
                <w:szCs w:val="20"/>
              </w:rPr>
              <w:t>DOR.ICT.DCP.DSD.010</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302E1C" w14:textId="77777777" w:rsidR="00A74FFA" w:rsidRPr="00923E25" w:rsidRDefault="007C3467"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In the SEC area, each data </w:t>
            </w:r>
            <w:r w:rsidR="0083272F" w:rsidRPr="00923E25">
              <w:rPr>
                <w:rFonts w:ascii="Arial" w:eastAsia="Times New Roman" w:hAnsi="Arial" w:cs="Arial"/>
                <w:sz w:val="20"/>
                <w:szCs w:val="20"/>
              </w:rPr>
              <w:t xml:space="preserve">center </w:t>
            </w:r>
            <w:r w:rsidRPr="00923E25">
              <w:rPr>
                <w:rFonts w:ascii="Arial" w:eastAsia="Times New Roman" w:hAnsi="Arial" w:cs="Arial"/>
                <w:sz w:val="20"/>
                <w:szCs w:val="20"/>
              </w:rPr>
              <w:t>must fulfil at least level 3. (DDC06.01)</w:t>
            </w:r>
          </w:p>
          <w:p w14:paraId="7B65D25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DDC06.01</w:t>
            </w:r>
          </w:p>
        </w:tc>
      </w:tr>
      <w:tr w:rsidR="00A74FFA" w:rsidRPr="003B668C" w14:paraId="65A00C35"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294466"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10</w:t>
            </w:r>
          </w:p>
          <w:p w14:paraId="1A31A9DD" w14:textId="77777777" w:rsidR="00E70B83" w:rsidRDefault="00097A37">
            <w:pPr>
              <w:spacing w:after="0"/>
            </w:pPr>
            <w:r>
              <w:rPr>
                <w:rFonts w:ascii="Arial" w:eastAsia="Arial" w:hAnsi="Arial" w:cs="Arial"/>
                <w:sz w:val="20"/>
                <w:szCs w:val="20"/>
              </w:rPr>
              <w:t>DOR.ICT.DCP.DSD.011</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4E4E96" w14:textId="77777777" w:rsidR="00A74FFA" w:rsidRPr="00923E25" w:rsidRDefault="007C3467"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In the CAB area, each data </w:t>
            </w:r>
            <w:r w:rsidR="0083272F" w:rsidRPr="00923E25">
              <w:rPr>
                <w:rFonts w:ascii="Arial" w:eastAsia="Times New Roman" w:hAnsi="Arial" w:cs="Arial"/>
                <w:sz w:val="20"/>
                <w:szCs w:val="20"/>
              </w:rPr>
              <w:t xml:space="preserve">center </w:t>
            </w:r>
            <w:r w:rsidRPr="00923E25">
              <w:rPr>
                <w:rFonts w:ascii="Arial" w:eastAsia="Times New Roman" w:hAnsi="Arial" w:cs="Arial"/>
                <w:sz w:val="20"/>
                <w:szCs w:val="20"/>
              </w:rPr>
              <w:t>must fulfil at least level 2. (DDC07.01)</w:t>
            </w:r>
          </w:p>
          <w:p w14:paraId="1D29BF6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DDC07.01</w:t>
            </w:r>
          </w:p>
        </w:tc>
      </w:tr>
      <w:tr w:rsidR="00A74FFA" w:rsidRPr="003B668C" w14:paraId="3339A5F3"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0145E3"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11</w:t>
            </w:r>
          </w:p>
          <w:p w14:paraId="73E3003C" w14:textId="77777777" w:rsidR="00E70B83" w:rsidRDefault="00097A37">
            <w:pPr>
              <w:spacing w:after="0"/>
            </w:pPr>
            <w:r>
              <w:rPr>
                <w:rFonts w:ascii="Arial" w:eastAsia="Arial" w:hAnsi="Arial" w:cs="Arial"/>
                <w:sz w:val="20"/>
                <w:szCs w:val="20"/>
              </w:rPr>
              <w:t>DOR.ICT.DCP.DSD.012</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8CF7C7" w14:textId="77777777" w:rsidR="00A74FFA" w:rsidRPr="00923E25" w:rsidRDefault="007C3467"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In the POW area, each data </w:t>
            </w:r>
            <w:r w:rsidR="0083272F" w:rsidRPr="00923E25">
              <w:rPr>
                <w:rFonts w:ascii="Arial" w:eastAsia="Times New Roman" w:hAnsi="Arial" w:cs="Arial"/>
                <w:sz w:val="20"/>
                <w:szCs w:val="20"/>
              </w:rPr>
              <w:t xml:space="preserve">center </w:t>
            </w:r>
            <w:r w:rsidRPr="00923E25">
              <w:rPr>
                <w:rFonts w:ascii="Arial" w:eastAsia="Times New Roman" w:hAnsi="Arial" w:cs="Arial"/>
                <w:sz w:val="20"/>
                <w:szCs w:val="20"/>
              </w:rPr>
              <w:t>must fulfil at least level 2. (DDC08.01)</w:t>
            </w:r>
          </w:p>
          <w:p w14:paraId="490A826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DDC08.01e</w:t>
            </w:r>
          </w:p>
        </w:tc>
      </w:tr>
      <w:tr w:rsidR="00A74FFA" w:rsidRPr="003B668C" w14:paraId="6FCDF2C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A030C5"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12</w:t>
            </w:r>
          </w:p>
          <w:p w14:paraId="2D7BD913" w14:textId="77777777" w:rsidR="00E70B83" w:rsidRDefault="00097A37">
            <w:pPr>
              <w:spacing w:after="0"/>
            </w:pPr>
            <w:r>
              <w:rPr>
                <w:rFonts w:ascii="Arial" w:eastAsia="Arial" w:hAnsi="Arial" w:cs="Arial"/>
                <w:sz w:val="20"/>
                <w:szCs w:val="20"/>
              </w:rPr>
              <w:t>DOR.ICT.DCP.DSD.013</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4369C6" w14:textId="77777777" w:rsidR="00A74FFA" w:rsidRPr="00923E25" w:rsidRDefault="007C3467"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POW01.04: At least one of the two data </w:t>
            </w:r>
            <w:r w:rsidR="0083272F" w:rsidRPr="00923E25">
              <w:rPr>
                <w:rFonts w:ascii="Arial" w:eastAsia="Times New Roman" w:hAnsi="Arial" w:cs="Arial"/>
                <w:sz w:val="20"/>
                <w:szCs w:val="20"/>
              </w:rPr>
              <w:t xml:space="preserve">centers </w:t>
            </w:r>
            <w:r w:rsidRPr="00923E25">
              <w:rPr>
                <w:rFonts w:ascii="Arial" w:eastAsia="Times New Roman" w:hAnsi="Arial" w:cs="Arial"/>
                <w:sz w:val="20"/>
                <w:szCs w:val="20"/>
              </w:rPr>
              <w:t>must meet level 3 and thus must have a stationary back-up generator. (DDC08.02)</w:t>
            </w:r>
          </w:p>
          <w:p w14:paraId="4C3D896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DDC08.02</w:t>
            </w:r>
          </w:p>
        </w:tc>
      </w:tr>
      <w:tr w:rsidR="00A74FFA" w:rsidRPr="003B668C" w14:paraId="700E573B"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E81835" w14:textId="77777777" w:rsidR="00A74FFA"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13</w:t>
            </w:r>
          </w:p>
          <w:p w14:paraId="44F58797" w14:textId="77777777" w:rsidR="00E70B83" w:rsidRDefault="00097A37">
            <w:pPr>
              <w:spacing w:after="0"/>
            </w:pPr>
            <w:r>
              <w:rPr>
                <w:rFonts w:ascii="Arial" w:eastAsia="Arial" w:hAnsi="Arial" w:cs="Arial"/>
                <w:sz w:val="20"/>
                <w:szCs w:val="20"/>
              </w:rPr>
              <w:t>DOR.ICT.DCP.DSD.014</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5F79A2" w14:textId="77777777" w:rsidR="00A74FFA" w:rsidRPr="00923E25" w:rsidRDefault="007C3467"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POW10.xx. At least one of the two data </w:t>
            </w:r>
            <w:r w:rsidR="0083272F" w:rsidRPr="00923E25">
              <w:rPr>
                <w:rFonts w:ascii="Arial" w:eastAsia="Times New Roman" w:hAnsi="Arial" w:cs="Arial"/>
                <w:sz w:val="20"/>
                <w:szCs w:val="20"/>
              </w:rPr>
              <w:t xml:space="preserve">centers </w:t>
            </w:r>
            <w:r w:rsidRPr="00923E25">
              <w:rPr>
                <w:rFonts w:ascii="Arial" w:eastAsia="Times New Roman" w:hAnsi="Arial" w:cs="Arial"/>
                <w:sz w:val="20"/>
                <w:szCs w:val="20"/>
              </w:rPr>
              <w:t>must fulfil the generator requirements in level 3 with the stationary back-up generator. (DDC08.03)</w:t>
            </w:r>
          </w:p>
          <w:p w14:paraId="5BCA042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DDC08.03</w:t>
            </w:r>
          </w:p>
        </w:tc>
      </w:tr>
      <w:tr w:rsidR="007C3467" w:rsidRPr="003B668C" w14:paraId="15BF0CA2"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35776E" w14:textId="77777777" w:rsidR="007C3467"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w:t>
            </w:r>
            <w:r w:rsidRPr="00923E25" w:rsidDel="002C5CB7">
              <w:rPr>
                <w:rFonts w:ascii="Arial" w:eastAsia="Times New Roman" w:hAnsi="Arial" w:cs="Arial"/>
                <w:sz w:val="20"/>
                <w:szCs w:val="20"/>
              </w:rPr>
              <w:t>14</w:t>
            </w:r>
          </w:p>
          <w:p w14:paraId="2B33A0B0" w14:textId="77777777" w:rsidR="00E70B83" w:rsidRDefault="00097A37">
            <w:pPr>
              <w:spacing w:after="0"/>
            </w:pPr>
            <w:r>
              <w:rPr>
                <w:rFonts w:ascii="Arial" w:eastAsia="Arial" w:hAnsi="Arial" w:cs="Arial"/>
                <w:sz w:val="20"/>
                <w:szCs w:val="20"/>
              </w:rPr>
              <w:t>DOR.ICT.DCP.DSD.015</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A83ECD" w14:textId="77777777" w:rsidR="007C3467" w:rsidRPr="00923E25" w:rsidRDefault="007C3467"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In the ACV area, each data </w:t>
            </w:r>
            <w:r w:rsidR="0083272F" w:rsidRPr="00923E25">
              <w:rPr>
                <w:rFonts w:ascii="Arial" w:eastAsia="Times New Roman" w:hAnsi="Arial" w:cs="Arial"/>
                <w:sz w:val="20"/>
                <w:szCs w:val="20"/>
              </w:rPr>
              <w:t xml:space="preserve">center </w:t>
            </w:r>
            <w:r w:rsidRPr="00923E25">
              <w:rPr>
                <w:rFonts w:ascii="Arial" w:eastAsia="Times New Roman" w:hAnsi="Arial" w:cs="Arial"/>
                <w:sz w:val="20"/>
                <w:szCs w:val="20"/>
              </w:rPr>
              <w:t>must fulfil at least level 2. (DDC09.01)</w:t>
            </w:r>
          </w:p>
          <w:p w14:paraId="2F7E278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DDC09.01</w:t>
            </w:r>
          </w:p>
        </w:tc>
      </w:tr>
      <w:tr w:rsidR="007C3467" w:rsidRPr="003B668C" w14:paraId="4EB54D3A"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46B3B" w14:textId="77777777" w:rsidR="007C3467" w:rsidRPr="00923E25" w:rsidRDefault="007C3467" w:rsidP="00042F04">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10.15</w:t>
            </w:r>
          </w:p>
          <w:p w14:paraId="0AA2A21C" w14:textId="77777777" w:rsidR="00E70B83" w:rsidRDefault="00097A37">
            <w:pPr>
              <w:spacing w:after="0"/>
            </w:pPr>
            <w:r>
              <w:rPr>
                <w:rFonts w:ascii="Arial" w:eastAsia="Arial" w:hAnsi="Arial" w:cs="Arial"/>
                <w:sz w:val="20"/>
                <w:szCs w:val="20"/>
              </w:rPr>
              <w:t>DOR.ICT.DCP.DSD.016</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31C053" w14:textId="77777777" w:rsidR="007C3467" w:rsidRPr="00923E25" w:rsidRDefault="007C3467" w:rsidP="005A7286">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In the ORG area, each data </w:t>
            </w:r>
            <w:r w:rsidR="0083272F" w:rsidRPr="00923E25">
              <w:rPr>
                <w:rFonts w:ascii="Arial" w:eastAsia="Times New Roman" w:hAnsi="Arial" w:cs="Arial"/>
                <w:sz w:val="20"/>
                <w:szCs w:val="20"/>
              </w:rPr>
              <w:t xml:space="preserve">center </w:t>
            </w:r>
            <w:r w:rsidRPr="00923E25">
              <w:rPr>
                <w:rFonts w:ascii="Arial" w:eastAsia="Times New Roman" w:hAnsi="Arial" w:cs="Arial"/>
                <w:sz w:val="20"/>
                <w:szCs w:val="20"/>
              </w:rPr>
              <w:t xml:space="preserve">must fulfil at least level 2. (DDC10.01) </w:t>
            </w:r>
          </w:p>
          <w:p w14:paraId="3BABF3D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DDC10.01</w:t>
            </w:r>
          </w:p>
        </w:tc>
      </w:tr>
      <w:tr w:rsidR="007C3467" w:rsidRPr="003B668C" w14:paraId="10B6347C" w14:textId="77777777" w:rsidTr="00A2074D">
        <w:trPr>
          <w:trHeight w:val="30"/>
        </w:trPr>
        <w:tc>
          <w:tcPr>
            <w:tcW w:w="226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607BAB" w14:textId="77777777" w:rsidR="007C3467" w:rsidRPr="00923E25" w:rsidRDefault="007C3467" w:rsidP="00541D84">
            <w:pPr>
              <w:spacing w:before="120" w:after="24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10.16</w:t>
            </w:r>
          </w:p>
          <w:p w14:paraId="3C75218B" w14:textId="77777777" w:rsidR="00E70B83" w:rsidRDefault="00097A37">
            <w:pPr>
              <w:spacing w:after="0"/>
            </w:pPr>
            <w:r>
              <w:rPr>
                <w:rFonts w:ascii="Arial" w:eastAsia="Arial" w:hAnsi="Arial" w:cs="Arial"/>
                <w:sz w:val="20"/>
                <w:szCs w:val="20"/>
              </w:rPr>
              <w:t>DOR.ICT.DCP.DSD.017</w:t>
            </w:r>
          </w:p>
        </w:tc>
        <w:tc>
          <w:tcPr>
            <w:tcW w:w="73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94A3D7" w14:textId="77777777" w:rsidR="007C3467" w:rsidRPr="00923E25" w:rsidRDefault="007C3467" w:rsidP="00BB3A1B">
            <w:pPr>
              <w:spacing w:before="120" w:after="12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In the DOC area, each data </w:t>
            </w:r>
            <w:r w:rsidR="0083272F" w:rsidRPr="00923E25">
              <w:rPr>
                <w:rFonts w:ascii="Arial" w:eastAsia="Times New Roman" w:hAnsi="Arial" w:cs="Arial"/>
                <w:sz w:val="20"/>
                <w:szCs w:val="20"/>
              </w:rPr>
              <w:t xml:space="preserve">center </w:t>
            </w:r>
            <w:r w:rsidRPr="00923E25">
              <w:rPr>
                <w:rFonts w:ascii="Arial" w:eastAsia="Times New Roman" w:hAnsi="Arial" w:cs="Arial"/>
                <w:sz w:val="20"/>
                <w:szCs w:val="20"/>
              </w:rPr>
              <w:t>must fulfil at least level 3. (DDC11.01)</w:t>
            </w:r>
          </w:p>
          <w:p w14:paraId="055E60D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TüVIT TSI v4.4 DDC11.01</w:t>
            </w:r>
          </w:p>
        </w:tc>
      </w:tr>
    </w:tbl>
    <w:p w14:paraId="39082FBF" w14:textId="77777777" w:rsidR="009A1F56" w:rsidRPr="003B668C" w:rsidRDefault="009A1F56">
      <w:pPr>
        <w:rPr>
          <w:rFonts w:ascii="Arial" w:hAnsi="Arial" w:cs="Arial"/>
        </w:rPr>
      </w:pPr>
    </w:p>
    <w:p w14:paraId="0A1C7CCB" w14:textId="77777777" w:rsidR="00BE7310" w:rsidRPr="003B668C" w:rsidRDefault="00BE7310" w:rsidP="000B1FD8">
      <w:pPr>
        <w:pStyle w:val="Level3"/>
        <w:pageBreakBefore/>
        <w:rPr>
          <w:lang w:val="en-US"/>
        </w:rPr>
      </w:pPr>
      <w:bookmarkStart w:id="127" w:name="_Toc234411179"/>
      <w:r w:rsidRPr="003B668C">
        <w:rPr>
          <w:lang w:val="en-US"/>
        </w:rPr>
        <w:t>Physical Protection</w:t>
      </w:r>
      <w:bookmarkEnd w:id="127"/>
    </w:p>
    <w:p w14:paraId="01EC3963" w14:textId="77777777" w:rsidR="00877CD1" w:rsidRPr="003B668C" w:rsidRDefault="00877CD1" w:rsidP="006432E5">
      <w:pPr>
        <w:rPr>
          <w:rFonts w:ascii="Arial" w:hAnsi="Arial" w:cs="Arial"/>
          <w:sz w:val="20"/>
          <w:szCs w:val="20"/>
        </w:rPr>
      </w:pPr>
      <w:r w:rsidRPr="003B668C">
        <w:rPr>
          <w:rFonts w:ascii="Arial" w:hAnsi="Arial" w:cs="Arial"/>
          <w:sz w:val="20"/>
          <w:szCs w:val="20"/>
        </w:rPr>
        <w:t xml:space="preserve">This </w:t>
      </w:r>
      <w:r w:rsidR="008B7516" w:rsidRPr="003B668C">
        <w:rPr>
          <w:rFonts w:ascii="Arial" w:hAnsi="Arial" w:cs="Arial"/>
          <w:sz w:val="20"/>
          <w:szCs w:val="20"/>
        </w:rPr>
        <w:t>s</w:t>
      </w:r>
      <w:r w:rsidRPr="003B668C">
        <w:rPr>
          <w:rFonts w:ascii="Arial" w:hAnsi="Arial" w:cs="Arial"/>
          <w:sz w:val="20"/>
          <w:szCs w:val="20"/>
        </w:rPr>
        <w:t xml:space="preserve">ection is not applicable for </w:t>
      </w:r>
      <w:r w:rsidR="00F35802" w:rsidRPr="003B668C">
        <w:rPr>
          <w:rFonts w:ascii="Arial" w:hAnsi="Arial" w:cs="Arial"/>
          <w:sz w:val="20"/>
          <w:szCs w:val="20"/>
        </w:rPr>
        <w:t>d</w:t>
      </w:r>
      <w:r w:rsidRPr="003B668C">
        <w:rPr>
          <w:rFonts w:ascii="Arial" w:hAnsi="Arial" w:cs="Arial"/>
          <w:sz w:val="20"/>
          <w:szCs w:val="20"/>
        </w:rPr>
        <w:t xml:space="preserve">ata </w:t>
      </w:r>
      <w:r w:rsidR="0083272F" w:rsidRPr="003B668C">
        <w:rPr>
          <w:rFonts w:ascii="Arial" w:hAnsi="Arial" w:cs="Arial"/>
          <w:sz w:val="20"/>
          <w:szCs w:val="20"/>
        </w:rPr>
        <w:t>centers</w:t>
      </w:r>
      <w:r w:rsidRPr="003B668C">
        <w:rPr>
          <w:rFonts w:ascii="Arial" w:hAnsi="Arial" w:cs="Arial"/>
          <w:sz w:val="20"/>
          <w:szCs w:val="20"/>
        </w:rPr>
        <w:t>.</w:t>
      </w: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44"/>
        <w:gridCol w:w="7500"/>
      </w:tblGrid>
      <w:tr w:rsidR="00DA515B" w:rsidRPr="003B668C" w14:paraId="1CE0E90B" w14:textId="77777777" w:rsidTr="009A4542">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E6242EF" w14:textId="77777777" w:rsidR="00DA515B" w:rsidRPr="003B668C" w:rsidRDefault="00DA515B" w:rsidP="009A4542">
            <w:pPr>
              <w:spacing w:before="120" w:after="120" w:line="240" w:lineRule="auto"/>
              <w:ind w:left="284"/>
              <w:textAlignment w:val="baseline"/>
              <w:rPr>
                <w:rFonts w:ascii="Arial" w:eastAsia="Times New Roman" w:hAnsi="Arial" w:cs="Arial"/>
                <w:sz w:val="24"/>
                <w:szCs w:val="24"/>
              </w:rPr>
            </w:pPr>
            <w:r w:rsidRPr="003B668C">
              <w:rPr>
                <w:rFonts w:ascii="Arial" w:eastAsia="Times New Roman" w:hAnsi="Arial" w:cs="Arial"/>
                <w:b/>
                <w:bCs/>
                <w:color w:val="FFFFFF"/>
                <w:sz w:val="20"/>
                <w:szCs w:val="20"/>
              </w:rPr>
              <w:t xml:space="preserve">ID: 11 </w:t>
            </w:r>
            <w:r w:rsidRPr="003B668C">
              <w:rPr>
                <w:rFonts w:ascii="Arial" w:eastAsia="Times New Roman" w:hAnsi="Arial" w:cs="Arial"/>
                <w:b/>
                <w:bCs/>
                <w:color w:val="FFFFFF"/>
                <w:sz w:val="20"/>
                <w:szCs w:val="20"/>
              </w:rPr>
              <w:br/>
              <w:t>(version 2.0)</w:t>
            </w:r>
            <w:r w:rsidRPr="003B668C">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AAEBEF6" w14:textId="77777777" w:rsidR="00DA515B" w:rsidRPr="003B668C" w:rsidRDefault="008C2BD3" w:rsidP="009A4542">
            <w:pPr>
              <w:spacing w:before="120" w:after="120" w:line="240" w:lineRule="auto"/>
              <w:ind w:left="284"/>
              <w:textAlignment w:val="baseline"/>
              <w:rPr>
                <w:rFonts w:ascii="Arial" w:eastAsia="Times New Roman" w:hAnsi="Arial" w:cs="Arial"/>
                <w:sz w:val="24"/>
                <w:szCs w:val="24"/>
              </w:rPr>
            </w:pPr>
            <w:r w:rsidRPr="003B668C">
              <w:rPr>
                <w:rFonts w:ascii="Arial" w:eastAsia="Calibri" w:hAnsi="Arial" w:cs="Arial"/>
                <w:b/>
                <w:color w:val="FFFFFF" w:themeColor="background1"/>
                <w:sz w:val="20"/>
                <w:szCs w:val="20"/>
              </w:rPr>
              <w:t>Physical security perimeter</w:t>
            </w:r>
            <w:r w:rsidR="00886B2D" w:rsidRPr="003B668C">
              <w:rPr>
                <w:rFonts w:ascii="Arial" w:eastAsia="Calibri" w:hAnsi="Arial" w:cs="Arial"/>
                <w:b/>
                <w:color w:val="FFFFFF" w:themeColor="background1"/>
                <w:sz w:val="20"/>
                <w:szCs w:val="20"/>
              </w:rPr>
              <w:t>s</w:t>
            </w:r>
            <w:r w:rsidRPr="003B668C">
              <w:rPr>
                <w:rFonts w:ascii="Arial" w:eastAsia="Calibri" w:hAnsi="Arial" w:cs="Arial"/>
                <w:b/>
                <w:color w:val="FFFFFF" w:themeColor="background1"/>
                <w:sz w:val="20"/>
                <w:szCs w:val="20"/>
              </w:rPr>
              <w:t xml:space="preserve"> and zone concepts</w:t>
            </w:r>
          </w:p>
        </w:tc>
      </w:tr>
      <w:tr w:rsidR="00DA515B" w:rsidRPr="003B668C" w14:paraId="7EA10091" w14:textId="77777777" w:rsidTr="009A4542">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B590044" w14:textId="77777777" w:rsidR="00DA515B" w:rsidRPr="003B668C" w:rsidRDefault="00DA515B" w:rsidP="009A4542">
            <w:pPr>
              <w:spacing w:before="120" w:after="120" w:line="240" w:lineRule="auto"/>
              <w:ind w:left="624"/>
              <w:textAlignment w:val="baseline"/>
              <w:rPr>
                <w:rFonts w:ascii="Arial" w:eastAsia="Times New Roman" w:hAnsi="Arial" w:cs="Arial"/>
                <w:b/>
                <w:bCs/>
                <w:sz w:val="24"/>
                <w:szCs w:val="24"/>
              </w:rPr>
            </w:pPr>
            <w:r w:rsidRPr="003B668C">
              <w:rPr>
                <w:rFonts w:ascii="Arial" w:eastAsia="Times New Roman" w:hAnsi="Arial" w:cs="Arial"/>
                <w:b/>
                <w:bCs/>
                <w:sz w:val="20"/>
                <w:szCs w:val="20"/>
              </w:rPr>
              <w:t>11</w:t>
            </w:r>
          </w:p>
          <w:p w14:paraId="206C3687" w14:textId="77777777" w:rsidR="00E70B83" w:rsidRDefault="00097A37">
            <w:pPr>
              <w:spacing w:after="0"/>
            </w:pPr>
            <w:r>
              <w:rPr>
                <w:rFonts w:ascii="Arial" w:eastAsia="Arial" w:hAnsi="Arial" w:cs="Arial"/>
                <w:sz w:val="20"/>
                <w:szCs w:val="20"/>
              </w:rPr>
              <w:t>DOR.ICT.DCP.PEZ.001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2749C67" w14:textId="77777777" w:rsidR="00DA515B" w:rsidRPr="003B668C" w:rsidRDefault="00071DF2" w:rsidP="009A4542">
            <w:pPr>
              <w:spacing w:before="120" w:after="120" w:line="240" w:lineRule="auto"/>
              <w:ind w:left="284" w:right="284"/>
              <w:textAlignment w:val="baseline"/>
              <w:rPr>
                <w:rFonts w:ascii="Arial" w:eastAsia="Times New Roman" w:hAnsi="Arial" w:cs="Arial"/>
                <w:b/>
                <w:bCs/>
                <w:sz w:val="20"/>
                <w:szCs w:val="20"/>
              </w:rPr>
            </w:pPr>
            <w:r w:rsidRPr="003B668C">
              <w:rPr>
                <w:rFonts w:ascii="Arial" w:eastAsia="Times New Roman" w:hAnsi="Arial" w:cs="Arial"/>
                <w:b/>
                <w:bCs/>
                <w:sz w:val="20"/>
                <w:szCs w:val="20"/>
              </w:rPr>
              <w:t xml:space="preserve">It must be ensured that </w:t>
            </w:r>
            <w:r w:rsidR="00886B2D" w:rsidRPr="003B668C">
              <w:rPr>
                <w:rFonts w:ascii="Arial" w:eastAsia="Times New Roman" w:hAnsi="Arial" w:cs="Arial"/>
                <w:b/>
                <w:bCs/>
                <w:sz w:val="20"/>
                <w:szCs w:val="20"/>
              </w:rPr>
              <w:t>physical security perimeters and zone concepts are in place.</w:t>
            </w:r>
          </w:p>
        </w:tc>
      </w:tr>
      <w:tr w:rsidR="00DA515B" w:rsidRPr="003B668C" w14:paraId="07EEBD23" w14:textId="77777777" w:rsidTr="009A4542">
        <w:trPr>
          <w:trHeight w:val="25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19FC346" w14:textId="77777777" w:rsidR="00DA515B" w:rsidRPr="00BA7BE4" w:rsidRDefault="00DA515B" w:rsidP="009A4542">
            <w:pPr>
              <w:spacing w:before="120" w:after="120" w:line="240" w:lineRule="auto"/>
              <w:ind w:left="624"/>
              <w:textAlignment w:val="baseline"/>
              <w:rPr>
                <w:rFonts w:ascii="Arial" w:eastAsia="Times New Roman" w:hAnsi="Arial" w:cs="Arial"/>
                <w:sz w:val="20"/>
                <w:szCs w:val="20"/>
              </w:rPr>
            </w:pPr>
            <w:r w:rsidRPr="00BA7BE4">
              <w:rPr>
                <w:rFonts w:ascii="Arial" w:eastAsia="Times New Roman" w:hAnsi="Arial" w:cs="Arial"/>
                <w:sz w:val="20"/>
                <w:szCs w:val="20"/>
              </w:rPr>
              <w:t>11.1</w:t>
            </w:r>
          </w:p>
          <w:p w14:paraId="69130D00" w14:textId="77777777" w:rsidR="00E70B83" w:rsidRDefault="00097A37">
            <w:pPr>
              <w:spacing w:after="0"/>
            </w:pPr>
            <w:r>
              <w:rPr>
                <w:rFonts w:ascii="Arial" w:eastAsia="Arial" w:hAnsi="Arial" w:cs="Arial"/>
                <w:sz w:val="20"/>
                <w:szCs w:val="20"/>
              </w:rPr>
              <w:t>DOR.ICT.DCP.PEZ.002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AE6982A" w14:textId="77777777" w:rsidR="00DA515B" w:rsidRPr="00BA7BE4" w:rsidRDefault="00E60075" w:rsidP="00E60075">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Physical security perimeters must be defined and used following a risk-based approach.</w:t>
            </w:r>
          </w:p>
          <w:p w14:paraId="1B683610"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§8a (1) BSIG 72, ISO/IEC 27002:2022 A.7.1</w:t>
            </w:r>
          </w:p>
        </w:tc>
      </w:tr>
      <w:tr w:rsidR="00DA515B" w:rsidRPr="003B668C" w14:paraId="5FB0C91B" w14:textId="77777777" w:rsidTr="009A4542">
        <w:trPr>
          <w:trHeight w:val="2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DA9977" w14:textId="77777777" w:rsidR="00DA515B" w:rsidRPr="00BA7BE4" w:rsidRDefault="00DA515B" w:rsidP="009A4542">
            <w:pPr>
              <w:spacing w:before="120" w:after="240" w:line="240" w:lineRule="auto"/>
              <w:ind w:left="624"/>
              <w:textAlignment w:val="baseline"/>
              <w:rPr>
                <w:rFonts w:ascii="Arial" w:eastAsia="Times New Roman" w:hAnsi="Arial" w:cs="Arial"/>
                <w:sz w:val="20"/>
                <w:szCs w:val="20"/>
              </w:rPr>
            </w:pPr>
            <w:r w:rsidRPr="00BA7BE4">
              <w:rPr>
                <w:rFonts w:ascii="Arial" w:eastAsia="Times New Roman" w:hAnsi="Arial" w:cs="Arial"/>
                <w:sz w:val="20"/>
                <w:szCs w:val="20"/>
              </w:rPr>
              <w:t>11.</w:t>
            </w:r>
            <w:r w:rsidR="002B189D" w:rsidRPr="00BA7BE4">
              <w:rPr>
                <w:rFonts w:ascii="Arial" w:eastAsia="Times New Roman" w:hAnsi="Arial" w:cs="Arial"/>
                <w:sz w:val="20"/>
                <w:szCs w:val="20"/>
              </w:rPr>
              <w:t>2</w:t>
            </w:r>
          </w:p>
          <w:p w14:paraId="193E5B73" w14:textId="77777777" w:rsidR="00E70B83" w:rsidRDefault="00097A37">
            <w:pPr>
              <w:spacing w:after="0"/>
            </w:pPr>
            <w:r>
              <w:rPr>
                <w:rFonts w:ascii="Arial" w:eastAsia="Arial" w:hAnsi="Arial" w:cs="Arial"/>
                <w:sz w:val="20"/>
                <w:szCs w:val="20"/>
              </w:rPr>
              <w:t>DOR.ICT.DCP.PEZ.003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470FF1" w14:textId="77777777" w:rsidR="00DA515B" w:rsidRPr="00BA7BE4" w:rsidRDefault="00071DF2" w:rsidP="00071DF2">
            <w:pPr>
              <w:spacing w:before="120" w:after="24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Physical security perimeters and zone concepts must be implemented, maintained, reviewed, and regularly tested</w:t>
            </w:r>
            <w:r w:rsidR="00B62A5B" w:rsidRPr="00BA7BE4">
              <w:rPr>
                <w:rFonts w:ascii="Arial" w:eastAsia="Times New Roman" w:hAnsi="Arial" w:cs="Arial"/>
                <w:sz w:val="20"/>
                <w:szCs w:val="20"/>
              </w:rPr>
              <w:t xml:space="preserve"> following a risk-based approach</w:t>
            </w:r>
            <w:r w:rsidR="00D97578" w:rsidRPr="00BA7BE4">
              <w:rPr>
                <w:rFonts w:ascii="Arial" w:eastAsia="Times New Roman" w:hAnsi="Arial" w:cs="Arial"/>
                <w:sz w:val="20"/>
                <w:szCs w:val="20"/>
              </w:rPr>
              <w:t xml:space="preserve"> to ensure </w:t>
            </w:r>
            <w:r w:rsidR="002B189D" w:rsidRPr="00BA7BE4">
              <w:rPr>
                <w:rFonts w:ascii="Arial" w:eastAsia="Times New Roman" w:hAnsi="Arial" w:cs="Arial"/>
                <w:sz w:val="20"/>
                <w:szCs w:val="20"/>
              </w:rPr>
              <w:t>separation and monitored transitions between the zones</w:t>
            </w:r>
            <w:r w:rsidRPr="00BA7BE4">
              <w:rPr>
                <w:rFonts w:ascii="Arial" w:eastAsia="Times New Roman" w:hAnsi="Arial" w:cs="Arial"/>
                <w:sz w:val="20"/>
                <w:szCs w:val="20"/>
              </w:rPr>
              <w:t>.</w:t>
            </w:r>
          </w:p>
          <w:p w14:paraId="293B36C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§8a (1) BSIG 72, ISO/IEC 27002:2022 A.7.1</w:t>
            </w:r>
          </w:p>
        </w:tc>
      </w:tr>
    </w:tbl>
    <w:p w14:paraId="1C1FEABA" w14:textId="77777777" w:rsidR="00DA515B" w:rsidRPr="003B668C" w:rsidRDefault="00DA515B" w:rsidP="006432E5">
      <w:pPr>
        <w:rPr>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77"/>
      </w:tblGrid>
      <w:tr w:rsidR="00D37D90" w:rsidRPr="003B668C" w14:paraId="043CD10D" w14:textId="77777777" w:rsidTr="009A4542">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F7C93DA" w14:textId="77777777" w:rsidR="00D37D90" w:rsidRPr="003B668C" w:rsidRDefault="00D37D90" w:rsidP="009A4542">
            <w:pPr>
              <w:spacing w:before="120" w:after="120" w:line="240" w:lineRule="auto"/>
              <w:ind w:left="284"/>
              <w:textAlignment w:val="baseline"/>
              <w:rPr>
                <w:rFonts w:ascii="Arial" w:eastAsia="Times New Roman" w:hAnsi="Arial" w:cs="Arial"/>
                <w:sz w:val="24"/>
                <w:szCs w:val="24"/>
              </w:rPr>
            </w:pPr>
            <w:r w:rsidRPr="003B668C">
              <w:rPr>
                <w:rFonts w:ascii="Arial" w:eastAsia="Times New Roman" w:hAnsi="Arial" w:cs="Arial"/>
                <w:b/>
                <w:bCs/>
                <w:color w:val="FFFFFF"/>
                <w:sz w:val="20"/>
                <w:szCs w:val="20"/>
              </w:rPr>
              <w:t>ID: 1</w:t>
            </w:r>
            <w:r w:rsidR="005349B2" w:rsidRPr="003B668C">
              <w:rPr>
                <w:rFonts w:ascii="Arial" w:eastAsia="Times New Roman" w:hAnsi="Arial" w:cs="Arial"/>
                <w:b/>
                <w:bCs/>
                <w:color w:val="FFFFFF"/>
                <w:sz w:val="20"/>
                <w:szCs w:val="20"/>
              </w:rPr>
              <w:t>2</w:t>
            </w:r>
            <w:r w:rsidRPr="003B668C">
              <w:rPr>
                <w:rFonts w:ascii="Arial" w:eastAsia="Times New Roman" w:hAnsi="Arial" w:cs="Arial"/>
                <w:b/>
                <w:bCs/>
                <w:color w:val="FFFFFF"/>
                <w:sz w:val="20"/>
                <w:szCs w:val="20"/>
              </w:rPr>
              <w:t xml:space="preserve"> </w:t>
            </w:r>
            <w:r w:rsidRPr="003B668C">
              <w:rPr>
                <w:rFonts w:ascii="Arial" w:eastAsia="Times New Roman" w:hAnsi="Arial" w:cs="Arial"/>
                <w:b/>
                <w:bCs/>
                <w:color w:val="FFFFFF"/>
                <w:sz w:val="20"/>
                <w:szCs w:val="20"/>
              </w:rPr>
              <w:br/>
              <w:t>(version 2.0)</w:t>
            </w:r>
            <w:r w:rsidRPr="003B668C">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940C11A" w14:textId="77777777" w:rsidR="00D37D90" w:rsidRPr="003B668C" w:rsidRDefault="00D37D90" w:rsidP="009A4542">
            <w:pPr>
              <w:spacing w:before="120" w:after="120" w:line="240" w:lineRule="auto"/>
              <w:ind w:left="284"/>
              <w:textAlignment w:val="baseline"/>
              <w:rPr>
                <w:rFonts w:ascii="Arial" w:eastAsia="Times New Roman" w:hAnsi="Arial" w:cs="Arial"/>
                <w:sz w:val="24"/>
                <w:szCs w:val="24"/>
              </w:rPr>
            </w:pPr>
            <w:r w:rsidRPr="003B668C">
              <w:rPr>
                <w:rFonts w:ascii="Arial" w:eastAsia="Calibri" w:hAnsi="Arial" w:cs="Arial"/>
                <w:b/>
                <w:color w:val="FFFFFF" w:themeColor="background1"/>
                <w:sz w:val="20"/>
                <w:szCs w:val="20"/>
              </w:rPr>
              <w:t xml:space="preserve">Physical security </w:t>
            </w:r>
            <w:r w:rsidR="005349B2" w:rsidRPr="003B668C">
              <w:rPr>
                <w:rFonts w:ascii="Arial" w:eastAsia="Calibri" w:hAnsi="Arial" w:cs="Arial"/>
                <w:b/>
                <w:color w:val="FFFFFF" w:themeColor="background1"/>
                <w:sz w:val="20"/>
                <w:szCs w:val="20"/>
              </w:rPr>
              <w:t>risk assessments</w:t>
            </w:r>
          </w:p>
        </w:tc>
      </w:tr>
      <w:tr w:rsidR="00D37D90" w:rsidRPr="003B668C" w14:paraId="360753F2" w14:textId="77777777" w:rsidTr="009A4542">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C2C8197" w14:textId="77777777" w:rsidR="00D37D90" w:rsidRPr="003B668C" w:rsidRDefault="00D37D90" w:rsidP="009A4542">
            <w:pPr>
              <w:spacing w:before="120" w:after="120" w:line="240" w:lineRule="auto"/>
              <w:ind w:left="624"/>
              <w:textAlignment w:val="baseline"/>
              <w:rPr>
                <w:rFonts w:ascii="Arial" w:eastAsia="Times New Roman" w:hAnsi="Arial" w:cs="Arial"/>
                <w:b/>
                <w:bCs/>
                <w:sz w:val="24"/>
                <w:szCs w:val="24"/>
              </w:rPr>
            </w:pPr>
            <w:r w:rsidRPr="003B668C">
              <w:rPr>
                <w:rFonts w:ascii="Arial" w:eastAsia="Times New Roman" w:hAnsi="Arial" w:cs="Arial"/>
                <w:b/>
                <w:bCs/>
                <w:sz w:val="20"/>
                <w:szCs w:val="20"/>
              </w:rPr>
              <w:t>1</w:t>
            </w:r>
            <w:r w:rsidR="005349B2" w:rsidRPr="003B668C">
              <w:rPr>
                <w:rFonts w:ascii="Arial" w:eastAsia="Times New Roman" w:hAnsi="Arial" w:cs="Arial"/>
                <w:b/>
                <w:bCs/>
                <w:sz w:val="20"/>
                <w:szCs w:val="20"/>
              </w:rPr>
              <w:t>2</w:t>
            </w:r>
          </w:p>
          <w:p w14:paraId="42745B97" w14:textId="77777777" w:rsidR="00E70B83" w:rsidRDefault="00097A37">
            <w:pPr>
              <w:spacing w:after="0"/>
            </w:pPr>
            <w:r>
              <w:rPr>
                <w:rFonts w:ascii="Arial" w:eastAsia="Arial" w:hAnsi="Arial" w:cs="Arial"/>
                <w:sz w:val="20"/>
                <w:szCs w:val="20"/>
              </w:rPr>
              <w:t>DOR.ICT.DCP.PSR.001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4EA929D" w14:textId="77777777" w:rsidR="00D37D90" w:rsidRPr="003B668C" w:rsidRDefault="00182786" w:rsidP="009A4542">
            <w:pPr>
              <w:spacing w:before="120" w:after="120" w:line="240" w:lineRule="auto"/>
              <w:ind w:left="284" w:right="284"/>
              <w:textAlignment w:val="baseline"/>
              <w:rPr>
                <w:rFonts w:ascii="Arial" w:eastAsia="Times New Roman" w:hAnsi="Arial" w:cs="Arial"/>
                <w:b/>
                <w:bCs/>
                <w:sz w:val="20"/>
                <w:szCs w:val="20"/>
              </w:rPr>
            </w:pPr>
            <w:r w:rsidRPr="003B668C">
              <w:rPr>
                <w:rFonts w:ascii="Arial" w:eastAsia="Times New Roman" w:hAnsi="Arial" w:cs="Arial"/>
                <w:b/>
                <w:bCs/>
                <w:sz w:val="20"/>
                <w:szCs w:val="20"/>
              </w:rPr>
              <w:t xml:space="preserve">It must be ensured that </w:t>
            </w:r>
            <w:r w:rsidR="008D4D95" w:rsidRPr="003B668C">
              <w:rPr>
                <w:rFonts w:ascii="Arial" w:eastAsia="Times New Roman" w:hAnsi="Arial" w:cs="Arial"/>
                <w:b/>
                <w:bCs/>
                <w:sz w:val="20"/>
                <w:szCs w:val="20"/>
              </w:rPr>
              <w:t xml:space="preserve">physical security risk assessments are </w:t>
            </w:r>
            <w:r w:rsidR="008D5CD5" w:rsidRPr="003B668C">
              <w:rPr>
                <w:rFonts w:ascii="Arial" w:eastAsia="Times New Roman" w:hAnsi="Arial" w:cs="Arial"/>
                <w:b/>
                <w:bCs/>
                <w:sz w:val="20"/>
                <w:szCs w:val="20"/>
              </w:rPr>
              <w:t xml:space="preserve">performed </w:t>
            </w:r>
            <w:r w:rsidR="006119B9" w:rsidRPr="003B668C">
              <w:rPr>
                <w:rFonts w:ascii="Arial" w:eastAsia="Times New Roman" w:hAnsi="Arial" w:cs="Arial"/>
                <w:b/>
                <w:bCs/>
                <w:sz w:val="20"/>
                <w:szCs w:val="20"/>
              </w:rPr>
              <w:t>appropriately</w:t>
            </w:r>
            <w:r w:rsidR="008D5CD5" w:rsidRPr="003B668C">
              <w:rPr>
                <w:rFonts w:ascii="Arial" w:eastAsia="Times New Roman" w:hAnsi="Arial" w:cs="Arial"/>
                <w:b/>
                <w:bCs/>
                <w:sz w:val="20"/>
                <w:szCs w:val="20"/>
              </w:rPr>
              <w:t>.</w:t>
            </w:r>
          </w:p>
        </w:tc>
      </w:tr>
      <w:tr w:rsidR="00D37D90" w:rsidRPr="003B668C" w14:paraId="4EBA6D02" w14:textId="77777777" w:rsidTr="009A4542">
        <w:trPr>
          <w:trHeight w:val="25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22C4C9F" w14:textId="77777777" w:rsidR="00D37D90" w:rsidRPr="003B668C" w:rsidRDefault="00D37D90" w:rsidP="009A4542">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5349B2" w:rsidRPr="003B668C">
              <w:rPr>
                <w:rFonts w:ascii="Arial" w:eastAsia="Times New Roman" w:hAnsi="Arial" w:cs="Arial"/>
                <w:sz w:val="20"/>
                <w:szCs w:val="20"/>
              </w:rPr>
              <w:t>2</w:t>
            </w:r>
            <w:r w:rsidRPr="003B668C">
              <w:rPr>
                <w:rFonts w:ascii="Arial" w:eastAsia="Times New Roman" w:hAnsi="Arial" w:cs="Arial"/>
                <w:sz w:val="20"/>
                <w:szCs w:val="20"/>
              </w:rPr>
              <w:t>.1</w:t>
            </w:r>
          </w:p>
          <w:p w14:paraId="08844436" w14:textId="77777777" w:rsidR="00E70B83" w:rsidRDefault="00097A37">
            <w:pPr>
              <w:spacing w:after="0"/>
            </w:pPr>
            <w:r>
              <w:rPr>
                <w:rFonts w:ascii="Arial" w:eastAsia="Arial" w:hAnsi="Arial" w:cs="Arial"/>
                <w:sz w:val="20"/>
                <w:szCs w:val="20"/>
              </w:rPr>
              <w:t>DOR.ICT.DCP.PSR.002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53973ED" w14:textId="77777777" w:rsidR="00D37D90" w:rsidRPr="00BA7BE4" w:rsidRDefault="00B53064" w:rsidP="00FB1ACF">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 xml:space="preserve">Periodic physical security risk assessments must be carried out at least </w:t>
            </w:r>
            <w:r w:rsidR="00016583" w:rsidRPr="00402A47">
              <w:rPr>
                <w:rFonts w:ascii="Arial" w:eastAsia="Times New Roman" w:hAnsi="Arial" w:cs="Arial"/>
                <w:sz w:val="20"/>
                <w:szCs w:val="20"/>
                <w:highlight w:val="yellow"/>
              </w:rPr>
              <w:t>annually</w:t>
            </w:r>
            <w:r w:rsidR="00016583">
              <w:rPr>
                <w:rFonts w:ascii="Arial" w:eastAsia="Times New Roman" w:hAnsi="Arial" w:cs="Arial"/>
                <w:sz w:val="20"/>
                <w:szCs w:val="20"/>
              </w:rPr>
              <w:t xml:space="preserve"> </w:t>
            </w:r>
            <w:r w:rsidR="00C51680" w:rsidRPr="00BA7BE4">
              <w:rPr>
                <w:rFonts w:ascii="Arial" w:eastAsia="Times New Roman" w:hAnsi="Arial" w:cs="Arial"/>
                <w:sz w:val="20"/>
                <w:szCs w:val="20"/>
              </w:rPr>
              <w:t xml:space="preserve">, </w:t>
            </w:r>
            <w:r w:rsidR="00707132" w:rsidRPr="00BA7BE4">
              <w:rPr>
                <w:rFonts w:ascii="Arial" w:eastAsia="Times New Roman" w:hAnsi="Arial" w:cs="Arial"/>
                <w:sz w:val="20"/>
                <w:szCs w:val="20"/>
              </w:rPr>
              <w:t>follow</w:t>
            </w:r>
            <w:r w:rsidR="00C51680" w:rsidRPr="00BA7BE4">
              <w:rPr>
                <w:rFonts w:ascii="Arial" w:eastAsia="Times New Roman" w:hAnsi="Arial" w:cs="Arial"/>
                <w:sz w:val="20"/>
                <w:szCs w:val="20"/>
              </w:rPr>
              <w:t xml:space="preserve"> relevant control requirements outlined in the ICT Risk Management Guideline</w:t>
            </w:r>
            <w:r w:rsidR="00F1795E" w:rsidRPr="00BA7BE4">
              <w:rPr>
                <w:rFonts w:ascii="Arial" w:eastAsia="Times New Roman" w:hAnsi="Arial" w:cs="Arial"/>
                <w:sz w:val="20"/>
                <w:szCs w:val="20"/>
              </w:rPr>
              <w:t>,</w:t>
            </w:r>
            <w:r w:rsidRPr="00BA7BE4">
              <w:rPr>
                <w:rFonts w:ascii="Arial" w:eastAsia="Times New Roman" w:hAnsi="Arial" w:cs="Arial"/>
                <w:sz w:val="20"/>
                <w:szCs w:val="20"/>
              </w:rPr>
              <w:t xml:space="preserve"> and additionally consider changes regarding local topography</w:t>
            </w:r>
            <w:r w:rsidR="006B0143">
              <w:rPr>
                <w:rFonts w:ascii="Arial" w:eastAsia="Times New Roman" w:hAnsi="Arial" w:cs="Arial"/>
                <w:sz w:val="20"/>
                <w:szCs w:val="20"/>
              </w:rPr>
              <w:t xml:space="preserve"> (</w:t>
            </w:r>
            <w:r w:rsidR="00D2454A">
              <w:rPr>
                <w:rFonts w:ascii="Arial" w:eastAsia="Times New Roman" w:hAnsi="Arial" w:cs="Arial"/>
                <w:sz w:val="20"/>
                <w:szCs w:val="20"/>
              </w:rPr>
              <w:t>natural hazards</w:t>
            </w:r>
            <w:r w:rsidR="0045781E">
              <w:rPr>
                <w:rFonts w:ascii="Arial" w:eastAsia="Times New Roman" w:hAnsi="Arial" w:cs="Arial"/>
                <w:sz w:val="20"/>
                <w:szCs w:val="20"/>
              </w:rPr>
              <w:t>)</w:t>
            </w:r>
            <w:r w:rsidR="002D1CFE">
              <w:rPr>
                <w:rFonts w:ascii="Arial" w:eastAsia="Times New Roman" w:hAnsi="Arial" w:cs="Arial"/>
                <w:sz w:val="20"/>
                <w:szCs w:val="20"/>
              </w:rPr>
              <w:t>,</w:t>
            </w:r>
            <w:r w:rsidRPr="00BA7BE4">
              <w:rPr>
                <w:rFonts w:ascii="Arial" w:eastAsia="Times New Roman" w:hAnsi="Arial" w:cs="Arial"/>
                <w:sz w:val="20"/>
                <w:szCs w:val="20"/>
              </w:rPr>
              <w:t xml:space="preserve"> urban threats</w:t>
            </w:r>
            <w:r w:rsidR="00D0558F">
              <w:rPr>
                <w:rFonts w:ascii="Arial" w:eastAsia="Times New Roman" w:hAnsi="Arial" w:cs="Arial"/>
                <w:sz w:val="20"/>
                <w:szCs w:val="20"/>
              </w:rPr>
              <w:t xml:space="preserve"> (crime, civil unrest, terrorism)</w:t>
            </w:r>
            <w:r w:rsidR="002D1CFE">
              <w:rPr>
                <w:rFonts w:ascii="Arial" w:eastAsia="Times New Roman" w:hAnsi="Arial" w:cs="Arial"/>
                <w:sz w:val="20"/>
                <w:szCs w:val="20"/>
              </w:rPr>
              <w:t xml:space="preserve"> and general risks</w:t>
            </w:r>
            <w:r w:rsidRPr="00BA7BE4">
              <w:rPr>
                <w:rFonts w:ascii="Arial" w:eastAsia="Times New Roman" w:hAnsi="Arial" w:cs="Arial"/>
                <w:sz w:val="20"/>
                <w:szCs w:val="20"/>
              </w:rPr>
              <w:t>.</w:t>
            </w:r>
          </w:p>
          <w:p w14:paraId="182140A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ISO/IEC 27002:2022 A.7.5</w:t>
            </w:r>
          </w:p>
        </w:tc>
      </w:tr>
      <w:tr w:rsidR="00D37D90" w:rsidRPr="003B668C" w14:paraId="49C05CD5" w14:textId="77777777" w:rsidTr="00F9507D">
        <w:trPr>
          <w:trHeight w:val="46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F4C8DB" w14:textId="77777777" w:rsidR="00D37D90" w:rsidRPr="003B668C" w:rsidRDefault="00D37D90" w:rsidP="009A4542">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5349B2" w:rsidRPr="003B668C">
              <w:rPr>
                <w:rFonts w:ascii="Arial" w:eastAsia="Times New Roman" w:hAnsi="Arial" w:cs="Arial"/>
                <w:sz w:val="20"/>
                <w:szCs w:val="20"/>
              </w:rPr>
              <w:t>2</w:t>
            </w:r>
            <w:r w:rsidRPr="003B668C">
              <w:rPr>
                <w:rFonts w:ascii="Arial" w:eastAsia="Times New Roman" w:hAnsi="Arial" w:cs="Arial"/>
                <w:sz w:val="20"/>
                <w:szCs w:val="20"/>
              </w:rPr>
              <w:t>.2</w:t>
            </w:r>
          </w:p>
          <w:p w14:paraId="29CA5F50" w14:textId="77777777" w:rsidR="00E70B83" w:rsidRDefault="00097A37">
            <w:pPr>
              <w:spacing w:after="0"/>
            </w:pPr>
            <w:r>
              <w:rPr>
                <w:rFonts w:ascii="Arial" w:eastAsia="Arial" w:hAnsi="Arial" w:cs="Arial"/>
                <w:sz w:val="20"/>
                <w:szCs w:val="20"/>
              </w:rPr>
              <w:t>DOR.ICT.DCP.PSR.003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B74D2A" w14:textId="77777777" w:rsidR="00D37D90" w:rsidRPr="00BA7BE4" w:rsidRDefault="00B53064" w:rsidP="000D0BAF">
            <w:pPr>
              <w:spacing w:before="120" w:after="24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Prior to</w:t>
            </w:r>
            <w:r w:rsidR="0020089F" w:rsidRPr="00BA7BE4">
              <w:rPr>
                <w:rFonts w:ascii="Arial" w:eastAsia="Times New Roman" w:hAnsi="Arial" w:cs="Arial"/>
                <w:sz w:val="20"/>
                <w:szCs w:val="20"/>
              </w:rPr>
              <w:t xml:space="preserve"> </w:t>
            </w:r>
            <w:r w:rsidR="00306773" w:rsidRPr="00BA7BE4">
              <w:rPr>
                <w:rFonts w:ascii="Arial" w:eastAsia="Times New Roman" w:hAnsi="Arial" w:cs="Arial"/>
                <w:sz w:val="20"/>
                <w:szCs w:val="20"/>
              </w:rPr>
              <w:t>selecting a site</w:t>
            </w:r>
            <w:r w:rsidRPr="00BA7BE4">
              <w:rPr>
                <w:rFonts w:ascii="Arial" w:eastAsia="Times New Roman" w:hAnsi="Arial" w:cs="Arial"/>
                <w:sz w:val="20"/>
                <w:szCs w:val="20"/>
              </w:rPr>
              <w:t>, possible consequences resulting from the local topography and urban threats must be assessed.</w:t>
            </w:r>
          </w:p>
          <w:p w14:paraId="3A181A9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ISO/IEC 27002:2022 A.7.5</w:t>
            </w:r>
          </w:p>
        </w:tc>
      </w:tr>
    </w:tbl>
    <w:p w14:paraId="73B632A4" w14:textId="77777777" w:rsidR="00D37D90" w:rsidRPr="003B668C" w:rsidRDefault="00D37D90" w:rsidP="006432E5">
      <w:pPr>
        <w:rPr>
          <w:sz w:val="20"/>
          <w:szCs w:val="20"/>
        </w:rPr>
      </w:pPr>
    </w:p>
    <w:p w14:paraId="2FC1A08F" w14:textId="77777777" w:rsidR="00B53064" w:rsidRDefault="00B53064" w:rsidP="006432E5">
      <w:pPr>
        <w:rPr>
          <w:sz w:val="20"/>
          <w:szCs w:val="20"/>
        </w:rPr>
      </w:pPr>
    </w:p>
    <w:p w14:paraId="323965D7" w14:textId="77777777" w:rsidR="004C639D" w:rsidRDefault="004C639D" w:rsidP="006432E5">
      <w:pPr>
        <w:rPr>
          <w:sz w:val="20"/>
          <w:szCs w:val="20"/>
        </w:rPr>
      </w:pPr>
    </w:p>
    <w:p w14:paraId="5F04C56A" w14:textId="77777777" w:rsidR="004C639D" w:rsidRDefault="004C639D" w:rsidP="006432E5">
      <w:pPr>
        <w:rPr>
          <w:sz w:val="20"/>
          <w:szCs w:val="20"/>
        </w:rPr>
      </w:pPr>
    </w:p>
    <w:p w14:paraId="7685082B" w14:textId="77777777" w:rsidR="00A2074D" w:rsidRDefault="00A2074D" w:rsidP="006432E5">
      <w:pPr>
        <w:rPr>
          <w:sz w:val="20"/>
          <w:szCs w:val="20"/>
        </w:rPr>
      </w:pPr>
    </w:p>
    <w:p w14:paraId="55166B51" w14:textId="77777777" w:rsidR="004C639D" w:rsidRPr="003B668C" w:rsidRDefault="004C639D" w:rsidP="006432E5">
      <w:pPr>
        <w:rPr>
          <w:sz w:val="20"/>
          <w:szCs w:val="20"/>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22"/>
        <w:gridCol w:w="7516"/>
      </w:tblGrid>
      <w:tr w:rsidR="00AA2E99" w:rsidRPr="003B668C" w14:paraId="7FA29771" w14:textId="77777777" w:rsidTr="00A2074D">
        <w:trPr>
          <w:trHeight w:val="435"/>
        </w:trPr>
        <w:tc>
          <w:tcPr>
            <w:tcW w:w="2122"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581FED46" w14:textId="77777777" w:rsidR="00AA2E99" w:rsidRPr="003B668C" w:rsidRDefault="003868A4" w:rsidP="00E942B4">
            <w:pPr>
              <w:spacing w:before="120" w:after="120" w:line="240" w:lineRule="auto"/>
              <w:ind w:left="284"/>
              <w:rPr>
                <w:rFonts w:ascii="Arial" w:eastAsia="Calibri" w:hAnsi="Arial" w:cs="Arial"/>
                <w:b/>
                <w:color w:val="FFFFFF" w:themeColor="background1"/>
                <w:sz w:val="20"/>
                <w:szCs w:val="20"/>
              </w:rPr>
            </w:pPr>
            <w:r w:rsidRPr="003B668C">
              <w:rPr>
                <w:rFonts w:ascii="Arial" w:eastAsia="Calibri" w:hAnsi="Arial" w:cs="Arial"/>
                <w:b/>
                <w:color w:val="FFFFFF" w:themeColor="background1"/>
                <w:sz w:val="20"/>
                <w:szCs w:val="20"/>
              </w:rPr>
              <w:t>I</w:t>
            </w:r>
            <w:r w:rsidR="00AA2E99" w:rsidRPr="003B668C">
              <w:rPr>
                <w:rFonts w:ascii="Arial" w:eastAsia="Calibri" w:hAnsi="Arial" w:cs="Arial"/>
                <w:b/>
                <w:color w:val="FFFFFF" w:themeColor="background1"/>
                <w:sz w:val="20"/>
                <w:szCs w:val="20"/>
              </w:rPr>
              <w:t xml:space="preserve">D: </w:t>
            </w:r>
            <w:r w:rsidR="00786D16" w:rsidRPr="003B668C">
              <w:rPr>
                <w:rFonts w:ascii="Arial" w:eastAsia="Calibri" w:hAnsi="Arial" w:cs="Arial"/>
                <w:b/>
                <w:color w:val="FFFFFF" w:themeColor="background1"/>
                <w:sz w:val="20"/>
                <w:szCs w:val="20"/>
              </w:rPr>
              <w:t xml:space="preserve">13 </w:t>
            </w:r>
            <w:r w:rsidR="00AA2E99" w:rsidRPr="003B668C">
              <w:rPr>
                <w:rFonts w:ascii="Arial" w:eastAsia="Calibri" w:hAnsi="Arial" w:cs="Arial"/>
                <w:b/>
                <w:color w:val="FFFFFF" w:themeColor="background1"/>
                <w:sz w:val="20"/>
                <w:szCs w:val="20"/>
              </w:rPr>
              <w:t>(version 2.0)</w:t>
            </w:r>
          </w:p>
        </w:tc>
        <w:tc>
          <w:tcPr>
            <w:tcW w:w="7516" w:type="dxa"/>
            <w:tcBorders>
              <w:top w:val="single" w:sz="4" w:space="0" w:color="000000"/>
              <w:left w:val="single" w:sz="4" w:space="0" w:color="000000"/>
              <w:bottom w:val="single" w:sz="4" w:space="0" w:color="000000"/>
              <w:right w:val="single" w:sz="4" w:space="0" w:color="000000"/>
            </w:tcBorders>
            <w:shd w:val="clear" w:color="auto" w:fill="193296"/>
            <w:vAlign w:val="center"/>
          </w:tcPr>
          <w:p w14:paraId="5BDE7104" w14:textId="77777777" w:rsidR="00AA2E99" w:rsidRPr="003B668C" w:rsidRDefault="002D4CE4" w:rsidP="00E942B4">
            <w:pPr>
              <w:spacing w:before="120" w:after="120" w:line="240" w:lineRule="auto"/>
              <w:ind w:left="284"/>
              <w:rPr>
                <w:rFonts w:ascii="Arial" w:eastAsia="Calibri" w:hAnsi="Arial" w:cs="Arial"/>
                <w:b/>
                <w:color w:val="FFFFFF" w:themeColor="background1"/>
                <w:sz w:val="20"/>
                <w:szCs w:val="20"/>
              </w:rPr>
            </w:pPr>
            <w:r>
              <w:rPr>
                <w:rFonts w:ascii="Arial" w:eastAsia="Calibri" w:hAnsi="Arial" w:cs="Arial"/>
                <w:b/>
                <w:color w:val="FFFFFF" w:themeColor="background1"/>
                <w:sz w:val="20"/>
                <w:szCs w:val="20"/>
              </w:rPr>
              <w:t>Site</w:t>
            </w:r>
            <w:r w:rsidR="00AB2ACD">
              <w:rPr>
                <w:rFonts w:ascii="Arial" w:eastAsia="Calibri" w:hAnsi="Arial" w:cs="Arial"/>
                <w:b/>
                <w:color w:val="FFFFFF" w:themeColor="background1"/>
                <w:sz w:val="20"/>
                <w:szCs w:val="20"/>
              </w:rPr>
              <w:t xml:space="preserve"> and Infrastructure</w:t>
            </w:r>
            <w:r w:rsidR="004D5445" w:rsidRPr="003B668C">
              <w:rPr>
                <w:rFonts w:ascii="Arial" w:eastAsia="Calibri" w:hAnsi="Arial" w:cs="Arial"/>
                <w:b/>
                <w:color w:val="FFFFFF" w:themeColor="background1"/>
                <w:sz w:val="20"/>
                <w:szCs w:val="20"/>
              </w:rPr>
              <w:t xml:space="preserve"> Security </w:t>
            </w:r>
          </w:p>
        </w:tc>
      </w:tr>
      <w:tr w:rsidR="00AA2E99" w:rsidRPr="003B668C" w14:paraId="5AE797D6" w14:textId="77777777" w:rsidTr="00A2074D">
        <w:trPr>
          <w:trHeight w:val="345"/>
        </w:trPr>
        <w:tc>
          <w:tcPr>
            <w:tcW w:w="21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B98C6F5" w14:textId="77777777" w:rsidR="00AA2E99" w:rsidRPr="003B668C" w:rsidRDefault="00786D16" w:rsidP="00FD0588">
            <w:pPr>
              <w:spacing w:before="120" w:after="120" w:line="240" w:lineRule="auto"/>
              <w:ind w:left="624"/>
              <w:textAlignment w:val="baseline"/>
              <w:rPr>
                <w:rFonts w:ascii="Arial" w:eastAsia="Calibri" w:hAnsi="Arial" w:cs="Arial"/>
                <w:b/>
                <w:bCs/>
                <w:sz w:val="20"/>
                <w:szCs w:val="20"/>
              </w:rPr>
            </w:pPr>
            <w:r w:rsidRPr="003B668C">
              <w:rPr>
                <w:rFonts w:ascii="Arial" w:eastAsia="Calibri" w:hAnsi="Arial" w:cs="Arial"/>
                <w:b/>
                <w:bCs/>
                <w:sz w:val="20"/>
                <w:szCs w:val="20"/>
              </w:rPr>
              <w:t>13</w:t>
            </w:r>
          </w:p>
          <w:p w14:paraId="4F15770D" w14:textId="77777777" w:rsidR="00E70B83" w:rsidRDefault="00097A37">
            <w:pPr>
              <w:spacing w:after="0"/>
            </w:pPr>
            <w:r>
              <w:rPr>
                <w:rFonts w:ascii="Arial" w:eastAsia="Arial" w:hAnsi="Arial" w:cs="Arial"/>
                <w:sz w:val="20"/>
                <w:szCs w:val="20"/>
              </w:rPr>
              <w:t>DOR.ICT.DCP.SIS.001</w:t>
            </w:r>
          </w:p>
        </w:tc>
        <w:tc>
          <w:tcPr>
            <w:tcW w:w="75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850398" w14:textId="77777777" w:rsidR="00AA2E99" w:rsidRPr="003B668C" w:rsidRDefault="00AD7C5C" w:rsidP="001433B7">
            <w:pPr>
              <w:spacing w:before="120" w:after="120" w:line="240" w:lineRule="auto"/>
              <w:ind w:left="284" w:right="284"/>
              <w:rPr>
                <w:rFonts w:ascii="Arial" w:eastAsia="Calibri" w:hAnsi="Arial" w:cs="Arial"/>
                <w:b/>
                <w:bCs/>
                <w:sz w:val="20"/>
                <w:szCs w:val="20"/>
              </w:rPr>
            </w:pPr>
            <w:r w:rsidRPr="003B668C">
              <w:rPr>
                <w:rFonts w:ascii="Arial" w:eastAsia="Calibri" w:hAnsi="Arial" w:cs="Arial"/>
                <w:b/>
                <w:bCs/>
                <w:sz w:val="20"/>
                <w:szCs w:val="20"/>
              </w:rPr>
              <w:t xml:space="preserve">It must be ensured that </w:t>
            </w:r>
            <w:r w:rsidR="006A7D52" w:rsidRPr="003B668C">
              <w:rPr>
                <w:rFonts w:ascii="Arial" w:eastAsia="Calibri" w:hAnsi="Arial" w:cs="Arial"/>
                <w:b/>
                <w:bCs/>
                <w:sz w:val="20"/>
                <w:szCs w:val="20"/>
              </w:rPr>
              <w:t>p</w:t>
            </w:r>
            <w:r w:rsidRPr="003B668C">
              <w:rPr>
                <w:rFonts w:ascii="Arial" w:eastAsia="Calibri" w:hAnsi="Arial" w:cs="Arial"/>
                <w:b/>
                <w:bCs/>
                <w:sz w:val="20"/>
                <w:szCs w:val="20"/>
              </w:rPr>
              <w:t xml:space="preserve">hysical </w:t>
            </w:r>
            <w:r w:rsidR="006A7D52" w:rsidRPr="003B668C">
              <w:rPr>
                <w:rFonts w:ascii="Arial" w:eastAsia="Calibri" w:hAnsi="Arial" w:cs="Arial"/>
                <w:b/>
                <w:bCs/>
                <w:sz w:val="20"/>
                <w:szCs w:val="20"/>
              </w:rPr>
              <w:t>s</w:t>
            </w:r>
            <w:r w:rsidRPr="003B668C">
              <w:rPr>
                <w:rFonts w:ascii="Arial" w:eastAsia="Calibri" w:hAnsi="Arial" w:cs="Arial"/>
                <w:b/>
                <w:bCs/>
                <w:sz w:val="20"/>
                <w:szCs w:val="20"/>
              </w:rPr>
              <w:t xml:space="preserve">ecurity </w:t>
            </w:r>
            <w:r w:rsidR="008C02B2" w:rsidRPr="003B668C">
              <w:rPr>
                <w:rFonts w:ascii="Arial" w:eastAsia="Calibri" w:hAnsi="Arial" w:cs="Arial"/>
                <w:b/>
                <w:bCs/>
                <w:sz w:val="20"/>
                <w:szCs w:val="20"/>
              </w:rPr>
              <w:t>measures</w:t>
            </w:r>
            <w:r w:rsidRPr="003B668C">
              <w:rPr>
                <w:rFonts w:ascii="Arial" w:eastAsia="Calibri" w:hAnsi="Arial" w:cs="Arial"/>
                <w:b/>
                <w:bCs/>
                <w:sz w:val="20"/>
                <w:szCs w:val="20"/>
              </w:rPr>
              <w:t xml:space="preserve"> </w:t>
            </w:r>
            <w:r w:rsidR="0007032B" w:rsidRPr="003B668C">
              <w:rPr>
                <w:rFonts w:ascii="Arial" w:eastAsia="Calibri" w:hAnsi="Arial" w:cs="Arial"/>
                <w:b/>
                <w:bCs/>
                <w:sz w:val="20"/>
                <w:szCs w:val="20"/>
              </w:rPr>
              <w:t xml:space="preserve">for buildings and rooms </w:t>
            </w:r>
            <w:r w:rsidRPr="003B668C">
              <w:rPr>
                <w:rFonts w:ascii="Arial" w:eastAsia="Calibri" w:hAnsi="Arial" w:cs="Arial"/>
                <w:b/>
                <w:bCs/>
                <w:sz w:val="20"/>
                <w:szCs w:val="20"/>
              </w:rPr>
              <w:t xml:space="preserve">are </w:t>
            </w:r>
            <w:r w:rsidR="007176ED" w:rsidRPr="003B668C">
              <w:rPr>
                <w:rFonts w:ascii="Arial" w:eastAsia="Calibri" w:hAnsi="Arial" w:cs="Arial"/>
                <w:b/>
                <w:bCs/>
                <w:sz w:val="20"/>
                <w:szCs w:val="20"/>
              </w:rPr>
              <w:t>defined</w:t>
            </w:r>
            <w:r w:rsidRPr="003B668C">
              <w:rPr>
                <w:rFonts w:ascii="Arial" w:eastAsia="Calibri" w:hAnsi="Arial" w:cs="Arial"/>
                <w:b/>
                <w:bCs/>
                <w:sz w:val="20"/>
                <w:szCs w:val="20"/>
              </w:rPr>
              <w:t xml:space="preserve"> and in place.</w:t>
            </w:r>
          </w:p>
        </w:tc>
      </w:tr>
      <w:tr w:rsidR="00F54674" w:rsidRPr="003B668C" w14:paraId="01EC756D"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B8E0BC" w14:textId="77777777" w:rsidR="00F54674" w:rsidRPr="003B668C" w:rsidRDefault="00786D16"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13.1</w:t>
            </w:r>
          </w:p>
          <w:p w14:paraId="2C9246AB" w14:textId="77777777" w:rsidR="00E70B83" w:rsidRDefault="00097A37">
            <w:pPr>
              <w:spacing w:after="0"/>
            </w:pPr>
            <w:r>
              <w:rPr>
                <w:rFonts w:ascii="Arial" w:eastAsia="Arial" w:hAnsi="Arial" w:cs="Arial"/>
                <w:sz w:val="20"/>
                <w:szCs w:val="20"/>
              </w:rPr>
              <w:t>DOR.ICT.DCP.SIS.002</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ADD4B6" w14:textId="77777777" w:rsidR="00F54674" w:rsidRPr="00BA7BE4" w:rsidRDefault="00C20A48" w:rsidP="001433B7">
            <w:pPr>
              <w:spacing w:before="120" w:after="120" w:line="240" w:lineRule="auto"/>
              <w:ind w:left="284" w:right="284"/>
              <w:rPr>
                <w:rFonts w:ascii="Arial" w:eastAsia="Calibri" w:hAnsi="Arial" w:cs="Arial"/>
                <w:sz w:val="20"/>
                <w:szCs w:val="20"/>
              </w:rPr>
            </w:pPr>
            <w:r w:rsidRPr="00BA7BE4">
              <w:rPr>
                <w:rFonts w:ascii="Arial" w:eastAsia="Times New Roman" w:hAnsi="Arial" w:cs="Arial"/>
                <w:sz w:val="20"/>
                <w:szCs w:val="20"/>
              </w:rPr>
              <w:t>Physical protection against physical threats and malicious attacks must be designed and applied based on the</w:t>
            </w:r>
            <w:r w:rsidR="006C0DC0" w:rsidRPr="00BA7BE4">
              <w:rPr>
                <w:rFonts w:ascii="Arial" w:eastAsia="Times New Roman" w:hAnsi="Arial" w:cs="Arial"/>
                <w:sz w:val="20"/>
                <w:szCs w:val="20"/>
              </w:rPr>
              <w:t xml:space="preserve"> overall</w:t>
            </w:r>
            <w:r w:rsidRPr="00BA7BE4">
              <w:rPr>
                <w:rFonts w:ascii="Arial" w:eastAsia="Times New Roman" w:hAnsi="Arial" w:cs="Arial"/>
                <w:sz w:val="20"/>
                <w:szCs w:val="20"/>
              </w:rPr>
              <w:t xml:space="preserve"> ICT risk profile (including threat landscape) and the </w:t>
            </w:r>
            <w:r w:rsidR="00E05631" w:rsidRPr="00BA7BE4">
              <w:rPr>
                <w:rFonts w:ascii="Arial" w:eastAsia="Times New Roman" w:hAnsi="Arial" w:cs="Arial"/>
                <w:sz w:val="20"/>
                <w:szCs w:val="20"/>
              </w:rPr>
              <w:t>classification</w:t>
            </w:r>
            <w:r w:rsidRPr="00BA7BE4">
              <w:rPr>
                <w:rFonts w:ascii="Arial" w:eastAsia="Times New Roman" w:hAnsi="Arial" w:cs="Arial"/>
                <w:sz w:val="20"/>
                <w:szCs w:val="20"/>
              </w:rPr>
              <w:t xml:space="preserve"> of the </w:t>
            </w:r>
            <w:r w:rsidR="00806313" w:rsidRPr="00BA7BE4">
              <w:rPr>
                <w:rFonts w:ascii="Arial" w:eastAsia="Times New Roman" w:hAnsi="Arial" w:cs="Arial"/>
                <w:sz w:val="20"/>
                <w:szCs w:val="20"/>
              </w:rPr>
              <w:t>buildings</w:t>
            </w:r>
            <w:r w:rsidR="00E05631" w:rsidRPr="00BA7BE4">
              <w:rPr>
                <w:rFonts w:ascii="Arial" w:eastAsia="Times New Roman" w:hAnsi="Arial" w:cs="Arial"/>
                <w:sz w:val="20"/>
                <w:szCs w:val="20"/>
              </w:rPr>
              <w:t xml:space="preserve"> and rooms</w:t>
            </w:r>
            <w:r w:rsidRPr="00BA7BE4">
              <w:rPr>
                <w:rFonts w:ascii="Arial" w:eastAsia="Times New Roman" w:hAnsi="Arial" w:cs="Arial"/>
                <w:sz w:val="20"/>
                <w:szCs w:val="20"/>
              </w:rPr>
              <w:t>.</w:t>
            </w:r>
          </w:p>
          <w:p w14:paraId="61C5F24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A.18.1</w:t>
            </w:r>
          </w:p>
        </w:tc>
      </w:tr>
      <w:tr w:rsidR="00F54674" w:rsidRPr="003B668C" w14:paraId="0E42377C" w14:textId="77777777" w:rsidTr="00A2074D">
        <w:trPr>
          <w:trHeight w:val="783"/>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6182BA" w14:textId="77777777" w:rsidR="00F54674" w:rsidRPr="003B668C" w:rsidRDefault="00786D16"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13.2</w:t>
            </w:r>
          </w:p>
          <w:p w14:paraId="22E11941" w14:textId="77777777" w:rsidR="00E70B83" w:rsidRDefault="00097A37">
            <w:pPr>
              <w:spacing w:after="0"/>
            </w:pPr>
            <w:r>
              <w:rPr>
                <w:rFonts w:ascii="Arial" w:eastAsia="Arial" w:hAnsi="Arial" w:cs="Arial"/>
                <w:sz w:val="20"/>
                <w:szCs w:val="20"/>
              </w:rPr>
              <w:t>DOR.ICT.DCP.SIS.003</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928A83" w14:textId="77777777" w:rsidR="00F54674" w:rsidRPr="00BA7BE4" w:rsidRDefault="00F54674" w:rsidP="001433B7">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Where applicable, buildings should be unobtrusive and give minimum indication of their purpose, with no obvious signs, outside or inside the building, identifying the presence of information processing activities.</w:t>
            </w:r>
          </w:p>
          <w:p w14:paraId="00D88A6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A.7.3</w:t>
            </w:r>
          </w:p>
        </w:tc>
      </w:tr>
      <w:tr w:rsidR="00F54674" w:rsidRPr="003B668C" w14:paraId="4EB6A7D1"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574E04" w14:textId="77777777" w:rsidR="00F54674" w:rsidRPr="003B668C" w:rsidRDefault="00786D16"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13.3</w:t>
            </w:r>
          </w:p>
          <w:p w14:paraId="3958B6C0" w14:textId="77777777" w:rsidR="00E70B83" w:rsidRDefault="00097A37">
            <w:pPr>
              <w:spacing w:after="0"/>
            </w:pPr>
            <w:r>
              <w:rPr>
                <w:rFonts w:ascii="Arial" w:eastAsia="Arial" w:hAnsi="Arial" w:cs="Arial"/>
                <w:sz w:val="20"/>
                <w:szCs w:val="20"/>
              </w:rPr>
              <w:t>DOR.ICT.DCP.SIS.004</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67A3EE" w14:textId="77777777" w:rsidR="00F54674" w:rsidRPr="00BA7BE4" w:rsidRDefault="00F54674" w:rsidP="001433B7">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Electromagnetic shielding should also be considered as appropriate.</w:t>
            </w:r>
          </w:p>
          <w:p w14:paraId="720897D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A.7.3</w:t>
            </w:r>
          </w:p>
        </w:tc>
      </w:tr>
      <w:tr w:rsidR="00F54674" w:rsidRPr="003B668C" w14:paraId="2F26B114"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50CF1F" w14:textId="77777777" w:rsidR="00F54674" w:rsidRPr="003B668C" w:rsidRDefault="00786D16"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13.4</w:t>
            </w:r>
          </w:p>
          <w:p w14:paraId="4726BC11" w14:textId="77777777" w:rsidR="00E70B83" w:rsidRDefault="00097A37">
            <w:pPr>
              <w:spacing w:after="0"/>
            </w:pPr>
            <w:r>
              <w:rPr>
                <w:rFonts w:ascii="Arial" w:eastAsia="Arial" w:hAnsi="Arial" w:cs="Arial"/>
                <w:sz w:val="20"/>
                <w:szCs w:val="20"/>
              </w:rPr>
              <w:t>DOR.ICT.DCP.SIS.005</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09AFEB" w14:textId="77777777" w:rsidR="00F54674" w:rsidRPr="00BA7BE4" w:rsidRDefault="00F54674" w:rsidP="001433B7">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All power and communication lines must be protected against unauthorized access, physical tampering, interception, flash burst, fire and/or damage.</w:t>
            </w:r>
          </w:p>
          <w:p w14:paraId="72AE98B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A.7.12</w:t>
            </w:r>
          </w:p>
        </w:tc>
      </w:tr>
      <w:tr w:rsidR="00F54674" w:rsidRPr="003B668C" w14:paraId="1397D121"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41013" w14:textId="77777777" w:rsidR="00F54674" w:rsidRPr="003B668C" w:rsidRDefault="00786D16"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13.5</w:t>
            </w:r>
          </w:p>
          <w:p w14:paraId="6BC99180" w14:textId="77777777" w:rsidR="00E70B83" w:rsidRDefault="00097A37">
            <w:pPr>
              <w:spacing w:after="0"/>
            </w:pPr>
            <w:r>
              <w:rPr>
                <w:rFonts w:ascii="Arial" w:eastAsia="Arial" w:hAnsi="Arial" w:cs="Arial"/>
                <w:sz w:val="20"/>
                <w:szCs w:val="20"/>
              </w:rPr>
              <w:t>DOR.ICT.DCP.SIS.006</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DFCB38" w14:textId="77777777" w:rsidR="00F54674" w:rsidRPr="00BA7BE4" w:rsidRDefault="00F54674" w:rsidP="001433B7">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Adequate health monitoring, tamper detection and physical surveillance of access panels/cabling, critical bridge rooms, etc. must be performed regularly.</w:t>
            </w:r>
          </w:p>
          <w:p w14:paraId="5A83F69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A.7.12</w:t>
            </w:r>
          </w:p>
        </w:tc>
      </w:tr>
      <w:tr w:rsidR="00F54674" w:rsidRPr="003B668C" w14:paraId="6EB8C430"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3EA366" w14:textId="77777777" w:rsidR="00F54674" w:rsidRPr="003B668C" w:rsidRDefault="00786D16"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13.6</w:t>
            </w:r>
          </w:p>
          <w:p w14:paraId="780F53AC" w14:textId="77777777" w:rsidR="00E70B83" w:rsidRDefault="00097A37">
            <w:pPr>
              <w:spacing w:after="0"/>
            </w:pPr>
            <w:r>
              <w:rPr>
                <w:rFonts w:ascii="Arial" w:eastAsia="Arial" w:hAnsi="Arial" w:cs="Arial"/>
                <w:sz w:val="20"/>
                <w:szCs w:val="20"/>
              </w:rPr>
              <w:t>DOR.ICT.DCP.SIS.007</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09E298" w14:textId="77777777" w:rsidR="00F54674" w:rsidRPr="00BA7BE4" w:rsidRDefault="00F54674" w:rsidP="001433B7">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Power and telecommunications lines into information processing facilities must be placed underground, where applicable.</w:t>
            </w:r>
          </w:p>
          <w:p w14:paraId="3946DDD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Network Connection,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A.7.12</w:t>
            </w:r>
          </w:p>
        </w:tc>
      </w:tr>
      <w:tr w:rsidR="00F54674" w:rsidRPr="003B668C" w14:paraId="431DB331"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4B4BCA"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.7</w:t>
            </w:r>
          </w:p>
          <w:p w14:paraId="00A76305" w14:textId="77777777" w:rsidR="00E70B83" w:rsidRDefault="00097A37">
            <w:pPr>
              <w:spacing w:after="0"/>
            </w:pPr>
            <w:r>
              <w:rPr>
                <w:rFonts w:ascii="Arial" w:eastAsia="Arial" w:hAnsi="Arial" w:cs="Arial"/>
                <w:sz w:val="20"/>
                <w:szCs w:val="20"/>
              </w:rPr>
              <w:t>DOR.ICT.DCP.SIS.008</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8E7A1A" w14:textId="77777777" w:rsidR="00F54674" w:rsidRPr="00BA7BE4" w:rsidRDefault="00F54674" w:rsidP="001433B7">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Power and telecommunication lines must be separated to prevent interference.</w:t>
            </w:r>
          </w:p>
          <w:p w14:paraId="64EF15A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Network Connection,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A.7.12</w:t>
            </w:r>
          </w:p>
        </w:tc>
      </w:tr>
      <w:tr w:rsidR="00F54674" w:rsidRPr="003B668C" w14:paraId="34D843CA"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703DF5"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.8</w:t>
            </w:r>
          </w:p>
          <w:p w14:paraId="1E05D412" w14:textId="77777777" w:rsidR="00E70B83" w:rsidRDefault="00097A37">
            <w:pPr>
              <w:spacing w:after="0"/>
            </w:pPr>
            <w:r>
              <w:rPr>
                <w:rFonts w:ascii="Arial" w:eastAsia="Arial" w:hAnsi="Arial" w:cs="Arial"/>
                <w:sz w:val="20"/>
                <w:szCs w:val="20"/>
              </w:rPr>
              <w:t>DOR.ICT.DCP.SIS.009</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A577E0" w14:textId="77777777" w:rsidR="00F54674" w:rsidRPr="00BA7BE4" w:rsidRDefault="00F54674" w:rsidP="001433B7">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Network cabling must be protected from unauthorized interception or damage (by using a conduit or by avoiding routes through public areas).</w:t>
            </w:r>
          </w:p>
          <w:p w14:paraId="46F4B53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A.7.12</w:t>
            </w:r>
          </w:p>
        </w:tc>
      </w:tr>
      <w:tr w:rsidR="00F54674" w:rsidRPr="003B668C" w14:paraId="378D2983"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AD6330"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.9</w:t>
            </w:r>
          </w:p>
          <w:p w14:paraId="01C31B3B" w14:textId="77777777" w:rsidR="00E70B83" w:rsidRDefault="00097A37">
            <w:pPr>
              <w:spacing w:after="0"/>
            </w:pPr>
            <w:r>
              <w:rPr>
                <w:rFonts w:ascii="Arial" w:eastAsia="Arial" w:hAnsi="Arial" w:cs="Arial"/>
                <w:sz w:val="20"/>
                <w:szCs w:val="20"/>
              </w:rPr>
              <w:t>DOR.ICT.DCP.SIS.010</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F86466" w14:textId="77777777" w:rsidR="00F54674" w:rsidRPr="00BA7BE4" w:rsidRDefault="00F54674" w:rsidP="001433B7">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Clearly identifiable cable and equipment markings must be used to minimize handling errors.</w:t>
            </w:r>
          </w:p>
          <w:p w14:paraId="38307F3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Server &amp; Host Hardware,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A.7.12</w:t>
            </w:r>
          </w:p>
        </w:tc>
      </w:tr>
      <w:tr w:rsidR="00F54674" w:rsidRPr="003B668C" w14:paraId="7AC34207"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7E59D6"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.10</w:t>
            </w:r>
          </w:p>
          <w:p w14:paraId="33493904" w14:textId="77777777" w:rsidR="00E70B83" w:rsidRDefault="00097A37">
            <w:pPr>
              <w:spacing w:after="0"/>
            </w:pPr>
            <w:r>
              <w:rPr>
                <w:rFonts w:ascii="Arial" w:eastAsia="Arial" w:hAnsi="Arial" w:cs="Arial"/>
                <w:sz w:val="20"/>
                <w:szCs w:val="20"/>
              </w:rPr>
              <w:t>DOR.ICT.DCP.SIS.011</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1D12DE" w14:textId="77777777" w:rsidR="00F54674" w:rsidRPr="00BA7BE4" w:rsidRDefault="00F54674" w:rsidP="001433B7">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Access to patch panels, network wiring closets/cable rooms must be protected against unauthorized entry.</w:t>
            </w:r>
          </w:p>
          <w:p w14:paraId="45697BE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A.7.12</w:t>
            </w:r>
          </w:p>
        </w:tc>
      </w:tr>
      <w:tr w:rsidR="00F54674" w:rsidRPr="003B668C" w14:paraId="66591107"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C90313"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.11</w:t>
            </w:r>
          </w:p>
          <w:p w14:paraId="4D87C58B" w14:textId="77777777" w:rsidR="00E70B83" w:rsidRDefault="00097A37">
            <w:pPr>
              <w:spacing w:after="0"/>
            </w:pPr>
            <w:r>
              <w:rPr>
                <w:rFonts w:ascii="Arial" w:eastAsia="Arial" w:hAnsi="Arial" w:cs="Arial"/>
                <w:sz w:val="20"/>
                <w:szCs w:val="20"/>
              </w:rPr>
              <w:t>DOR.ICT.DCP.SIS.012</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B256EF" w14:textId="77777777" w:rsidR="00F54674" w:rsidRPr="00BA7BE4" w:rsidRDefault="00F54674" w:rsidP="001433B7">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 xml:space="preserve">Initiation of technical sweeps and physical inspections for unauthorized devices being attached to the cables </w:t>
            </w:r>
            <w:r w:rsidR="00AE5A42">
              <w:rPr>
                <w:rFonts w:ascii="Arial" w:eastAsia="Times New Roman" w:hAnsi="Arial" w:cs="Arial"/>
                <w:sz w:val="20"/>
                <w:szCs w:val="20"/>
              </w:rPr>
              <w:t>should</w:t>
            </w:r>
            <w:r w:rsidRPr="00BA7BE4">
              <w:rPr>
                <w:rFonts w:ascii="Arial" w:eastAsia="Times New Roman" w:hAnsi="Arial" w:cs="Arial"/>
                <w:sz w:val="20"/>
                <w:szCs w:val="20"/>
              </w:rPr>
              <w:t xml:space="preserve"> be performed considering a risk-based approach.</w:t>
            </w:r>
          </w:p>
          <w:p w14:paraId="10BE0F2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A.7.12</w:t>
            </w:r>
          </w:p>
        </w:tc>
      </w:tr>
      <w:tr w:rsidR="00F54674" w:rsidRPr="003B668C" w14:paraId="5F3D6B71"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EF3807"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.12</w:t>
            </w:r>
          </w:p>
          <w:p w14:paraId="51450908" w14:textId="77777777" w:rsidR="00E70B83" w:rsidRDefault="00097A37">
            <w:pPr>
              <w:spacing w:after="0"/>
            </w:pPr>
            <w:r>
              <w:rPr>
                <w:rFonts w:ascii="Arial" w:eastAsia="Arial" w:hAnsi="Arial" w:cs="Arial"/>
                <w:sz w:val="20"/>
                <w:szCs w:val="20"/>
              </w:rPr>
              <w:t>DOR.ICT.DCP.SIS.013</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78635B" w14:textId="77777777" w:rsidR="00F54674" w:rsidRPr="00BA7BE4" w:rsidRDefault="00F54674" w:rsidP="001433B7">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A</w:t>
            </w:r>
            <w:r w:rsidR="003A61A5" w:rsidRPr="00BA7BE4">
              <w:rPr>
                <w:rFonts w:ascii="Arial" w:eastAsia="Times New Roman" w:hAnsi="Arial" w:cs="Arial"/>
                <w:sz w:val="20"/>
                <w:szCs w:val="20"/>
              </w:rPr>
              <w:t>n up-to-date</w:t>
            </w:r>
            <w:r w:rsidRPr="00BA7BE4">
              <w:rPr>
                <w:rFonts w:ascii="Arial" w:eastAsia="Times New Roman" w:hAnsi="Arial" w:cs="Arial"/>
                <w:sz w:val="20"/>
                <w:szCs w:val="20"/>
              </w:rPr>
              <w:t xml:space="preserve"> documented patch list must be used to reduce the possibility of errors.</w:t>
            </w:r>
          </w:p>
          <w:p w14:paraId="058876A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Server &amp; Host Hardware,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A.7.12</w:t>
            </w:r>
          </w:p>
        </w:tc>
      </w:tr>
      <w:tr w:rsidR="00F54674" w:rsidRPr="003B668C" w14:paraId="5CCEFF6C"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4FA86A"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.13</w:t>
            </w:r>
          </w:p>
          <w:p w14:paraId="54FCC698" w14:textId="77777777" w:rsidR="00E70B83" w:rsidRDefault="00097A37">
            <w:pPr>
              <w:spacing w:after="0"/>
            </w:pPr>
            <w:r>
              <w:rPr>
                <w:rFonts w:ascii="Arial" w:eastAsia="Arial" w:hAnsi="Arial" w:cs="Arial"/>
                <w:sz w:val="20"/>
                <w:szCs w:val="20"/>
              </w:rPr>
              <w:t>DOR.ICT.DCP.SIS.014</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5B9821" w14:textId="77777777" w:rsidR="00F54674" w:rsidRPr="00BA7BE4" w:rsidRDefault="00F54674" w:rsidP="001433B7">
            <w:pPr>
              <w:spacing w:before="120" w:after="120" w:line="240" w:lineRule="auto"/>
              <w:ind w:left="284" w:right="284"/>
              <w:textAlignment w:val="baseline"/>
              <w:rPr>
                <w:rFonts w:ascii="Arial" w:eastAsia="Times New Roman" w:hAnsi="Arial" w:cs="Arial"/>
                <w:sz w:val="20"/>
                <w:szCs w:val="20"/>
              </w:rPr>
            </w:pPr>
            <w:r w:rsidRPr="00BA7BE4">
              <w:rPr>
                <w:rFonts w:ascii="Arial" w:eastAsia="Times New Roman" w:hAnsi="Arial" w:cs="Arial"/>
                <w:sz w:val="20"/>
                <w:szCs w:val="20"/>
              </w:rPr>
              <w:t>Clear desk rules for papers and clear screen rules for information processing facilities must be in place.</w:t>
            </w:r>
          </w:p>
          <w:p w14:paraId="54E7D47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A.18.2e)</w:t>
            </w:r>
          </w:p>
        </w:tc>
      </w:tr>
      <w:tr w:rsidR="00F54674" w:rsidRPr="003B668C" w14:paraId="0422CD2F"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29B5D1"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.14</w:t>
            </w:r>
          </w:p>
          <w:p w14:paraId="3730D5C3" w14:textId="77777777" w:rsidR="00E70B83" w:rsidRDefault="00097A37">
            <w:pPr>
              <w:spacing w:after="0"/>
            </w:pPr>
            <w:r>
              <w:rPr>
                <w:rFonts w:ascii="Arial" w:eastAsia="Arial" w:hAnsi="Arial" w:cs="Arial"/>
                <w:sz w:val="20"/>
                <w:szCs w:val="20"/>
              </w:rPr>
              <w:t>DOR.ICT.DCP.SIS.015</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857493" w14:textId="77777777" w:rsidR="00F54674" w:rsidRPr="00BA7BE4" w:rsidRDefault="00F54674" w:rsidP="001433B7">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 xml:space="preserve">Buildings and </w:t>
            </w:r>
            <w:r w:rsidR="00484BFB" w:rsidRPr="00BA7BE4">
              <w:rPr>
                <w:rFonts w:ascii="Arial" w:eastAsia="Calibri" w:hAnsi="Arial" w:cs="Arial"/>
                <w:sz w:val="20"/>
                <w:szCs w:val="20"/>
              </w:rPr>
              <w:t xml:space="preserve">rooms </w:t>
            </w:r>
            <w:r w:rsidRPr="00BA7BE4">
              <w:rPr>
                <w:rFonts w:ascii="Arial" w:eastAsia="Calibri" w:hAnsi="Arial" w:cs="Arial"/>
                <w:sz w:val="20"/>
                <w:szCs w:val="20"/>
              </w:rPr>
              <w:t>where KRITIS related services are performed must have a security level that meets the KRITIS requirements for high availability.</w:t>
            </w:r>
          </w:p>
          <w:p w14:paraId="05D62A5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w:t>
            </w:r>
          </w:p>
        </w:tc>
      </w:tr>
      <w:tr w:rsidR="00F54674" w:rsidRPr="003B668C" w14:paraId="405177C2"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26306F"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.15</w:t>
            </w:r>
          </w:p>
          <w:p w14:paraId="421CDA2E" w14:textId="77777777" w:rsidR="00E70B83" w:rsidRDefault="00097A37">
            <w:pPr>
              <w:spacing w:after="0"/>
            </w:pPr>
            <w:r>
              <w:rPr>
                <w:rFonts w:ascii="Arial" w:eastAsia="Arial" w:hAnsi="Arial" w:cs="Arial"/>
                <w:sz w:val="20"/>
                <w:szCs w:val="20"/>
              </w:rPr>
              <w:t>DOR.ICT.DCP.SIS.016</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EAF7F7" w14:textId="77777777" w:rsidR="00F54674" w:rsidRPr="00BA7BE4" w:rsidRDefault="00F54674" w:rsidP="001433B7">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Information processing facilities managed by the organization should be physically separated from those managed by external parties.</w:t>
            </w:r>
          </w:p>
          <w:p w14:paraId="3C37B61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w:t>
            </w:r>
          </w:p>
        </w:tc>
      </w:tr>
      <w:tr w:rsidR="00F54674" w:rsidRPr="003B668C" w14:paraId="43014B5C" w14:textId="77777777" w:rsidTr="00A2074D">
        <w:trPr>
          <w:trHeight w:val="3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6C1A6E"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.16</w:t>
            </w:r>
          </w:p>
          <w:p w14:paraId="1E3EB658" w14:textId="77777777" w:rsidR="00E70B83" w:rsidRDefault="00097A37">
            <w:pPr>
              <w:spacing w:after="0"/>
            </w:pPr>
            <w:r>
              <w:rPr>
                <w:rFonts w:ascii="Arial" w:eastAsia="Arial" w:hAnsi="Arial" w:cs="Arial"/>
                <w:sz w:val="20"/>
                <w:szCs w:val="20"/>
              </w:rPr>
              <w:t>DOR.ICT.DCP.SIS.017</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E61346" w14:textId="77777777" w:rsidR="00F54674" w:rsidRPr="00BA7BE4" w:rsidRDefault="0090739B" w:rsidP="001433B7">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 xml:space="preserve">In multi-tenant buildings, </w:t>
            </w:r>
            <w:r w:rsidR="002B60F0" w:rsidRPr="00BA7BE4">
              <w:rPr>
                <w:rFonts w:ascii="Arial" w:eastAsia="Calibri" w:hAnsi="Arial" w:cs="Arial"/>
                <w:sz w:val="20"/>
                <w:szCs w:val="20"/>
              </w:rPr>
              <w:t>enhanced ph</w:t>
            </w:r>
            <w:r w:rsidR="00C32F35" w:rsidRPr="00BA7BE4">
              <w:rPr>
                <w:rFonts w:ascii="Arial" w:eastAsia="Calibri" w:hAnsi="Arial" w:cs="Arial"/>
                <w:sz w:val="20"/>
                <w:szCs w:val="20"/>
              </w:rPr>
              <w:t xml:space="preserve">ysical access security </w:t>
            </w:r>
            <w:r w:rsidR="000670DC" w:rsidRPr="00BA7BE4">
              <w:rPr>
                <w:rFonts w:ascii="Arial" w:eastAsia="Calibri" w:hAnsi="Arial" w:cs="Arial"/>
                <w:sz w:val="20"/>
                <w:szCs w:val="20"/>
              </w:rPr>
              <w:t>must be</w:t>
            </w:r>
            <w:r w:rsidR="00C14C2D" w:rsidRPr="00BA7BE4">
              <w:rPr>
                <w:rFonts w:ascii="Arial" w:eastAsia="Calibri" w:hAnsi="Arial" w:cs="Arial"/>
                <w:sz w:val="20"/>
                <w:szCs w:val="20"/>
              </w:rPr>
              <w:t xml:space="preserve"> provi</w:t>
            </w:r>
            <w:r w:rsidR="007D3BDA" w:rsidRPr="00BA7BE4">
              <w:rPr>
                <w:rFonts w:ascii="Arial" w:eastAsia="Calibri" w:hAnsi="Arial" w:cs="Arial"/>
                <w:sz w:val="20"/>
                <w:szCs w:val="20"/>
              </w:rPr>
              <w:t xml:space="preserve">ded to </w:t>
            </w:r>
            <w:r w:rsidR="005E6E0F" w:rsidRPr="00BA7BE4">
              <w:rPr>
                <w:rFonts w:ascii="Arial" w:eastAsia="Calibri" w:hAnsi="Arial" w:cs="Arial"/>
                <w:sz w:val="20"/>
                <w:szCs w:val="20"/>
              </w:rPr>
              <w:t xml:space="preserve">protect </w:t>
            </w:r>
            <w:r w:rsidR="00FA6DD0" w:rsidRPr="00BA7BE4">
              <w:rPr>
                <w:rFonts w:ascii="Arial" w:eastAsia="Calibri" w:hAnsi="Arial" w:cs="Arial"/>
                <w:sz w:val="20"/>
                <w:szCs w:val="20"/>
              </w:rPr>
              <w:t>primary and relevant secondary assets from other tenants.</w:t>
            </w:r>
          </w:p>
          <w:p w14:paraId="237E654F"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w:t>
            </w:r>
          </w:p>
        </w:tc>
      </w:tr>
      <w:tr w:rsidR="00F54674" w:rsidRPr="003B668C" w14:paraId="08D33D76" w14:textId="77777777" w:rsidTr="00A2074D">
        <w:trPr>
          <w:trHeight w:val="300"/>
        </w:trPr>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B4E316" w14:textId="77777777" w:rsidR="00F54674" w:rsidRPr="003B668C" w:rsidRDefault="00F54674" w:rsidP="00042F04">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786D16" w:rsidRPr="003B668C">
              <w:rPr>
                <w:rFonts w:ascii="Arial" w:eastAsia="Times New Roman" w:hAnsi="Arial" w:cs="Arial"/>
                <w:sz w:val="20"/>
                <w:szCs w:val="20"/>
              </w:rPr>
              <w:t>3</w:t>
            </w:r>
            <w:r w:rsidRPr="003B668C">
              <w:rPr>
                <w:rFonts w:ascii="Arial" w:eastAsia="Times New Roman" w:hAnsi="Arial" w:cs="Arial"/>
                <w:sz w:val="20"/>
                <w:szCs w:val="20"/>
              </w:rPr>
              <w:t>.17</w:t>
            </w:r>
          </w:p>
          <w:p w14:paraId="6D789496" w14:textId="77777777" w:rsidR="00E70B83" w:rsidRDefault="00097A37">
            <w:pPr>
              <w:spacing w:after="0"/>
            </w:pPr>
            <w:r>
              <w:rPr>
                <w:rFonts w:ascii="Arial" w:eastAsia="Arial" w:hAnsi="Arial" w:cs="Arial"/>
                <w:sz w:val="20"/>
                <w:szCs w:val="20"/>
              </w:rPr>
              <w:t>DOR.ICT.DCP.SIS.018</w:t>
            </w:r>
          </w:p>
        </w:tc>
        <w:tc>
          <w:tcPr>
            <w:tcW w:w="751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E93747" w14:textId="77777777" w:rsidR="00423EB5" w:rsidRPr="00BA7BE4" w:rsidRDefault="00F54674" w:rsidP="00423EB5">
            <w:pPr>
              <w:spacing w:before="120" w:after="240" w:line="240" w:lineRule="auto"/>
              <w:ind w:left="284" w:right="284"/>
              <w:textAlignment w:val="baseline"/>
              <w:rPr>
                <w:rFonts w:ascii="Arial" w:eastAsia="Calibri" w:hAnsi="Arial" w:cs="Arial"/>
                <w:sz w:val="20"/>
                <w:szCs w:val="20"/>
              </w:rPr>
            </w:pPr>
            <w:r w:rsidRPr="00BA7BE4">
              <w:rPr>
                <w:rFonts w:ascii="Arial" w:eastAsia="Calibri" w:hAnsi="Arial" w:cs="Arial"/>
                <w:sz w:val="20"/>
                <w:szCs w:val="20"/>
              </w:rPr>
              <w:t xml:space="preserve">The exterior roof, walls and flooring of the </w:t>
            </w:r>
            <w:r w:rsidR="004E4BAF" w:rsidRPr="00BA7BE4">
              <w:rPr>
                <w:rFonts w:ascii="Arial" w:eastAsia="Calibri" w:hAnsi="Arial" w:cs="Arial"/>
                <w:sz w:val="20"/>
                <w:szCs w:val="20"/>
              </w:rPr>
              <w:t xml:space="preserve">building </w:t>
            </w:r>
            <w:r w:rsidRPr="00BA7BE4">
              <w:rPr>
                <w:rFonts w:ascii="Arial" w:eastAsia="Calibri" w:hAnsi="Arial" w:cs="Arial"/>
                <w:sz w:val="20"/>
                <w:szCs w:val="20"/>
              </w:rPr>
              <w:t>should be of solid construction.</w:t>
            </w:r>
          </w:p>
          <w:p w14:paraId="1EFA712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w:t>
            </w:r>
          </w:p>
        </w:tc>
      </w:tr>
    </w:tbl>
    <w:p w14:paraId="2AE98101" w14:textId="77777777" w:rsidR="00F75816" w:rsidRDefault="00F75816">
      <w:pPr>
        <w:rPr>
          <w:rFonts w:ascii="Arial" w:hAnsi="Arial" w:cs="Arial"/>
          <w:lang w:val="it-IT"/>
        </w:rPr>
      </w:pPr>
    </w:p>
    <w:p w14:paraId="0DD72E03" w14:textId="77777777" w:rsidR="00A2074D" w:rsidRPr="00D77B25" w:rsidRDefault="00A2074D">
      <w:pPr>
        <w:rPr>
          <w:rFonts w:ascii="Arial" w:hAnsi="Arial" w:cs="Arial"/>
          <w:lang w:val="it-IT"/>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63"/>
        <w:gridCol w:w="14"/>
      </w:tblGrid>
      <w:tr w:rsidR="001B25B1" w:rsidRPr="003B668C" w14:paraId="53FE7856" w14:textId="77777777" w:rsidTr="50C1E5CA">
        <w:trPr>
          <w:gridAfter w:val="1"/>
          <w:wAfter w:w="15"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B06D27C" w14:textId="77777777" w:rsidR="001B25B1" w:rsidRPr="003B668C" w:rsidRDefault="001B25B1" w:rsidP="009A4542">
            <w:pPr>
              <w:spacing w:before="120" w:after="120" w:line="240" w:lineRule="auto"/>
              <w:ind w:left="284"/>
              <w:textAlignment w:val="baseline"/>
              <w:rPr>
                <w:rFonts w:ascii="Arial" w:eastAsia="Times New Roman" w:hAnsi="Arial" w:cs="Arial"/>
                <w:sz w:val="24"/>
                <w:szCs w:val="24"/>
              </w:rPr>
            </w:pPr>
            <w:r w:rsidRPr="003B668C">
              <w:rPr>
                <w:rFonts w:ascii="Arial" w:eastAsia="Calibri" w:hAnsi="Arial" w:cs="Arial"/>
                <w:b/>
                <w:color w:val="FFFFFF" w:themeColor="background1"/>
                <w:sz w:val="20"/>
                <w:szCs w:val="20"/>
              </w:rPr>
              <w:t>ID: 14 (version 2.0)</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FC5D80F" w14:textId="77777777" w:rsidR="001B25B1" w:rsidRPr="003B668C" w:rsidRDefault="001B25B1" w:rsidP="009A4542">
            <w:pPr>
              <w:spacing w:before="120" w:after="120" w:line="240" w:lineRule="auto"/>
              <w:ind w:left="284"/>
              <w:textAlignment w:val="baseline"/>
              <w:rPr>
                <w:rFonts w:ascii="Arial" w:eastAsia="Times New Roman" w:hAnsi="Arial" w:cs="Arial"/>
                <w:sz w:val="24"/>
                <w:szCs w:val="24"/>
              </w:rPr>
            </w:pPr>
            <w:r w:rsidRPr="003B668C">
              <w:rPr>
                <w:rFonts w:ascii="Arial" w:eastAsia="Calibri" w:hAnsi="Arial" w:cs="Arial"/>
                <w:b/>
                <w:color w:val="FFFFFF" w:themeColor="background1"/>
                <w:sz w:val="20"/>
                <w:szCs w:val="20"/>
              </w:rPr>
              <w:t>Environmental Threats</w:t>
            </w:r>
          </w:p>
        </w:tc>
      </w:tr>
      <w:tr w:rsidR="001B25B1" w:rsidRPr="003B668C" w14:paraId="3EA58C3D" w14:textId="77777777" w:rsidTr="50C1E5CA">
        <w:trPr>
          <w:gridAfter w:val="1"/>
          <w:wAfter w:w="15" w:type="dxa"/>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45B609E" w14:textId="77777777" w:rsidR="001B25B1" w:rsidRPr="003B668C" w:rsidRDefault="001B25B1" w:rsidP="009A4542">
            <w:pPr>
              <w:spacing w:before="120" w:after="120" w:line="240" w:lineRule="auto"/>
              <w:ind w:left="624"/>
              <w:textAlignment w:val="baseline"/>
              <w:rPr>
                <w:rFonts w:ascii="Arial" w:eastAsia="Times New Roman" w:hAnsi="Arial" w:cs="Arial"/>
                <w:b/>
                <w:bCs/>
                <w:sz w:val="24"/>
                <w:szCs w:val="24"/>
              </w:rPr>
            </w:pPr>
            <w:r w:rsidRPr="003B668C">
              <w:rPr>
                <w:rFonts w:ascii="Arial" w:eastAsia="Times New Roman" w:hAnsi="Arial" w:cs="Arial"/>
                <w:b/>
                <w:bCs/>
                <w:sz w:val="20"/>
                <w:szCs w:val="20"/>
              </w:rPr>
              <w:t>1</w:t>
            </w:r>
            <w:r>
              <w:rPr>
                <w:rFonts w:ascii="Arial" w:eastAsia="Times New Roman" w:hAnsi="Arial" w:cs="Arial"/>
                <w:b/>
                <w:bCs/>
                <w:sz w:val="20"/>
                <w:szCs w:val="20"/>
              </w:rPr>
              <w:t>4</w:t>
            </w:r>
          </w:p>
          <w:p w14:paraId="20968463" w14:textId="77777777" w:rsidR="00E70B83" w:rsidRDefault="00097A37">
            <w:pPr>
              <w:spacing w:after="0"/>
            </w:pPr>
            <w:r>
              <w:rPr>
                <w:rFonts w:ascii="Arial" w:eastAsia="Arial" w:hAnsi="Arial" w:cs="Arial"/>
                <w:sz w:val="20"/>
                <w:szCs w:val="20"/>
              </w:rPr>
              <w:t>DOR.ICT.DCP.ENV.001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9618E86" w14:textId="77777777" w:rsidR="001B25B1" w:rsidRPr="003B668C" w:rsidRDefault="001B25B1" w:rsidP="009A4542">
            <w:pPr>
              <w:spacing w:before="120" w:after="120" w:line="240" w:lineRule="auto"/>
              <w:ind w:left="284" w:right="284"/>
              <w:textAlignment w:val="baseline"/>
              <w:rPr>
                <w:rFonts w:ascii="Arial" w:eastAsia="Times New Roman" w:hAnsi="Arial" w:cs="Arial"/>
                <w:b/>
                <w:bCs/>
                <w:sz w:val="20"/>
                <w:szCs w:val="20"/>
              </w:rPr>
            </w:pPr>
            <w:r w:rsidRPr="003B668C">
              <w:rPr>
                <w:rFonts w:ascii="Arial" w:eastAsia="Calibri" w:hAnsi="Arial" w:cs="Arial"/>
                <w:b/>
                <w:bCs/>
                <w:sz w:val="20"/>
                <w:szCs w:val="20"/>
              </w:rPr>
              <w:t>It must be ensured that measures are defined and in place to protect against environmental threats.</w:t>
            </w:r>
          </w:p>
        </w:tc>
      </w:tr>
      <w:tr w:rsidR="001B25B1" w:rsidRPr="003B668C" w14:paraId="62743B7F" w14:textId="77777777" w:rsidTr="50C1E5CA">
        <w:trPr>
          <w:gridAfter w:val="1"/>
          <w:wAfter w:w="15" w:type="dxa"/>
          <w:trHeight w:val="25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001C6AA" w14:textId="77777777" w:rsidR="001B25B1" w:rsidRPr="003B668C" w:rsidRDefault="001B25B1" w:rsidP="009A4542">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Pr>
                <w:rFonts w:ascii="Arial" w:eastAsia="Times New Roman" w:hAnsi="Arial" w:cs="Arial"/>
                <w:sz w:val="20"/>
                <w:szCs w:val="20"/>
              </w:rPr>
              <w:t>4</w:t>
            </w:r>
            <w:r w:rsidRPr="003B668C">
              <w:rPr>
                <w:rFonts w:ascii="Arial" w:eastAsia="Times New Roman" w:hAnsi="Arial" w:cs="Arial"/>
                <w:sz w:val="20"/>
                <w:szCs w:val="20"/>
              </w:rPr>
              <w:t>.1</w:t>
            </w:r>
          </w:p>
          <w:p w14:paraId="0F2F650B" w14:textId="77777777" w:rsidR="00E70B83" w:rsidRDefault="00097A37">
            <w:pPr>
              <w:spacing w:after="0"/>
            </w:pPr>
            <w:r>
              <w:rPr>
                <w:rFonts w:ascii="Arial" w:eastAsia="Arial" w:hAnsi="Arial" w:cs="Arial"/>
                <w:sz w:val="20"/>
                <w:szCs w:val="20"/>
              </w:rPr>
              <w:t>DOR.ICT.DCP.ENV.002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843FF16" w14:textId="77777777" w:rsidR="001B25B1" w:rsidRPr="00BA7BE4" w:rsidRDefault="001B25B1" w:rsidP="001B25B1">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Physical protection against natural disasters must be designed and applied</w:t>
            </w:r>
            <w:r w:rsidR="00577206" w:rsidRPr="00BA7BE4">
              <w:rPr>
                <w:rFonts w:ascii="Arial" w:eastAsia="Calibri" w:hAnsi="Arial" w:cs="Arial"/>
                <w:sz w:val="20"/>
                <w:szCs w:val="20"/>
              </w:rPr>
              <w:t xml:space="preserve"> following a risk-based approach</w:t>
            </w:r>
            <w:r w:rsidRPr="00BA7BE4">
              <w:rPr>
                <w:rFonts w:ascii="Arial" w:eastAsia="Calibri" w:hAnsi="Arial" w:cs="Arial"/>
                <w:sz w:val="20"/>
                <w:szCs w:val="20"/>
              </w:rPr>
              <w:t xml:space="preserve">. </w:t>
            </w:r>
          </w:p>
          <w:p w14:paraId="539DA94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A.18.2b)</w:t>
            </w:r>
          </w:p>
        </w:tc>
      </w:tr>
      <w:tr w:rsidR="001B25B1" w:rsidRPr="003B668C" w14:paraId="32F1B419" w14:textId="77777777" w:rsidTr="50C1E5CA">
        <w:trPr>
          <w:gridAfter w:val="1"/>
          <w:wAfter w:w="15" w:type="dxa"/>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1B5925" w14:textId="77777777" w:rsidR="001B25B1" w:rsidRPr="003B668C" w:rsidRDefault="001B25B1" w:rsidP="009A4542">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Pr>
                <w:rFonts w:ascii="Arial" w:eastAsia="Times New Roman" w:hAnsi="Arial" w:cs="Arial"/>
                <w:sz w:val="20"/>
                <w:szCs w:val="20"/>
              </w:rPr>
              <w:t>4</w:t>
            </w:r>
            <w:r w:rsidRPr="003B668C">
              <w:rPr>
                <w:rFonts w:ascii="Arial" w:eastAsia="Times New Roman" w:hAnsi="Arial" w:cs="Arial"/>
                <w:sz w:val="20"/>
                <w:szCs w:val="20"/>
              </w:rPr>
              <w:t>.2</w:t>
            </w:r>
          </w:p>
          <w:p w14:paraId="5437AA65" w14:textId="77777777" w:rsidR="00E70B83" w:rsidRDefault="00097A37">
            <w:pPr>
              <w:spacing w:after="0"/>
            </w:pPr>
            <w:r>
              <w:rPr>
                <w:rFonts w:ascii="Arial" w:eastAsia="Arial" w:hAnsi="Arial" w:cs="Arial"/>
                <w:sz w:val="20"/>
                <w:szCs w:val="20"/>
              </w:rPr>
              <w:t>DOR.ICT.DCP.ENV.003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90C93E" w14:textId="77777777" w:rsidR="001B25B1" w:rsidRPr="00BA7BE4" w:rsidRDefault="49211543" w:rsidP="50C1E5CA">
            <w:pPr>
              <w:spacing w:before="120" w:after="120" w:line="240" w:lineRule="auto"/>
              <w:ind w:left="284" w:right="284"/>
              <w:rPr>
                <w:rFonts w:ascii="Arial" w:eastAsia="Calibri" w:hAnsi="Arial" w:cs="Arial"/>
                <w:sz w:val="20"/>
                <w:szCs w:val="20"/>
              </w:rPr>
            </w:pPr>
            <w:r w:rsidRPr="50C1E5CA">
              <w:rPr>
                <w:rFonts w:ascii="Arial" w:eastAsia="Calibri" w:hAnsi="Arial" w:cs="Arial"/>
                <w:sz w:val="20"/>
                <w:szCs w:val="20"/>
              </w:rPr>
              <w:t>Advice regarding environmental issues and how to deal with them should be obtained.</w:t>
            </w:r>
          </w:p>
          <w:p w14:paraId="2B854696"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A.7.5</w:t>
            </w:r>
          </w:p>
        </w:tc>
      </w:tr>
      <w:tr w:rsidR="001B25B1" w:rsidRPr="003B668C" w14:paraId="6F0A0B5C" w14:textId="77777777" w:rsidTr="50C1E5CA">
        <w:trPr>
          <w:gridAfter w:val="1"/>
          <w:wAfter w:w="15" w:type="dxa"/>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96E11F" w14:textId="77777777" w:rsidR="001B25B1" w:rsidRPr="003B668C" w:rsidRDefault="001B25B1" w:rsidP="009A4542">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14.3</w:t>
            </w:r>
          </w:p>
          <w:p w14:paraId="20474B63" w14:textId="77777777" w:rsidR="00E70B83" w:rsidRDefault="00097A37">
            <w:pPr>
              <w:spacing w:after="0"/>
            </w:pPr>
            <w:r>
              <w:rPr>
                <w:rFonts w:ascii="Arial" w:eastAsia="Arial" w:hAnsi="Arial" w:cs="Arial"/>
                <w:sz w:val="20"/>
                <w:szCs w:val="20"/>
              </w:rPr>
              <w:t>DOR.ICT.DCP.ENV.004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23E8CF" w14:textId="77777777" w:rsidR="001B25B1" w:rsidRPr="00BA7BE4" w:rsidRDefault="001B25B1" w:rsidP="001B25B1">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Environmental conditions, such as temperature and humidity, must be monitored for conditions which could adversely affect the operation of information processing facilities.</w:t>
            </w:r>
          </w:p>
          <w:p w14:paraId="7EA730D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A.7.8</w:t>
            </w:r>
          </w:p>
        </w:tc>
      </w:tr>
      <w:tr w:rsidR="001B25B1" w:rsidRPr="003B668C" w14:paraId="0DE1DDEC" w14:textId="77777777" w:rsidTr="50C1E5CA">
        <w:trPr>
          <w:trHeight w:val="30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62C57A" w14:textId="77777777" w:rsidR="001B25B1" w:rsidRPr="003B668C" w:rsidRDefault="001B25B1" w:rsidP="009A4542">
            <w:pPr>
              <w:spacing w:before="120" w:after="24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Pr>
                <w:rFonts w:ascii="Arial" w:eastAsia="Times New Roman" w:hAnsi="Arial" w:cs="Arial"/>
                <w:sz w:val="20"/>
                <w:szCs w:val="20"/>
              </w:rPr>
              <w:t>4</w:t>
            </w:r>
            <w:r w:rsidRPr="003B668C">
              <w:rPr>
                <w:rFonts w:ascii="Arial" w:eastAsia="Times New Roman" w:hAnsi="Arial" w:cs="Arial"/>
                <w:sz w:val="20"/>
                <w:szCs w:val="20"/>
              </w:rPr>
              <w:t>.</w:t>
            </w:r>
            <w:r>
              <w:rPr>
                <w:rFonts w:ascii="Arial" w:eastAsia="Times New Roman" w:hAnsi="Arial" w:cs="Arial"/>
                <w:sz w:val="20"/>
                <w:szCs w:val="20"/>
              </w:rPr>
              <w:t>4</w:t>
            </w:r>
          </w:p>
          <w:p w14:paraId="3B3EB94E" w14:textId="77777777" w:rsidR="00E70B83" w:rsidRDefault="00097A37">
            <w:pPr>
              <w:spacing w:after="0"/>
            </w:pPr>
            <w:r>
              <w:rPr>
                <w:rFonts w:ascii="Arial" w:eastAsia="Arial" w:hAnsi="Arial" w:cs="Arial"/>
                <w:sz w:val="20"/>
                <w:szCs w:val="20"/>
              </w:rPr>
              <w:t>DOR.ICT.DCP.ENV.005</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057B309" w14:textId="77777777" w:rsidR="001B25B1" w:rsidRPr="00BA7BE4" w:rsidRDefault="001B25B1" w:rsidP="00C72330">
            <w:pPr>
              <w:spacing w:before="120" w:after="240" w:line="240" w:lineRule="auto"/>
              <w:ind w:left="284" w:right="284"/>
              <w:textAlignment w:val="baseline"/>
              <w:rPr>
                <w:rFonts w:ascii="Arial" w:eastAsia="Calibri" w:hAnsi="Arial" w:cs="Arial"/>
                <w:sz w:val="20"/>
                <w:szCs w:val="20"/>
              </w:rPr>
            </w:pPr>
            <w:r w:rsidRPr="00BA7BE4">
              <w:rPr>
                <w:rFonts w:ascii="Arial" w:eastAsia="Calibri" w:hAnsi="Arial" w:cs="Arial"/>
                <w:sz w:val="20"/>
                <w:szCs w:val="20"/>
              </w:rPr>
              <w:t>Lightning protection must be applied to all buildings and lightning protection filters must be fitted to all incoming power and communications lines.</w:t>
            </w:r>
          </w:p>
          <w:p w14:paraId="6F7C47F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Network Connection,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A.7.8</w:t>
            </w:r>
          </w:p>
        </w:tc>
      </w:tr>
    </w:tbl>
    <w:p w14:paraId="2D0B5EB5" w14:textId="77777777" w:rsidR="00195010" w:rsidRDefault="00195010">
      <w:pPr>
        <w:rPr>
          <w:rFonts w:ascii="Arial" w:hAnsi="Arial" w:cs="Arial"/>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55"/>
      </w:tblGrid>
      <w:tr w:rsidR="004E35B9" w:rsidRPr="003B668C" w14:paraId="3E44FAD2" w14:textId="77777777" w:rsidTr="009A4542">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83D1388" w14:textId="77777777" w:rsidR="004E35B9" w:rsidRPr="003B668C" w:rsidRDefault="004E35B9" w:rsidP="009A4542">
            <w:pPr>
              <w:spacing w:before="120" w:after="120" w:line="240" w:lineRule="auto"/>
              <w:ind w:left="284"/>
              <w:textAlignment w:val="baseline"/>
              <w:rPr>
                <w:rFonts w:ascii="Arial" w:eastAsia="Times New Roman" w:hAnsi="Arial" w:cs="Arial"/>
                <w:sz w:val="24"/>
                <w:szCs w:val="24"/>
              </w:rPr>
            </w:pPr>
            <w:r w:rsidRPr="003B668C">
              <w:rPr>
                <w:rFonts w:ascii="Arial" w:eastAsia="Calibri" w:hAnsi="Arial" w:cs="Arial"/>
                <w:b/>
                <w:color w:val="FFFFFF" w:themeColor="background1"/>
                <w:sz w:val="20"/>
                <w:szCs w:val="20"/>
              </w:rPr>
              <w:t>ID: 1</w:t>
            </w:r>
            <w:r>
              <w:rPr>
                <w:rFonts w:ascii="Arial" w:eastAsia="Calibri" w:hAnsi="Arial" w:cs="Arial"/>
                <w:b/>
                <w:color w:val="FFFFFF" w:themeColor="background1"/>
                <w:sz w:val="20"/>
                <w:szCs w:val="20"/>
              </w:rPr>
              <w:t xml:space="preserve">5 </w:t>
            </w:r>
            <w:r w:rsidRPr="003B668C">
              <w:rPr>
                <w:rFonts w:ascii="Arial" w:eastAsia="Calibri" w:hAnsi="Arial" w:cs="Arial"/>
                <w:b/>
                <w:color w:val="FFFFFF" w:themeColor="background1"/>
                <w:sz w:val="20"/>
                <w:szCs w:val="20"/>
              </w:rPr>
              <w:t>(version 2.0)</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A2310B6" w14:textId="77777777" w:rsidR="004E35B9" w:rsidRPr="003B668C" w:rsidRDefault="004E35B9" w:rsidP="009A4542">
            <w:pPr>
              <w:spacing w:before="120" w:after="120" w:line="240" w:lineRule="auto"/>
              <w:ind w:left="284"/>
              <w:textAlignment w:val="baseline"/>
              <w:rPr>
                <w:rFonts w:ascii="Arial" w:eastAsia="Times New Roman" w:hAnsi="Arial" w:cs="Arial"/>
                <w:sz w:val="24"/>
                <w:szCs w:val="24"/>
              </w:rPr>
            </w:pPr>
            <w:r w:rsidRPr="003B668C">
              <w:rPr>
                <w:rFonts w:ascii="Arial" w:eastAsia="Calibri" w:hAnsi="Arial" w:cs="Arial"/>
                <w:b/>
                <w:color w:val="FFFFFF" w:themeColor="background1"/>
                <w:sz w:val="20"/>
                <w:szCs w:val="20"/>
              </w:rPr>
              <w:t>Physical security monitoring and logging</w:t>
            </w:r>
          </w:p>
        </w:tc>
      </w:tr>
      <w:tr w:rsidR="004E35B9" w:rsidRPr="003B668C" w14:paraId="656784F6" w14:textId="77777777" w:rsidTr="009A4542">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75728EC" w14:textId="77777777" w:rsidR="004E35B9" w:rsidRPr="003B668C" w:rsidRDefault="004E35B9" w:rsidP="009A4542">
            <w:pPr>
              <w:spacing w:before="120" w:after="120" w:line="240" w:lineRule="auto"/>
              <w:ind w:left="624"/>
              <w:textAlignment w:val="baseline"/>
              <w:rPr>
                <w:rFonts w:ascii="Arial" w:eastAsia="Times New Roman" w:hAnsi="Arial" w:cs="Arial"/>
                <w:b/>
                <w:bCs/>
                <w:sz w:val="24"/>
                <w:szCs w:val="24"/>
              </w:rPr>
            </w:pPr>
            <w:r w:rsidRPr="003B668C">
              <w:rPr>
                <w:rFonts w:ascii="Arial" w:eastAsia="Times New Roman" w:hAnsi="Arial" w:cs="Arial"/>
                <w:b/>
                <w:bCs/>
                <w:sz w:val="20"/>
                <w:szCs w:val="20"/>
              </w:rPr>
              <w:t>1</w:t>
            </w:r>
            <w:r>
              <w:rPr>
                <w:rFonts w:ascii="Arial" w:eastAsia="Times New Roman" w:hAnsi="Arial" w:cs="Arial"/>
                <w:b/>
                <w:bCs/>
                <w:sz w:val="20"/>
                <w:szCs w:val="20"/>
              </w:rPr>
              <w:t>5</w:t>
            </w:r>
          </w:p>
          <w:p w14:paraId="65C9CF62" w14:textId="77777777" w:rsidR="00E70B83" w:rsidRDefault="00097A37">
            <w:pPr>
              <w:spacing w:after="0"/>
            </w:pPr>
            <w:r>
              <w:rPr>
                <w:rFonts w:ascii="Arial" w:eastAsia="Arial" w:hAnsi="Arial" w:cs="Arial"/>
                <w:sz w:val="20"/>
                <w:szCs w:val="20"/>
              </w:rPr>
              <w:t>DOR.ICT.DCP.MOL.001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A25C0F1" w14:textId="77777777" w:rsidR="004E35B9" w:rsidRPr="00BA7BE4" w:rsidRDefault="004E35B9" w:rsidP="009A4542">
            <w:pPr>
              <w:spacing w:before="120" w:after="120" w:line="240" w:lineRule="auto"/>
              <w:ind w:left="284" w:right="284"/>
              <w:textAlignment w:val="baseline"/>
              <w:rPr>
                <w:rFonts w:ascii="Arial" w:eastAsia="Times New Roman" w:hAnsi="Arial" w:cs="Arial"/>
                <w:b/>
                <w:bCs/>
                <w:sz w:val="20"/>
                <w:szCs w:val="20"/>
              </w:rPr>
            </w:pPr>
            <w:r w:rsidRPr="00BA7BE4">
              <w:rPr>
                <w:rFonts w:ascii="Arial" w:eastAsia="Calibri" w:hAnsi="Arial" w:cs="Arial"/>
                <w:b/>
                <w:bCs/>
                <w:sz w:val="20"/>
                <w:szCs w:val="20"/>
              </w:rPr>
              <w:t>It must be ensured that buildings</w:t>
            </w:r>
            <w:r w:rsidR="00F672A2" w:rsidRPr="00BA7BE4">
              <w:rPr>
                <w:rFonts w:ascii="Arial" w:eastAsia="Calibri" w:hAnsi="Arial" w:cs="Arial"/>
                <w:b/>
                <w:bCs/>
                <w:sz w:val="20"/>
                <w:szCs w:val="20"/>
              </w:rPr>
              <w:t>,</w:t>
            </w:r>
            <w:r w:rsidRPr="00BA7BE4">
              <w:rPr>
                <w:rFonts w:ascii="Arial" w:eastAsia="Calibri" w:hAnsi="Arial" w:cs="Arial"/>
                <w:b/>
                <w:bCs/>
                <w:sz w:val="20"/>
                <w:szCs w:val="20"/>
              </w:rPr>
              <w:t xml:space="preserve"> rooms </w:t>
            </w:r>
            <w:r w:rsidR="00F672A2" w:rsidRPr="00BA7BE4">
              <w:rPr>
                <w:rFonts w:ascii="Arial" w:eastAsia="Calibri" w:hAnsi="Arial" w:cs="Arial"/>
                <w:b/>
                <w:bCs/>
                <w:sz w:val="20"/>
                <w:szCs w:val="20"/>
              </w:rPr>
              <w:t xml:space="preserve">and </w:t>
            </w:r>
            <w:r w:rsidR="00762CE8" w:rsidRPr="00BA7BE4">
              <w:rPr>
                <w:rFonts w:ascii="Arial" w:eastAsia="Calibri" w:hAnsi="Arial" w:cs="Arial"/>
                <w:b/>
                <w:bCs/>
                <w:sz w:val="20"/>
                <w:szCs w:val="20"/>
              </w:rPr>
              <w:t xml:space="preserve">sensitive </w:t>
            </w:r>
            <w:r w:rsidR="00F672A2" w:rsidRPr="00BA7BE4">
              <w:rPr>
                <w:rFonts w:ascii="Arial" w:eastAsia="Calibri" w:hAnsi="Arial" w:cs="Arial"/>
                <w:b/>
                <w:bCs/>
                <w:sz w:val="20"/>
                <w:szCs w:val="20"/>
              </w:rPr>
              <w:t xml:space="preserve">designated areas </w:t>
            </w:r>
            <w:r w:rsidRPr="00BA7BE4">
              <w:rPr>
                <w:rFonts w:ascii="Arial" w:eastAsia="Calibri" w:hAnsi="Arial" w:cs="Arial"/>
                <w:b/>
                <w:bCs/>
                <w:sz w:val="20"/>
                <w:szCs w:val="20"/>
              </w:rPr>
              <w:t>are monitored for unauthorized physical access and relevant events are logged.</w:t>
            </w:r>
          </w:p>
        </w:tc>
      </w:tr>
      <w:tr w:rsidR="004E35B9" w:rsidRPr="003B668C" w14:paraId="1E30488D" w14:textId="77777777" w:rsidTr="009A4542">
        <w:trPr>
          <w:trHeight w:val="25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F64C009" w14:textId="77777777" w:rsidR="004E35B9" w:rsidRPr="003B668C" w:rsidRDefault="004E35B9" w:rsidP="009A4542">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Pr>
                <w:rFonts w:ascii="Arial" w:eastAsia="Times New Roman" w:hAnsi="Arial" w:cs="Arial"/>
                <w:sz w:val="20"/>
                <w:szCs w:val="20"/>
              </w:rPr>
              <w:t>5</w:t>
            </w:r>
            <w:r w:rsidRPr="003B668C">
              <w:rPr>
                <w:rFonts w:ascii="Arial" w:eastAsia="Times New Roman" w:hAnsi="Arial" w:cs="Arial"/>
                <w:sz w:val="20"/>
                <w:szCs w:val="20"/>
              </w:rPr>
              <w:t>.1</w:t>
            </w:r>
          </w:p>
          <w:p w14:paraId="6727FDF9" w14:textId="77777777" w:rsidR="00E70B83" w:rsidRDefault="00097A37">
            <w:pPr>
              <w:spacing w:after="0"/>
            </w:pPr>
            <w:r>
              <w:rPr>
                <w:rFonts w:ascii="Arial" w:eastAsia="Arial" w:hAnsi="Arial" w:cs="Arial"/>
                <w:sz w:val="20"/>
                <w:szCs w:val="20"/>
              </w:rPr>
              <w:t>DOR.ICT.DCP.MOL.002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4471818" w14:textId="77777777" w:rsidR="004E35B9" w:rsidRPr="00BA7BE4" w:rsidRDefault="003831F5" w:rsidP="004E35B9">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Buildings</w:t>
            </w:r>
            <w:r w:rsidR="00B10911" w:rsidRPr="00BA7BE4">
              <w:rPr>
                <w:rFonts w:ascii="Arial" w:eastAsia="Calibri" w:hAnsi="Arial" w:cs="Arial"/>
                <w:sz w:val="20"/>
                <w:szCs w:val="20"/>
              </w:rPr>
              <w:t>,</w:t>
            </w:r>
            <w:r w:rsidRPr="00BA7BE4">
              <w:rPr>
                <w:rFonts w:ascii="Arial" w:eastAsia="Calibri" w:hAnsi="Arial" w:cs="Arial"/>
                <w:sz w:val="20"/>
                <w:szCs w:val="20"/>
              </w:rPr>
              <w:t xml:space="preserve"> rooms</w:t>
            </w:r>
            <w:r w:rsidR="00B10911" w:rsidRPr="00BA7BE4">
              <w:rPr>
                <w:rFonts w:ascii="Arial" w:eastAsia="Calibri" w:hAnsi="Arial" w:cs="Arial"/>
                <w:sz w:val="20"/>
                <w:szCs w:val="20"/>
              </w:rPr>
              <w:t xml:space="preserve"> and sensitive designated areas</w:t>
            </w:r>
            <w:r w:rsidR="004E35B9" w:rsidRPr="00BA7BE4">
              <w:rPr>
                <w:rFonts w:ascii="Arial" w:eastAsia="Calibri" w:hAnsi="Arial" w:cs="Arial"/>
                <w:sz w:val="20"/>
                <w:szCs w:val="20"/>
              </w:rPr>
              <w:t xml:space="preserve"> must be continuously monitored for unauthorized physical access by surveillance systems, either managed internally or by a monitoring service provider.</w:t>
            </w:r>
          </w:p>
          <w:p w14:paraId="3674140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A7.4</w:t>
            </w:r>
          </w:p>
        </w:tc>
      </w:tr>
      <w:tr w:rsidR="004E35B9" w:rsidRPr="003B668C" w14:paraId="38A471B8" w14:textId="77777777" w:rsidTr="009A4542">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5C0910" w14:textId="77777777" w:rsidR="004E35B9" w:rsidRPr="003B668C" w:rsidRDefault="004E35B9" w:rsidP="009A4542">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Pr>
                <w:rFonts w:ascii="Arial" w:eastAsia="Times New Roman" w:hAnsi="Arial" w:cs="Arial"/>
                <w:sz w:val="20"/>
                <w:szCs w:val="20"/>
              </w:rPr>
              <w:t>5</w:t>
            </w:r>
            <w:r w:rsidRPr="003B668C">
              <w:rPr>
                <w:rFonts w:ascii="Arial" w:eastAsia="Times New Roman" w:hAnsi="Arial" w:cs="Arial"/>
                <w:sz w:val="20"/>
                <w:szCs w:val="20"/>
              </w:rPr>
              <w:t>.2</w:t>
            </w:r>
          </w:p>
          <w:p w14:paraId="0ED47B5D" w14:textId="77777777" w:rsidR="00E70B83" w:rsidRDefault="00097A37">
            <w:pPr>
              <w:spacing w:after="0"/>
            </w:pPr>
            <w:r>
              <w:rPr>
                <w:rFonts w:ascii="Arial" w:eastAsia="Arial" w:hAnsi="Arial" w:cs="Arial"/>
                <w:sz w:val="20"/>
                <w:szCs w:val="20"/>
              </w:rPr>
              <w:t>DOR.ICT.DCP.MOL.003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8D5C61" w14:textId="77777777" w:rsidR="004E35B9" w:rsidRPr="001B25B1" w:rsidRDefault="004E35B9" w:rsidP="004E35B9">
            <w:pPr>
              <w:spacing w:before="120" w:after="120" w:line="240" w:lineRule="auto"/>
              <w:ind w:left="284" w:right="284"/>
              <w:rPr>
                <w:rFonts w:ascii="Arial" w:eastAsia="Calibri" w:hAnsi="Arial" w:cs="Arial"/>
                <w:sz w:val="20"/>
                <w:szCs w:val="20"/>
              </w:rPr>
            </w:pPr>
            <w:r w:rsidRPr="003B668C">
              <w:rPr>
                <w:rFonts w:ascii="Arial" w:eastAsia="Calibri" w:hAnsi="Arial" w:cs="Arial"/>
                <w:sz w:val="20"/>
                <w:szCs w:val="20"/>
              </w:rPr>
              <w:t>In accordance with the applicable regulations, business needs and information security objectives, physical access logs must follow a retention period of 2 years.</w:t>
            </w:r>
          </w:p>
          <w:p w14:paraId="321DB48E"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A7.4, DORA RTS RMF A.12.2a), A.12.2ci), A.21.1giii)</w:t>
            </w:r>
          </w:p>
        </w:tc>
      </w:tr>
      <w:tr w:rsidR="004E35B9" w:rsidRPr="003B668C" w14:paraId="1BAECA86" w14:textId="77777777" w:rsidTr="009A4542">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AB7A49" w14:textId="77777777" w:rsidR="004E35B9" w:rsidRPr="003B668C" w:rsidRDefault="004E35B9" w:rsidP="009A4542">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15.3</w:t>
            </w:r>
          </w:p>
          <w:p w14:paraId="287EFF37" w14:textId="77777777" w:rsidR="00E70B83" w:rsidRDefault="00097A37">
            <w:pPr>
              <w:spacing w:after="0"/>
            </w:pPr>
            <w:r>
              <w:rPr>
                <w:rFonts w:ascii="Arial" w:eastAsia="Arial" w:hAnsi="Arial" w:cs="Arial"/>
                <w:sz w:val="20"/>
                <w:szCs w:val="20"/>
              </w:rPr>
              <w:t>DOR.ICT.DCP.MOL.004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119967" w14:textId="77777777" w:rsidR="004E35B9" w:rsidRPr="003B668C" w:rsidRDefault="004E35B9" w:rsidP="009A4542">
            <w:pPr>
              <w:spacing w:before="120" w:after="120" w:line="240" w:lineRule="auto"/>
              <w:ind w:left="284" w:right="284"/>
              <w:rPr>
                <w:rFonts w:ascii="Arial" w:eastAsia="Calibri" w:hAnsi="Arial" w:cs="Arial"/>
                <w:sz w:val="20"/>
                <w:szCs w:val="20"/>
              </w:rPr>
            </w:pPr>
            <w:r w:rsidRPr="003B668C">
              <w:rPr>
                <w:rFonts w:ascii="Arial" w:eastAsia="Calibri" w:hAnsi="Arial" w:cs="Arial"/>
                <w:sz w:val="20"/>
                <w:szCs w:val="20"/>
              </w:rPr>
              <w:t>In accordance with the applicable regulations, business needs and information security objectives, CCTV logs must follow a minimum retention period of 3 days. If a longer retention period than 3 days is required due to the "legitimate interest" provision under Article 6 (1) (f) of the GDPR, it must be approved by the Data Protection Unit.</w:t>
            </w:r>
          </w:p>
          <w:p w14:paraId="5D36D5A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A7.4, DORA RTS RMF A.12.2a), A.12.2ci), A.21.1giii)</w:t>
            </w:r>
          </w:p>
        </w:tc>
      </w:tr>
    </w:tbl>
    <w:p w14:paraId="1B9C3745" w14:textId="77777777" w:rsidR="008B7C36" w:rsidRDefault="008B7C36">
      <w:pPr>
        <w:rPr>
          <w:rFonts w:ascii="Arial" w:hAnsi="Arial" w:cs="Arial"/>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66"/>
      </w:tblGrid>
      <w:tr w:rsidR="00871355" w:rsidRPr="003B668C" w14:paraId="414C21DE" w14:textId="77777777" w:rsidTr="009A4542">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3011B92" w14:textId="77777777" w:rsidR="00871355" w:rsidRPr="003B668C" w:rsidRDefault="00871355" w:rsidP="009A4542">
            <w:pPr>
              <w:spacing w:before="120" w:after="120" w:line="240" w:lineRule="auto"/>
              <w:ind w:left="284"/>
              <w:textAlignment w:val="baseline"/>
              <w:rPr>
                <w:rFonts w:ascii="Arial" w:eastAsia="Times New Roman" w:hAnsi="Arial" w:cs="Arial"/>
                <w:sz w:val="24"/>
                <w:szCs w:val="24"/>
              </w:rPr>
            </w:pPr>
            <w:r w:rsidRPr="003B668C">
              <w:rPr>
                <w:rFonts w:ascii="Arial" w:eastAsia="Calibri" w:hAnsi="Arial" w:cs="Arial"/>
                <w:b/>
                <w:color w:val="FFFFFF" w:themeColor="background1"/>
                <w:sz w:val="20"/>
                <w:szCs w:val="20"/>
              </w:rPr>
              <w:t>ID: 1</w:t>
            </w:r>
            <w:r>
              <w:rPr>
                <w:rFonts w:ascii="Arial" w:eastAsia="Calibri" w:hAnsi="Arial" w:cs="Arial"/>
                <w:b/>
                <w:color w:val="FFFFFF" w:themeColor="background1"/>
                <w:sz w:val="20"/>
                <w:szCs w:val="20"/>
              </w:rPr>
              <w:t>6</w:t>
            </w:r>
            <w:r w:rsidRPr="003B668C">
              <w:rPr>
                <w:rFonts w:ascii="Arial" w:eastAsia="Calibri" w:hAnsi="Arial" w:cs="Arial"/>
                <w:b/>
                <w:color w:val="FFFFFF" w:themeColor="background1"/>
                <w:sz w:val="20"/>
                <w:szCs w:val="20"/>
              </w:rPr>
              <w:t xml:space="preserve"> (version 2.0)</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C8B9125" w14:textId="77777777" w:rsidR="00871355" w:rsidRPr="003B668C" w:rsidRDefault="00871355" w:rsidP="009A4542">
            <w:pPr>
              <w:spacing w:before="120" w:after="120" w:line="240" w:lineRule="auto"/>
              <w:ind w:left="284"/>
              <w:textAlignment w:val="baseline"/>
              <w:rPr>
                <w:rFonts w:ascii="Arial" w:eastAsia="Times New Roman" w:hAnsi="Arial" w:cs="Arial"/>
                <w:sz w:val="24"/>
                <w:szCs w:val="24"/>
              </w:rPr>
            </w:pPr>
            <w:r w:rsidRPr="003B668C">
              <w:rPr>
                <w:rFonts w:ascii="Arial" w:eastAsia="Calibri" w:hAnsi="Arial" w:cs="Arial"/>
                <w:b/>
                <w:color w:val="FFFFFF" w:themeColor="background1"/>
                <w:sz w:val="20"/>
                <w:szCs w:val="20"/>
              </w:rPr>
              <w:t>Physical Access Controls</w:t>
            </w:r>
          </w:p>
        </w:tc>
      </w:tr>
      <w:tr w:rsidR="00871355" w:rsidRPr="003B668C" w14:paraId="1DC5806F" w14:textId="77777777" w:rsidTr="009A4542">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0BC0B01" w14:textId="77777777" w:rsidR="00871355" w:rsidRPr="003B668C" w:rsidRDefault="00871355" w:rsidP="009A4542">
            <w:pPr>
              <w:spacing w:before="120" w:after="120" w:line="240" w:lineRule="auto"/>
              <w:ind w:left="624"/>
              <w:textAlignment w:val="baseline"/>
              <w:rPr>
                <w:rFonts w:ascii="Arial" w:eastAsia="Times New Roman" w:hAnsi="Arial" w:cs="Arial"/>
                <w:b/>
                <w:bCs/>
                <w:sz w:val="24"/>
                <w:szCs w:val="24"/>
              </w:rPr>
            </w:pPr>
            <w:r w:rsidRPr="003B668C">
              <w:rPr>
                <w:rFonts w:ascii="Arial" w:eastAsia="Times New Roman" w:hAnsi="Arial" w:cs="Arial"/>
                <w:b/>
                <w:bCs/>
                <w:sz w:val="20"/>
                <w:szCs w:val="20"/>
              </w:rPr>
              <w:t>1</w:t>
            </w:r>
            <w:r>
              <w:rPr>
                <w:rFonts w:ascii="Arial" w:eastAsia="Times New Roman" w:hAnsi="Arial" w:cs="Arial"/>
                <w:b/>
                <w:bCs/>
                <w:sz w:val="20"/>
                <w:szCs w:val="20"/>
              </w:rPr>
              <w:t>6</w:t>
            </w:r>
          </w:p>
          <w:p w14:paraId="68FEF888" w14:textId="77777777" w:rsidR="00E70B83" w:rsidRDefault="00097A37">
            <w:pPr>
              <w:spacing w:after="0"/>
            </w:pPr>
            <w:r>
              <w:rPr>
                <w:rFonts w:ascii="Arial" w:eastAsia="Arial" w:hAnsi="Arial" w:cs="Arial"/>
                <w:sz w:val="20"/>
                <w:szCs w:val="20"/>
              </w:rPr>
              <w:t>DOR.ICT.DCP.ACC.001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8916B13" w14:textId="77777777" w:rsidR="00871355" w:rsidRPr="003B668C" w:rsidRDefault="00871355" w:rsidP="009A4542">
            <w:pPr>
              <w:spacing w:before="120" w:after="120" w:line="240" w:lineRule="auto"/>
              <w:ind w:left="284" w:right="284"/>
              <w:textAlignment w:val="baseline"/>
              <w:rPr>
                <w:rFonts w:ascii="Arial" w:eastAsia="Times New Roman" w:hAnsi="Arial" w:cs="Arial"/>
                <w:b/>
                <w:bCs/>
                <w:sz w:val="20"/>
                <w:szCs w:val="20"/>
              </w:rPr>
            </w:pPr>
            <w:r w:rsidRPr="003B668C">
              <w:rPr>
                <w:rFonts w:ascii="Arial" w:eastAsia="Calibri" w:hAnsi="Arial" w:cs="Arial"/>
                <w:b/>
                <w:bCs/>
                <w:sz w:val="20"/>
                <w:szCs w:val="20"/>
              </w:rPr>
              <w:t>It must be ensured that physical access control measures are defined and in place.</w:t>
            </w:r>
          </w:p>
        </w:tc>
      </w:tr>
      <w:tr w:rsidR="00871355" w:rsidRPr="003B668C" w14:paraId="7D290A83" w14:textId="77777777" w:rsidTr="009A4542">
        <w:trPr>
          <w:trHeight w:val="25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CDCF592" w14:textId="77777777" w:rsidR="00871355" w:rsidRPr="003B668C" w:rsidRDefault="00871355" w:rsidP="009A4542">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Pr>
                <w:rFonts w:ascii="Arial" w:eastAsia="Times New Roman" w:hAnsi="Arial" w:cs="Arial"/>
                <w:sz w:val="20"/>
                <w:szCs w:val="20"/>
              </w:rPr>
              <w:t>6</w:t>
            </w:r>
            <w:r w:rsidRPr="003B668C">
              <w:rPr>
                <w:rFonts w:ascii="Arial" w:eastAsia="Times New Roman" w:hAnsi="Arial" w:cs="Arial"/>
                <w:sz w:val="20"/>
                <w:szCs w:val="20"/>
              </w:rPr>
              <w:t>.1</w:t>
            </w:r>
          </w:p>
          <w:p w14:paraId="03C5B450" w14:textId="77777777" w:rsidR="00E70B83" w:rsidRDefault="00097A37">
            <w:pPr>
              <w:spacing w:after="0"/>
            </w:pPr>
            <w:r>
              <w:rPr>
                <w:rFonts w:ascii="Arial" w:eastAsia="Arial" w:hAnsi="Arial" w:cs="Arial"/>
                <w:sz w:val="20"/>
                <w:szCs w:val="20"/>
              </w:rPr>
              <w:t>DOR.ICT.DCP.ACC.002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2A32579" w14:textId="77777777" w:rsidR="00871355" w:rsidRPr="00BA7BE4" w:rsidRDefault="00871355" w:rsidP="00871355">
            <w:pPr>
              <w:spacing w:before="120" w:after="120" w:line="240" w:lineRule="auto"/>
              <w:ind w:left="284" w:right="284"/>
              <w:rPr>
                <w:rFonts w:ascii="Arial" w:eastAsia="Times New Roman" w:hAnsi="Arial" w:cs="Arial"/>
                <w:sz w:val="20"/>
                <w:szCs w:val="20"/>
              </w:rPr>
            </w:pPr>
            <w:r w:rsidRPr="00BA7BE4">
              <w:rPr>
                <w:rFonts w:ascii="Arial" w:eastAsia="Times New Roman" w:hAnsi="Arial" w:cs="Arial"/>
                <w:sz w:val="20"/>
                <w:szCs w:val="20"/>
              </w:rPr>
              <w:t xml:space="preserve">People with access to buildings, rooms and sensitive designated areas must be identified and logged. The identification and logging process must </w:t>
            </w:r>
            <w:r w:rsidR="00BC3A60" w:rsidRPr="00BA7BE4">
              <w:rPr>
                <w:rFonts w:ascii="Arial" w:eastAsia="Times New Roman" w:hAnsi="Arial" w:cs="Arial"/>
                <w:sz w:val="20"/>
                <w:szCs w:val="20"/>
              </w:rPr>
              <w:t>follow a risk-based approach</w:t>
            </w:r>
            <w:r w:rsidRPr="00BA7BE4">
              <w:rPr>
                <w:rFonts w:ascii="Arial" w:eastAsia="Times New Roman" w:hAnsi="Arial" w:cs="Arial"/>
                <w:sz w:val="20"/>
                <w:szCs w:val="20"/>
              </w:rPr>
              <w:t xml:space="preserve">. </w:t>
            </w:r>
          </w:p>
          <w:p w14:paraId="57E1669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A.21.1g.i)</w:t>
            </w:r>
          </w:p>
        </w:tc>
      </w:tr>
      <w:tr w:rsidR="00871355" w:rsidRPr="003B668C" w14:paraId="1E16BBC1" w14:textId="77777777" w:rsidTr="009A4542">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85401F" w14:textId="77777777" w:rsidR="00871355" w:rsidRPr="003B668C" w:rsidRDefault="00871355" w:rsidP="009A4542">
            <w:pPr>
              <w:spacing w:before="120" w:after="12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12330E">
              <w:rPr>
                <w:rFonts w:ascii="Arial" w:eastAsia="Times New Roman" w:hAnsi="Arial" w:cs="Arial"/>
                <w:sz w:val="20"/>
                <w:szCs w:val="20"/>
              </w:rPr>
              <w:t>6</w:t>
            </w:r>
            <w:r w:rsidRPr="003B668C">
              <w:rPr>
                <w:rFonts w:ascii="Arial" w:eastAsia="Times New Roman" w:hAnsi="Arial" w:cs="Arial"/>
                <w:sz w:val="20"/>
                <w:szCs w:val="20"/>
              </w:rPr>
              <w:t>.2</w:t>
            </w:r>
          </w:p>
          <w:p w14:paraId="54F9BAE7" w14:textId="77777777" w:rsidR="00E70B83" w:rsidRDefault="00097A37">
            <w:pPr>
              <w:spacing w:after="0"/>
            </w:pPr>
            <w:r>
              <w:rPr>
                <w:rFonts w:ascii="Arial" w:eastAsia="Arial" w:hAnsi="Arial" w:cs="Arial"/>
                <w:sz w:val="20"/>
                <w:szCs w:val="20"/>
              </w:rPr>
              <w:t>DOR.ICT.DCP.ACC.003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84215D" w14:textId="77777777" w:rsidR="00871355" w:rsidRPr="00BA7BE4" w:rsidRDefault="0012330E" w:rsidP="0012330E">
            <w:pPr>
              <w:spacing w:before="120" w:after="120" w:line="240" w:lineRule="auto"/>
              <w:ind w:left="284" w:right="284"/>
              <w:rPr>
                <w:rFonts w:ascii="Arial" w:eastAsia="Times New Roman" w:hAnsi="Arial" w:cs="Arial"/>
                <w:sz w:val="20"/>
                <w:szCs w:val="20"/>
              </w:rPr>
            </w:pPr>
            <w:r w:rsidRPr="00BA7BE4">
              <w:rPr>
                <w:rFonts w:ascii="Arial" w:eastAsia="Times New Roman" w:hAnsi="Arial" w:cs="Arial"/>
                <w:sz w:val="20"/>
                <w:szCs w:val="20"/>
              </w:rPr>
              <w:t>Physical access rights to critical non-IT Assets must be granted based on the need-to-know and least privilege principles and on an ad-hoc basis.</w:t>
            </w:r>
          </w:p>
          <w:p w14:paraId="6700A06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A.21.1g.ii)</w:t>
            </w:r>
          </w:p>
        </w:tc>
      </w:tr>
      <w:tr w:rsidR="00871355" w:rsidRPr="003B668C" w14:paraId="5A119F19" w14:textId="77777777" w:rsidTr="009A4542">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2DAC42" w14:textId="77777777" w:rsidR="00871355" w:rsidRPr="003B668C" w:rsidRDefault="00871355" w:rsidP="009A4542">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6E4FBB">
              <w:rPr>
                <w:rFonts w:ascii="Arial" w:eastAsia="Times New Roman" w:hAnsi="Arial" w:cs="Arial"/>
                <w:sz w:val="20"/>
                <w:szCs w:val="20"/>
              </w:rPr>
              <w:t>6</w:t>
            </w:r>
            <w:r>
              <w:rPr>
                <w:rFonts w:ascii="Arial" w:eastAsia="Times New Roman" w:hAnsi="Arial" w:cs="Arial"/>
                <w:sz w:val="20"/>
                <w:szCs w:val="20"/>
              </w:rPr>
              <w:t>.3</w:t>
            </w:r>
          </w:p>
          <w:p w14:paraId="18365551" w14:textId="77777777" w:rsidR="00E70B83" w:rsidRDefault="00097A37">
            <w:pPr>
              <w:spacing w:after="0"/>
            </w:pPr>
            <w:r>
              <w:rPr>
                <w:rFonts w:ascii="Arial" w:eastAsia="Arial" w:hAnsi="Arial" w:cs="Arial"/>
                <w:sz w:val="20"/>
                <w:szCs w:val="20"/>
              </w:rPr>
              <w:t>DOR.ICT.DCP.ACC.004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73C922" w14:textId="77777777" w:rsidR="00871355" w:rsidRPr="00BA7BE4" w:rsidRDefault="006E4FBB" w:rsidP="006E4FBB">
            <w:pPr>
              <w:spacing w:before="120" w:after="120" w:line="240" w:lineRule="auto"/>
              <w:ind w:left="284" w:right="284"/>
              <w:rPr>
                <w:rFonts w:ascii="Arial" w:eastAsia="Times New Roman" w:hAnsi="Arial" w:cs="Arial"/>
                <w:sz w:val="20"/>
                <w:szCs w:val="20"/>
              </w:rPr>
            </w:pPr>
            <w:r w:rsidRPr="00BA7BE4">
              <w:rPr>
                <w:rFonts w:ascii="Arial" w:eastAsia="Times New Roman" w:hAnsi="Arial" w:cs="Arial"/>
                <w:sz w:val="20"/>
                <w:szCs w:val="20"/>
              </w:rPr>
              <w:t>Physical access to buildings, rooms and sensitive designated areas must be monitored.</w:t>
            </w:r>
          </w:p>
          <w:p w14:paraId="2FF80CD9"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A.21.1g.iii)</w:t>
            </w:r>
          </w:p>
        </w:tc>
      </w:tr>
      <w:tr w:rsidR="00871355" w:rsidRPr="003B668C" w14:paraId="2D0A5290" w14:textId="77777777" w:rsidTr="009A4542">
        <w:trPr>
          <w:trHeight w:val="2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1159BF" w14:textId="77777777" w:rsidR="00871355" w:rsidRPr="003B668C" w:rsidRDefault="00871355" w:rsidP="009A4542">
            <w:pPr>
              <w:spacing w:before="120" w:after="240" w:line="240" w:lineRule="auto"/>
              <w:ind w:left="624"/>
              <w:textAlignment w:val="baseline"/>
              <w:rPr>
                <w:rFonts w:ascii="Arial" w:eastAsia="Times New Roman" w:hAnsi="Arial" w:cs="Arial"/>
                <w:sz w:val="20"/>
                <w:szCs w:val="20"/>
              </w:rPr>
            </w:pPr>
            <w:r w:rsidRPr="003B668C">
              <w:rPr>
                <w:rFonts w:ascii="Arial" w:eastAsia="Times New Roman" w:hAnsi="Arial" w:cs="Arial"/>
                <w:sz w:val="20"/>
                <w:szCs w:val="20"/>
              </w:rPr>
              <w:t>1</w:t>
            </w:r>
            <w:r w:rsidR="006E4FBB">
              <w:rPr>
                <w:rFonts w:ascii="Arial" w:eastAsia="Times New Roman" w:hAnsi="Arial" w:cs="Arial"/>
                <w:sz w:val="20"/>
                <w:szCs w:val="20"/>
              </w:rPr>
              <w:t>6</w:t>
            </w:r>
            <w:r w:rsidRPr="003B668C">
              <w:rPr>
                <w:rFonts w:ascii="Arial" w:eastAsia="Times New Roman" w:hAnsi="Arial" w:cs="Arial"/>
                <w:sz w:val="20"/>
                <w:szCs w:val="20"/>
              </w:rPr>
              <w:t>.</w:t>
            </w:r>
            <w:r>
              <w:rPr>
                <w:rFonts w:ascii="Arial" w:eastAsia="Times New Roman" w:hAnsi="Arial" w:cs="Arial"/>
                <w:sz w:val="20"/>
                <w:szCs w:val="20"/>
              </w:rPr>
              <w:t>4</w:t>
            </w:r>
          </w:p>
          <w:p w14:paraId="41ACE228" w14:textId="77777777" w:rsidR="00E70B83" w:rsidRDefault="00097A37">
            <w:pPr>
              <w:spacing w:after="0"/>
            </w:pPr>
            <w:r>
              <w:rPr>
                <w:rFonts w:ascii="Arial" w:eastAsia="Arial" w:hAnsi="Arial" w:cs="Arial"/>
                <w:sz w:val="20"/>
                <w:szCs w:val="20"/>
              </w:rPr>
              <w:t>DOR.ICT.DCP.ACC.005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6CF66B" w14:textId="77777777" w:rsidR="00871355" w:rsidRPr="003B668C" w:rsidRDefault="006E4FBB" w:rsidP="00BA7BE4">
            <w:pPr>
              <w:spacing w:before="120" w:after="240" w:line="240" w:lineRule="auto"/>
              <w:ind w:left="284" w:right="284"/>
              <w:textAlignment w:val="baseline"/>
              <w:rPr>
                <w:rFonts w:ascii="Arial" w:eastAsia="Times New Roman" w:hAnsi="Arial" w:cs="Arial"/>
                <w:sz w:val="20"/>
                <w:szCs w:val="20"/>
              </w:rPr>
            </w:pPr>
            <w:r w:rsidRPr="003B668C">
              <w:rPr>
                <w:rFonts w:ascii="Arial" w:eastAsia="Times New Roman" w:hAnsi="Arial" w:cs="Arial"/>
                <w:sz w:val="20"/>
                <w:szCs w:val="20"/>
              </w:rPr>
              <w:t>Physical access rights must be reviewed to ensure prompt revoking of unnecessary access rights.</w:t>
            </w:r>
          </w:p>
          <w:p w14:paraId="0F36313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A.21.1g.iv)</w:t>
            </w:r>
          </w:p>
        </w:tc>
      </w:tr>
    </w:tbl>
    <w:p w14:paraId="000E1A69" w14:textId="77777777" w:rsidR="00871355" w:rsidRDefault="00871355">
      <w:pPr>
        <w:rPr>
          <w:rFonts w:ascii="Arial" w:hAnsi="Arial" w:cs="Arial"/>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78"/>
        <w:gridCol w:w="7566"/>
      </w:tblGrid>
      <w:tr w:rsidR="009E3EA2" w:rsidRPr="003B668C" w14:paraId="711F797F" w14:textId="7777777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817D52F" w14:textId="77777777" w:rsidR="009E3EA2" w:rsidRPr="00BA7BE4" w:rsidRDefault="009E3EA2">
            <w:pPr>
              <w:spacing w:before="120" w:after="120" w:line="240" w:lineRule="auto"/>
              <w:ind w:left="284"/>
              <w:textAlignment w:val="baseline"/>
              <w:rPr>
                <w:rFonts w:ascii="Arial" w:eastAsia="Times New Roman" w:hAnsi="Arial" w:cs="Arial"/>
                <w:sz w:val="24"/>
                <w:szCs w:val="24"/>
              </w:rPr>
            </w:pPr>
            <w:r w:rsidRPr="00BA7BE4">
              <w:rPr>
                <w:rFonts w:ascii="Arial" w:eastAsia="Calibri" w:hAnsi="Arial" w:cs="Arial"/>
                <w:b/>
                <w:color w:val="FFFFFF" w:themeColor="background1"/>
                <w:sz w:val="20"/>
                <w:szCs w:val="20"/>
              </w:rPr>
              <w:t>ID: 17 (version 2.0)</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55A37E8" w14:textId="77777777" w:rsidR="009E3EA2" w:rsidRPr="00BA7BE4" w:rsidRDefault="0090201B">
            <w:pPr>
              <w:spacing w:before="120" w:after="120" w:line="240" w:lineRule="auto"/>
              <w:ind w:left="284"/>
              <w:textAlignment w:val="baseline"/>
              <w:rPr>
                <w:rFonts w:ascii="Arial" w:eastAsia="Times New Roman" w:hAnsi="Arial" w:cs="Arial"/>
                <w:sz w:val="24"/>
                <w:szCs w:val="24"/>
              </w:rPr>
            </w:pPr>
            <w:r w:rsidRPr="00BA7BE4">
              <w:rPr>
                <w:rFonts w:ascii="Arial" w:eastAsia="Calibri" w:hAnsi="Arial" w:cs="Arial"/>
                <w:b/>
                <w:color w:val="FFFFFF" w:themeColor="background1"/>
                <w:sz w:val="20"/>
                <w:szCs w:val="20"/>
              </w:rPr>
              <w:t>Visitor Management</w:t>
            </w:r>
          </w:p>
        </w:tc>
      </w:tr>
      <w:tr w:rsidR="009E3EA2" w:rsidRPr="003B668C" w14:paraId="5FF8C44A" w14:textId="77777777">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F850282" w14:textId="77777777" w:rsidR="009E3EA2" w:rsidRPr="00BA7BE4" w:rsidRDefault="009E3EA2">
            <w:pPr>
              <w:spacing w:before="120" w:after="120" w:line="240" w:lineRule="auto"/>
              <w:ind w:left="624"/>
              <w:textAlignment w:val="baseline"/>
              <w:rPr>
                <w:rFonts w:ascii="Arial" w:eastAsia="Times New Roman" w:hAnsi="Arial" w:cs="Arial"/>
                <w:b/>
                <w:bCs/>
                <w:sz w:val="24"/>
                <w:szCs w:val="24"/>
              </w:rPr>
            </w:pPr>
            <w:r w:rsidRPr="00BA7BE4">
              <w:rPr>
                <w:rFonts w:ascii="Arial" w:eastAsia="Times New Roman" w:hAnsi="Arial" w:cs="Arial"/>
                <w:b/>
                <w:bCs/>
                <w:sz w:val="20"/>
                <w:szCs w:val="20"/>
              </w:rPr>
              <w:t>17</w:t>
            </w:r>
          </w:p>
          <w:p w14:paraId="0CBE1B5B" w14:textId="77777777" w:rsidR="00E70B83" w:rsidRDefault="00097A37">
            <w:pPr>
              <w:spacing w:after="0"/>
            </w:pPr>
            <w:r>
              <w:rPr>
                <w:rFonts w:ascii="Arial" w:eastAsia="Arial" w:hAnsi="Arial" w:cs="Arial"/>
                <w:sz w:val="20"/>
                <w:szCs w:val="20"/>
              </w:rPr>
              <w:t>DOR.ICT.DCP.VIS.001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42C3BA3" w14:textId="77777777" w:rsidR="009E3EA2" w:rsidRPr="00BA7BE4" w:rsidRDefault="00E72930">
            <w:pPr>
              <w:spacing w:before="120" w:after="120" w:line="240" w:lineRule="auto"/>
              <w:ind w:left="284" w:right="284"/>
              <w:textAlignment w:val="baseline"/>
              <w:rPr>
                <w:rFonts w:ascii="Arial" w:eastAsia="Times New Roman" w:hAnsi="Arial" w:cs="Arial"/>
                <w:b/>
                <w:bCs/>
                <w:sz w:val="20"/>
                <w:szCs w:val="20"/>
              </w:rPr>
            </w:pPr>
            <w:r w:rsidRPr="00BA7BE4">
              <w:rPr>
                <w:rFonts w:ascii="Arial" w:eastAsia="Calibri" w:hAnsi="Arial" w:cs="Arial"/>
                <w:b/>
                <w:bCs/>
                <w:sz w:val="20"/>
                <w:szCs w:val="20"/>
              </w:rPr>
              <w:t>Visitors must be treated specially with regard to physical access</w:t>
            </w:r>
            <w:r w:rsidR="00F247CD" w:rsidRPr="00BA7BE4">
              <w:rPr>
                <w:rFonts w:ascii="Arial" w:eastAsia="Calibri" w:hAnsi="Arial" w:cs="Arial"/>
                <w:b/>
                <w:bCs/>
                <w:sz w:val="20"/>
                <w:szCs w:val="20"/>
              </w:rPr>
              <w:t xml:space="preserve"> to buildings, rooms and sensitive designated areas, if relevant</w:t>
            </w:r>
            <w:r w:rsidRPr="00BA7BE4">
              <w:rPr>
                <w:rFonts w:ascii="Arial" w:eastAsia="Calibri" w:hAnsi="Arial" w:cs="Arial"/>
                <w:b/>
                <w:bCs/>
                <w:sz w:val="20"/>
                <w:szCs w:val="20"/>
              </w:rPr>
              <w:t>.</w:t>
            </w:r>
          </w:p>
        </w:tc>
      </w:tr>
      <w:tr w:rsidR="009E3EA2" w:rsidRPr="003B668C" w14:paraId="6A59478E" w14:textId="77777777">
        <w:trPr>
          <w:trHeight w:val="25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58F3042" w14:textId="77777777" w:rsidR="009E3EA2" w:rsidRPr="00BA7BE4" w:rsidRDefault="009E3EA2">
            <w:pPr>
              <w:spacing w:before="120" w:after="120" w:line="240" w:lineRule="auto"/>
              <w:ind w:left="624"/>
              <w:textAlignment w:val="baseline"/>
              <w:rPr>
                <w:rFonts w:ascii="Arial" w:eastAsia="Times New Roman" w:hAnsi="Arial" w:cs="Arial"/>
                <w:sz w:val="20"/>
                <w:szCs w:val="20"/>
              </w:rPr>
            </w:pPr>
            <w:r w:rsidRPr="00BA7BE4">
              <w:rPr>
                <w:rFonts w:ascii="Arial" w:eastAsia="Times New Roman" w:hAnsi="Arial" w:cs="Arial"/>
                <w:sz w:val="20"/>
                <w:szCs w:val="20"/>
              </w:rPr>
              <w:t>17.1</w:t>
            </w:r>
          </w:p>
          <w:p w14:paraId="413B4AF7" w14:textId="77777777" w:rsidR="00E70B83" w:rsidRDefault="00097A37">
            <w:pPr>
              <w:spacing w:after="0"/>
            </w:pPr>
            <w:r>
              <w:rPr>
                <w:rFonts w:ascii="Arial" w:eastAsia="Arial" w:hAnsi="Arial" w:cs="Arial"/>
                <w:sz w:val="20"/>
                <w:szCs w:val="20"/>
              </w:rPr>
              <w:t>DOR.ICT.DCP.VIS.002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AB7AA4B" w14:textId="77777777" w:rsidR="009E3EA2" w:rsidRPr="00BA7BE4" w:rsidRDefault="007637DE">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 xml:space="preserve">Visitors must be authenticated by </w:t>
            </w:r>
            <w:r w:rsidR="004A6797" w:rsidRPr="00BA7BE4">
              <w:rPr>
                <w:rFonts w:ascii="Arial" w:eastAsia="Calibri" w:hAnsi="Arial" w:cs="Arial"/>
                <w:sz w:val="20"/>
                <w:szCs w:val="20"/>
              </w:rPr>
              <w:t>appropriate means.</w:t>
            </w:r>
          </w:p>
          <w:p w14:paraId="130CBA71"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A.21.1g), ISO/IEC 27002:2022 A.7.2</w:t>
            </w:r>
          </w:p>
        </w:tc>
      </w:tr>
      <w:tr w:rsidR="009E3EA2" w:rsidRPr="003B668C" w14:paraId="1306660F" w14:textId="77777777">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1B0FDD" w14:textId="77777777" w:rsidR="009E3EA2" w:rsidRPr="00BA7BE4" w:rsidRDefault="009E3EA2">
            <w:pPr>
              <w:spacing w:before="120" w:after="120" w:line="240" w:lineRule="auto"/>
              <w:ind w:left="624"/>
              <w:textAlignment w:val="baseline"/>
              <w:rPr>
                <w:rFonts w:ascii="Arial" w:eastAsia="Times New Roman" w:hAnsi="Arial" w:cs="Arial"/>
                <w:sz w:val="20"/>
                <w:szCs w:val="20"/>
              </w:rPr>
            </w:pPr>
            <w:r w:rsidRPr="00BA7BE4">
              <w:rPr>
                <w:rFonts w:ascii="Arial" w:eastAsia="Times New Roman" w:hAnsi="Arial" w:cs="Arial"/>
                <w:sz w:val="20"/>
                <w:szCs w:val="20"/>
              </w:rPr>
              <w:t>17.2</w:t>
            </w:r>
          </w:p>
          <w:p w14:paraId="6F3C8619" w14:textId="77777777" w:rsidR="00E70B83" w:rsidRDefault="00097A37">
            <w:pPr>
              <w:spacing w:after="0"/>
            </w:pPr>
            <w:r>
              <w:rPr>
                <w:rFonts w:ascii="Arial" w:eastAsia="Arial" w:hAnsi="Arial" w:cs="Arial"/>
                <w:sz w:val="20"/>
                <w:szCs w:val="20"/>
              </w:rPr>
              <w:t>DOR.ICT.DCP.VIS.003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F14DD0" w14:textId="77777777" w:rsidR="009E3EA2" w:rsidRPr="00BA7BE4" w:rsidRDefault="007E067F">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 xml:space="preserve">The data and time of </w:t>
            </w:r>
            <w:r w:rsidR="004A0BE6" w:rsidRPr="00BA7BE4">
              <w:rPr>
                <w:rFonts w:ascii="Arial" w:eastAsia="Calibri" w:hAnsi="Arial" w:cs="Arial"/>
                <w:sz w:val="20"/>
                <w:szCs w:val="20"/>
              </w:rPr>
              <w:t>entry and departure of the vis</w:t>
            </w:r>
            <w:r w:rsidR="004B5DF4" w:rsidRPr="00BA7BE4">
              <w:rPr>
                <w:rFonts w:ascii="Arial" w:eastAsia="Calibri" w:hAnsi="Arial" w:cs="Arial"/>
                <w:sz w:val="20"/>
                <w:szCs w:val="20"/>
              </w:rPr>
              <w:t>itors should be recorded.</w:t>
            </w:r>
          </w:p>
          <w:p w14:paraId="6743119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A.21.1g), ISO/IEC 27002:2022 A.7.2</w:t>
            </w:r>
          </w:p>
        </w:tc>
      </w:tr>
      <w:tr w:rsidR="008F0002" w:rsidRPr="003B668C" w14:paraId="3B044483" w14:textId="77777777">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861A9F" w14:textId="77777777" w:rsidR="008F0002" w:rsidRPr="00BA7BE4" w:rsidRDefault="008F0002">
            <w:pPr>
              <w:spacing w:before="120" w:after="120" w:line="240" w:lineRule="auto"/>
              <w:ind w:left="624"/>
              <w:textAlignment w:val="baseline"/>
              <w:rPr>
                <w:rFonts w:ascii="Arial" w:eastAsia="Times New Roman" w:hAnsi="Arial" w:cs="Arial"/>
                <w:sz w:val="20"/>
                <w:szCs w:val="20"/>
              </w:rPr>
            </w:pPr>
            <w:r w:rsidRPr="00BA7BE4">
              <w:rPr>
                <w:rFonts w:ascii="Arial" w:eastAsia="Times New Roman" w:hAnsi="Arial" w:cs="Arial"/>
                <w:sz w:val="20"/>
                <w:szCs w:val="20"/>
              </w:rPr>
              <w:t>17.3</w:t>
            </w:r>
          </w:p>
          <w:p w14:paraId="6EB84969" w14:textId="77777777" w:rsidR="00E70B83" w:rsidRDefault="00097A37">
            <w:pPr>
              <w:spacing w:after="0"/>
            </w:pPr>
            <w:r>
              <w:rPr>
                <w:rFonts w:ascii="Arial" w:eastAsia="Arial" w:hAnsi="Arial" w:cs="Arial"/>
                <w:sz w:val="20"/>
                <w:szCs w:val="20"/>
              </w:rPr>
              <w:t>DOR.ICT.DCP.VIS.004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E52088" w14:textId="77777777" w:rsidR="008F0002" w:rsidRPr="00BA7BE4" w:rsidRDefault="006B36F2">
            <w:pPr>
              <w:spacing w:before="120" w:after="120" w:line="240" w:lineRule="auto"/>
              <w:ind w:left="284" w:right="284"/>
              <w:rPr>
                <w:rFonts w:ascii="Arial" w:eastAsia="Calibri" w:hAnsi="Arial" w:cs="Arial"/>
                <w:sz w:val="20"/>
                <w:szCs w:val="20"/>
              </w:rPr>
            </w:pPr>
            <w:r w:rsidRPr="00BA7BE4">
              <w:rPr>
                <w:rFonts w:ascii="Arial" w:eastAsia="Calibri" w:hAnsi="Arial" w:cs="Arial"/>
                <w:sz w:val="20"/>
                <w:szCs w:val="20"/>
              </w:rPr>
              <w:t xml:space="preserve">All visitors must be supervised </w:t>
            </w:r>
            <w:r w:rsidR="00B13270" w:rsidRPr="00BA7BE4">
              <w:rPr>
                <w:rFonts w:ascii="Arial" w:eastAsia="Calibri" w:hAnsi="Arial" w:cs="Arial"/>
                <w:sz w:val="20"/>
                <w:szCs w:val="20"/>
              </w:rPr>
              <w:t xml:space="preserve">within </w:t>
            </w:r>
            <w:r w:rsidR="00F812BD" w:rsidRPr="00BA7BE4">
              <w:rPr>
                <w:rFonts w:ascii="Arial" w:eastAsia="Calibri" w:hAnsi="Arial" w:cs="Arial"/>
                <w:sz w:val="20"/>
                <w:szCs w:val="20"/>
              </w:rPr>
              <w:t xml:space="preserve">the buildings, </w:t>
            </w:r>
            <w:r w:rsidR="00D13DCD" w:rsidRPr="00BA7BE4">
              <w:rPr>
                <w:rFonts w:ascii="Arial" w:eastAsia="Calibri" w:hAnsi="Arial" w:cs="Arial"/>
                <w:sz w:val="20"/>
                <w:szCs w:val="20"/>
              </w:rPr>
              <w:t xml:space="preserve">rooms </w:t>
            </w:r>
            <w:r w:rsidR="008E4128" w:rsidRPr="00BA7BE4">
              <w:rPr>
                <w:rFonts w:ascii="Arial" w:eastAsia="Calibri" w:hAnsi="Arial" w:cs="Arial"/>
                <w:sz w:val="20"/>
                <w:szCs w:val="20"/>
              </w:rPr>
              <w:t>and, if relevant, sensitive designated areas,</w:t>
            </w:r>
            <w:r w:rsidR="00F76DF3" w:rsidRPr="00BA7BE4">
              <w:rPr>
                <w:rFonts w:ascii="Arial" w:eastAsia="Calibri" w:hAnsi="Arial" w:cs="Arial"/>
                <w:sz w:val="20"/>
                <w:szCs w:val="20"/>
              </w:rPr>
              <w:t xml:space="preserve"> of DBG.</w:t>
            </w:r>
          </w:p>
          <w:p w14:paraId="271DBDBA"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A.21.1g), ISO/IEC 27002:2022 A.7.2</w:t>
            </w:r>
          </w:p>
        </w:tc>
      </w:tr>
      <w:tr w:rsidR="009E3EA2" w:rsidRPr="003B668C" w14:paraId="6DABFB8B" w14:textId="77777777">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C53B6B" w14:textId="77777777" w:rsidR="009E3EA2" w:rsidRPr="00BA7BE4" w:rsidRDefault="009E3EA2">
            <w:pPr>
              <w:spacing w:before="120" w:after="120" w:line="240" w:lineRule="auto"/>
              <w:ind w:left="624"/>
              <w:textAlignment w:val="baseline"/>
              <w:rPr>
                <w:rFonts w:ascii="Arial" w:eastAsia="Times New Roman" w:hAnsi="Arial" w:cs="Arial"/>
                <w:sz w:val="20"/>
                <w:szCs w:val="20"/>
              </w:rPr>
            </w:pPr>
            <w:r w:rsidRPr="00BA7BE4">
              <w:rPr>
                <w:rFonts w:ascii="Arial" w:eastAsia="Times New Roman" w:hAnsi="Arial" w:cs="Arial"/>
                <w:sz w:val="20"/>
                <w:szCs w:val="20"/>
              </w:rPr>
              <w:t>17.</w:t>
            </w:r>
            <w:r w:rsidR="008F0002" w:rsidRPr="00BA7BE4">
              <w:rPr>
                <w:rFonts w:ascii="Arial" w:eastAsia="Times New Roman" w:hAnsi="Arial" w:cs="Arial"/>
                <w:sz w:val="20"/>
                <w:szCs w:val="20"/>
              </w:rPr>
              <w:t>4</w:t>
            </w:r>
          </w:p>
          <w:p w14:paraId="02854BF2" w14:textId="77777777" w:rsidR="00E70B83" w:rsidRDefault="00097A37">
            <w:pPr>
              <w:spacing w:after="0"/>
            </w:pPr>
            <w:r>
              <w:rPr>
                <w:rFonts w:ascii="Arial" w:eastAsia="Arial" w:hAnsi="Arial" w:cs="Arial"/>
                <w:sz w:val="20"/>
                <w:szCs w:val="20"/>
              </w:rPr>
              <w:t>DOR.ICT.DCP.VIS.005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BF2EBF" w14:textId="77777777" w:rsidR="009E3EA2" w:rsidRPr="00BA7BE4" w:rsidRDefault="007259F6" w:rsidP="00923E25">
            <w:pPr>
              <w:spacing w:before="120" w:after="240" w:line="240" w:lineRule="auto"/>
              <w:ind w:left="284" w:right="284"/>
              <w:textAlignment w:val="baseline"/>
              <w:rPr>
                <w:rFonts w:ascii="Arial" w:eastAsia="Calibri" w:hAnsi="Arial" w:cs="Arial"/>
                <w:sz w:val="20"/>
                <w:szCs w:val="20"/>
              </w:rPr>
            </w:pPr>
            <w:r w:rsidRPr="00BA7BE4">
              <w:rPr>
                <w:rFonts w:ascii="Arial" w:eastAsia="Calibri" w:hAnsi="Arial" w:cs="Arial"/>
                <w:sz w:val="20"/>
                <w:szCs w:val="20"/>
              </w:rPr>
              <w:t xml:space="preserve">Access for visitors must only be granted for specific, authorized purposes and with instructions on the </w:t>
            </w:r>
            <w:r w:rsidR="0091636B" w:rsidRPr="00BA7BE4">
              <w:rPr>
                <w:rFonts w:ascii="Arial" w:eastAsia="Calibri" w:hAnsi="Arial" w:cs="Arial"/>
                <w:sz w:val="20"/>
                <w:szCs w:val="20"/>
              </w:rPr>
              <w:t>area and on emergency procedures.</w:t>
            </w:r>
          </w:p>
          <w:p w14:paraId="17713932"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A.21.1g), ISO/IEC 27002:2022 A.7.2</w:t>
            </w:r>
          </w:p>
        </w:tc>
      </w:tr>
    </w:tbl>
    <w:p w14:paraId="79DDEF2A" w14:textId="77777777" w:rsidR="009E3EA2" w:rsidRDefault="009E3EA2">
      <w:pPr>
        <w:rPr>
          <w:rFonts w:ascii="Arial" w:hAnsi="Arial" w:cs="Arial"/>
        </w:rPr>
      </w:pPr>
    </w:p>
    <w:tbl>
      <w:tblPr>
        <w:tblW w:w="966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97"/>
      </w:tblGrid>
      <w:tr w:rsidR="00A6671A" w:rsidRPr="003B668C" w14:paraId="018B984E" w14:textId="77777777" w:rsidTr="00A2074D">
        <w:trPr>
          <w:trHeight w:val="255"/>
        </w:trPr>
        <w:tc>
          <w:tcPr>
            <w:tcW w:w="2167"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22D1F35" w14:textId="77777777" w:rsidR="00A6671A" w:rsidRPr="003B668C" w:rsidRDefault="00A6671A" w:rsidP="009A4542">
            <w:pPr>
              <w:spacing w:before="120" w:after="120" w:line="240" w:lineRule="auto"/>
              <w:ind w:left="284"/>
              <w:textAlignment w:val="baseline"/>
              <w:rPr>
                <w:rFonts w:ascii="Arial" w:eastAsia="Times New Roman" w:hAnsi="Arial" w:cs="Arial"/>
                <w:sz w:val="24"/>
                <w:szCs w:val="24"/>
              </w:rPr>
            </w:pPr>
            <w:r w:rsidRPr="00BA7BE4">
              <w:rPr>
                <w:rFonts w:ascii="Arial" w:eastAsia="Calibri" w:hAnsi="Arial" w:cs="Arial"/>
                <w:b/>
                <w:color w:val="FFFFFF" w:themeColor="background1"/>
                <w:sz w:val="20"/>
                <w:szCs w:val="20"/>
              </w:rPr>
              <w:t>ID: 1</w:t>
            </w:r>
            <w:r w:rsidR="009E3EA2" w:rsidRPr="00BA7BE4">
              <w:rPr>
                <w:rFonts w:ascii="Arial" w:eastAsia="Calibri" w:hAnsi="Arial" w:cs="Arial"/>
                <w:b/>
                <w:color w:val="FFFFFF" w:themeColor="background1"/>
                <w:sz w:val="20"/>
                <w:szCs w:val="20"/>
              </w:rPr>
              <w:t>8</w:t>
            </w:r>
            <w:r w:rsidR="00BA7BE4" w:rsidRPr="00BA7BE4">
              <w:rPr>
                <w:rFonts w:ascii="Arial" w:eastAsia="Calibri" w:hAnsi="Arial" w:cs="Arial"/>
                <w:b/>
                <w:color w:val="FFFFFF" w:themeColor="background1"/>
                <w:sz w:val="20"/>
                <w:szCs w:val="20"/>
              </w:rPr>
              <w:br/>
            </w:r>
            <w:r w:rsidRPr="00BA7BE4">
              <w:rPr>
                <w:rFonts w:ascii="Arial" w:eastAsia="Calibri" w:hAnsi="Arial" w:cs="Arial"/>
                <w:b/>
                <w:color w:val="FFFFFF" w:themeColor="background1"/>
                <w:sz w:val="20"/>
                <w:szCs w:val="20"/>
              </w:rPr>
              <w:t>(version 2.0)</w:t>
            </w:r>
          </w:p>
        </w:tc>
        <w:tc>
          <w:tcPr>
            <w:tcW w:w="7497"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8132553" w14:textId="77777777" w:rsidR="00A6671A" w:rsidRPr="003B668C" w:rsidRDefault="00A6671A" w:rsidP="009A4542">
            <w:pPr>
              <w:spacing w:before="120" w:after="120" w:line="240" w:lineRule="auto"/>
              <w:ind w:left="284"/>
              <w:textAlignment w:val="baseline"/>
              <w:rPr>
                <w:rFonts w:ascii="Arial" w:eastAsia="Times New Roman" w:hAnsi="Arial" w:cs="Arial"/>
                <w:sz w:val="24"/>
                <w:szCs w:val="24"/>
              </w:rPr>
            </w:pPr>
            <w:r w:rsidRPr="003B668C">
              <w:rPr>
                <w:rFonts w:ascii="Arial" w:eastAsia="Calibri" w:hAnsi="Arial" w:cs="Arial"/>
                <w:b/>
                <w:color w:val="FFFFFF" w:themeColor="background1"/>
                <w:sz w:val="20"/>
                <w:szCs w:val="20"/>
              </w:rPr>
              <w:t>Sensitive designated areas</w:t>
            </w:r>
          </w:p>
        </w:tc>
      </w:tr>
      <w:tr w:rsidR="00A6671A" w:rsidRPr="003B668C" w14:paraId="4F36726F" w14:textId="77777777" w:rsidTr="00A2074D">
        <w:trPr>
          <w:trHeight w:val="435"/>
        </w:trPr>
        <w:tc>
          <w:tcPr>
            <w:tcW w:w="2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35E8FD2" w14:textId="77777777" w:rsidR="00A6671A" w:rsidRPr="003B668C" w:rsidRDefault="00A6671A" w:rsidP="009A4542">
            <w:pPr>
              <w:spacing w:before="120" w:after="120" w:line="240" w:lineRule="auto"/>
              <w:ind w:left="624"/>
              <w:textAlignment w:val="baseline"/>
              <w:rPr>
                <w:rFonts w:ascii="Arial" w:eastAsia="Times New Roman" w:hAnsi="Arial" w:cs="Arial"/>
                <w:b/>
                <w:bCs/>
                <w:sz w:val="24"/>
                <w:szCs w:val="24"/>
              </w:rPr>
            </w:pPr>
            <w:r w:rsidRPr="003B668C">
              <w:rPr>
                <w:rFonts w:ascii="Arial" w:eastAsia="Times New Roman" w:hAnsi="Arial" w:cs="Arial"/>
                <w:b/>
                <w:bCs/>
                <w:sz w:val="20"/>
                <w:szCs w:val="20"/>
              </w:rPr>
              <w:t>1</w:t>
            </w:r>
            <w:r w:rsidR="009E3EA2">
              <w:rPr>
                <w:rFonts w:ascii="Arial" w:eastAsia="Times New Roman" w:hAnsi="Arial" w:cs="Arial"/>
                <w:b/>
                <w:bCs/>
                <w:sz w:val="20"/>
                <w:szCs w:val="20"/>
              </w:rPr>
              <w:t>8</w:t>
            </w:r>
          </w:p>
          <w:p w14:paraId="3DC060EE" w14:textId="77777777" w:rsidR="00E70B83" w:rsidRDefault="00097A37">
            <w:pPr>
              <w:spacing w:after="0"/>
            </w:pPr>
            <w:r>
              <w:rPr>
                <w:rFonts w:ascii="Arial" w:eastAsia="Arial" w:hAnsi="Arial" w:cs="Arial"/>
                <w:sz w:val="20"/>
                <w:szCs w:val="20"/>
              </w:rPr>
              <w:t>DOR.ICT.DCP.SDA.001</w:t>
            </w:r>
          </w:p>
        </w:tc>
        <w:tc>
          <w:tcPr>
            <w:tcW w:w="74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8535026" w14:textId="77777777" w:rsidR="00A6671A" w:rsidRPr="003B668C" w:rsidRDefault="00A6671A" w:rsidP="009A4542">
            <w:pPr>
              <w:spacing w:before="120" w:after="120" w:line="240" w:lineRule="auto"/>
              <w:ind w:left="284" w:right="284"/>
              <w:textAlignment w:val="baseline"/>
              <w:rPr>
                <w:rFonts w:ascii="Arial" w:eastAsia="Times New Roman" w:hAnsi="Arial" w:cs="Arial"/>
                <w:b/>
                <w:bCs/>
                <w:sz w:val="20"/>
                <w:szCs w:val="20"/>
              </w:rPr>
            </w:pPr>
            <w:r w:rsidRPr="003B668C">
              <w:rPr>
                <w:rFonts w:ascii="Arial" w:eastAsia="Calibri" w:hAnsi="Arial" w:cs="Arial"/>
                <w:b/>
                <w:bCs/>
                <w:sz w:val="20"/>
                <w:szCs w:val="20"/>
              </w:rPr>
              <w:t>It must be ensured that measures are in place to protect sensitive designated areas</w:t>
            </w:r>
          </w:p>
        </w:tc>
      </w:tr>
      <w:tr w:rsidR="00A6671A" w:rsidRPr="003B668C" w14:paraId="5EEFE441" w14:textId="77777777" w:rsidTr="00A2074D">
        <w:trPr>
          <w:trHeight w:val="256"/>
        </w:trPr>
        <w:tc>
          <w:tcPr>
            <w:tcW w:w="2167"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6D0E1BD" w14:textId="77777777" w:rsidR="00A6671A" w:rsidRPr="00923E25" w:rsidRDefault="00A6671A"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8</w:t>
            </w:r>
            <w:r w:rsidRPr="00923E25">
              <w:rPr>
                <w:rFonts w:ascii="Arial" w:eastAsia="Times New Roman" w:hAnsi="Arial" w:cs="Arial"/>
                <w:sz w:val="20"/>
                <w:szCs w:val="20"/>
              </w:rPr>
              <w:t>.1</w:t>
            </w:r>
          </w:p>
          <w:p w14:paraId="4671128F" w14:textId="77777777" w:rsidR="00E70B83" w:rsidRDefault="00097A37">
            <w:pPr>
              <w:spacing w:after="0"/>
            </w:pPr>
            <w:r>
              <w:rPr>
                <w:rFonts w:ascii="Arial" w:eastAsia="Arial" w:hAnsi="Arial" w:cs="Arial"/>
                <w:sz w:val="20"/>
                <w:szCs w:val="20"/>
              </w:rPr>
              <w:t>DOR.ICT.DCP.SDA.002</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AE1DE5F" w14:textId="77777777" w:rsidR="00A6671A" w:rsidRPr="00A6671A" w:rsidRDefault="00A6671A" w:rsidP="00A6671A">
            <w:pPr>
              <w:spacing w:before="120" w:after="120" w:line="240" w:lineRule="auto"/>
              <w:ind w:left="284" w:right="284"/>
              <w:rPr>
                <w:rFonts w:ascii="Arial" w:eastAsia="Calibri" w:hAnsi="Arial" w:cs="Arial"/>
                <w:sz w:val="20"/>
                <w:szCs w:val="20"/>
              </w:rPr>
            </w:pPr>
            <w:r w:rsidRPr="003B668C">
              <w:rPr>
                <w:rFonts w:ascii="Arial" w:eastAsia="Calibri" w:hAnsi="Arial" w:cs="Arial"/>
                <w:sz w:val="20"/>
                <w:szCs w:val="20"/>
              </w:rPr>
              <w:t>Sensitive designated areas must be identified.</w:t>
            </w:r>
          </w:p>
          <w:p w14:paraId="461CEE5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A.18.2b)</w:t>
            </w:r>
          </w:p>
        </w:tc>
      </w:tr>
      <w:tr w:rsidR="00A6671A" w:rsidRPr="003B668C" w14:paraId="3049B9DF" w14:textId="77777777" w:rsidTr="00A2074D">
        <w:trPr>
          <w:trHeight w:val="439"/>
        </w:trPr>
        <w:tc>
          <w:tcPr>
            <w:tcW w:w="21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14865A" w14:textId="77777777" w:rsidR="00A6671A" w:rsidRPr="00923E25" w:rsidRDefault="00A6671A"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8</w:t>
            </w:r>
            <w:r w:rsidRPr="00923E25">
              <w:rPr>
                <w:rFonts w:ascii="Arial" w:eastAsia="Times New Roman" w:hAnsi="Arial" w:cs="Arial"/>
                <w:sz w:val="20"/>
                <w:szCs w:val="20"/>
              </w:rPr>
              <w:t>.2</w:t>
            </w:r>
          </w:p>
          <w:p w14:paraId="12730463" w14:textId="77777777" w:rsidR="00E70B83" w:rsidRDefault="00097A37">
            <w:pPr>
              <w:spacing w:after="0"/>
            </w:pPr>
            <w:r>
              <w:rPr>
                <w:rFonts w:ascii="Arial" w:eastAsia="Arial" w:hAnsi="Arial" w:cs="Arial"/>
                <w:sz w:val="20"/>
                <w:szCs w:val="20"/>
              </w:rPr>
              <w:t>DOR.ICT.DCP.SDA.003</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7C0DB3" w14:textId="77777777" w:rsidR="00A6671A" w:rsidRPr="008D28EC" w:rsidRDefault="008D28EC" w:rsidP="00C31673">
            <w:pPr>
              <w:spacing w:before="120" w:after="120" w:line="240" w:lineRule="auto"/>
              <w:ind w:left="284" w:right="284"/>
              <w:rPr>
                <w:rFonts w:ascii="Arial" w:eastAsia="Calibri" w:hAnsi="Arial" w:cs="Arial"/>
                <w:sz w:val="20"/>
                <w:szCs w:val="20"/>
              </w:rPr>
            </w:pPr>
            <w:r w:rsidRPr="003B668C">
              <w:rPr>
                <w:rFonts w:ascii="Arial" w:eastAsia="Calibri" w:hAnsi="Arial" w:cs="Arial"/>
                <w:sz w:val="20"/>
                <w:szCs w:val="20"/>
              </w:rPr>
              <w:t xml:space="preserve">Specific protection measures to protect sensitive designated areas </w:t>
            </w:r>
            <w:r w:rsidR="00C31673" w:rsidRPr="00402A47">
              <w:rPr>
                <w:rFonts w:ascii="Arial" w:eastAsia="Calibri" w:hAnsi="Arial" w:cs="Arial"/>
                <w:sz w:val="20"/>
                <w:szCs w:val="20"/>
                <w:highlight w:val="yellow"/>
              </w:rPr>
              <w:t>from attacks, accidents, and environmental threats and hazards</w:t>
            </w:r>
            <w:r w:rsidR="00C31673" w:rsidRPr="00C31673">
              <w:rPr>
                <w:rFonts w:ascii="Arial" w:eastAsia="Calibri" w:hAnsi="Arial" w:cs="Arial"/>
                <w:sz w:val="20"/>
                <w:szCs w:val="20"/>
              </w:rPr>
              <w:t xml:space="preserve"> </w:t>
            </w:r>
            <w:r w:rsidRPr="003B668C">
              <w:rPr>
                <w:rFonts w:ascii="Arial" w:eastAsia="Calibri" w:hAnsi="Arial" w:cs="Arial"/>
                <w:sz w:val="20"/>
                <w:szCs w:val="20"/>
              </w:rPr>
              <w:t>must be defined and applied.</w:t>
            </w:r>
          </w:p>
          <w:p w14:paraId="6F266DA8"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A.18.2b)</w:t>
            </w:r>
          </w:p>
        </w:tc>
      </w:tr>
      <w:tr w:rsidR="00A6671A" w:rsidRPr="003B668C" w14:paraId="2040C5AA" w14:textId="77777777" w:rsidTr="00A2074D">
        <w:trPr>
          <w:trHeight w:val="24"/>
        </w:trPr>
        <w:tc>
          <w:tcPr>
            <w:tcW w:w="21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BF1A35" w14:textId="77777777" w:rsidR="00A6671A" w:rsidRPr="00923E25" w:rsidRDefault="00A6671A" w:rsidP="009A4542">
            <w:pPr>
              <w:spacing w:before="120" w:after="24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8</w:t>
            </w:r>
            <w:r w:rsidRPr="00923E25">
              <w:rPr>
                <w:rFonts w:ascii="Arial" w:eastAsia="Times New Roman" w:hAnsi="Arial" w:cs="Arial"/>
                <w:sz w:val="20"/>
                <w:szCs w:val="20"/>
              </w:rPr>
              <w:t>.</w:t>
            </w:r>
            <w:r w:rsidR="00BC4B04">
              <w:rPr>
                <w:rFonts w:ascii="Arial" w:eastAsia="Times New Roman" w:hAnsi="Arial" w:cs="Arial"/>
                <w:sz w:val="20"/>
                <w:szCs w:val="20"/>
              </w:rPr>
              <w:t>3</w:t>
            </w:r>
          </w:p>
          <w:p w14:paraId="1B5D19BB" w14:textId="77777777" w:rsidR="00E70B83" w:rsidRDefault="00097A37">
            <w:pPr>
              <w:spacing w:after="0"/>
            </w:pPr>
            <w:r>
              <w:rPr>
                <w:rFonts w:ascii="Arial" w:eastAsia="Arial" w:hAnsi="Arial" w:cs="Arial"/>
                <w:sz w:val="20"/>
                <w:szCs w:val="20"/>
              </w:rPr>
              <w:t>DOR.ICT.DCP.SDA.005</w:t>
            </w:r>
          </w:p>
        </w:tc>
        <w:tc>
          <w:tcPr>
            <w:tcW w:w="74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B0D06F" w14:textId="77777777" w:rsidR="00A6671A" w:rsidRPr="00923E25" w:rsidRDefault="005008EA" w:rsidP="00923E25">
            <w:pPr>
              <w:spacing w:before="120" w:after="240" w:line="240" w:lineRule="auto"/>
              <w:ind w:left="284" w:right="284"/>
              <w:textAlignment w:val="baseline"/>
              <w:rPr>
                <w:rFonts w:ascii="Arial" w:eastAsia="Calibri" w:hAnsi="Arial" w:cs="Arial"/>
                <w:sz w:val="20"/>
                <w:szCs w:val="20"/>
              </w:rPr>
            </w:pPr>
            <w:r w:rsidRPr="003B668C">
              <w:rPr>
                <w:rFonts w:ascii="Arial" w:eastAsia="Calibri" w:hAnsi="Arial" w:cs="Arial"/>
                <w:sz w:val="20"/>
                <w:szCs w:val="20"/>
              </w:rPr>
              <w:t>Arrangements for working in secure areas must cover employees and the external party users.</w:t>
            </w:r>
          </w:p>
          <w:p w14:paraId="6339175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A.7.6</w:t>
            </w:r>
          </w:p>
        </w:tc>
      </w:tr>
    </w:tbl>
    <w:p w14:paraId="6FEBBD8E" w14:textId="77777777" w:rsidR="008B7C36" w:rsidRPr="003B668C" w:rsidRDefault="008B7C36">
      <w:pPr>
        <w:rPr>
          <w:rFonts w:ascii="Arial" w:hAnsi="Arial" w:cs="Arial"/>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66"/>
      </w:tblGrid>
      <w:tr w:rsidR="002E7462" w:rsidRPr="003B668C" w14:paraId="302EE0D2" w14:textId="77777777" w:rsidTr="009A4542">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1D3F6A2" w14:textId="77777777" w:rsidR="002E7462" w:rsidRPr="00923E25" w:rsidRDefault="002E7462" w:rsidP="009A4542">
            <w:pPr>
              <w:spacing w:before="120" w:after="120" w:line="240" w:lineRule="auto"/>
              <w:ind w:left="284"/>
              <w:textAlignment w:val="baseline"/>
              <w:rPr>
                <w:rFonts w:ascii="Arial" w:eastAsia="Times New Roman" w:hAnsi="Arial" w:cs="Arial"/>
                <w:sz w:val="24"/>
                <w:szCs w:val="24"/>
              </w:rPr>
            </w:pPr>
            <w:r w:rsidRPr="00923E25">
              <w:rPr>
                <w:rFonts w:ascii="Arial" w:eastAsia="Calibri" w:hAnsi="Arial" w:cs="Arial"/>
                <w:b/>
                <w:color w:val="FFFFFF" w:themeColor="background1"/>
                <w:sz w:val="20"/>
                <w:szCs w:val="20"/>
              </w:rPr>
              <w:t>ID: 1</w:t>
            </w:r>
            <w:r w:rsidR="009E3EA2" w:rsidRPr="00923E25">
              <w:rPr>
                <w:rFonts w:ascii="Arial" w:eastAsia="Calibri" w:hAnsi="Arial" w:cs="Arial"/>
                <w:b/>
                <w:color w:val="FFFFFF" w:themeColor="background1"/>
                <w:sz w:val="20"/>
                <w:szCs w:val="20"/>
              </w:rPr>
              <w:t>9</w:t>
            </w:r>
            <w:r w:rsidRPr="00923E25">
              <w:rPr>
                <w:rFonts w:ascii="Arial" w:eastAsia="Calibri" w:hAnsi="Arial" w:cs="Arial"/>
                <w:b/>
                <w:color w:val="FFFFFF" w:themeColor="background1"/>
                <w:sz w:val="20"/>
                <w:szCs w:val="20"/>
              </w:rPr>
              <w:t xml:space="preserve"> (version 2.0)</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BA97D0A" w14:textId="77777777" w:rsidR="002E7462" w:rsidRPr="00923E25" w:rsidRDefault="002E7462" w:rsidP="009A4542">
            <w:pPr>
              <w:spacing w:before="120" w:after="120" w:line="240" w:lineRule="auto"/>
              <w:ind w:left="284"/>
              <w:textAlignment w:val="baseline"/>
              <w:rPr>
                <w:rFonts w:ascii="Arial" w:eastAsia="Times New Roman" w:hAnsi="Arial" w:cs="Arial"/>
                <w:sz w:val="24"/>
                <w:szCs w:val="24"/>
              </w:rPr>
            </w:pPr>
            <w:r w:rsidRPr="00923E25">
              <w:rPr>
                <w:rFonts w:ascii="Arial" w:eastAsia="Calibri" w:hAnsi="Arial" w:cs="Arial"/>
                <w:b/>
                <w:color w:val="FFFFFF" w:themeColor="background1"/>
                <w:sz w:val="20"/>
                <w:szCs w:val="20"/>
              </w:rPr>
              <w:t>Equipment</w:t>
            </w:r>
          </w:p>
        </w:tc>
      </w:tr>
      <w:tr w:rsidR="002E7462" w:rsidRPr="003B668C" w14:paraId="26D47AEE" w14:textId="77777777" w:rsidTr="009A4542">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1739941" w14:textId="77777777" w:rsidR="002E7462" w:rsidRPr="00923E25" w:rsidRDefault="002E7462" w:rsidP="009A4542">
            <w:pPr>
              <w:spacing w:before="120" w:after="120" w:line="240" w:lineRule="auto"/>
              <w:ind w:left="624"/>
              <w:textAlignment w:val="baseline"/>
              <w:rPr>
                <w:rFonts w:ascii="Arial" w:eastAsia="Times New Roman" w:hAnsi="Arial" w:cs="Arial"/>
                <w:b/>
                <w:bCs/>
                <w:sz w:val="24"/>
                <w:szCs w:val="24"/>
              </w:rPr>
            </w:pPr>
            <w:r w:rsidRPr="00923E25">
              <w:rPr>
                <w:rFonts w:ascii="Arial" w:eastAsia="Times New Roman" w:hAnsi="Arial" w:cs="Arial"/>
                <w:b/>
                <w:bCs/>
                <w:sz w:val="20"/>
                <w:szCs w:val="20"/>
              </w:rPr>
              <w:t>1</w:t>
            </w:r>
            <w:r w:rsidR="009E3EA2" w:rsidRPr="00923E25">
              <w:rPr>
                <w:rFonts w:ascii="Arial" w:eastAsia="Times New Roman" w:hAnsi="Arial" w:cs="Arial"/>
                <w:b/>
                <w:bCs/>
                <w:sz w:val="20"/>
                <w:szCs w:val="20"/>
              </w:rPr>
              <w:t>9</w:t>
            </w:r>
          </w:p>
          <w:p w14:paraId="1ACB1899" w14:textId="77777777" w:rsidR="00E70B83" w:rsidRDefault="00097A37">
            <w:pPr>
              <w:spacing w:after="0"/>
            </w:pPr>
            <w:r>
              <w:rPr>
                <w:rFonts w:ascii="Arial" w:eastAsia="Arial" w:hAnsi="Arial" w:cs="Arial"/>
                <w:sz w:val="20"/>
                <w:szCs w:val="20"/>
              </w:rPr>
              <w:t>DOR.ICT.DCP.EQP.001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C7B7215" w14:textId="77777777" w:rsidR="002E7462" w:rsidRPr="00923E25" w:rsidRDefault="003244D0" w:rsidP="009A4542">
            <w:pPr>
              <w:spacing w:before="120" w:after="120" w:line="240" w:lineRule="auto"/>
              <w:ind w:left="284" w:right="284"/>
              <w:textAlignment w:val="baseline"/>
              <w:rPr>
                <w:rFonts w:ascii="Arial" w:eastAsia="Times New Roman" w:hAnsi="Arial" w:cs="Arial"/>
                <w:b/>
                <w:bCs/>
                <w:sz w:val="20"/>
                <w:szCs w:val="20"/>
              </w:rPr>
            </w:pPr>
            <w:r w:rsidRPr="00923E25">
              <w:rPr>
                <w:rFonts w:ascii="Arial" w:eastAsia="Calibri" w:hAnsi="Arial" w:cs="Arial"/>
                <w:b/>
                <w:bCs/>
                <w:sz w:val="20"/>
                <w:szCs w:val="20"/>
              </w:rPr>
              <w:t>It must be ensured that measures are defined and in place for protecting equipment accordingly against threats.</w:t>
            </w:r>
          </w:p>
        </w:tc>
      </w:tr>
      <w:tr w:rsidR="002E7462" w:rsidRPr="003B668C" w14:paraId="5A189E4C" w14:textId="77777777" w:rsidTr="003244D0">
        <w:trPr>
          <w:trHeight w:val="101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07CB422" w14:textId="77777777" w:rsidR="002E7462" w:rsidRPr="00923E25" w:rsidRDefault="002E7462"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.1</w:t>
            </w:r>
          </w:p>
          <w:p w14:paraId="0B17549F" w14:textId="77777777" w:rsidR="00E70B83" w:rsidRDefault="00097A37">
            <w:pPr>
              <w:spacing w:after="0"/>
            </w:pPr>
            <w:r>
              <w:rPr>
                <w:rFonts w:ascii="Arial" w:eastAsia="Arial" w:hAnsi="Arial" w:cs="Arial"/>
                <w:sz w:val="20"/>
                <w:szCs w:val="20"/>
              </w:rPr>
              <w:t>DOR.ICT.DCP.EQP.002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9160A31" w14:textId="77777777" w:rsidR="002E7462" w:rsidRPr="00923E25" w:rsidRDefault="003244D0" w:rsidP="003244D0">
            <w:pPr>
              <w:spacing w:before="120" w:after="0" w:line="240" w:lineRule="auto"/>
              <w:ind w:left="284" w:right="284"/>
              <w:rPr>
                <w:rFonts w:ascii="Arial" w:eastAsia="Calibri" w:hAnsi="Arial" w:cs="Arial"/>
                <w:sz w:val="20"/>
                <w:szCs w:val="20"/>
              </w:rPr>
            </w:pPr>
            <w:r w:rsidRPr="00923E25">
              <w:rPr>
                <w:rFonts w:ascii="Arial" w:eastAsia="Calibri" w:hAnsi="Arial" w:cs="Arial"/>
                <w:sz w:val="20"/>
                <w:szCs w:val="20"/>
              </w:rPr>
              <w:t>Equipment must be sited and protected to reduce the risks from environmental threats and hazards, opportunities for unauthorized access and with consideration of reduction of viewing information by unauthorized personnel.</w:t>
            </w:r>
          </w:p>
          <w:p w14:paraId="7D91B6A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Hardware Appliance, End User Device, Mobile Device, Processing Peripheral, Storage Media, Other Device, Storage, Server &amp; Host Hardware,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A.7.8</w:t>
            </w:r>
          </w:p>
        </w:tc>
      </w:tr>
      <w:tr w:rsidR="002E7462" w:rsidRPr="003B668C" w14:paraId="620922A3" w14:textId="77777777" w:rsidTr="003244D0">
        <w:trPr>
          <w:trHeight w:val="57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7DB906" w14:textId="77777777" w:rsidR="002E7462" w:rsidRPr="00923E25" w:rsidRDefault="002E7462"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.2</w:t>
            </w:r>
          </w:p>
          <w:p w14:paraId="5B301F34" w14:textId="77777777" w:rsidR="00E70B83" w:rsidRDefault="00097A37">
            <w:pPr>
              <w:spacing w:after="0"/>
            </w:pPr>
            <w:r>
              <w:rPr>
                <w:rFonts w:ascii="Arial" w:eastAsia="Arial" w:hAnsi="Arial" w:cs="Arial"/>
                <w:sz w:val="20"/>
                <w:szCs w:val="20"/>
              </w:rPr>
              <w:t>DOR.ICT.DCP.EQP.003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29E9D3" w14:textId="77777777" w:rsidR="002E7462" w:rsidRPr="00923E25" w:rsidRDefault="003244D0" w:rsidP="003244D0">
            <w:pPr>
              <w:spacing w:before="120" w:after="0" w:line="240" w:lineRule="auto"/>
              <w:ind w:left="284" w:right="284"/>
              <w:rPr>
                <w:rFonts w:ascii="Arial" w:eastAsia="Calibri" w:hAnsi="Arial" w:cs="Arial"/>
                <w:sz w:val="20"/>
                <w:szCs w:val="20"/>
              </w:rPr>
            </w:pPr>
            <w:r w:rsidRPr="00923E25">
              <w:rPr>
                <w:rFonts w:ascii="Arial" w:eastAsia="Calibri" w:hAnsi="Arial" w:cs="Arial"/>
                <w:sz w:val="20"/>
                <w:szCs w:val="20"/>
              </w:rPr>
              <w:t>The equipment must be adequately managed. Risks arising from outdated ICT Systems must be regularly identified and evaluated (lifecycle management).</w:t>
            </w:r>
          </w:p>
          <w:p w14:paraId="42FC3EFC"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End User Device, Mobile Device, Processing Peripheral, Storage Media, Other Device, Storage, Server &amp; Host Hardware,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A.7.13</w:t>
            </w:r>
          </w:p>
        </w:tc>
      </w:tr>
      <w:tr w:rsidR="002E7462" w:rsidRPr="003B668C" w14:paraId="3219CE98" w14:textId="77777777" w:rsidTr="003244D0">
        <w:trPr>
          <w:trHeight w:val="56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829FEF" w14:textId="77777777" w:rsidR="002E7462" w:rsidRPr="00923E25" w:rsidRDefault="002E7462"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.3</w:t>
            </w:r>
          </w:p>
          <w:p w14:paraId="153E49B3" w14:textId="77777777" w:rsidR="00E70B83" w:rsidRDefault="00097A37">
            <w:pPr>
              <w:spacing w:after="0"/>
            </w:pPr>
            <w:r>
              <w:rPr>
                <w:rFonts w:ascii="Arial" w:eastAsia="Arial" w:hAnsi="Arial" w:cs="Arial"/>
                <w:sz w:val="20"/>
                <w:szCs w:val="20"/>
              </w:rPr>
              <w:t>DOR.ICT.DCP.EQP.004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9E2282" w14:textId="77777777" w:rsidR="002E7462" w:rsidRPr="00923E25" w:rsidRDefault="003244D0" w:rsidP="0047036E">
            <w:pPr>
              <w:spacing w:before="120" w:after="0" w:line="240" w:lineRule="auto"/>
              <w:ind w:left="284" w:right="284"/>
              <w:rPr>
                <w:rFonts w:ascii="Arial" w:eastAsia="Calibri" w:hAnsi="Arial" w:cs="Arial"/>
                <w:sz w:val="20"/>
                <w:szCs w:val="20"/>
              </w:rPr>
            </w:pPr>
            <w:r w:rsidRPr="00923E25">
              <w:rPr>
                <w:rFonts w:ascii="Arial" w:eastAsia="Calibri" w:hAnsi="Arial" w:cs="Arial"/>
                <w:sz w:val="20"/>
                <w:szCs w:val="20"/>
              </w:rPr>
              <w:t>Equipment must be correctly maintained (according to the maintenance documentation to ensure its continued availability and integrity)</w:t>
            </w:r>
            <w:r w:rsidR="0047036E">
              <w:rPr>
                <w:rFonts w:ascii="Arial" w:eastAsia="Calibri" w:hAnsi="Arial" w:cs="Arial"/>
                <w:sz w:val="20"/>
                <w:szCs w:val="20"/>
              </w:rPr>
              <w:t xml:space="preserve"> </w:t>
            </w:r>
            <w:r w:rsidR="0047036E" w:rsidRPr="00402A47">
              <w:rPr>
                <w:rFonts w:ascii="Arial" w:eastAsia="Calibri" w:hAnsi="Arial" w:cs="Arial"/>
                <w:sz w:val="20"/>
                <w:szCs w:val="20"/>
                <w:highlight w:val="yellow"/>
              </w:rPr>
              <w:t>to ensure its availability, authenticity, integrity, and confidentiality</w:t>
            </w:r>
            <w:r w:rsidR="00837954" w:rsidRPr="00402A47">
              <w:rPr>
                <w:rFonts w:ascii="Arial" w:eastAsia="Calibri" w:hAnsi="Arial" w:cs="Arial"/>
                <w:sz w:val="20"/>
                <w:szCs w:val="20"/>
                <w:highlight w:val="yellow"/>
              </w:rPr>
              <w:t>.</w:t>
            </w:r>
          </w:p>
          <w:p w14:paraId="7A9E9DD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Hardware Appliance, End User Device, Mobile Device, Processing Peripheral, Storage Media, Other Device, Storage, Server &amp; Host Hardware,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A.7.13</w:t>
            </w:r>
          </w:p>
        </w:tc>
      </w:tr>
      <w:tr w:rsidR="003244D0" w:rsidRPr="003B668C" w14:paraId="7EC04D61" w14:textId="77777777" w:rsidTr="003244D0">
        <w:trPr>
          <w:trHeight w:val="6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176B5F" w14:textId="77777777" w:rsidR="003244D0" w:rsidRPr="00923E25" w:rsidRDefault="003244D0"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.4</w:t>
            </w:r>
          </w:p>
          <w:p w14:paraId="547EE04C" w14:textId="77777777" w:rsidR="00E70B83" w:rsidRDefault="00097A37">
            <w:pPr>
              <w:spacing w:after="0"/>
            </w:pPr>
            <w:r>
              <w:rPr>
                <w:rFonts w:ascii="Arial" w:eastAsia="Arial" w:hAnsi="Arial" w:cs="Arial"/>
                <w:sz w:val="20"/>
                <w:szCs w:val="20"/>
              </w:rPr>
              <w:t>DOR.ICT.DCP.EQP.005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6F93B6" w14:textId="77777777" w:rsidR="003244D0" w:rsidRPr="00923E25" w:rsidRDefault="003244D0" w:rsidP="003244D0">
            <w:pPr>
              <w:spacing w:before="120" w:after="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Only authorized maintenance personnel should carry out repairs.</w:t>
            </w:r>
          </w:p>
          <w:p w14:paraId="2D826743"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End User Device, Mobile Device, Processing Peripheral, Storage Media, Other Device, Storage, Server &amp; Host Hardware,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A.7.13</w:t>
            </w:r>
          </w:p>
        </w:tc>
      </w:tr>
      <w:tr w:rsidR="003244D0" w:rsidRPr="003B668C" w14:paraId="2BD724FC" w14:textId="77777777" w:rsidTr="003244D0">
        <w:trPr>
          <w:trHeight w:val="56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656C7D" w14:textId="77777777" w:rsidR="003244D0" w:rsidRPr="00923E25" w:rsidRDefault="003244D0"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.5</w:t>
            </w:r>
          </w:p>
          <w:p w14:paraId="77FFC0C3" w14:textId="77777777" w:rsidR="00E70B83" w:rsidRDefault="00097A37">
            <w:pPr>
              <w:spacing w:after="0"/>
            </w:pPr>
            <w:r>
              <w:rPr>
                <w:rFonts w:ascii="Arial" w:eastAsia="Arial" w:hAnsi="Arial" w:cs="Arial"/>
                <w:sz w:val="20"/>
                <w:szCs w:val="20"/>
              </w:rPr>
              <w:t>DOR.ICT.DCP.EQP.006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92F260" w14:textId="77777777" w:rsidR="003244D0" w:rsidRPr="00923E25" w:rsidRDefault="003244D0" w:rsidP="003244D0">
            <w:pPr>
              <w:spacing w:before="120" w:after="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Records should be kept of all suspected or actual faults, and of all preventive and corrective maintenance.</w:t>
            </w:r>
          </w:p>
          <w:p w14:paraId="05691855"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Hardware Appliance, End User Device, Mobile Device, Processing Peripheral, Storage Media, Other Device, Storage, Server &amp; Host Hardware,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A.7.13</w:t>
            </w:r>
          </w:p>
        </w:tc>
      </w:tr>
      <w:tr w:rsidR="003244D0" w:rsidRPr="003B668C" w14:paraId="440F6276" w14:textId="77777777" w:rsidTr="003244D0">
        <w:trPr>
          <w:trHeight w:val="128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B2A28C" w14:textId="77777777" w:rsidR="003244D0" w:rsidRPr="00923E25" w:rsidRDefault="003244D0"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.6</w:t>
            </w:r>
          </w:p>
          <w:p w14:paraId="1B12CE3F" w14:textId="77777777" w:rsidR="00E70B83" w:rsidRDefault="00097A37">
            <w:pPr>
              <w:spacing w:after="0"/>
            </w:pPr>
            <w:r>
              <w:rPr>
                <w:rFonts w:ascii="Arial" w:eastAsia="Arial" w:hAnsi="Arial" w:cs="Arial"/>
                <w:sz w:val="20"/>
                <w:szCs w:val="20"/>
              </w:rPr>
              <w:t>DOR.ICT.DCP.EQP.007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7F0441" w14:textId="77777777" w:rsidR="003244D0" w:rsidRPr="00923E25" w:rsidRDefault="00FB2C9B" w:rsidP="003244D0">
            <w:pPr>
              <w:spacing w:before="120" w:after="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A process should be established to ensure a</w:t>
            </w:r>
            <w:r w:rsidR="003244D0" w:rsidRPr="00923E25">
              <w:rPr>
                <w:rFonts w:ascii="Arial" w:eastAsia="Times New Roman" w:hAnsi="Arial" w:cs="Arial"/>
                <w:sz w:val="20"/>
                <w:szCs w:val="20"/>
              </w:rPr>
              <w:t xml:space="preserve">ppropriate controls </w:t>
            </w:r>
            <w:r w:rsidRPr="00923E25">
              <w:rPr>
                <w:rFonts w:ascii="Arial" w:eastAsia="Times New Roman" w:hAnsi="Arial" w:cs="Arial"/>
                <w:sz w:val="20"/>
                <w:szCs w:val="20"/>
              </w:rPr>
              <w:t xml:space="preserve">are </w:t>
            </w:r>
            <w:r w:rsidR="003244D0" w:rsidRPr="00923E25">
              <w:rPr>
                <w:rFonts w:ascii="Arial" w:eastAsia="Times New Roman" w:hAnsi="Arial" w:cs="Arial"/>
                <w:sz w:val="20"/>
                <w:szCs w:val="20"/>
              </w:rPr>
              <w:t>implemented when equipment is scheduled for maintenance, considering whether this maintenance is performed by personnel on-site or external; where necessary, confidential and strictly confidential information must be cleared from the equipment, or the maintenance personnel must be sufficiently cleared.</w:t>
            </w:r>
          </w:p>
          <w:p w14:paraId="12D30264"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Hardware Appliance, End User Device, Mobile Device, Processing Peripheral, Storage Media, Other Device, Storage, Server &amp; Host Hardware,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A.7.13</w:t>
            </w:r>
          </w:p>
        </w:tc>
      </w:tr>
      <w:tr w:rsidR="003244D0" w:rsidRPr="003B668C" w14:paraId="323293E3" w14:textId="77777777" w:rsidTr="003244D0">
        <w:trPr>
          <w:trHeight w:val="56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41222F" w14:textId="77777777" w:rsidR="003244D0" w:rsidRPr="00923E25" w:rsidRDefault="003244D0"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.7</w:t>
            </w:r>
          </w:p>
          <w:p w14:paraId="66C92C54" w14:textId="77777777" w:rsidR="00E70B83" w:rsidRDefault="00097A37">
            <w:pPr>
              <w:spacing w:after="0"/>
            </w:pPr>
            <w:r>
              <w:rPr>
                <w:rFonts w:ascii="Arial" w:eastAsia="Arial" w:hAnsi="Arial" w:cs="Arial"/>
                <w:sz w:val="20"/>
                <w:szCs w:val="20"/>
              </w:rPr>
              <w:t>DOR.ICT.DCP.EQP.008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B688C0" w14:textId="77777777" w:rsidR="003244D0" w:rsidRPr="00923E25" w:rsidRDefault="003244D0" w:rsidP="003244D0">
            <w:pPr>
              <w:spacing w:before="120" w:after="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Before putting equipment back into operation, it should be inspected based on a risk-based approach.</w:t>
            </w:r>
          </w:p>
          <w:p w14:paraId="4BA91FB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End User Device, Mobile Device, Processing Peripheral, Storage Media, Other Device, Storage, Server &amp; Host Hardware,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A.7.13</w:t>
            </w:r>
          </w:p>
        </w:tc>
      </w:tr>
      <w:tr w:rsidR="003244D0" w:rsidRPr="003B668C" w14:paraId="7B0C27B9" w14:textId="77777777" w:rsidTr="003244D0">
        <w:trPr>
          <w:trHeight w:val="56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602E3A" w14:textId="77777777" w:rsidR="003244D0" w:rsidRPr="00923E25" w:rsidRDefault="003244D0"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.8</w:t>
            </w:r>
          </w:p>
          <w:p w14:paraId="59DA3AD7" w14:textId="77777777" w:rsidR="00E70B83" w:rsidRDefault="00097A37">
            <w:pPr>
              <w:spacing w:after="0"/>
            </w:pPr>
            <w:r>
              <w:rPr>
                <w:rFonts w:ascii="Arial" w:eastAsia="Arial" w:hAnsi="Arial" w:cs="Arial"/>
                <w:sz w:val="20"/>
                <w:szCs w:val="20"/>
              </w:rPr>
              <w:t>DOR.ICT.DCP.EQP.009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1026CB" w14:textId="77777777" w:rsidR="003244D0" w:rsidRPr="00923E25" w:rsidRDefault="003244D0" w:rsidP="003244D0">
            <w:pPr>
              <w:spacing w:before="120" w:after="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 xml:space="preserve">All remote access for maintenance purposes </w:t>
            </w:r>
            <w:r w:rsidR="001413DB">
              <w:rPr>
                <w:rFonts w:ascii="Arial" w:eastAsia="Times New Roman" w:hAnsi="Arial" w:cs="Arial"/>
                <w:sz w:val="20"/>
                <w:szCs w:val="20"/>
              </w:rPr>
              <w:t>is</w:t>
            </w:r>
            <w:r w:rsidRPr="00923E25">
              <w:rPr>
                <w:rFonts w:ascii="Arial" w:eastAsia="Times New Roman" w:hAnsi="Arial" w:cs="Arial"/>
                <w:sz w:val="20"/>
                <w:szCs w:val="20"/>
              </w:rPr>
              <w:t xml:space="preserve"> subject to the same security requirements as all access to infrastructure of the respective legal entity.</w:t>
            </w:r>
          </w:p>
          <w:p w14:paraId="1AAD07AD"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Hardware Appliance, Processing Peripheral, Storage Media, Other Device, Storage,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A.7.13</w:t>
            </w:r>
          </w:p>
        </w:tc>
      </w:tr>
      <w:tr w:rsidR="003244D0" w:rsidRPr="003B668C" w14:paraId="304719BE" w14:textId="77777777" w:rsidTr="003244D0">
        <w:trPr>
          <w:trHeight w:val="28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5CE709" w14:textId="77777777" w:rsidR="003244D0" w:rsidRPr="00923E25" w:rsidRDefault="003244D0" w:rsidP="009A4542">
            <w:pPr>
              <w:spacing w:before="120" w:after="12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.9</w:t>
            </w:r>
          </w:p>
          <w:p w14:paraId="3317FD71" w14:textId="77777777" w:rsidR="00E70B83" w:rsidRDefault="00097A37">
            <w:pPr>
              <w:spacing w:after="0"/>
            </w:pPr>
            <w:r>
              <w:rPr>
                <w:rFonts w:ascii="Arial" w:eastAsia="Arial" w:hAnsi="Arial" w:cs="Arial"/>
                <w:sz w:val="20"/>
                <w:szCs w:val="20"/>
              </w:rPr>
              <w:t>DOR.ICT.DCP.EQP.010</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62A23B" w14:textId="77777777" w:rsidR="003244D0" w:rsidRPr="00923E25" w:rsidRDefault="003244D0" w:rsidP="003244D0">
            <w:pPr>
              <w:spacing w:before="120" w:after="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IT Assets and physical access control devices must be appropriately maintained.</w:t>
            </w:r>
          </w:p>
          <w:p w14:paraId="74F68487"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End User Device, Mobile Device, Processing Peripheral, Storage Media, Other Device, Storage, Server &amp; Host Hardware, Building</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A.18.2d)</w:t>
            </w:r>
          </w:p>
        </w:tc>
      </w:tr>
      <w:tr w:rsidR="002E7462" w:rsidRPr="003B668C" w14:paraId="4721F42E" w14:textId="77777777" w:rsidTr="009A4542">
        <w:trPr>
          <w:trHeight w:val="2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B35AAD" w14:textId="77777777" w:rsidR="002E7462" w:rsidRPr="00923E25" w:rsidRDefault="002E7462" w:rsidP="009A4542">
            <w:pPr>
              <w:spacing w:before="120" w:after="240" w:line="240" w:lineRule="auto"/>
              <w:ind w:left="624"/>
              <w:textAlignment w:val="baseline"/>
              <w:rPr>
                <w:rFonts w:ascii="Arial" w:eastAsia="Times New Roman" w:hAnsi="Arial" w:cs="Arial"/>
                <w:sz w:val="20"/>
                <w:szCs w:val="20"/>
              </w:rPr>
            </w:pPr>
            <w:r w:rsidRPr="00923E25">
              <w:rPr>
                <w:rFonts w:ascii="Arial" w:eastAsia="Times New Roman" w:hAnsi="Arial" w:cs="Arial"/>
                <w:sz w:val="20"/>
                <w:szCs w:val="20"/>
              </w:rPr>
              <w:t>1</w:t>
            </w:r>
            <w:r w:rsidR="009E3EA2" w:rsidRPr="00923E25">
              <w:rPr>
                <w:rFonts w:ascii="Arial" w:eastAsia="Times New Roman" w:hAnsi="Arial" w:cs="Arial"/>
                <w:sz w:val="20"/>
                <w:szCs w:val="20"/>
              </w:rPr>
              <w:t>9</w:t>
            </w:r>
            <w:r w:rsidRPr="00923E25">
              <w:rPr>
                <w:rFonts w:ascii="Arial" w:eastAsia="Times New Roman" w:hAnsi="Arial" w:cs="Arial"/>
                <w:sz w:val="20"/>
                <w:szCs w:val="20"/>
              </w:rPr>
              <w:t>.</w:t>
            </w:r>
            <w:r w:rsidR="003244D0" w:rsidRPr="00923E25">
              <w:rPr>
                <w:rFonts w:ascii="Arial" w:eastAsia="Times New Roman" w:hAnsi="Arial" w:cs="Arial"/>
                <w:sz w:val="20"/>
                <w:szCs w:val="20"/>
              </w:rPr>
              <w:t>10</w:t>
            </w:r>
          </w:p>
          <w:p w14:paraId="25AA71B8" w14:textId="77777777" w:rsidR="00E70B83" w:rsidRDefault="00097A37">
            <w:pPr>
              <w:spacing w:after="0"/>
            </w:pPr>
            <w:r>
              <w:rPr>
                <w:rFonts w:ascii="Arial" w:eastAsia="Arial" w:hAnsi="Arial" w:cs="Arial"/>
                <w:sz w:val="20"/>
                <w:szCs w:val="20"/>
              </w:rPr>
              <w:t>DOR.ICT.DCP.EQP.011</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D975A4" w14:textId="77777777" w:rsidR="002E7462" w:rsidRPr="00923E25" w:rsidRDefault="003244D0" w:rsidP="00923E25">
            <w:pPr>
              <w:spacing w:before="120" w:after="240" w:line="240" w:lineRule="auto"/>
              <w:ind w:left="284" w:right="284"/>
              <w:textAlignment w:val="baseline"/>
              <w:rPr>
                <w:rFonts w:ascii="Arial" w:eastAsia="Times New Roman" w:hAnsi="Arial" w:cs="Arial"/>
                <w:sz w:val="20"/>
                <w:szCs w:val="20"/>
              </w:rPr>
            </w:pPr>
            <w:r w:rsidRPr="00923E25">
              <w:rPr>
                <w:rFonts w:ascii="Arial" w:eastAsia="Times New Roman" w:hAnsi="Arial" w:cs="Arial"/>
                <w:sz w:val="20"/>
                <w:szCs w:val="20"/>
              </w:rPr>
              <w:t>IT Assets and non-IT Assets must be secured, both within and outside the buildings and rooms, and results</w:t>
            </w:r>
            <w:r w:rsidR="00F76ECE">
              <w:rPr>
                <w:rFonts w:ascii="Arial" w:eastAsia="Times New Roman" w:hAnsi="Arial" w:cs="Arial"/>
                <w:sz w:val="20"/>
                <w:szCs w:val="20"/>
              </w:rPr>
              <w:t xml:space="preserve"> </w:t>
            </w:r>
            <w:r w:rsidR="00F76ECE" w:rsidRPr="00402A47">
              <w:rPr>
                <w:rFonts w:ascii="Arial" w:eastAsia="Times New Roman" w:hAnsi="Arial" w:cs="Arial"/>
                <w:sz w:val="20"/>
                <w:szCs w:val="20"/>
                <w:highlight w:val="yellow"/>
              </w:rPr>
              <w:t>of</w:t>
            </w:r>
            <w:r w:rsidR="00F76ECE">
              <w:rPr>
                <w:rFonts w:ascii="Arial" w:eastAsia="Times New Roman" w:hAnsi="Arial" w:cs="Arial"/>
                <w:sz w:val="20"/>
                <w:szCs w:val="20"/>
              </w:rPr>
              <w:t xml:space="preserve"> </w:t>
            </w:r>
            <w:r w:rsidRPr="00923E25">
              <w:rPr>
                <w:rFonts w:ascii="Arial" w:eastAsia="Times New Roman" w:hAnsi="Arial" w:cs="Arial"/>
                <w:sz w:val="20"/>
                <w:szCs w:val="20"/>
              </w:rPr>
              <w:t>risk assessments must be taken into account. The measures must also include appropriate protection to unattended IT Assets and non-IT Assets.</w:t>
            </w:r>
          </w:p>
          <w:p w14:paraId="2F82C73B" w14:textId="77777777" w:rsidR="00E70B83" w:rsidRDefault="00097A37">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End User Device, Mobile Device, Processing Peripheral, Storage Media, Other Device, Storage, Server &amp; Host Hardware, Network Connection, Building,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A.18.2c)</w:t>
            </w:r>
          </w:p>
        </w:tc>
      </w:tr>
    </w:tbl>
    <w:p w14:paraId="7CA16911" w14:textId="77777777" w:rsidR="005551FC" w:rsidRPr="003B668C" w:rsidRDefault="005551FC">
      <w:pPr>
        <w:rPr>
          <w:rFonts w:ascii="Arial" w:hAnsi="Arial" w:cs="Arial"/>
          <w:b/>
          <w:sz w:val="28"/>
          <w:szCs w:val="28"/>
        </w:rPr>
      </w:pPr>
      <w:bookmarkStart w:id="128" w:name="_Ref156223975"/>
      <w:bookmarkStart w:id="129" w:name="_Ref156223984"/>
    </w:p>
    <w:p w14:paraId="5748A1A4" w14:textId="77777777" w:rsidR="003868A4" w:rsidRPr="003B668C" w:rsidRDefault="003868A4">
      <w:pPr>
        <w:rPr>
          <w:rFonts w:ascii="Arial" w:eastAsiaTheme="majorEastAsia" w:hAnsi="Arial" w:cs="Arial"/>
          <w:b/>
          <w:sz w:val="28"/>
          <w:szCs w:val="28"/>
        </w:rPr>
      </w:pPr>
      <w:r w:rsidRPr="003B668C">
        <w:rPr>
          <w:rFonts w:ascii="Arial" w:hAnsi="Arial" w:cs="Arial"/>
          <w:b/>
          <w:sz w:val="28"/>
          <w:szCs w:val="28"/>
        </w:rPr>
        <w:br w:type="page"/>
      </w:r>
    </w:p>
    <w:p w14:paraId="186E0325" w14:textId="77777777" w:rsidR="004010F1" w:rsidRPr="003B668C" w:rsidRDefault="007055BF" w:rsidP="000A0009">
      <w:pPr>
        <w:pStyle w:val="Heading1"/>
        <w:numPr>
          <w:ilvl w:val="0"/>
          <w:numId w:val="1"/>
        </w:numPr>
        <w:rPr>
          <w:rFonts w:ascii="Arial" w:hAnsi="Arial" w:cs="Arial"/>
          <w:b/>
          <w:color w:val="auto"/>
          <w:sz w:val="28"/>
          <w:szCs w:val="28"/>
        </w:rPr>
      </w:pPr>
      <w:bookmarkStart w:id="130" w:name="_Toc234411180"/>
      <w:r w:rsidRPr="003B668C">
        <w:rPr>
          <w:rFonts w:ascii="Arial" w:hAnsi="Arial" w:cs="Arial"/>
          <w:b/>
          <w:color w:val="auto"/>
          <w:sz w:val="28"/>
          <w:szCs w:val="28"/>
        </w:rPr>
        <w:t>Roles and Responsibilities</w:t>
      </w:r>
      <w:bookmarkEnd w:id="128"/>
      <w:bookmarkEnd w:id="129"/>
      <w:bookmarkEnd w:id="130"/>
    </w:p>
    <w:p w14:paraId="4F7B71DD" w14:textId="77777777" w:rsidR="00492AC5" w:rsidRPr="003B668C" w:rsidRDefault="00492AC5" w:rsidP="000A0009">
      <w:pPr>
        <w:pStyle w:val="Heading2"/>
        <w:numPr>
          <w:ilvl w:val="1"/>
          <w:numId w:val="1"/>
        </w:numPr>
        <w:ind w:left="540" w:hanging="540"/>
        <w:jc w:val="both"/>
        <w:rPr>
          <w:rFonts w:ascii="Arial" w:hAnsi="Arial" w:cs="Arial"/>
          <w:color w:val="000000" w:themeColor="text1"/>
          <w:sz w:val="24"/>
          <w:szCs w:val="24"/>
        </w:rPr>
      </w:pPr>
      <w:bookmarkStart w:id="131" w:name="_Toc159408466"/>
      <w:bookmarkStart w:id="132" w:name="_Toc159408467"/>
      <w:bookmarkStart w:id="133" w:name="_Toc159408468"/>
      <w:bookmarkStart w:id="134" w:name="_Toc159408469"/>
      <w:bookmarkStart w:id="135" w:name="_Toc159408470"/>
      <w:bookmarkStart w:id="136" w:name="_Toc159408471"/>
      <w:bookmarkStart w:id="137" w:name="_Toc159408472"/>
      <w:bookmarkStart w:id="138" w:name="_Toc159408473"/>
      <w:bookmarkStart w:id="139" w:name="_Toc155339213"/>
      <w:bookmarkStart w:id="140" w:name="_Toc155793178"/>
      <w:bookmarkStart w:id="141" w:name="_Toc155793227"/>
      <w:bookmarkStart w:id="142" w:name="_Toc155793351"/>
      <w:bookmarkStart w:id="143" w:name="_Toc155797016"/>
      <w:bookmarkStart w:id="144" w:name="_Toc234411181"/>
      <w:bookmarkEnd w:id="131"/>
      <w:bookmarkEnd w:id="132"/>
      <w:bookmarkEnd w:id="133"/>
      <w:bookmarkEnd w:id="134"/>
      <w:bookmarkEnd w:id="135"/>
      <w:bookmarkEnd w:id="136"/>
      <w:bookmarkEnd w:id="137"/>
      <w:bookmarkEnd w:id="138"/>
      <w:bookmarkEnd w:id="139"/>
      <w:bookmarkEnd w:id="140"/>
      <w:bookmarkEnd w:id="141"/>
      <w:bookmarkEnd w:id="142"/>
      <w:bookmarkEnd w:id="143"/>
      <w:r w:rsidRPr="003B668C">
        <w:rPr>
          <w:rFonts w:ascii="Arial" w:hAnsi="Arial" w:cs="Arial"/>
          <w:color w:val="000000" w:themeColor="text1"/>
          <w:sz w:val="24"/>
          <w:szCs w:val="24"/>
        </w:rPr>
        <w:t>Creator</w:t>
      </w:r>
      <w:bookmarkEnd w:id="144"/>
      <w:r w:rsidRPr="003B668C">
        <w:rPr>
          <w:rFonts w:ascii="Arial" w:hAnsi="Arial" w:cs="Arial"/>
          <w:color w:val="000000" w:themeColor="text1"/>
          <w:sz w:val="24"/>
          <w:szCs w:val="24"/>
        </w:rPr>
        <w:t xml:space="preserve"> </w:t>
      </w:r>
    </w:p>
    <w:p w14:paraId="4DCC19CE" w14:textId="77777777" w:rsidR="009D6A80" w:rsidRPr="003B668C" w:rsidRDefault="009D6A80" w:rsidP="009D6A80">
      <w:pPr>
        <w:rPr>
          <w:rFonts w:ascii="Arial" w:hAnsi="Arial" w:cs="Arial"/>
        </w:rPr>
      </w:pPr>
    </w:p>
    <w:p w14:paraId="2A06CA9B" w14:textId="77777777" w:rsidR="00CD4682" w:rsidRPr="003B668C" w:rsidRDefault="00CD4682" w:rsidP="00CD4682">
      <w:pPr>
        <w:pStyle w:val="Default"/>
        <w:rPr>
          <w:color w:val="auto"/>
          <w:sz w:val="20"/>
          <w:szCs w:val="20"/>
          <w:lang w:val="en-US"/>
        </w:rPr>
      </w:pPr>
      <w:r w:rsidRPr="003B668C">
        <w:rPr>
          <w:color w:val="auto"/>
          <w:sz w:val="20"/>
          <w:szCs w:val="20"/>
          <w:lang w:val="en-US"/>
        </w:rPr>
        <w:t xml:space="preserve">The creator of the </w:t>
      </w:r>
      <w:r w:rsidR="00EC58C2" w:rsidRPr="003B668C">
        <w:rPr>
          <w:sz w:val="20"/>
          <w:szCs w:val="20"/>
          <w:lang w:val="en-US"/>
        </w:rPr>
        <w:t xml:space="preserve">Data </w:t>
      </w:r>
      <w:r w:rsidR="0083272F" w:rsidRPr="003B668C">
        <w:rPr>
          <w:sz w:val="20"/>
          <w:szCs w:val="20"/>
          <w:lang w:val="en-US"/>
        </w:rPr>
        <w:t xml:space="preserve">Center </w:t>
      </w:r>
      <w:r w:rsidR="00EC58C2" w:rsidRPr="003B668C">
        <w:rPr>
          <w:sz w:val="20"/>
          <w:szCs w:val="20"/>
          <w:lang w:val="en-US"/>
        </w:rPr>
        <w:t xml:space="preserve">and Physical Protection </w:t>
      </w:r>
      <w:r w:rsidRPr="003B668C">
        <w:rPr>
          <w:sz w:val="20"/>
          <w:szCs w:val="20"/>
          <w:lang w:val="en-US"/>
        </w:rPr>
        <w:t xml:space="preserve">Guideline </w:t>
      </w:r>
      <w:r w:rsidR="0031564C" w:rsidRPr="003B668C">
        <w:rPr>
          <w:sz w:val="20"/>
          <w:szCs w:val="20"/>
          <w:lang w:val="en-US"/>
        </w:rPr>
        <w:t xml:space="preserve">is the </w:t>
      </w:r>
      <w:r w:rsidR="0031564C" w:rsidRPr="00402A47">
        <w:rPr>
          <w:sz w:val="20"/>
          <w:szCs w:val="20"/>
          <w:highlight w:val="yellow"/>
          <w:lang w:val="en-US"/>
        </w:rPr>
        <w:t xml:space="preserve">ICT Risk </w:t>
      </w:r>
      <w:r w:rsidR="00924550" w:rsidRPr="00402A47">
        <w:rPr>
          <w:sz w:val="20"/>
          <w:szCs w:val="20"/>
          <w:highlight w:val="yellow"/>
          <w:lang w:val="en-US"/>
        </w:rPr>
        <w:t>Governance &amp; Advisory</w:t>
      </w:r>
      <w:r w:rsidR="00924550" w:rsidRPr="003B668C">
        <w:rPr>
          <w:sz w:val="20"/>
          <w:szCs w:val="20"/>
          <w:lang w:val="en-US"/>
        </w:rPr>
        <w:t xml:space="preserve"> </w:t>
      </w:r>
      <w:r w:rsidR="0031564C" w:rsidRPr="003B668C">
        <w:rPr>
          <w:sz w:val="20"/>
          <w:szCs w:val="20"/>
          <w:lang w:val="en-US"/>
        </w:rPr>
        <w:t>Unit (Specialist).</w:t>
      </w:r>
    </w:p>
    <w:p w14:paraId="61975CD2" w14:textId="77777777" w:rsidR="00CD4682" w:rsidRPr="003B668C" w:rsidRDefault="00CD4682" w:rsidP="00644CC4">
      <w:pPr>
        <w:pStyle w:val="Default"/>
        <w:rPr>
          <w:color w:val="auto"/>
          <w:sz w:val="20"/>
          <w:szCs w:val="20"/>
          <w:lang w:val="en-US"/>
        </w:rPr>
      </w:pPr>
    </w:p>
    <w:p w14:paraId="06D0CD31" w14:textId="77777777" w:rsidR="00644CC4" w:rsidRPr="003B668C" w:rsidRDefault="00644CC4" w:rsidP="00644CC4">
      <w:pPr>
        <w:pStyle w:val="Default"/>
        <w:rPr>
          <w:color w:val="auto"/>
          <w:sz w:val="20"/>
          <w:szCs w:val="20"/>
          <w:lang w:val="en-US"/>
        </w:rPr>
      </w:pPr>
      <w:r w:rsidRPr="003B668C">
        <w:rPr>
          <w:color w:val="auto"/>
          <w:sz w:val="20"/>
          <w:szCs w:val="20"/>
          <w:lang w:val="en-US"/>
        </w:rPr>
        <w:t xml:space="preserve">The creator of </w:t>
      </w:r>
      <w:r w:rsidR="00EC58C2" w:rsidRPr="003B668C">
        <w:rPr>
          <w:color w:val="auto"/>
          <w:sz w:val="20"/>
          <w:szCs w:val="20"/>
          <w:lang w:val="en-US"/>
        </w:rPr>
        <w:t xml:space="preserve">Data </w:t>
      </w:r>
      <w:r w:rsidR="0083272F" w:rsidRPr="003B668C">
        <w:rPr>
          <w:color w:val="auto"/>
          <w:sz w:val="20"/>
          <w:szCs w:val="20"/>
          <w:lang w:val="en-US"/>
        </w:rPr>
        <w:t xml:space="preserve">Center </w:t>
      </w:r>
      <w:r w:rsidR="00EC58C2" w:rsidRPr="003B668C">
        <w:rPr>
          <w:color w:val="auto"/>
          <w:sz w:val="20"/>
          <w:szCs w:val="20"/>
          <w:lang w:val="en-US"/>
        </w:rPr>
        <w:t xml:space="preserve">and Physical Protection </w:t>
      </w:r>
      <w:r w:rsidR="002F758C" w:rsidRPr="003B668C">
        <w:rPr>
          <w:color w:val="auto"/>
          <w:sz w:val="20"/>
          <w:szCs w:val="20"/>
          <w:lang w:val="en-US"/>
        </w:rPr>
        <w:t>Guideline</w:t>
      </w:r>
      <w:r w:rsidRPr="003B668C">
        <w:rPr>
          <w:color w:val="auto"/>
          <w:sz w:val="20"/>
          <w:szCs w:val="20"/>
          <w:lang w:val="en-US"/>
        </w:rPr>
        <w:t xml:space="preserve"> has the responsibility to issue clear, precise, and appropriate written rules </w:t>
      </w:r>
      <w:r w:rsidR="00F46F63" w:rsidRPr="003B668C">
        <w:rPr>
          <w:color w:val="auto"/>
          <w:sz w:val="20"/>
          <w:szCs w:val="20"/>
          <w:lang w:val="en-US"/>
        </w:rPr>
        <w:t>to</w:t>
      </w:r>
      <w:r w:rsidRPr="003B668C">
        <w:rPr>
          <w:color w:val="auto"/>
          <w:sz w:val="20"/>
          <w:szCs w:val="20"/>
          <w:lang w:val="en-US"/>
        </w:rPr>
        <w:t xml:space="preserve"> give guidance for implementation to the target group. It is important to ensure that all required information is accurate, up to date and complete.</w:t>
      </w:r>
    </w:p>
    <w:p w14:paraId="135C8FAB" w14:textId="77777777" w:rsidR="00492AC5" w:rsidRPr="003B668C" w:rsidRDefault="00492AC5" w:rsidP="00492AC5">
      <w:pPr>
        <w:rPr>
          <w:rFonts w:ascii="Arial" w:hAnsi="Arial" w:cs="Arial"/>
          <w:sz w:val="20"/>
          <w:szCs w:val="20"/>
        </w:rPr>
      </w:pPr>
    </w:p>
    <w:p w14:paraId="610055CE" w14:textId="77777777" w:rsidR="00492AC5" w:rsidRPr="003B668C" w:rsidRDefault="00B81E97" w:rsidP="000A0009">
      <w:pPr>
        <w:pStyle w:val="Heading2"/>
        <w:numPr>
          <w:ilvl w:val="1"/>
          <w:numId w:val="1"/>
        </w:numPr>
        <w:ind w:left="540" w:hanging="540"/>
        <w:jc w:val="both"/>
        <w:rPr>
          <w:rFonts w:ascii="Arial" w:hAnsi="Arial" w:cs="Arial"/>
          <w:color w:val="000000" w:themeColor="text1"/>
          <w:sz w:val="24"/>
          <w:szCs w:val="24"/>
        </w:rPr>
      </w:pPr>
      <w:bookmarkStart w:id="145" w:name="_Toc234411182"/>
      <w:r w:rsidRPr="003B668C">
        <w:rPr>
          <w:rFonts w:ascii="Arial" w:hAnsi="Arial" w:cs="Arial"/>
          <w:color w:val="000000" w:themeColor="text1"/>
          <w:sz w:val="24"/>
          <w:szCs w:val="24"/>
        </w:rPr>
        <w:t>Guideline</w:t>
      </w:r>
      <w:r w:rsidR="00A05E90" w:rsidRPr="003B668C">
        <w:rPr>
          <w:rFonts w:ascii="Arial" w:hAnsi="Arial" w:cs="Arial"/>
          <w:color w:val="000000" w:themeColor="text1"/>
          <w:sz w:val="24"/>
          <w:szCs w:val="24"/>
        </w:rPr>
        <w:t xml:space="preserve"> Owner</w:t>
      </w:r>
      <w:bookmarkEnd w:id="145"/>
      <w:r w:rsidR="00A05E90" w:rsidRPr="003B668C">
        <w:rPr>
          <w:rFonts w:ascii="Arial" w:hAnsi="Arial" w:cs="Arial"/>
          <w:color w:val="000000" w:themeColor="text1"/>
          <w:sz w:val="24"/>
          <w:szCs w:val="24"/>
        </w:rPr>
        <w:t xml:space="preserve"> </w:t>
      </w:r>
    </w:p>
    <w:p w14:paraId="64E8B300" w14:textId="77777777" w:rsidR="00DD5C09" w:rsidRPr="003B668C" w:rsidRDefault="00DD5C09" w:rsidP="00DD5C09">
      <w:pPr>
        <w:rPr>
          <w:rFonts w:ascii="Arial" w:hAnsi="Arial" w:cs="Arial"/>
        </w:rPr>
      </w:pPr>
    </w:p>
    <w:p w14:paraId="4E27E7CF" w14:textId="77777777" w:rsidR="004D107C" w:rsidRPr="003B668C" w:rsidRDefault="004D107C" w:rsidP="00DD5C09">
      <w:pPr>
        <w:rPr>
          <w:rFonts w:ascii="Arial" w:hAnsi="Arial" w:cs="Arial"/>
          <w:sz w:val="20"/>
          <w:szCs w:val="20"/>
        </w:rPr>
      </w:pPr>
      <w:r w:rsidRPr="003B668C">
        <w:rPr>
          <w:rFonts w:ascii="Arial" w:hAnsi="Arial" w:cs="Arial"/>
          <w:sz w:val="20"/>
          <w:szCs w:val="20"/>
        </w:rPr>
        <w:t>The owner of th</w:t>
      </w:r>
      <w:r w:rsidR="008746A2" w:rsidRPr="003B668C">
        <w:rPr>
          <w:rFonts w:ascii="Arial" w:hAnsi="Arial" w:cs="Arial"/>
          <w:sz w:val="20"/>
          <w:szCs w:val="20"/>
        </w:rPr>
        <w:t xml:space="preserve">e </w:t>
      </w:r>
      <w:r w:rsidR="00EC58C2" w:rsidRPr="003B668C">
        <w:rPr>
          <w:rFonts w:ascii="Arial" w:hAnsi="Arial" w:cs="Arial"/>
          <w:sz w:val="20"/>
          <w:szCs w:val="20"/>
        </w:rPr>
        <w:t xml:space="preserve">Data </w:t>
      </w:r>
      <w:r w:rsidR="0083272F" w:rsidRPr="003B668C">
        <w:rPr>
          <w:rFonts w:ascii="Arial" w:hAnsi="Arial" w:cs="Arial"/>
          <w:sz w:val="20"/>
          <w:szCs w:val="20"/>
        </w:rPr>
        <w:t xml:space="preserve">Center </w:t>
      </w:r>
      <w:r w:rsidR="00EC58C2" w:rsidRPr="003B668C">
        <w:rPr>
          <w:rFonts w:ascii="Arial" w:hAnsi="Arial" w:cs="Arial"/>
          <w:sz w:val="20"/>
          <w:szCs w:val="20"/>
        </w:rPr>
        <w:t xml:space="preserve">and Physical Protection </w:t>
      </w:r>
      <w:r w:rsidR="00822265" w:rsidRPr="003B668C">
        <w:rPr>
          <w:rFonts w:ascii="Arial" w:hAnsi="Arial" w:cs="Arial"/>
          <w:sz w:val="20"/>
          <w:szCs w:val="20"/>
        </w:rPr>
        <w:t xml:space="preserve">Guideline </w:t>
      </w:r>
      <w:r w:rsidR="00EE58B0" w:rsidRPr="003B668C">
        <w:rPr>
          <w:rFonts w:ascii="Arial" w:hAnsi="Arial" w:cs="Arial"/>
          <w:sz w:val="20"/>
          <w:szCs w:val="20"/>
        </w:rPr>
        <w:t xml:space="preserve">is Head of </w:t>
      </w:r>
      <w:r w:rsidR="00EE58B0" w:rsidRPr="00402A47">
        <w:rPr>
          <w:rFonts w:ascii="Arial" w:hAnsi="Arial" w:cs="Arial"/>
          <w:sz w:val="20"/>
          <w:szCs w:val="20"/>
          <w:highlight w:val="yellow"/>
        </w:rPr>
        <w:t xml:space="preserve">ICT Risk </w:t>
      </w:r>
      <w:r w:rsidR="00924550" w:rsidRPr="00402A47">
        <w:rPr>
          <w:rFonts w:ascii="Arial" w:hAnsi="Arial" w:cs="Arial"/>
          <w:sz w:val="20"/>
          <w:szCs w:val="20"/>
          <w:highlight w:val="yellow"/>
        </w:rPr>
        <w:t>Governance &amp; Advisory</w:t>
      </w:r>
      <w:r w:rsidR="00924550" w:rsidRPr="003B668C">
        <w:rPr>
          <w:rFonts w:ascii="Arial" w:hAnsi="Arial" w:cs="Arial"/>
          <w:sz w:val="20"/>
          <w:szCs w:val="20"/>
        </w:rPr>
        <w:t xml:space="preserve"> </w:t>
      </w:r>
      <w:r w:rsidR="00EE58B0" w:rsidRPr="003B668C">
        <w:rPr>
          <w:rFonts w:ascii="Arial" w:hAnsi="Arial" w:cs="Arial"/>
          <w:sz w:val="20"/>
          <w:szCs w:val="20"/>
        </w:rPr>
        <w:t>Unit.</w:t>
      </w:r>
    </w:p>
    <w:p w14:paraId="6BF4BDBF" w14:textId="77777777" w:rsidR="00E02A33" w:rsidRPr="003B668C" w:rsidRDefault="00E02A33" w:rsidP="00E02A33">
      <w:pPr>
        <w:rPr>
          <w:rFonts w:ascii="Arial" w:hAnsi="Arial" w:cs="Arial"/>
          <w:sz w:val="20"/>
          <w:szCs w:val="20"/>
        </w:rPr>
      </w:pPr>
      <w:r w:rsidRPr="003B668C">
        <w:rPr>
          <w:rFonts w:ascii="Arial" w:hAnsi="Arial" w:cs="Arial"/>
          <w:sz w:val="20"/>
          <w:szCs w:val="20"/>
        </w:rPr>
        <w:t>The most important tasks (not an exhaustive list) within the scope of responsibility are:</w:t>
      </w:r>
    </w:p>
    <w:p w14:paraId="27204884" w14:textId="77777777" w:rsidR="00E02A33" w:rsidRPr="003B668C" w:rsidRDefault="00E02A33" w:rsidP="00513BA8">
      <w:pPr>
        <w:pStyle w:val="ListParagraph"/>
        <w:numPr>
          <w:ilvl w:val="0"/>
          <w:numId w:val="33"/>
        </w:numPr>
        <w:rPr>
          <w:rFonts w:ascii="Arial" w:hAnsi="Arial" w:cs="Arial"/>
          <w:sz w:val="20"/>
          <w:szCs w:val="20"/>
        </w:rPr>
      </w:pPr>
      <w:r w:rsidRPr="003B668C">
        <w:rPr>
          <w:rFonts w:ascii="Arial" w:hAnsi="Arial" w:cs="Arial"/>
          <w:sz w:val="20"/>
          <w:szCs w:val="20"/>
        </w:rPr>
        <w:t>Ensure completeness of</w:t>
      </w:r>
      <w:r w:rsidR="00121DBA">
        <w:rPr>
          <w:rFonts w:ascii="Arial" w:hAnsi="Arial" w:cs="Arial"/>
          <w:sz w:val="20"/>
          <w:szCs w:val="20"/>
        </w:rPr>
        <w:t xml:space="preserve"> the</w:t>
      </w:r>
      <w:r w:rsidRPr="003B668C">
        <w:rPr>
          <w:rFonts w:ascii="Arial" w:hAnsi="Arial" w:cs="Arial"/>
          <w:sz w:val="20"/>
          <w:szCs w:val="20"/>
        </w:rPr>
        <w:t xml:space="preserve"> </w:t>
      </w:r>
      <w:r w:rsidR="002D705F">
        <w:rPr>
          <w:rFonts w:ascii="Arial" w:hAnsi="Arial" w:cs="Arial"/>
          <w:sz w:val="20"/>
          <w:szCs w:val="20"/>
        </w:rPr>
        <w:t>G</w:t>
      </w:r>
      <w:r w:rsidR="003E7013" w:rsidRPr="003B668C">
        <w:rPr>
          <w:rFonts w:ascii="Arial" w:hAnsi="Arial" w:cs="Arial"/>
          <w:sz w:val="20"/>
          <w:szCs w:val="20"/>
        </w:rPr>
        <w:t>uideline</w:t>
      </w:r>
      <w:r w:rsidRPr="003B668C">
        <w:rPr>
          <w:rFonts w:ascii="Arial" w:hAnsi="Arial" w:cs="Arial"/>
          <w:sz w:val="20"/>
          <w:szCs w:val="20"/>
        </w:rPr>
        <w:t xml:space="preserve"> within functional area of responsibility</w:t>
      </w:r>
    </w:p>
    <w:p w14:paraId="1C8ABACF" w14:textId="77777777" w:rsidR="00E02A33" w:rsidRPr="003B668C" w:rsidRDefault="00E02A33" w:rsidP="00513BA8">
      <w:pPr>
        <w:pStyle w:val="ListParagraph"/>
        <w:numPr>
          <w:ilvl w:val="0"/>
          <w:numId w:val="33"/>
        </w:numPr>
        <w:rPr>
          <w:rFonts w:ascii="Arial" w:hAnsi="Arial" w:cs="Arial"/>
          <w:sz w:val="20"/>
          <w:szCs w:val="20"/>
        </w:rPr>
      </w:pPr>
      <w:r w:rsidRPr="003B668C">
        <w:rPr>
          <w:rFonts w:ascii="Arial" w:hAnsi="Arial" w:cs="Arial"/>
          <w:sz w:val="20"/>
          <w:szCs w:val="20"/>
        </w:rPr>
        <w:t>Ensure correctness of content and th</w:t>
      </w:r>
      <w:r w:rsidR="00A572A4" w:rsidRPr="003B668C">
        <w:rPr>
          <w:rFonts w:ascii="Arial" w:hAnsi="Arial" w:cs="Arial"/>
          <w:sz w:val="20"/>
          <w:szCs w:val="20"/>
        </w:rPr>
        <w:t>e</w:t>
      </w:r>
      <w:r w:rsidRPr="003B668C">
        <w:rPr>
          <w:rFonts w:ascii="Arial" w:hAnsi="Arial" w:cs="Arial"/>
          <w:sz w:val="20"/>
          <w:szCs w:val="20"/>
        </w:rPr>
        <w:t xml:space="preserve"> </w:t>
      </w:r>
      <w:r w:rsidR="002D705F">
        <w:rPr>
          <w:rFonts w:ascii="Arial" w:hAnsi="Arial" w:cs="Arial"/>
          <w:sz w:val="20"/>
          <w:szCs w:val="20"/>
        </w:rPr>
        <w:t>G</w:t>
      </w:r>
      <w:r w:rsidR="00EC5463" w:rsidRPr="003B668C">
        <w:rPr>
          <w:rFonts w:ascii="Arial" w:hAnsi="Arial" w:cs="Arial"/>
          <w:sz w:val="20"/>
          <w:szCs w:val="20"/>
        </w:rPr>
        <w:t>uideline</w:t>
      </w:r>
      <w:r w:rsidRPr="003B668C">
        <w:rPr>
          <w:rFonts w:ascii="Arial" w:hAnsi="Arial" w:cs="Arial"/>
          <w:sz w:val="20"/>
          <w:szCs w:val="20"/>
        </w:rPr>
        <w:t xml:space="preserve"> </w:t>
      </w:r>
      <w:r w:rsidR="00A572A4" w:rsidRPr="003B668C">
        <w:rPr>
          <w:rFonts w:ascii="Arial" w:hAnsi="Arial" w:cs="Arial"/>
          <w:sz w:val="20"/>
          <w:szCs w:val="20"/>
        </w:rPr>
        <w:t>is</w:t>
      </w:r>
      <w:r w:rsidRPr="003B668C">
        <w:rPr>
          <w:rFonts w:ascii="Arial" w:hAnsi="Arial" w:cs="Arial"/>
          <w:sz w:val="20"/>
          <w:szCs w:val="20"/>
        </w:rPr>
        <w:t xml:space="preserve"> up to date</w:t>
      </w:r>
    </w:p>
    <w:p w14:paraId="112D5C49" w14:textId="77777777" w:rsidR="00E02A33" w:rsidRPr="003B668C" w:rsidRDefault="00E02A33" w:rsidP="00513BA8">
      <w:pPr>
        <w:pStyle w:val="ListParagraph"/>
        <w:numPr>
          <w:ilvl w:val="0"/>
          <w:numId w:val="33"/>
        </w:numPr>
        <w:rPr>
          <w:rFonts w:ascii="Arial" w:hAnsi="Arial" w:cs="Arial"/>
          <w:sz w:val="20"/>
          <w:szCs w:val="20"/>
        </w:rPr>
      </w:pPr>
      <w:r w:rsidRPr="003B668C">
        <w:rPr>
          <w:rFonts w:ascii="Arial" w:hAnsi="Arial" w:cs="Arial"/>
          <w:sz w:val="20"/>
          <w:szCs w:val="20"/>
        </w:rPr>
        <w:t xml:space="preserve">Define and conduct adherence oversight measures for </w:t>
      </w:r>
      <w:r w:rsidR="002D705F">
        <w:rPr>
          <w:rFonts w:ascii="Arial" w:hAnsi="Arial" w:cs="Arial"/>
          <w:sz w:val="20"/>
          <w:szCs w:val="20"/>
        </w:rPr>
        <w:t>G</w:t>
      </w:r>
      <w:r w:rsidR="00822265" w:rsidRPr="003B668C">
        <w:rPr>
          <w:rFonts w:ascii="Arial" w:hAnsi="Arial" w:cs="Arial"/>
          <w:sz w:val="20"/>
          <w:szCs w:val="20"/>
        </w:rPr>
        <w:t>uidelines</w:t>
      </w:r>
      <w:r w:rsidRPr="003B668C">
        <w:rPr>
          <w:rFonts w:ascii="Arial" w:hAnsi="Arial" w:cs="Arial"/>
          <w:sz w:val="20"/>
          <w:szCs w:val="20"/>
        </w:rPr>
        <w:t xml:space="preserve"> on a regular </w:t>
      </w:r>
      <w:r w:rsidR="00B81E97" w:rsidRPr="003B668C">
        <w:rPr>
          <w:rFonts w:ascii="Arial" w:hAnsi="Arial" w:cs="Arial"/>
          <w:sz w:val="20"/>
          <w:szCs w:val="20"/>
        </w:rPr>
        <w:t>basis</w:t>
      </w:r>
    </w:p>
    <w:p w14:paraId="143A2222" w14:textId="77777777" w:rsidR="00E02A33" w:rsidRPr="003B668C" w:rsidRDefault="00E02A33" w:rsidP="00513BA8">
      <w:pPr>
        <w:pStyle w:val="ListParagraph"/>
        <w:numPr>
          <w:ilvl w:val="0"/>
          <w:numId w:val="33"/>
        </w:numPr>
        <w:rPr>
          <w:rFonts w:ascii="Arial" w:hAnsi="Arial" w:cs="Arial"/>
          <w:sz w:val="20"/>
          <w:szCs w:val="20"/>
        </w:rPr>
      </w:pPr>
      <w:r w:rsidRPr="003B668C">
        <w:rPr>
          <w:rFonts w:ascii="Arial" w:hAnsi="Arial" w:cs="Arial"/>
          <w:sz w:val="20"/>
          <w:szCs w:val="20"/>
        </w:rPr>
        <w:t xml:space="preserve">Assess impact on the </w:t>
      </w:r>
      <w:r w:rsidR="002D705F">
        <w:rPr>
          <w:rFonts w:ascii="Arial" w:hAnsi="Arial" w:cs="Arial"/>
          <w:sz w:val="20"/>
          <w:szCs w:val="20"/>
        </w:rPr>
        <w:t>G</w:t>
      </w:r>
      <w:r w:rsidR="00822265" w:rsidRPr="003B668C">
        <w:rPr>
          <w:rFonts w:ascii="Arial" w:hAnsi="Arial" w:cs="Arial"/>
          <w:sz w:val="20"/>
          <w:szCs w:val="20"/>
        </w:rPr>
        <w:t>uideline</w:t>
      </w:r>
      <w:r w:rsidRPr="003B668C">
        <w:rPr>
          <w:rFonts w:ascii="Arial" w:hAnsi="Arial" w:cs="Arial"/>
          <w:sz w:val="20"/>
          <w:szCs w:val="20"/>
        </w:rPr>
        <w:t xml:space="preserve"> with major focus on requirements as well as roles and responsibilities in the event of </w:t>
      </w:r>
      <w:r w:rsidR="0083272F" w:rsidRPr="003B668C">
        <w:rPr>
          <w:rFonts w:ascii="Arial" w:hAnsi="Arial" w:cs="Arial"/>
          <w:sz w:val="20"/>
          <w:szCs w:val="20"/>
        </w:rPr>
        <w:t>organizational</w:t>
      </w:r>
      <w:r w:rsidRPr="003B668C">
        <w:rPr>
          <w:rFonts w:ascii="Arial" w:hAnsi="Arial" w:cs="Arial"/>
          <w:sz w:val="20"/>
          <w:szCs w:val="20"/>
        </w:rPr>
        <w:t xml:space="preserve"> changes, new products etc.</w:t>
      </w:r>
    </w:p>
    <w:p w14:paraId="153C1C04" w14:textId="77777777" w:rsidR="00ED3F94" w:rsidRPr="003B668C" w:rsidRDefault="00E02A33" w:rsidP="00DD5C09">
      <w:pPr>
        <w:rPr>
          <w:rFonts w:ascii="Arial" w:hAnsi="Arial" w:cs="Arial"/>
          <w:sz w:val="20"/>
          <w:szCs w:val="20"/>
        </w:rPr>
      </w:pPr>
      <w:r w:rsidRPr="003B668C">
        <w:rPr>
          <w:rFonts w:ascii="Arial" w:hAnsi="Arial" w:cs="Arial"/>
          <w:sz w:val="20"/>
          <w:szCs w:val="20"/>
        </w:rPr>
        <w:t xml:space="preserve">The </w:t>
      </w:r>
      <w:r w:rsidR="002D705F">
        <w:rPr>
          <w:rFonts w:ascii="Arial" w:hAnsi="Arial" w:cs="Arial"/>
          <w:sz w:val="20"/>
          <w:szCs w:val="20"/>
        </w:rPr>
        <w:t>G</w:t>
      </w:r>
      <w:r w:rsidR="00B81E97" w:rsidRPr="003B668C">
        <w:rPr>
          <w:rFonts w:ascii="Arial" w:hAnsi="Arial" w:cs="Arial"/>
          <w:sz w:val="20"/>
          <w:szCs w:val="20"/>
        </w:rPr>
        <w:t>uideline</w:t>
      </w:r>
      <w:r w:rsidRPr="003B668C">
        <w:rPr>
          <w:rFonts w:ascii="Arial" w:hAnsi="Arial" w:cs="Arial"/>
          <w:sz w:val="20"/>
          <w:szCs w:val="20"/>
        </w:rPr>
        <w:t xml:space="preserve"> </w:t>
      </w:r>
      <w:r w:rsidR="00382BE3">
        <w:rPr>
          <w:rFonts w:ascii="Arial" w:hAnsi="Arial" w:cs="Arial"/>
          <w:sz w:val="20"/>
          <w:szCs w:val="20"/>
        </w:rPr>
        <w:t>O</w:t>
      </w:r>
      <w:r w:rsidRPr="003B668C">
        <w:rPr>
          <w:rFonts w:ascii="Arial" w:hAnsi="Arial" w:cs="Arial"/>
          <w:sz w:val="20"/>
          <w:szCs w:val="20"/>
        </w:rPr>
        <w:t>wner has at least an Expert or Head of Unit level.</w:t>
      </w:r>
    </w:p>
    <w:p w14:paraId="3E0B78A1" w14:textId="77777777" w:rsidR="00E85C34" w:rsidRPr="003B668C" w:rsidRDefault="0056761D" w:rsidP="00A76F03">
      <w:pPr>
        <w:rPr>
          <w:rFonts w:ascii="Arial" w:hAnsi="Arial" w:cs="Arial"/>
        </w:rPr>
      </w:pPr>
      <w:r w:rsidRPr="003B668C">
        <w:rPr>
          <w:rFonts w:ascii="Arial" w:hAnsi="Arial" w:cs="Arial"/>
          <w:sz w:val="20"/>
          <w:szCs w:val="20"/>
        </w:rPr>
        <w:t xml:space="preserve">The Guideline Owner is responsible for publishing and updating </w:t>
      </w:r>
      <w:r w:rsidR="00B81E97" w:rsidRPr="003B668C">
        <w:rPr>
          <w:rFonts w:ascii="Arial" w:hAnsi="Arial" w:cs="Arial"/>
          <w:sz w:val="20"/>
          <w:szCs w:val="20"/>
        </w:rPr>
        <w:t>the</w:t>
      </w:r>
      <w:r w:rsidR="00E85C34" w:rsidRPr="003B668C">
        <w:rPr>
          <w:rFonts w:ascii="Arial" w:hAnsi="Arial" w:cs="Arial"/>
          <w:sz w:val="20"/>
          <w:szCs w:val="20"/>
        </w:rPr>
        <w:t xml:space="preserve"> </w:t>
      </w:r>
      <w:r w:rsidR="00EC58C2" w:rsidRPr="003B668C">
        <w:rPr>
          <w:rFonts w:ascii="Arial" w:hAnsi="Arial" w:cs="Arial"/>
          <w:sz w:val="20"/>
          <w:szCs w:val="20"/>
        </w:rPr>
        <w:t xml:space="preserve">Data </w:t>
      </w:r>
      <w:r w:rsidR="0083272F" w:rsidRPr="003B668C">
        <w:rPr>
          <w:rFonts w:ascii="Arial" w:hAnsi="Arial" w:cs="Arial"/>
          <w:sz w:val="20"/>
          <w:szCs w:val="20"/>
        </w:rPr>
        <w:t xml:space="preserve">Center </w:t>
      </w:r>
      <w:r w:rsidR="00EC58C2" w:rsidRPr="003B668C">
        <w:rPr>
          <w:rFonts w:ascii="Arial" w:hAnsi="Arial" w:cs="Arial"/>
          <w:sz w:val="20"/>
          <w:szCs w:val="20"/>
        </w:rPr>
        <w:t>and Physical Protection</w:t>
      </w:r>
      <w:r w:rsidR="00207E37" w:rsidRPr="003B668C">
        <w:rPr>
          <w:rFonts w:ascii="Arial" w:hAnsi="Arial" w:cs="Arial"/>
          <w:sz w:val="20"/>
          <w:szCs w:val="20"/>
        </w:rPr>
        <w:t xml:space="preserve"> </w:t>
      </w:r>
      <w:r w:rsidR="00E85C34" w:rsidRPr="003B668C">
        <w:rPr>
          <w:rFonts w:ascii="Arial" w:hAnsi="Arial" w:cs="Arial"/>
          <w:sz w:val="20"/>
          <w:szCs w:val="20"/>
        </w:rPr>
        <w:t>Guideline according to established procedures within</w:t>
      </w:r>
      <w:r w:rsidR="00B20032" w:rsidRPr="003B668C">
        <w:rPr>
          <w:rFonts w:ascii="Arial" w:hAnsi="Arial" w:cs="Arial"/>
          <w:sz w:val="20"/>
          <w:szCs w:val="20"/>
        </w:rPr>
        <w:t xml:space="preserve"> the</w:t>
      </w:r>
      <w:r w:rsidR="00E85C34" w:rsidRPr="003B668C">
        <w:rPr>
          <w:rFonts w:ascii="Arial" w:hAnsi="Arial" w:cs="Arial"/>
          <w:sz w:val="20"/>
          <w:szCs w:val="20"/>
        </w:rPr>
        <w:t xml:space="preserve"> organization.</w:t>
      </w:r>
    </w:p>
    <w:p w14:paraId="591F94A6" w14:textId="77777777" w:rsidR="00E85C34" w:rsidRPr="003B668C" w:rsidRDefault="00E85C34" w:rsidP="00A76F03">
      <w:pPr>
        <w:rPr>
          <w:rFonts w:ascii="Arial" w:hAnsi="Arial" w:cs="Arial"/>
        </w:rPr>
      </w:pPr>
    </w:p>
    <w:p w14:paraId="2B968E2E" w14:textId="77777777" w:rsidR="000D5550" w:rsidRPr="003B668C" w:rsidRDefault="000D5550">
      <w:pPr>
        <w:rPr>
          <w:rFonts w:ascii="Arial" w:eastAsiaTheme="majorEastAsia" w:hAnsi="Arial" w:cs="Arial"/>
          <w:b/>
          <w:color w:val="000000" w:themeColor="text1"/>
          <w:sz w:val="28"/>
          <w:szCs w:val="28"/>
        </w:rPr>
      </w:pPr>
      <w:r w:rsidRPr="003B668C">
        <w:rPr>
          <w:rFonts w:ascii="Arial" w:hAnsi="Arial" w:cs="Arial"/>
          <w:b/>
          <w:color w:val="000000" w:themeColor="text1"/>
          <w:sz w:val="28"/>
          <w:szCs w:val="28"/>
        </w:rPr>
        <w:br w:type="page"/>
      </w:r>
    </w:p>
    <w:p w14:paraId="49D94770" w14:textId="77777777" w:rsidR="00817E9B" w:rsidRPr="003B668C" w:rsidRDefault="008C7723" w:rsidP="000A0009">
      <w:pPr>
        <w:pStyle w:val="Heading1"/>
        <w:numPr>
          <w:ilvl w:val="0"/>
          <w:numId w:val="1"/>
        </w:numPr>
        <w:rPr>
          <w:rFonts w:ascii="Arial" w:hAnsi="Arial" w:cs="Arial"/>
          <w:b/>
          <w:color w:val="000000" w:themeColor="text1"/>
          <w:sz w:val="28"/>
          <w:szCs w:val="28"/>
        </w:rPr>
      </w:pPr>
      <w:bookmarkStart w:id="146" w:name="_Toc234411183"/>
      <w:r w:rsidRPr="003B668C">
        <w:rPr>
          <w:rFonts w:ascii="Arial" w:hAnsi="Arial" w:cs="Arial"/>
          <w:b/>
          <w:color w:val="000000" w:themeColor="text1"/>
          <w:sz w:val="28"/>
          <w:szCs w:val="28"/>
        </w:rPr>
        <w:t>Appendix</w:t>
      </w:r>
      <w:bookmarkEnd w:id="146"/>
    </w:p>
    <w:p w14:paraId="2F966D87" w14:textId="77777777" w:rsidR="007C650C" w:rsidRPr="003B668C" w:rsidRDefault="007C650C" w:rsidP="000A0009">
      <w:pPr>
        <w:pStyle w:val="Heading2"/>
        <w:numPr>
          <w:ilvl w:val="1"/>
          <w:numId w:val="1"/>
        </w:numPr>
        <w:ind w:left="540" w:hanging="540"/>
        <w:jc w:val="both"/>
        <w:rPr>
          <w:rFonts w:ascii="Arial" w:hAnsi="Arial" w:cs="Arial"/>
          <w:color w:val="auto"/>
          <w:sz w:val="24"/>
          <w:szCs w:val="24"/>
        </w:rPr>
      </w:pPr>
      <w:bookmarkStart w:id="147" w:name="_Toc234411184"/>
      <w:r w:rsidRPr="003B668C">
        <w:rPr>
          <w:rFonts w:ascii="Arial" w:hAnsi="Arial" w:cs="Arial"/>
          <w:color w:val="auto"/>
          <w:sz w:val="24"/>
          <w:szCs w:val="24"/>
        </w:rPr>
        <w:t>Contact Information</w:t>
      </w:r>
      <w:bookmarkEnd w:id="147"/>
    </w:p>
    <w:p w14:paraId="38F4A5B7" w14:textId="77777777" w:rsidR="003210AE" w:rsidRPr="003B668C" w:rsidRDefault="003210AE" w:rsidP="005A5CCB">
      <w:pPr>
        <w:rPr>
          <w:rFonts w:ascii="Arial" w:hAnsi="Arial" w:cs="Arial"/>
          <w:i/>
          <w:iCs/>
          <w:color w:val="000000" w:themeColor="text1"/>
          <w:sz w:val="20"/>
          <w:szCs w:val="20"/>
        </w:rPr>
      </w:pPr>
    </w:p>
    <w:p w14:paraId="1C8636DF" w14:textId="77777777" w:rsidR="005414EB" w:rsidRDefault="005A4814" w:rsidP="005A5CCB">
      <w:pPr>
        <w:rPr>
          <w:rFonts w:ascii="Arial" w:hAnsi="Arial" w:cs="Arial"/>
          <w:sz w:val="20"/>
          <w:szCs w:val="20"/>
        </w:rPr>
      </w:pPr>
      <w:r w:rsidRPr="00DB6434">
        <w:rPr>
          <w:rFonts w:ascii="Arial" w:hAnsi="Arial" w:cs="Arial"/>
          <w:sz w:val="20"/>
          <w:szCs w:val="20"/>
          <w:highlight w:val="yellow"/>
        </w:rPr>
        <w:t>Written Rule Owner: Head of ICT Risk Framework Governance &amp; Advisory Unit</w:t>
      </w:r>
    </w:p>
    <w:p w14:paraId="63F3D73C" w14:textId="77777777" w:rsidR="003210AE" w:rsidRPr="003B668C" w:rsidRDefault="001D09B7" w:rsidP="005A5CCB">
      <w:pPr>
        <w:rPr>
          <w:rFonts w:ascii="Arial" w:hAnsi="Arial" w:cs="Arial"/>
          <w:sz w:val="20"/>
          <w:szCs w:val="20"/>
        </w:rPr>
      </w:pPr>
      <w:r w:rsidRPr="003B668C">
        <w:rPr>
          <w:rFonts w:ascii="Arial" w:hAnsi="Arial" w:cs="Arial"/>
          <w:sz w:val="20"/>
          <w:szCs w:val="20"/>
        </w:rPr>
        <w:t xml:space="preserve">Please contact </w:t>
      </w:r>
      <w:r w:rsidR="00387916" w:rsidRPr="001F72A3">
        <w:rPr>
          <w:rFonts w:ascii="Arial" w:hAnsi="Arial" w:cs="Arial"/>
          <w:sz w:val="20"/>
          <w:szCs w:val="20"/>
          <w:highlight w:val="yellow"/>
        </w:rPr>
        <w:t xml:space="preserve">ICT </w:t>
      </w:r>
      <w:r w:rsidR="000A6D6A" w:rsidRPr="001F72A3">
        <w:rPr>
          <w:rFonts w:ascii="Arial" w:hAnsi="Arial" w:cs="Arial"/>
          <w:sz w:val="20"/>
          <w:szCs w:val="20"/>
          <w:highlight w:val="yellow"/>
        </w:rPr>
        <w:t>Risk</w:t>
      </w:r>
      <w:r w:rsidR="00387916" w:rsidRPr="001F72A3">
        <w:rPr>
          <w:rFonts w:ascii="Arial" w:hAnsi="Arial" w:cs="Arial"/>
          <w:sz w:val="20"/>
          <w:szCs w:val="20"/>
          <w:highlight w:val="yellow"/>
        </w:rPr>
        <w:t xml:space="preserve"> </w:t>
      </w:r>
      <w:r w:rsidR="004E58E3" w:rsidRPr="001F72A3">
        <w:rPr>
          <w:rFonts w:ascii="Arial" w:hAnsi="Arial" w:cs="Arial"/>
          <w:sz w:val="20"/>
          <w:szCs w:val="20"/>
          <w:highlight w:val="yellow"/>
        </w:rPr>
        <w:t>Governance &amp; Advisory</w:t>
      </w:r>
      <w:r w:rsidR="004E58E3" w:rsidRPr="003B668C">
        <w:rPr>
          <w:rFonts w:ascii="Arial" w:hAnsi="Arial" w:cs="Arial"/>
          <w:sz w:val="20"/>
          <w:szCs w:val="20"/>
        </w:rPr>
        <w:t xml:space="preserve"> </w:t>
      </w:r>
      <w:r w:rsidRPr="003B668C">
        <w:rPr>
          <w:rFonts w:ascii="Arial" w:hAnsi="Arial" w:cs="Arial"/>
          <w:sz w:val="20"/>
          <w:szCs w:val="20"/>
        </w:rPr>
        <w:t xml:space="preserve">in case of any questions related to this </w:t>
      </w:r>
      <w:r w:rsidR="002D705F">
        <w:rPr>
          <w:rFonts w:ascii="Arial" w:hAnsi="Arial" w:cs="Arial"/>
          <w:sz w:val="20"/>
          <w:szCs w:val="20"/>
        </w:rPr>
        <w:t>G</w:t>
      </w:r>
      <w:r w:rsidR="00075835" w:rsidRPr="003B668C">
        <w:rPr>
          <w:rFonts w:ascii="Arial" w:hAnsi="Arial" w:cs="Arial"/>
          <w:sz w:val="20"/>
          <w:szCs w:val="20"/>
        </w:rPr>
        <w:t>uideline</w:t>
      </w:r>
      <w:r w:rsidRPr="003B668C">
        <w:rPr>
          <w:rFonts w:ascii="Arial" w:hAnsi="Arial" w:cs="Arial"/>
          <w:sz w:val="20"/>
          <w:szCs w:val="20"/>
        </w:rPr>
        <w:t>.</w:t>
      </w:r>
    </w:p>
    <w:p w14:paraId="1C950AEA" w14:textId="77777777" w:rsidR="004F4AD7" w:rsidRPr="003B668C" w:rsidRDefault="004F4AD7" w:rsidP="005A5CCB">
      <w:pPr>
        <w:rPr>
          <w:rFonts w:ascii="Arial" w:hAnsi="Arial" w:cs="Arial"/>
          <w:sz w:val="20"/>
          <w:szCs w:val="20"/>
        </w:rPr>
      </w:pPr>
    </w:p>
    <w:p w14:paraId="1CD07EFD" w14:textId="77777777" w:rsidR="00D87801" w:rsidRPr="003B668C" w:rsidRDefault="00D87801" w:rsidP="000A0009">
      <w:pPr>
        <w:pStyle w:val="Heading2"/>
        <w:numPr>
          <w:ilvl w:val="1"/>
          <w:numId w:val="1"/>
        </w:numPr>
        <w:ind w:left="540" w:hanging="540"/>
        <w:jc w:val="both"/>
        <w:rPr>
          <w:rFonts w:ascii="Arial" w:hAnsi="Arial" w:cs="Arial"/>
          <w:color w:val="auto"/>
          <w:sz w:val="24"/>
          <w:szCs w:val="24"/>
        </w:rPr>
      </w:pPr>
      <w:bookmarkStart w:id="148" w:name="_Toc234411185"/>
      <w:r w:rsidRPr="003B668C">
        <w:rPr>
          <w:rFonts w:ascii="Arial" w:hAnsi="Arial" w:cs="Arial"/>
          <w:color w:val="auto"/>
          <w:sz w:val="24"/>
          <w:szCs w:val="24"/>
        </w:rPr>
        <w:t>Document History</w:t>
      </w:r>
      <w:bookmarkEnd w:id="148"/>
      <w:r w:rsidR="00355259" w:rsidRPr="003B668C">
        <w:rPr>
          <w:rFonts w:ascii="Arial" w:hAnsi="Arial" w:cs="Arial"/>
          <w:color w:val="auto"/>
          <w:sz w:val="24"/>
          <w:szCs w:val="24"/>
        </w:rPr>
        <w:t xml:space="preserve"> </w:t>
      </w:r>
    </w:p>
    <w:p w14:paraId="05A46A6F" w14:textId="77777777" w:rsidR="008C7723" w:rsidRPr="003B668C" w:rsidRDefault="008C7723" w:rsidP="008C7723">
      <w:pPr>
        <w:rPr>
          <w:rFonts w:ascii="Arial" w:hAnsi="Arial" w:cs="Arial"/>
        </w:rPr>
      </w:pPr>
    </w:p>
    <w:p w14:paraId="0F93D27C" w14:textId="77777777" w:rsidR="0027643D" w:rsidRPr="003B668C" w:rsidRDefault="00A346E4" w:rsidP="50C1E5CA">
      <w:pPr>
        <w:rPr>
          <w:rFonts w:ascii="Arial" w:hAnsi="Arial" w:cs="Arial"/>
          <w:b/>
          <w:bCs/>
          <w:sz w:val="20"/>
          <w:szCs w:val="20"/>
        </w:rPr>
      </w:pPr>
      <w:r w:rsidRPr="50C1E5CA">
        <w:rPr>
          <w:rFonts w:ascii="Arial" w:hAnsi="Arial" w:cs="Arial"/>
          <w:b/>
          <w:bCs/>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501"/>
        <w:gridCol w:w="5520"/>
      </w:tblGrid>
      <w:tr w:rsidR="00F33E19" w:rsidRPr="003B668C" w14:paraId="155F3CDE" w14:textId="77777777" w:rsidTr="005141F4">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FE8E54" w14:textId="77777777" w:rsidR="00F33E19" w:rsidRPr="003B668C" w:rsidRDefault="00F33E19" w:rsidP="002312BE">
            <w:pPr>
              <w:rPr>
                <w:rFonts w:ascii="Arial" w:hAnsi="Arial" w:cs="Arial"/>
                <w:sz w:val="20"/>
                <w:szCs w:val="20"/>
              </w:rPr>
            </w:pPr>
            <w:r w:rsidRPr="003B668C">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4A6F799" w14:textId="77777777" w:rsidR="00F33E19" w:rsidRPr="003B668C" w:rsidRDefault="00F33E19" w:rsidP="002312BE">
            <w:pPr>
              <w:rPr>
                <w:rFonts w:ascii="Arial" w:hAnsi="Arial" w:cs="Arial"/>
                <w:sz w:val="20"/>
                <w:szCs w:val="20"/>
              </w:rPr>
            </w:pPr>
            <w:r w:rsidRPr="003B668C">
              <w:rPr>
                <w:rFonts w:ascii="Arial" w:hAnsi="Arial" w:cs="Arial"/>
                <w:sz w:val="20"/>
                <w:szCs w:val="20"/>
              </w:rPr>
              <w:t>Date</w:t>
            </w:r>
          </w:p>
        </w:tc>
        <w:tc>
          <w:tcPr>
            <w:tcW w:w="5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755C35" w14:textId="77777777" w:rsidR="00F33E19" w:rsidRPr="003B668C" w:rsidRDefault="00F33E19" w:rsidP="002312BE">
            <w:pPr>
              <w:rPr>
                <w:rFonts w:ascii="Arial" w:hAnsi="Arial" w:cs="Arial"/>
                <w:sz w:val="20"/>
                <w:szCs w:val="20"/>
              </w:rPr>
            </w:pPr>
            <w:r w:rsidRPr="003B668C">
              <w:rPr>
                <w:rFonts w:ascii="Arial" w:hAnsi="Arial" w:cs="Arial"/>
                <w:sz w:val="20"/>
                <w:szCs w:val="20"/>
              </w:rPr>
              <w:t>Changes &amp; Background</w:t>
            </w:r>
          </w:p>
        </w:tc>
      </w:tr>
      <w:tr w:rsidR="00F33E19" w:rsidRPr="003B668C" w14:paraId="0F9BCFB6" w14:textId="77777777" w:rsidTr="005141F4">
        <w:trPr>
          <w:trHeight w:val="85"/>
        </w:trPr>
        <w:tc>
          <w:tcPr>
            <w:tcW w:w="1166" w:type="dxa"/>
            <w:tcBorders>
              <w:top w:val="single" w:sz="4" w:space="0" w:color="000000"/>
              <w:left w:val="single" w:sz="4" w:space="0" w:color="000000"/>
              <w:bottom w:val="single" w:sz="4" w:space="0" w:color="000000"/>
              <w:right w:val="single" w:sz="4" w:space="0" w:color="000000"/>
            </w:tcBorders>
          </w:tcPr>
          <w:p w14:paraId="01AEBB70" w14:textId="77777777" w:rsidR="00F33E19" w:rsidRPr="003B668C" w:rsidRDefault="00F33E19" w:rsidP="002312BE">
            <w:pPr>
              <w:rPr>
                <w:rFonts w:ascii="Arial" w:hAnsi="Arial" w:cs="Arial"/>
                <w:sz w:val="20"/>
                <w:szCs w:val="20"/>
              </w:rPr>
            </w:pPr>
            <w:r w:rsidRPr="003B668C">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2759604D" w14:textId="77777777" w:rsidR="00F33E19" w:rsidRPr="003B668C" w:rsidRDefault="00F33E19" w:rsidP="002312BE">
            <w:pPr>
              <w:rPr>
                <w:rFonts w:ascii="Arial" w:hAnsi="Arial" w:cs="Arial"/>
                <w:sz w:val="20"/>
                <w:szCs w:val="20"/>
              </w:rPr>
            </w:pPr>
            <w:r w:rsidRPr="003B668C">
              <w:rPr>
                <w:rFonts w:ascii="Arial" w:hAnsi="Arial" w:cs="Arial"/>
                <w:sz w:val="20"/>
                <w:szCs w:val="20"/>
              </w:rPr>
              <w:t>17.01.2025</w:t>
            </w:r>
          </w:p>
        </w:tc>
        <w:tc>
          <w:tcPr>
            <w:tcW w:w="5520" w:type="dxa"/>
            <w:tcBorders>
              <w:top w:val="single" w:sz="4" w:space="0" w:color="000000"/>
              <w:left w:val="single" w:sz="4" w:space="0" w:color="000000"/>
              <w:bottom w:val="single" w:sz="4" w:space="0" w:color="000000"/>
              <w:right w:val="single" w:sz="4" w:space="0" w:color="000000"/>
            </w:tcBorders>
          </w:tcPr>
          <w:p w14:paraId="2AD02EB0" w14:textId="77777777" w:rsidR="00F33E19" w:rsidRPr="003B668C" w:rsidRDefault="00F33E19" w:rsidP="002312BE">
            <w:pPr>
              <w:rPr>
                <w:rFonts w:ascii="Arial" w:hAnsi="Arial" w:cs="Arial"/>
                <w:sz w:val="20"/>
                <w:szCs w:val="20"/>
              </w:rPr>
            </w:pPr>
            <w:r w:rsidRPr="003B668C">
              <w:rPr>
                <w:rFonts w:ascii="Arial" w:hAnsi="Arial" w:cs="Arial"/>
                <w:sz w:val="20"/>
                <w:szCs w:val="20"/>
              </w:rPr>
              <w:t xml:space="preserve">Initial set-up of this </w:t>
            </w:r>
            <w:r w:rsidR="008740C4">
              <w:rPr>
                <w:rFonts w:ascii="Arial" w:hAnsi="Arial" w:cs="Arial"/>
                <w:sz w:val="20"/>
                <w:szCs w:val="20"/>
              </w:rPr>
              <w:t>G</w:t>
            </w:r>
            <w:r w:rsidRPr="003B668C">
              <w:rPr>
                <w:rFonts w:ascii="Arial" w:hAnsi="Arial" w:cs="Arial"/>
                <w:sz w:val="20"/>
                <w:szCs w:val="20"/>
              </w:rPr>
              <w:t xml:space="preserve">uideline </w:t>
            </w:r>
          </w:p>
        </w:tc>
      </w:tr>
      <w:tr w:rsidR="7D6B241F" w14:paraId="0B940F3C" w14:textId="77777777" w:rsidTr="50C1E5CA">
        <w:trPr>
          <w:trHeight w:val="139"/>
        </w:trPr>
        <w:tc>
          <w:tcPr>
            <w:tcW w:w="1166" w:type="dxa"/>
            <w:tcBorders>
              <w:top w:val="single" w:sz="4" w:space="0" w:color="000000"/>
              <w:left w:val="single" w:sz="4" w:space="0" w:color="000000"/>
              <w:bottom w:val="single" w:sz="4" w:space="0" w:color="000000"/>
              <w:right w:val="single" w:sz="4" w:space="0" w:color="000000"/>
            </w:tcBorders>
          </w:tcPr>
          <w:p w14:paraId="677C2E50" w14:textId="77777777" w:rsidR="7D6B241F" w:rsidRDefault="7D6B241F" w:rsidP="7D6B241F">
            <w:pPr>
              <w:rPr>
                <w:rFonts w:ascii="Arial" w:eastAsia="Arial" w:hAnsi="Arial" w:cs="Arial"/>
                <w:color w:val="000000" w:themeColor="text1"/>
                <w:sz w:val="20"/>
                <w:szCs w:val="20"/>
              </w:rPr>
            </w:pPr>
            <w:r w:rsidRPr="00EF6BFB">
              <w:rPr>
                <w:rFonts w:ascii="Arial" w:eastAsia="Arial" w:hAnsi="Arial" w:cs="Arial"/>
                <w:color w:val="000000" w:themeColor="text1"/>
                <w:sz w:val="20"/>
                <w:szCs w:val="20"/>
              </w:rPr>
              <w:t>1.1</w:t>
            </w:r>
          </w:p>
        </w:tc>
        <w:tc>
          <w:tcPr>
            <w:tcW w:w="1501" w:type="dxa"/>
            <w:tcBorders>
              <w:top w:val="single" w:sz="4" w:space="0" w:color="000000"/>
              <w:left w:val="single" w:sz="4" w:space="0" w:color="000000"/>
              <w:bottom w:val="single" w:sz="4" w:space="0" w:color="000000"/>
              <w:right w:val="single" w:sz="4" w:space="0" w:color="000000"/>
            </w:tcBorders>
          </w:tcPr>
          <w:p w14:paraId="2209B1EB" w14:textId="77777777" w:rsidR="7D6B241F" w:rsidRDefault="45BA0BD2" w:rsidP="7D6B241F">
            <w:pPr>
              <w:rPr>
                <w:rFonts w:ascii="Arial" w:eastAsia="Arial" w:hAnsi="Arial" w:cs="Arial"/>
                <w:color w:val="000000" w:themeColor="text1"/>
                <w:sz w:val="20"/>
                <w:szCs w:val="20"/>
              </w:rPr>
            </w:pPr>
            <w:r w:rsidRPr="50C1E5CA">
              <w:rPr>
                <w:rFonts w:ascii="Arial" w:eastAsia="Arial" w:hAnsi="Arial" w:cs="Arial"/>
                <w:color w:val="000000" w:themeColor="text1"/>
                <w:sz w:val="20"/>
                <w:szCs w:val="20"/>
              </w:rPr>
              <w:t>15</w:t>
            </w:r>
            <w:r w:rsidR="7D6B241F" w:rsidRPr="50C1E5CA">
              <w:rPr>
                <w:rFonts w:ascii="Arial" w:eastAsia="Arial" w:hAnsi="Arial" w:cs="Arial"/>
                <w:color w:val="000000" w:themeColor="text1"/>
                <w:sz w:val="20"/>
                <w:szCs w:val="20"/>
              </w:rPr>
              <w:t>.08.2025</w:t>
            </w:r>
          </w:p>
        </w:tc>
        <w:tc>
          <w:tcPr>
            <w:tcW w:w="5520" w:type="dxa"/>
            <w:tcBorders>
              <w:top w:val="single" w:sz="4" w:space="0" w:color="000000"/>
              <w:left w:val="single" w:sz="4" w:space="0" w:color="000000"/>
              <w:bottom w:val="single" w:sz="4" w:space="0" w:color="000000"/>
              <w:right w:val="single" w:sz="4" w:space="0" w:color="000000"/>
            </w:tcBorders>
          </w:tcPr>
          <w:p w14:paraId="68FB4BB3" w14:textId="77777777" w:rsidR="7D6B241F" w:rsidRDefault="00B5197D" w:rsidP="7D6B241F">
            <w:pPr>
              <w:rPr>
                <w:rFonts w:ascii="Arial" w:eastAsia="Arial" w:hAnsi="Arial" w:cs="Arial"/>
                <w:color w:val="000000" w:themeColor="text1"/>
                <w:sz w:val="20"/>
                <w:szCs w:val="20"/>
              </w:rPr>
            </w:pPr>
            <w:r>
              <w:rPr>
                <w:rFonts w:ascii="Arial" w:eastAsia="Arial" w:hAnsi="Arial" w:cs="Arial"/>
                <w:color w:val="000000" w:themeColor="text1"/>
                <w:sz w:val="20"/>
                <w:szCs w:val="20"/>
              </w:rPr>
              <w:t>Annual</w:t>
            </w:r>
            <w:r w:rsidR="7D6B241F" w:rsidRPr="00EF6BFB">
              <w:rPr>
                <w:rFonts w:ascii="Arial" w:eastAsia="Arial" w:hAnsi="Arial" w:cs="Arial"/>
                <w:color w:val="000000" w:themeColor="text1"/>
                <w:sz w:val="20"/>
                <w:szCs w:val="20"/>
              </w:rPr>
              <w:t xml:space="preserve"> Update Guideline</w:t>
            </w:r>
          </w:p>
        </w:tc>
      </w:tr>
      <w:tr w:rsidR="006F6E9A" w14:paraId="0B4B471C" w14:textId="77777777" w:rsidTr="50C1E5CA">
        <w:trPr>
          <w:trHeight w:val="139"/>
        </w:trPr>
        <w:tc>
          <w:tcPr>
            <w:tcW w:w="1166" w:type="dxa"/>
            <w:tcBorders>
              <w:top w:val="single" w:sz="4" w:space="0" w:color="000000"/>
              <w:left w:val="single" w:sz="4" w:space="0" w:color="000000"/>
              <w:bottom w:val="single" w:sz="4" w:space="0" w:color="000000"/>
              <w:right w:val="single" w:sz="4" w:space="0" w:color="000000"/>
            </w:tcBorders>
          </w:tcPr>
          <w:p w14:paraId="4A193847" w14:textId="77777777" w:rsidR="006F6E9A" w:rsidRPr="00402A47" w:rsidRDefault="00BA0617" w:rsidP="7D6B241F">
            <w:pPr>
              <w:rPr>
                <w:rFonts w:ascii="Arial" w:eastAsia="Arial" w:hAnsi="Arial" w:cs="Arial"/>
                <w:color w:val="000000" w:themeColor="text1"/>
                <w:sz w:val="20"/>
                <w:szCs w:val="20"/>
                <w:highlight w:val="yellow"/>
              </w:rPr>
            </w:pPr>
            <w:r w:rsidRPr="00402A47">
              <w:rPr>
                <w:rFonts w:ascii="Arial" w:eastAsia="Arial" w:hAnsi="Arial" w:cs="Arial"/>
                <w:color w:val="000000" w:themeColor="text1"/>
                <w:sz w:val="20"/>
                <w:szCs w:val="20"/>
                <w:highlight w:val="yellow"/>
              </w:rPr>
              <w:t>2.0</w:t>
            </w:r>
          </w:p>
        </w:tc>
        <w:tc>
          <w:tcPr>
            <w:tcW w:w="1501" w:type="dxa"/>
            <w:tcBorders>
              <w:top w:val="single" w:sz="4" w:space="0" w:color="000000"/>
              <w:left w:val="single" w:sz="4" w:space="0" w:color="000000"/>
              <w:bottom w:val="single" w:sz="4" w:space="0" w:color="000000"/>
              <w:right w:val="single" w:sz="4" w:space="0" w:color="000000"/>
            </w:tcBorders>
          </w:tcPr>
          <w:p w14:paraId="4490E092" w14:textId="387AAA8B" w:rsidR="006F6E9A" w:rsidRPr="00402A47" w:rsidRDefault="00E60149" w:rsidP="7D6B241F">
            <w:pPr>
              <w:rPr>
                <w:rFonts w:ascii="Arial" w:eastAsia="Arial" w:hAnsi="Arial" w:cs="Arial"/>
                <w:color w:val="000000" w:themeColor="text1"/>
                <w:sz w:val="20"/>
                <w:szCs w:val="20"/>
                <w:highlight w:val="yellow"/>
              </w:rPr>
            </w:pPr>
            <w:r>
              <w:rPr>
                <w:rFonts w:ascii="Arial" w:eastAsia="Arial" w:hAnsi="Arial" w:cs="Arial"/>
                <w:color w:val="000000" w:themeColor="text1"/>
                <w:sz w:val="20"/>
                <w:szCs w:val="20"/>
                <w:highlight w:val="yellow"/>
              </w:rPr>
              <w:t>19.08.2026</w:t>
            </w:r>
          </w:p>
        </w:tc>
        <w:tc>
          <w:tcPr>
            <w:tcW w:w="5520" w:type="dxa"/>
            <w:tcBorders>
              <w:top w:val="single" w:sz="4" w:space="0" w:color="000000"/>
              <w:left w:val="single" w:sz="4" w:space="0" w:color="000000"/>
              <w:bottom w:val="single" w:sz="4" w:space="0" w:color="000000"/>
              <w:right w:val="single" w:sz="4" w:space="0" w:color="000000"/>
            </w:tcBorders>
          </w:tcPr>
          <w:p w14:paraId="050426A5" w14:textId="77777777" w:rsidR="006F6E9A" w:rsidRPr="00402A47" w:rsidRDefault="00DB6434" w:rsidP="7D6B241F">
            <w:pPr>
              <w:rPr>
                <w:rFonts w:ascii="Arial" w:eastAsia="Arial" w:hAnsi="Arial" w:cs="Arial"/>
                <w:color w:val="000000" w:themeColor="text1"/>
                <w:sz w:val="20"/>
                <w:szCs w:val="20"/>
                <w:highlight w:val="yellow"/>
              </w:rPr>
            </w:pPr>
            <w:r w:rsidRPr="00DB6434">
              <w:rPr>
                <w:rFonts w:ascii="Arial" w:eastAsia="Arial" w:hAnsi="Arial" w:cs="Arial"/>
                <w:color w:val="000000" w:themeColor="text1"/>
                <w:sz w:val="20"/>
                <w:szCs w:val="20"/>
              </w:rPr>
              <w:t>Annual guideline review with material changes</w:t>
            </w:r>
          </w:p>
        </w:tc>
      </w:tr>
    </w:tbl>
    <w:p w14:paraId="61F3B55E" w14:textId="77777777" w:rsidR="00BF3359" w:rsidRPr="003B668C" w:rsidRDefault="00BF3359" w:rsidP="0027643D">
      <w:pPr>
        <w:rPr>
          <w:rFonts w:ascii="Arial" w:hAnsi="Arial" w:cs="Arial"/>
          <w:sz w:val="20"/>
          <w:szCs w:val="20"/>
        </w:rPr>
      </w:pPr>
    </w:p>
    <w:p w14:paraId="5D81B9D4" w14:textId="77777777" w:rsidR="003E774B" w:rsidRPr="003B668C" w:rsidRDefault="00B43635" w:rsidP="0027643D">
      <w:pPr>
        <w:rPr>
          <w:rFonts w:ascii="Arial" w:hAnsi="Arial" w:cs="Arial"/>
          <w:b/>
          <w:sz w:val="20"/>
          <w:szCs w:val="20"/>
        </w:rPr>
      </w:pPr>
      <w:r w:rsidRPr="003B668C">
        <w:rPr>
          <w:rFonts w:ascii="Arial" w:hAnsi="Arial" w:cs="Arial"/>
          <w:b/>
          <w:sz w:val="20"/>
          <w:szCs w:val="20"/>
        </w:rPr>
        <w:t>Coordination before publication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479"/>
        <w:gridCol w:w="3523"/>
        <w:gridCol w:w="2019"/>
      </w:tblGrid>
      <w:tr w:rsidR="00227908" w:rsidRPr="00DA65ED" w14:paraId="147F7231" w14:textId="77777777" w:rsidTr="00E40798">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4C2DC52" w14:textId="77777777" w:rsidR="00227908" w:rsidRPr="00DA65ED" w:rsidRDefault="00227908" w:rsidP="00F9507D">
            <w:pPr>
              <w:rPr>
                <w:rFonts w:ascii="Arial" w:hAnsi="Arial" w:cs="Arial"/>
                <w:sz w:val="20"/>
                <w:szCs w:val="20"/>
              </w:rPr>
            </w:pPr>
            <w:r w:rsidRPr="00DA65ED">
              <w:rPr>
                <w:rFonts w:ascii="Arial" w:hAnsi="Arial" w:cs="Arial"/>
                <w:sz w:val="20"/>
                <w:szCs w:val="20"/>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8B1B9E" w14:textId="77777777" w:rsidR="00227908" w:rsidRPr="00DA65ED" w:rsidRDefault="00227908" w:rsidP="00F9507D">
            <w:pPr>
              <w:rPr>
                <w:rFonts w:ascii="Arial" w:hAnsi="Arial" w:cs="Arial"/>
                <w:sz w:val="20"/>
                <w:szCs w:val="20"/>
              </w:rPr>
            </w:pPr>
            <w:r w:rsidRPr="00DA65ED">
              <w:rPr>
                <w:rFonts w:ascii="Arial" w:hAnsi="Arial" w:cs="Arial"/>
                <w:sz w:val="20"/>
                <w:szCs w:val="20"/>
              </w:rPr>
              <w:t>Date</w:t>
            </w:r>
          </w:p>
        </w:tc>
        <w:tc>
          <w:tcPr>
            <w:tcW w:w="3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AF5078" w14:textId="77777777" w:rsidR="00227908" w:rsidRPr="00DA65ED" w:rsidRDefault="00227908" w:rsidP="00F9507D">
            <w:pPr>
              <w:rPr>
                <w:rFonts w:ascii="Arial" w:hAnsi="Arial" w:cs="Arial"/>
                <w:sz w:val="20"/>
                <w:szCs w:val="20"/>
              </w:rPr>
            </w:pPr>
            <w:r w:rsidRPr="00DA65ED">
              <w:rPr>
                <w:rFonts w:ascii="Arial" w:hAnsi="Arial" w:cs="Arial"/>
                <w:sz w:val="20"/>
                <w:szCs w:val="20"/>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AEDDCB" w14:textId="77777777" w:rsidR="00227908" w:rsidRPr="00DA65ED" w:rsidRDefault="00227908" w:rsidP="00F9507D">
            <w:pPr>
              <w:rPr>
                <w:rFonts w:ascii="Arial" w:hAnsi="Arial" w:cs="Arial"/>
                <w:sz w:val="20"/>
                <w:szCs w:val="20"/>
              </w:rPr>
            </w:pPr>
            <w:r w:rsidRPr="00DA65ED">
              <w:rPr>
                <w:rFonts w:ascii="Arial" w:hAnsi="Arial" w:cs="Arial"/>
                <w:sz w:val="20"/>
                <w:szCs w:val="20"/>
              </w:rPr>
              <w:t>Name</w:t>
            </w:r>
          </w:p>
        </w:tc>
      </w:tr>
      <w:tr w:rsidR="00227908" w:rsidRPr="00DA65ED" w14:paraId="3144E41D" w14:textId="77777777" w:rsidTr="00E40798">
        <w:tc>
          <w:tcPr>
            <w:tcW w:w="1166" w:type="dxa"/>
            <w:vMerge w:val="restart"/>
            <w:tcBorders>
              <w:top w:val="single" w:sz="4" w:space="0" w:color="000000"/>
              <w:left w:val="single" w:sz="4" w:space="0" w:color="000000"/>
              <w:bottom w:val="single" w:sz="4" w:space="0" w:color="000000"/>
              <w:right w:val="single" w:sz="4" w:space="0" w:color="000000"/>
            </w:tcBorders>
          </w:tcPr>
          <w:p w14:paraId="784C732D" w14:textId="77777777" w:rsidR="00227908" w:rsidRPr="001F72A3" w:rsidRDefault="005141F4" w:rsidP="00F9507D">
            <w:pPr>
              <w:rPr>
                <w:rFonts w:ascii="Arial" w:hAnsi="Arial" w:cs="Arial"/>
                <w:sz w:val="20"/>
                <w:szCs w:val="20"/>
                <w:highlight w:val="yellow"/>
              </w:rPr>
            </w:pPr>
            <w:r w:rsidRPr="001F72A3">
              <w:rPr>
                <w:rFonts w:ascii="Arial" w:hAnsi="Arial" w:cs="Arial"/>
                <w:sz w:val="20"/>
                <w:szCs w:val="20"/>
                <w:highlight w:val="yellow"/>
              </w:rPr>
              <w:t>2.0</w:t>
            </w:r>
          </w:p>
        </w:tc>
        <w:tc>
          <w:tcPr>
            <w:tcW w:w="1479" w:type="dxa"/>
            <w:tcBorders>
              <w:top w:val="single" w:sz="4" w:space="0" w:color="000000"/>
              <w:left w:val="single" w:sz="4" w:space="0" w:color="000000"/>
              <w:bottom w:val="single" w:sz="4" w:space="0" w:color="000000"/>
              <w:right w:val="single" w:sz="4" w:space="0" w:color="000000"/>
            </w:tcBorders>
          </w:tcPr>
          <w:p w14:paraId="27EB7A16" w14:textId="77777777" w:rsidR="00227908" w:rsidRPr="001F72A3" w:rsidRDefault="00E930CD" w:rsidP="00F9507D">
            <w:pPr>
              <w:rPr>
                <w:rFonts w:ascii="Arial" w:hAnsi="Arial" w:cs="Arial"/>
                <w:sz w:val="20"/>
                <w:szCs w:val="20"/>
                <w:highlight w:val="yellow"/>
              </w:rPr>
            </w:pPr>
            <w:r>
              <w:rPr>
                <w:rFonts w:ascii="Arial" w:hAnsi="Arial" w:cs="Arial"/>
                <w:sz w:val="20"/>
                <w:szCs w:val="20"/>
                <w:highlight w:val="yellow"/>
              </w:rPr>
              <w:t>01</w:t>
            </w:r>
            <w:r w:rsidR="005141F4" w:rsidRPr="001F72A3">
              <w:rPr>
                <w:rFonts w:ascii="Arial" w:hAnsi="Arial" w:cs="Arial"/>
                <w:sz w:val="20"/>
                <w:szCs w:val="20"/>
                <w:highlight w:val="yellow"/>
              </w:rPr>
              <w:t>.</w:t>
            </w:r>
            <w:r>
              <w:rPr>
                <w:rFonts w:ascii="Arial" w:hAnsi="Arial" w:cs="Arial"/>
                <w:sz w:val="20"/>
                <w:szCs w:val="20"/>
                <w:highlight w:val="yellow"/>
              </w:rPr>
              <w:t>04</w:t>
            </w:r>
            <w:r w:rsidR="005141F4" w:rsidRPr="001F72A3">
              <w:rPr>
                <w:rFonts w:ascii="Arial" w:hAnsi="Arial" w:cs="Arial"/>
                <w:sz w:val="20"/>
                <w:szCs w:val="20"/>
                <w:highlight w:val="yellow"/>
              </w:rPr>
              <w:t>.</w:t>
            </w:r>
            <w:r>
              <w:rPr>
                <w:rFonts w:ascii="Arial" w:hAnsi="Arial" w:cs="Arial"/>
                <w:sz w:val="20"/>
                <w:szCs w:val="20"/>
                <w:highlight w:val="yellow"/>
              </w:rPr>
              <w:t>2026</w:t>
            </w:r>
          </w:p>
        </w:tc>
        <w:tc>
          <w:tcPr>
            <w:tcW w:w="3523" w:type="dxa"/>
            <w:tcBorders>
              <w:top w:val="single" w:sz="4" w:space="0" w:color="000000"/>
              <w:left w:val="single" w:sz="4" w:space="0" w:color="000000"/>
              <w:bottom w:val="single" w:sz="4" w:space="0" w:color="000000"/>
              <w:right w:val="single" w:sz="4" w:space="0" w:color="000000"/>
            </w:tcBorders>
          </w:tcPr>
          <w:p w14:paraId="0FB777D6" w14:textId="77777777" w:rsidR="00227908" w:rsidRPr="00DA65ED" w:rsidRDefault="00227908" w:rsidP="00F9507D">
            <w:pPr>
              <w:rPr>
                <w:rFonts w:ascii="Arial" w:hAnsi="Arial" w:cs="Arial"/>
                <w:b/>
                <w:sz w:val="20"/>
                <w:szCs w:val="20"/>
              </w:rPr>
            </w:pPr>
            <w:r w:rsidRPr="00DA65ED">
              <w:rPr>
                <w:rFonts w:ascii="Arial" w:hAnsi="Arial" w:cs="Arial"/>
                <w:b/>
                <w:sz w:val="20"/>
                <w:szCs w:val="20"/>
              </w:rPr>
              <w:t>Creator</w:t>
            </w:r>
          </w:p>
        </w:tc>
        <w:tc>
          <w:tcPr>
            <w:tcW w:w="2019" w:type="dxa"/>
            <w:tcBorders>
              <w:top w:val="single" w:sz="4" w:space="0" w:color="000000"/>
              <w:left w:val="single" w:sz="4" w:space="0" w:color="000000"/>
              <w:bottom w:val="single" w:sz="4" w:space="0" w:color="000000"/>
              <w:right w:val="single" w:sz="4" w:space="0" w:color="000000"/>
            </w:tcBorders>
          </w:tcPr>
          <w:p w14:paraId="0C7CF80E" w14:textId="77777777" w:rsidR="00227908" w:rsidRPr="00DA65ED" w:rsidRDefault="00227908" w:rsidP="00F9507D">
            <w:pPr>
              <w:rPr>
                <w:rFonts w:ascii="Arial" w:hAnsi="Arial" w:cs="Arial"/>
                <w:sz w:val="20"/>
                <w:szCs w:val="20"/>
              </w:rPr>
            </w:pPr>
            <w:r w:rsidRPr="00DA65ED">
              <w:rPr>
                <w:rFonts w:ascii="Arial" w:hAnsi="Arial" w:cs="Arial"/>
                <w:sz w:val="20"/>
                <w:szCs w:val="20"/>
              </w:rPr>
              <w:t xml:space="preserve">ICT Risk </w:t>
            </w:r>
            <w:r w:rsidR="00917291">
              <w:rPr>
                <w:rFonts w:ascii="Arial" w:hAnsi="Arial" w:cs="Arial"/>
                <w:sz w:val="20"/>
                <w:szCs w:val="20"/>
              </w:rPr>
              <w:t>Governance &amp; Advisory</w:t>
            </w:r>
            <w:r w:rsidR="00917291" w:rsidRPr="00DA65ED">
              <w:rPr>
                <w:rFonts w:ascii="Arial" w:hAnsi="Arial" w:cs="Arial"/>
                <w:sz w:val="20"/>
                <w:szCs w:val="20"/>
              </w:rPr>
              <w:t xml:space="preserve"> </w:t>
            </w:r>
            <w:r w:rsidRPr="00DA65ED">
              <w:rPr>
                <w:rFonts w:ascii="Arial" w:hAnsi="Arial" w:cs="Arial"/>
                <w:sz w:val="20"/>
                <w:szCs w:val="20"/>
              </w:rPr>
              <w:t>Unit (Specialist)</w:t>
            </w:r>
          </w:p>
        </w:tc>
      </w:tr>
      <w:tr w:rsidR="00227908" w:rsidRPr="00DA65ED" w14:paraId="5F1AA033" w14:textId="77777777" w:rsidTr="00E40798">
        <w:tc>
          <w:tcPr>
            <w:tcW w:w="1166" w:type="dxa"/>
            <w:vMerge/>
            <w:tcBorders>
              <w:top w:val="single" w:sz="4" w:space="0" w:color="000000"/>
              <w:left w:val="single" w:sz="4" w:space="0" w:color="000000"/>
              <w:bottom w:val="single" w:sz="4" w:space="0" w:color="000000"/>
              <w:right w:val="single" w:sz="4" w:space="0" w:color="000000"/>
            </w:tcBorders>
          </w:tcPr>
          <w:p w14:paraId="3AEFFAC3" w14:textId="77777777" w:rsidR="00227908" w:rsidRPr="00402A47" w:rsidRDefault="00227908" w:rsidP="00F9507D">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2373D698" w14:textId="77777777" w:rsidR="00227908" w:rsidRPr="00402A47" w:rsidRDefault="005141F4" w:rsidP="00F9507D">
            <w:pPr>
              <w:rPr>
                <w:rFonts w:ascii="Arial" w:hAnsi="Arial" w:cs="Arial"/>
                <w:sz w:val="20"/>
                <w:szCs w:val="20"/>
                <w:highlight w:val="yellow"/>
              </w:rPr>
            </w:pPr>
            <w:r w:rsidRPr="00402A47">
              <w:rPr>
                <w:rFonts w:ascii="Arial" w:hAnsi="Arial" w:cs="Arial"/>
                <w:sz w:val="20"/>
                <w:szCs w:val="20"/>
                <w:highlight w:val="yellow"/>
              </w:rPr>
              <w:t xml:space="preserve"> </w:t>
            </w:r>
            <w:r w:rsidR="00490D92">
              <w:rPr>
                <w:rFonts w:ascii="Arial" w:hAnsi="Arial" w:cs="Arial"/>
                <w:sz w:val="20"/>
                <w:szCs w:val="20"/>
                <w:highlight w:val="yellow"/>
              </w:rPr>
              <w:t>0</w:t>
            </w:r>
            <w:r w:rsidR="006C54F8">
              <w:rPr>
                <w:rFonts w:ascii="Arial" w:hAnsi="Arial" w:cs="Arial"/>
                <w:sz w:val="20"/>
                <w:szCs w:val="20"/>
                <w:highlight w:val="yellow"/>
              </w:rPr>
              <w:t>8</w:t>
            </w:r>
            <w:r w:rsidR="00490D92">
              <w:rPr>
                <w:rFonts w:ascii="Arial" w:hAnsi="Arial" w:cs="Arial"/>
                <w:sz w:val="20"/>
                <w:szCs w:val="20"/>
                <w:highlight w:val="yellow"/>
              </w:rPr>
              <w:t>.0</w:t>
            </w:r>
            <w:r w:rsidR="006C54F8">
              <w:rPr>
                <w:rFonts w:ascii="Arial" w:hAnsi="Arial" w:cs="Arial"/>
                <w:sz w:val="20"/>
                <w:szCs w:val="20"/>
                <w:highlight w:val="yellow"/>
              </w:rPr>
              <w:t>7</w:t>
            </w:r>
            <w:r w:rsidR="00490D92">
              <w:rPr>
                <w:rFonts w:ascii="Arial" w:hAnsi="Arial" w:cs="Arial"/>
                <w:sz w:val="20"/>
                <w:szCs w:val="20"/>
                <w:highlight w:val="yellow"/>
              </w:rPr>
              <w:t>.2026</w:t>
            </w:r>
          </w:p>
        </w:tc>
        <w:tc>
          <w:tcPr>
            <w:tcW w:w="3523" w:type="dxa"/>
            <w:tcBorders>
              <w:top w:val="single" w:sz="4" w:space="0" w:color="000000"/>
              <w:left w:val="single" w:sz="4" w:space="0" w:color="000000"/>
              <w:bottom w:val="single" w:sz="4" w:space="0" w:color="000000"/>
              <w:right w:val="single" w:sz="4" w:space="0" w:color="000000"/>
            </w:tcBorders>
          </w:tcPr>
          <w:p w14:paraId="2DFC5133" w14:textId="77777777" w:rsidR="00227908" w:rsidRPr="00DA65ED" w:rsidRDefault="00227908" w:rsidP="00F9507D">
            <w:pPr>
              <w:rPr>
                <w:rFonts w:ascii="Arial" w:hAnsi="Arial" w:cs="Arial"/>
                <w:b/>
                <w:sz w:val="20"/>
                <w:szCs w:val="20"/>
              </w:rPr>
            </w:pPr>
            <w:r w:rsidRPr="00DA65ED">
              <w:rPr>
                <w:rFonts w:ascii="Arial" w:hAnsi="Arial" w:cs="Arial"/>
                <w:b/>
                <w:sz w:val="20"/>
                <w:szCs w:val="20"/>
              </w:rPr>
              <w:t xml:space="preserve">Content </w:t>
            </w:r>
            <w:r w:rsidRPr="00DA65ED">
              <w:rPr>
                <w:rFonts w:ascii="Arial" w:hAnsi="Arial" w:cs="Arial"/>
                <w:b/>
                <w:bCs/>
                <w:sz w:val="20"/>
                <w:szCs w:val="20"/>
              </w:rPr>
              <w:t>Review</w:t>
            </w:r>
          </w:p>
          <w:p w14:paraId="43C3CC0C" w14:textId="77777777" w:rsidR="00227908" w:rsidRPr="00DA65ED" w:rsidRDefault="00227908" w:rsidP="00F9507D">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4977BCE1" w14:textId="77777777" w:rsidR="00227908" w:rsidRPr="00DA65ED" w:rsidRDefault="00227908" w:rsidP="00F9507D">
            <w:pPr>
              <w:rPr>
                <w:rFonts w:ascii="Arial" w:hAnsi="Arial" w:cs="Arial"/>
                <w:sz w:val="20"/>
                <w:szCs w:val="20"/>
              </w:rPr>
            </w:pPr>
            <w:r w:rsidRPr="00DA65ED">
              <w:rPr>
                <w:rFonts w:ascii="Arial" w:hAnsi="Arial" w:cs="Arial"/>
                <w:sz w:val="20"/>
                <w:szCs w:val="20"/>
              </w:rPr>
              <w:t>LE CISOs</w:t>
            </w:r>
          </w:p>
          <w:p w14:paraId="1195D962" w14:textId="77777777" w:rsidR="00227908" w:rsidRPr="00DA65ED" w:rsidRDefault="00227908" w:rsidP="00F9507D">
            <w:pPr>
              <w:rPr>
                <w:rFonts w:ascii="Arial" w:hAnsi="Arial" w:cs="Arial"/>
                <w:sz w:val="20"/>
                <w:szCs w:val="20"/>
              </w:rPr>
            </w:pPr>
            <w:r w:rsidRPr="00DA65ED">
              <w:rPr>
                <w:rFonts w:ascii="Arial" w:hAnsi="Arial" w:cs="Arial"/>
                <w:sz w:val="20"/>
                <w:szCs w:val="20"/>
              </w:rPr>
              <w:t>TISOs</w:t>
            </w:r>
          </w:p>
          <w:p w14:paraId="3CC14FAE" w14:textId="77777777" w:rsidR="00227908" w:rsidRPr="00DA65ED" w:rsidRDefault="00227908" w:rsidP="00F9507D">
            <w:pPr>
              <w:rPr>
                <w:rFonts w:ascii="Arial" w:hAnsi="Arial" w:cs="Arial"/>
                <w:sz w:val="20"/>
                <w:szCs w:val="20"/>
              </w:rPr>
            </w:pPr>
            <w:r w:rsidRPr="00DA65ED">
              <w:rPr>
                <w:rFonts w:ascii="Arial" w:hAnsi="Arial" w:cs="Arial"/>
                <w:sz w:val="20"/>
                <w:szCs w:val="20"/>
              </w:rPr>
              <w:t>IT Ameli project</w:t>
            </w:r>
          </w:p>
        </w:tc>
      </w:tr>
      <w:tr w:rsidR="00227908" w:rsidRPr="00DA65ED" w14:paraId="1D2E32DB" w14:textId="77777777" w:rsidTr="00E40798">
        <w:tc>
          <w:tcPr>
            <w:tcW w:w="1166" w:type="dxa"/>
            <w:vMerge/>
            <w:tcBorders>
              <w:top w:val="single" w:sz="4" w:space="0" w:color="000000"/>
              <w:left w:val="single" w:sz="4" w:space="0" w:color="000000"/>
              <w:bottom w:val="single" w:sz="4" w:space="0" w:color="000000"/>
              <w:right w:val="single" w:sz="4" w:space="0" w:color="000000"/>
            </w:tcBorders>
          </w:tcPr>
          <w:p w14:paraId="1B80A423" w14:textId="77777777" w:rsidR="00227908" w:rsidRPr="00402A47" w:rsidRDefault="00227908" w:rsidP="00F9507D">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3125A3DD" w14:textId="77777777" w:rsidR="00227908" w:rsidRPr="00402A47" w:rsidRDefault="005141F4" w:rsidP="00F9507D">
            <w:pPr>
              <w:rPr>
                <w:rFonts w:ascii="Arial" w:hAnsi="Arial" w:cs="Arial"/>
                <w:sz w:val="20"/>
                <w:szCs w:val="20"/>
                <w:highlight w:val="yellow"/>
              </w:rPr>
            </w:pPr>
            <w:r w:rsidRPr="00402A47">
              <w:rPr>
                <w:rFonts w:ascii="Arial" w:hAnsi="Arial" w:cs="Arial"/>
                <w:sz w:val="20"/>
                <w:szCs w:val="20"/>
                <w:highlight w:val="yellow"/>
              </w:rPr>
              <w:t xml:space="preserve"> </w:t>
            </w:r>
            <w:r w:rsidR="00490D92">
              <w:rPr>
                <w:rFonts w:ascii="Arial" w:hAnsi="Arial" w:cs="Arial"/>
                <w:sz w:val="20"/>
                <w:szCs w:val="20"/>
                <w:highlight w:val="yellow"/>
              </w:rPr>
              <w:t>0</w:t>
            </w:r>
            <w:r w:rsidR="006C54F8">
              <w:rPr>
                <w:rFonts w:ascii="Arial" w:hAnsi="Arial" w:cs="Arial"/>
                <w:sz w:val="20"/>
                <w:szCs w:val="20"/>
                <w:highlight w:val="yellow"/>
              </w:rPr>
              <w:t>8</w:t>
            </w:r>
            <w:r w:rsidR="00490D92">
              <w:rPr>
                <w:rFonts w:ascii="Arial" w:hAnsi="Arial" w:cs="Arial"/>
                <w:sz w:val="20"/>
                <w:szCs w:val="20"/>
                <w:highlight w:val="yellow"/>
              </w:rPr>
              <w:t>.0</w:t>
            </w:r>
            <w:r w:rsidR="006C54F8">
              <w:rPr>
                <w:rFonts w:ascii="Arial" w:hAnsi="Arial" w:cs="Arial"/>
                <w:sz w:val="20"/>
                <w:szCs w:val="20"/>
                <w:highlight w:val="yellow"/>
              </w:rPr>
              <w:t>7</w:t>
            </w:r>
            <w:r w:rsidR="00490D92">
              <w:rPr>
                <w:rFonts w:ascii="Arial" w:hAnsi="Arial" w:cs="Arial"/>
                <w:sz w:val="20"/>
                <w:szCs w:val="20"/>
                <w:highlight w:val="yellow"/>
              </w:rPr>
              <w:t>.2026</w:t>
            </w:r>
          </w:p>
        </w:tc>
        <w:tc>
          <w:tcPr>
            <w:tcW w:w="3523" w:type="dxa"/>
            <w:tcBorders>
              <w:top w:val="single" w:sz="4" w:space="0" w:color="000000"/>
              <w:left w:val="single" w:sz="4" w:space="0" w:color="000000"/>
              <w:bottom w:val="single" w:sz="4" w:space="0" w:color="000000"/>
              <w:right w:val="single" w:sz="4" w:space="0" w:color="000000"/>
            </w:tcBorders>
          </w:tcPr>
          <w:p w14:paraId="0C0C2443" w14:textId="77777777" w:rsidR="00227908" w:rsidRPr="00DA65ED" w:rsidRDefault="00227908" w:rsidP="00F9507D">
            <w:pPr>
              <w:rPr>
                <w:rFonts w:ascii="Arial" w:hAnsi="Arial" w:cs="Arial"/>
                <w:sz w:val="20"/>
                <w:szCs w:val="20"/>
              </w:rPr>
            </w:pPr>
            <w:r w:rsidRPr="00DA65ED">
              <w:rPr>
                <w:rFonts w:ascii="Arial" w:hAnsi="Arial" w:cs="Arial"/>
                <w:b/>
                <w:bCs/>
                <w:sz w:val="20"/>
                <w:szCs w:val="20"/>
              </w:rPr>
              <w:t>Content Confirmation</w:t>
            </w:r>
          </w:p>
        </w:tc>
        <w:tc>
          <w:tcPr>
            <w:tcW w:w="2019" w:type="dxa"/>
            <w:tcBorders>
              <w:top w:val="single" w:sz="4" w:space="0" w:color="000000"/>
              <w:left w:val="single" w:sz="4" w:space="0" w:color="000000"/>
              <w:bottom w:val="single" w:sz="4" w:space="0" w:color="000000"/>
              <w:right w:val="single" w:sz="4" w:space="0" w:color="000000"/>
            </w:tcBorders>
          </w:tcPr>
          <w:p w14:paraId="48D7E30D" w14:textId="77777777" w:rsidR="00227908" w:rsidRPr="00DA65ED" w:rsidRDefault="00227908" w:rsidP="00F9507D">
            <w:pPr>
              <w:rPr>
                <w:rFonts w:ascii="Arial" w:hAnsi="Arial" w:cs="Arial"/>
                <w:sz w:val="20"/>
                <w:szCs w:val="20"/>
              </w:rPr>
            </w:pPr>
            <w:r w:rsidRPr="00DA65ED">
              <w:rPr>
                <w:rFonts w:ascii="Arial" w:hAnsi="Arial" w:cs="Arial"/>
                <w:sz w:val="20"/>
                <w:szCs w:val="20"/>
              </w:rPr>
              <w:t xml:space="preserve">Head of ICT Risk </w:t>
            </w:r>
            <w:r w:rsidR="00917291">
              <w:rPr>
                <w:rFonts w:ascii="Arial" w:hAnsi="Arial" w:cs="Arial"/>
                <w:sz w:val="20"/>
                <w:szCs w:val="20"/>
              </w:rPr>
              <w:t>Governance &amp; Advisory</w:t>
            </w:r>
            <w:r w:rsidR="00917291" w:rsidRPr="00DA65ED">
              <w:rPr>
                <w:rFonts w:ascii="Arial" w:hAnsi="Arial" w:cs="Arial"/>
                <w:sz w:val="20"/>
                <w:szCs w:val="20"/>
              </w:rPr>
              <w:t xml:space="preserve"> </w:t>
            </w:r>
            <w:r w:rsidRPr="00DA65ED">
              <w:rPr>
                <w:rFonts w:ascii="Arial" w:hAnsi="Arial" w:cs="Arial"/>
                <w:sz w:val="20"/>
                <w:szCs w:val="20"/>
              </w:rPr>
              <w:t>Unit and LE CISOs</w:t>
            </w:r>
          </w:p>
        </w:tc>
      </w:tr>
    </w:tbl>
    <w:p w14:paraId="1061B9D4" w14:textId="77777777" w:rsidR="00227908" w:rsidRPr="00D33586" w:rsidRDefault="00227908">
      <w:pPr>
        <w:rPr>
          <w:rFonts w:ascii="Arial" w:hAnsi="Arial" w:cs="Arial"/>
          <w:sz w:val="20"/>
          <w:szCs w:val="20"/>
        </w:rPr>
      </w:pPr>
    </w:p>
    <w:p w14:paraId="1022AB52" w14:textId="77777777" w:rsidR="007A79DD" w:rsidRPr="003B668C" w:rsidRDefault="007A79DD" w:rsidP="0027643D">
      <w:pPr>
        <w:rPr>
          <w:rFonts w:ascii="Arial" w:hAnsi="Arial" w:cs="Arial"/>
          <w:b/>
          <w:sz w:val="20"/>
          <w:szCs w:val="20"/>
        </w:rPr>
      </w:pPr>
      <w:r w:rsidRPr="003B668C">
        <w:rPr>
          <w:rFonts w:ascii="Arial" w:hAnsi="Arial" w:cs="Arial"/>
          <w:b/>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5"/>
        <w:gridCol w:w="1483"/>
        <w:gridCol w:w="3523"/>
        <w:gridCol w:w="2016"/>
      </w:tblGrid>
      <w:tr w:rsidR="00585605" w:rsidRPr="003B668C" w14:paraId="7AED865D" w14:textId="77777777" w:rsidTr="2C5810AE">
        <w:tc>
          <w:tcPr>
            <w:tcW w:w="11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133033" w14:textId="77777777" w:rsidR="00585605" w:rsidRPr="003B668C" w:rsidRDefault="00585605" w:rsidP="002312BE">
            <w:pPr>
              <w:rPr>
                <w:rFonts w:ascii="Arial" w:hAnsi="Arial" w:cs="Arial"/>
                <w:sz w:val="20"/>
                <w:szCs w:val="20"/>
              </w:rPr>
            </w:pPr>
            <w:r w:rsidRPr="003B668C">
              <w:rPr>
                <w:rFonts w:ascii="Arial" w:hAnsi="Arial" w:cs="Arial"/>
                <w:sz w:val="20"/>
                <w:szCs w:val="20"/>
              </w:rPr>
              <w:t>Version</w:t>
            </w:r>
          </w:p>
        </w:tc>
        <w:tc>
          <w:tcPr>
            <w:tcW w:w="14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42CCBFA" w14:textId="77777777" w:rsidR="00585605" w:rsidRPr="003B668C" w:rsidRDefault="00585605" w:rsidP="002312BE">
            <w:pPr>
              <w:rPr>
                <w:rFonts w:ascii="Arial" w:hAnsi="Arial" w:cs="Arial"/>
                <w:sz w:val="20"/>
                <w:szCs w:val="20"/>
              </w:rPr>
            </w:pPr>
            <w:r w:rsidRPr="003B668C">
              <w:rPr>
                <w:rFonts w:ascii="Arial" w:hAnsi="Arial" w:cs="Arial"/>
                <w:sz w:val="20"/>
                <w:szCs w:val="20"/>
              </w:rPr>
              <w:t>Date</w:t>
            </w:r>
          </w:p>
        </w:tc>
        <w:tc>
          <w:tcPr>
            <w:tcW w:w="35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99F92E" w14:textId="77777777" w:rsidR="00585605" w:rsidRPr="003B668C" w:rsidRDefault="00585605" w:rsidP="002312BE">
            <w:pPr>
              <w:rPr>
                <w:rFonts w:ascii="Arial" w:hAnsi="Arial" w:cs="Arial"/>
                <w:sz w:val="20"/>
                <w:szCs w:val="20"/>
              </w:rPr>
            </w:pPr>
            <w:r w:rsidRPr="003B668C">
              <w:rPr>
                <w:rFonts w:ascii="Arial" w:hAnsi="Arial" w:cs="Arial"/>
                <w:sz w:val="20"/>
                <w:szCs w:val="20"/>
              </w:rPr>
              <w:t>Task</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93EDD" w14:textId="77777777" w:rsidR="00585605" w:rsidRPr="003B668C" w:rsidRDefault="00585605" w:rsidP="002312BE">
            <w:pPr>
              <w:rPr>
                <w:rFonts w:ascii="Arial" w:hAnsi="Arial" w:cs="Arial"/>
                <w:sz w:val="20"/>
                <w:szCs w:val="20"/>
              </w:rPr>
            </w:pPr>
            <w:r w:rsidRPr="003B668C">
              <w:rPr>
                <w:rFonts w:ascii="Arial" w:hAnsi="Arial" w:cs="Arial"/>
                <w:sz w:val="20"/>
                <w:szCs w:val="20"/>
              </w:rPr>
              <w:t>Name</w:t>
            </w:r>
          </w:p>
        </w:tc>
      </w:tr>
      <w:tr w:rsidR="00BA0617" w14:paraId="0989F857" w14:textId="77777777" w:rsidTr="2C5810AE">
        <w:trPr>
          <w:trHeight w:val="300"/>
        </w:trPr>
        <w:tc>
          <w:tcPr>
            <w:tcW w:w="1165" w:type="dxa"/>
            <w:tcBorders>
              <w:top w:val="single" w:sz="4" w:space="0" w:color="000000"/>
              <w:left w:val="single" w:sz="4" w:space="0" w:color="000000"/>
              <w:bottom w:val="single" w:sz="4" w:space="0" w:color="000000"/>
              <w:right w:val="single" w:sz="4" w:space="0" w:color="000000"/>
            </w:tcBorders>
          </w:tcPr>
          <w:p w14:paraId="05489513" w14:textId="77777777" w:rsidR="00BA0617" w:rsidRPr="001F72A3" w:rsidRDefault="00BA0617" w:rsidP="00BA0617">
            <w:pPr>
              <w:rPr>
                <w:rFonts w:ascii="Arial" w:eastAsia="Arial" w:hAnsi="Arial" w:cs="Arial"/>
                <w:color w:val="000000" w:themeColor="text1"/>
                <w:sz w:val="20"/>
                <w:szCs w:val="20"/>
                <w:highlight w:val="yellow"/>
              </w:rPr>
            </w:pPr>
            <w:r w:rsidRPr="001F72A3">
              <w:rPr>
                <w:rFonts w:ascii="Arial" w:eastAsia="Arial" w:hAnsi="Arial" w:cs="Arial"/>
                <w:color w:val="000000" w:themeColor="text1"/>
                <w:sz w:val="20"/>
                <w:szCs w:val="20"/>
                <w:highlight w:val="yellow"/>
              </w:rPr>
              <w:t>2.0</w:t>
            </w:r>
          </w:p>
        </w:tc>
        <w:tc>
          <w:tcPr>
            <w:tcW w:w="1483" w:type="dxa"/>
            <w:tcBorders>
              <w:top w:val="single" w:sz="4" w:space="0" w:color="000000"/>
              <w:left w:val="single" w:sz="4" w:space="0" w:color="000000"/>
              <w:bottom w:val="single" w:sz="4" w:space="0" w:color="000000"/>
              <w:right w:val="single" w:sz="4" w:space="0" w:color="000000"/>
            </w:tcBorders>
          </w:tcPr>
          <w:p w14:paraId="4C8BB3F9" w14:textId="1F60620D" w:rsidR="00BA0617" w:rsidRPr="001F72A3" w:rsidRDefault="00741EBE" w:rsidP="00BA0617">
            <w:pPr>
              <w:rPr>
                <w:rFonts w:ascii="Arial" w:eastAsia="Arial" w:hAnsi="Arial" w:cs="Arial"/>
                <w:color w:val="000000" w:themeColor="text1"/>
                <w:sz w:val="20"/>
                <w:szCs w:val="20"/>
                <w:highlight w:val="yellow"/>
              </w:rPr>
            </w:pPr>
            <w:r>
              <w:rPr>
                <w:rFonts w:ascii="Arial" w:eastAsia="Arial" w:hAnsi="Arial" w:cs="Arial"/>
                <w:color w:val="000000" w:themeColor="text1"/>
                <w:sz w:val="20"/>
                <w:szCs w:val="20"/>
                <w:highlight w:val="yellow"/>
              </w:rPr>
              <w:t>13.08.2026</w:t>
            </w:r>
          </w:p>
        </w:tc>
        <w:tc>
          <w:tcPr>
            <w:tcW w:w="3523" w:type="dxa"/>
            <w:tcBorders>
              <w:top w:val="single" w:sz="4" w:space="0" w:color="000000"/>
              <w:left w:val="single" w:sz="4" w:space="0" w:color="000000"/>
              <w:bottom w:val="single" w:sz="4" w:space="0" w:color="000000"/>
              <w:right w:val="single" w:sz="4" w:space="0" w:color="000000"/>
            </w:tcBorders>
          </w:tcPr>
          <w:p w14:paraId="26842888" w14:textId="77777777" w:rsidR="00BA0617" w:rsidRPr="001F72A3" w:rsidRDefault="00BA0617" w:rsidP="00BA0617">
            <w:pPr>
              <w:rPr>
                <w:rFonts w:ascii="Arial" w:eastAsia="Arial" w:hAnsi="Arial" w:cs="Arial"/>
                <w:b/>
                <w:color w:val="000000" w:themeColor="text1"/>
                <w:sz w:val="20"/>
                <w:szCs w:val="20"/>
                <w:highlight w:val="yellow"/>
              </w:rPr>
            </w:pPr>
            <w:r w:rsidRPr="001F72A3">
              <w:rPr>
                <w:rFonts w:ascii="Arial" w:eastAsia="Arial" w:hAnsi="Arial" w:cs="Arial"/>
                <w:b/>
                <w:color w:val="000000" w:themeColor="text1"/>
                <w:sz w:val="20"/>
                <w:szCs w:val="20"/>
                <w:highlight w:val="yellow"/>
              </w:rPr>
              <w:t>Approval</w:t>
            </w:r>
          </w:p>
        </w:tc>
        <w:tc>
          <w:tcPr>
            <w:tcW w:w="2016" w:type="dxa"/>
            <w:tcBorders>
              <w:top w:val="single" w:sz="4" w:space="0" w:color="000000"/>
              <w:left w:val="single" w:sz="4" w:space="0" w:color="000000"/>
              <w:bottom w:val="single" w:sz="4" w:space="0" w:color="000000"/>
              <w:right w:val="single" w:sz="4" w:space="0" w:color="000000"/>
            </w:tcBorders>
          </w:tcPr>
          <w:p w14:paraId="3713B16A" w14:textId="77777777" w:rsidR="00BA0617" w:rsidRPr="001F72A3" w:rsidRDefault="00BA0617" w:rsidP="00BA0617">
            <w:pPr>
              <w:rPr>
                <w:rFonts w:ascii="Arial" w:eastAsia="Arial" w:hAnsi="Arial" w:cs="Arial"/>
                <w:color w:val="000000" w:themeColor="text1"/>
                <w:sz w:val="20"/>
                <w:szCs w:val="20"/>
                <w:highlight w:val="yellow"/>
              </w:rPr>
            </w:pPr>
            <w:r w:rsidRPr="001F72A3">
              <w:rPr>
                <w:rFonts w:ascii="Arial" w:eastAsia="Arial" w:hAnsi="Arial" w:cs="Arial"/>
                <w:color w:val="000000" w:themeColor="text1"/>
                <w:sz w:val="20"/>
                <w:szCs w:val="20"/>
                <w:highlight w:val="yellow"/>
              </w:rPr>
              <w:t>DBAG Chief Risk Officer.</w:t>
            </w:r>
          </w:p>
        </w:tc>
      </w:tr>
    </w:tbl>
    <w:p w14:paraId="0D08EA5D" w14:textId="77777777" w:rsidR="00127B94" w:rsidRPr="003B668C" w:rsidRDefault="00127B94" w:rsidP="0076728A">
      <w:pPr>
        <w:rPr>
          <w:rFonts w:ascii="Arial" w:hAnsi="Arial" w:cs="Arial"/>
          <w:sz w:val="20"/>
          <w:szCs w:val="20"/>
        </w:rPr>
      </w:pPr>
    </w:p>
    <w:p w14:paraId="2A13B393" w14:textId="77777777" w:rsidR="00182F88" w:rsidRPr="003B668C" w:rsidRDefault="00182F88" w:rsidP="00182F88">
      <w:pPr>
        <w:pStyle w:val="Heading2"/>
        <w:numPr>
          <w:ilvl w:val="1"/>
          <w:numId w:val="1"/>
        </w:numPr>
        <w:ind w:left="540" w:hanging="540"/>
        <w:jc w:val="both"/>
        <w:rPr>
          <w:rFonts w:ascii="Arial" w:hAnsi="Arial" w:cs="Arial"/>
          <w:color w:val="auto"/>
          <w:sz w:val="24"/>
          <w:szCs w:val="24"/>
        </w:rPr>
      </w:pPr>
      <w:bookmarkStart w:id="149" w:name="_Toc172309527"/>
      <w:bookmarkStart w:id="150" w:name="_Toc184208815"/>
      <w:bookmarkStart w:id="151" w:name="_Toc234411186"/>
      <w:r w:rsidRPr="003B668C">
        <w:rPr>
          <w:rFonts w:ascii="Arial" w:hAnsi="Arial" w:cs="Arial"/>
          <w:color w:val="auto"/>
          <w:sz w:val="24"/>
          <w:szCs w:val="24"/>
        </w:rPr>
        <w:t>Related Written Rules</w:t>
      </w:r>
      <w:bookmarkEnd w:id="149"/>
      <w:bookmarkEnd w:id="150"/>
      <w:bookmarkEnd w:id="151"/>
    </w:p>
    <w:p w14:paraId="50DCD44F" w14:textId="77777777" w:rsidR="00182F88" w:rsidRPr="003B668C" w:rsidRDefault="00182F88" w:rsidP="00182F88"/>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3"/>
        <w:gridCol w:w="5014"/>
      </w:tblGrid>
      <w:tr w:rsidR="00182F88" w:rsidRPr="003B668C" w14:paraId="19BF132A" w14:textId="77777777" w:rsidTr="002312BE">
        <w:tc>
          <w:tcPr>
            <w:tcW w:w="3539" w:type="dxa"/>
            <w:tcBorders>
              <w:top w:val="single" w:sz="4" w:space="0" w:color="000000"/>
              <w:left w:val="single" w:sz="4" w:space="0" w:color="000000"/>
              <w:bottom w:val="single" w:sz="4" w:space="0" w:color="000000"/>
              <w:right w:val="single" w:sz="4" w:space="0" w:color="000000"/>
            </w:tcBorders>
          </w:tcPr>
          <w:p w14:paraId="42C9C699" w14:textId="77777777" w:rsidR="00182F88" w:rsidRPr="003B668C" w:rsidRDefault="00182F88" w:rsidP="002312BE">
            <w:pPr>
              <w:rPr>
                <w:rFonts w:ascii="Arial" w:hAnsi="Arial" w:cs="Arial"/>
              </w:rPr>
            </w:pPr>
            <w:r w:rsidRPr="003B668C">
              <w:rPr>
                <w:rFonts w:ascii="Arial" w:hAnsi="Arial" w:cs="Arial"/>
              </w:rPr>
              <w:t>Superordinated Written Rules</w:t>
            </w:r>
          </w:p>
          <w:p w14:paraId="51D4A4A3" w14:textId="77777777" w:rsidR="00182F88" w:rsidRPr="003B668C" w:rsidRDefault="00182F88" w:rsidP="002312BE">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65BCDEE0" w14:textId="77777777" w:rsidR="00182F88" w:rsidRPr="003B668C" w:rsidRDefault="00182F88" w:rsidP="00182F88">
            <w:pPr>
              <w:pStyle w:val="ListParagraph"/>
              <w:numPr>
                <w:ilvl w:val="0"/>
                <w:numId w:val="5"/>
              </w:numPr>
              <w:ind w:left="467" w:hanging="283"/>
              <w:rPr>
                <w:rFonts w:ascii="Arial" w:hAnsi="Arial" w:cs="Arial"/>
                <w:i/>
              </w:rPr>
            </w:pPr>
            <w:r w:rsidRPr="003B668C">
              <w:rPr>
                <w:rFonts w:ascii="Arial" w:hAnsi="Arial" w:cs="Arial"/>
                <w:sz w:val="20"/>
                <w:szCs w:val="20"/>
              </w:rPr>
              <w:t>ICT Risk Management Policy</w:t>
            </w:r>
          </w:p>
        </w:tc>
      </w:tr>
      <w:tr w:rsidR="00182F88" w:rsidRPr="003B668C" w14:paraId="1BF45D32" w14:textId="77777777" w:rsidTr="002312BE">
        <w:trPr>
          <w:trHeight w:val="47"/>
        </w:trPr>
        <w:tc>
          <w:tcPr>
            <w:tcW w:w="3539" w:type="dxa"/>
            <w:tcBorders>
              <w:top w:val="single" w:sz="4" w:space="0" w:color="000000"/>
              <w:left w:val="single" w:sz="4" w:space="0" w:color="000000"/>
              <w:bottom w:val="single" w:sz="4" w:space="0" w:color="000000"/>
              <w:right w:val="single" w:sz="4" w:space="0" w:color="000000"/>
            </w:tcBorders>
          </w:tcPr>
          <w:p w14:paraId="524EF94A" w14:textId="77777777" w:rsidR="00182F88" w:rsidRPr="003B668C" w:rsidRDefault="00182F88" w:rsidP="002312BE">
            <w:pPr>
              <w:rPr>
                <w:rFonts w:ascii="Arial" w:hAnsi="Arial" w:cs="Arial"/>
              </w:rPr>
            </w:pPr>
            <w:r w:rsidRPr="003B668C">
              <w:rPr>
                <w:rFonts w:ascii="Arial" w:hAnsi="Arial" w:cs="Arial"/>
              </w:rPr>
              <w:t>Subordinated Written Rules</w:t>
            </w:r>
          </w:p>
          <w:p w14:paraId="3ABE6D37" w14:textId="77777777" w:rsidR="00182F88" w:rsidRPr="003B668C" w:rsidRDefault="00182F88" w:rsidP="002312BE">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3670AEF2" w14:textId="77777777" w:rsidR="00182F88" w:rsidRPr="003B668C" w:rsidRDefault="00182F88" w:rsidP="00182F88">
            <w:pPr>
              <w:pStyle w:val="ListParagraph"/>
              <w:numPr>
                <w:ilvl w:val="0"/>
                <w:numId w:val="5"/>
              </w:numPr>
              <w:ind w:left="467" w:hanging="283"/>
              <w:rPr>
                <w:rFonts w:ascii="Arial" w:hAnsi="Arial" w:cs="Arial"/>
              </w:rPr>
            </w:pPr>
            <w:r w:rsidRPr="003B668C">
              <w:rPr>
                <w:rFonts w:ascii="Arial" w:hAnsi="Arial" w:cs="Arial"/>
                <w:sz w:val="20"/>
                <w:szCs w:val="20"/>
              </w:rPr>
              <w:t>n/a</w:t>
            </w:r>
          </w:p>
        </w:tc>
      </w:tr>
    </w:tbl>
    <w:p w14:paraId="08A8147E" w14:textId="77777777" w:rsidR="00114223" w:rsidRPr="003B668C" w:rsidRDefault="00114223" w:rsidP="00923E25">
      <w:pPr>
        <w:rPr>
          <w:rFonts w:ascii="Arial" w:hAnsi="Arial" w:cs="Arial"/>
        </w:rPr>
      </w:pPr>
    </w:p>
    <w:p w14:paraId="3326EAA2" w14:textId="77777777" w:rsidR="009B3432" w:rsidRPr="003B668C" w:rsidRDefault="009B3432" w:rsidP="0093530E">
      <w:pPr>
        <w:pStyle w:val="Heading2"/>
        <w:pageBreakBefore/>
        <w:numPr>
          <w:ilvl w:val="1"/>
          <w:numId w:val="1"/>
        </w:numPr>
        <w:ind w:left="539" w:hanging="539"/>
        <w:jc w:val="both"/>
        <w:rPr>
          <w:rFonts w:ascii="Arial" w:hAnsi="Arial" w:cs="Arial"/>
          <w:color w:val="000000" w:themeColor="text1"/>
          <w:sz w:val="24"/>
          <w:szCs w:val="24"/>
        </w:rPr>
      </w:pPr>
      <w:bookmarkStart w:id="152" w:name="_Toc234411187"/>
      <w:r w:rsidRPr="003B668C">
        <w:rPr>
          <w:rFonts w:ascii="Arial" w:hAnsi="Arial" w:cs="Arial"/>
          <w:color w:val="000000" w:themeColor="text1"/>
          <w:sz w:val="24"/>
          <w:szCs w:val="24"/>
        </w:rPr>
        <w:t>Abbreviations</w:t>
      </w:r>
      <w:bookmarkEnd w:id="152"/>
    </w:p>
    <w:p w14:paraId="77041FEA" w14:textId="77777777" w:rsidR="006268FF" w:rsidRPr="003B668C" w:rsidRDefault="006268FF" w:rsidP="0027643D">
      <w:pPr>
        <w:rPr>
          <w:rFonts w:ascii="Arial" w:hAnsi="Arial" w:cs="Arial"/>
        </w:rPr>
      </w:pPr>
    </w:p>
    <w:p w14:paraId="744956C1" w14:textId="77777777" w:rsidR="00BF72DF" w:rsidRPr="003B668C" w:rsidRDefault="00BF72DF" w:rsidP="0027643D">
      <w:pPr>
        <w:rPr>
          <w:rFonts w:ascii="Arial" w:hAnsi="Arial" w:cs="Arial"/>
        </w:rPr>
      </w:pPr>
      <w:r w:rsidRPr="003B668C">
        <w:rPr>
          <w:rFonts w:ascii="Arial" w:hAnsi="Arial" w:cs="Arial"/>
          <w:sz w:val="20"/>
          <w:szCs w:val="20"/>
        </w:rPr>
        <w:t xml:space="preserve">The abbreviations in this document are defined in the overall ICT </w:t>
      </w:r>
      <w:r w:rsidR="008201C8">
        <w:rPr>
          <w:rFonts w:ascii="Arial" w:hAnsi="Arial" w:cs="Arial"/>
          <w:sz w:val="20"/>
          <w:szCs w:val="20"/>
        </w:rPr>
        <w:t xml:space="preserve">Risk </w:t>
      </w:r>
      <w:r w:rsidRPr="003B668C">
        <w:rPr>
          <w:rFonts w:ascii="Arial" w:hAnsi="Arial" w:cs="Arial"/>
          <w:sz w:val="20"/>
          <w:szCs w:val="20"/>
        </w:rPr>
        <w:t>Glossary, which is provided on the Intranet website.</w:t>
      </w:r>
    </w:p>
    <w:p w14:paraId="3C9228F8" w14:textId="77777777" w:rsidR="007A79DD" w:rsidRPr="003B668C" w:rsidRDefault="005F691F" w:rsidP="00C15E75">
      <w:pPr>
        <w:jc w:val="center"/>
        <w:rPr>
          <w:rFonts w:ascii="Arial" w:hAnsi="Arial" w:cs="Arial"/>
          <w:b/>
          <w:sz w:val="20"/>
          <w:szCs w:val="20"/>
        </w:rPr>
      </w:pPr>
      <w:r w:rsidRPr="003B668C">
        <w:rPr>
          <w:rFonts w:ascii="Arial" w:hAnsi="Arial" w:cs="Arial"/>
        </w:rPr>
        <w:br/>
      </w:r>
      <w:r w:rsidR="004518A6" w:rsidRPr="003B668C">
        <w:rPr>
          <w:rFonts w:ascii="Arial" w:hAnsi="Arial" w:cs="Arial"/>
          <w:b/>
          <w:sz w:val="20"/>
          <w:szCs w:val="20"/>
        </w:rPr>
        <w:t xml:space="preserve">*** </w:t>
      </w:r>
      <w:r w:rsidRPr="003B668C">
        <w:rPr>
          <w:rFonts w:ascii="Arial" w:hAnsi="Arial" w:cs="Arial"/>
          <w:b/>
          <w:sz w:val="20"/>
          <w:szCs w:val="20"/>
        </w:rPr>
        <w:t>END OF DOCUMENT</w:t>
      </w:r>
      <w:r w:rsidR="004518A6" w:rsidRPr="003B668C">
        <w:rPr>
          <w:rFonts w:ascii="Arial" w:hAnsi="Arial" w:cs="Arial"/>
          <w:b/>
          <w:sz w:val="20"/>
          <w:szCs w:val="20"/>
        </w:rPr>
        <w:t xml:space="preserve"> ***</w:t>
      </w:r>
    </w:p>
    <w:p w14:paraId="4E3A7980" w14:textId="77777777" w:rsidR="004C4CB2" w:rsidRPr="003B668C" w:rsidRDefault="00503B98" w:rsidP="0027643D">
      <w:pPr>
        <w:rPr>
          <w:rFonts w:ascii="Arial" w:hAnsi="Arial" w:cs="Arial"/>
          <w:b/>
          <w:sz w:val="20"/>
          <w:szCs w:val="20"/>
        </w:rPr>
      </w:pPr>
      <w:r w:rsidRPr="003B668C">
        <w:rPr>
          <w:rFonts w:ascii="Arial" w:hAnsi="Arial" w:cs="Arial"/>
          <w:b/>
          <w:sz w:val="20"/>
          <w:szCs w:val="20"/>
        </w:rPr>
        <w:t>---------------------------------------------------------------------------------------------------------------------------</w:t>
      </w:r>
    </w:p>
    <w:p w14:paraId="34540150" w14:textId="77777777" w:rsidR="00B2610E" w:rsidRPr="0087582D" w:rsidRDefault="00B2610E" w:rsidP="0027643D">
      <w:pPr>
        <w:rPr>
          <w:rFonts w:ascii="Arial" w:hAnsi="Arial" w:cs="Arial"/>
          <w:b/>
          <w:bCs/>
          <w:sz w:val="20"/>
          <w:szCs w:val="20"/>
          <w:lang w:val="en-GB"/>
        </w:rPr>
      </w:pPr>
    </w:p>
    <w:sectPr w:rsidR="00B2610E" w:rsidRPr="0087582D" w:rsidSect="004D57D9">
      <w:headerReference w:type="even" r:id="rId19"/>
      <w:headerReference w:type="default" r:id="rId20"/>
      <w:footerReference w:type="default" r:id="rId21"/>
      <w:headerReference w:type="first" r:id="rId22"/>
      <w:pgSz w:w="12240" w:h="15840" w:code="1"/>
      <w:pgMar w:top="1440" w:right="2603"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0998B" w14:textId="77777777" w:rsidR="00654C8E" w:rsidRPr="003B668C" w:rsidRDefault="00654C8E" w:rsidP="00B862D3">
      <w:pPr>
        <w:spacing w:after="0" w:line="240" w:lineRule="auto"/>
      </w:pPr>
      <w:r w:rsidRPr="003B668C">
        <w:separator/>
      </w:r>
    </w:p>
  </w:endnote>
  <w:endnote w:type="continuationSeparator" w:id="0">
    <w:p w14:paraId="74D38427" w14:textId="77777777" w:rsidR="00654C8E" w:rsidRPr="003B668C" w:rsidRDefault="00654C8E" w:rsidP="00B862D3">
      <w:pPr>
        <w:spacing w:after="0" w:line="240" w:lineRule="auto"/>
      </w:pPr>
      <w:r w:rsidRPr="003B668C">
        <w:continuationSeparator/>
      </w:r>
    </w:p>
  </w:endnote>
  <w:endnote w:type="continuationNotice" w:id="1">
    <w:p w14:paraId="18E98886" w14:textId="77777777" w:rsidR="00654C8E" w:rsidRPr="003B668C" w:rsidRDefault="00654C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DB99" w14:textId="77777777" w:rsidR="00E60149" w:rsidRDefault="00E601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666A" w14:textId="77777777" w:rsidR="00B16997" w:rsidRPr="003B668C" w:rsidRDefault="00B16997">
    <w:pPr>
      <w:pStyle w:val="Footer"/>
    </w:pPr>
    <w:r w:rsidRPr="003B668C">
      <w:rPr>
        <w:noProof/>
      </w:rPr>
      <mc:AlternateContent>
        <mc:Choice Requires="wps">
          <w:drawing>
            <wp:anchor distT="0" distB="0" distL="0" distR="0" simplePos="0" relativeHeight="251658241" behindDoc="0" locked="0" layoutInCell="1" allowOverlap="1" wp14:anchorId="11FACF04" wp14:editId="5DE4956F">
              <wp:simplePos x="635" y="635"/>
              <wp:positionH relativeFrom="page">
                <wp:align>center</wp:align>
              </wp:positionH>
              <wp:positionV relativeFrom="page">
                <wp:align>bottom</wp:align>
              </wp:positionV>
              <wp:extent cx="405765" cy="357505"/>
              <wp:effectExtent l="0" t="0" r="13335" b="0"/>
              <wp:wrapNone/>
              <wp:docPr id="13360761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54FCA212" w14:textId="77777777" w:rsidR="00B16997" w:rsidRPr="003B668C" w:rsidRDefault="00B16997" w:rsidP="00B16997">
                          <w:pPr>
                            <w:spacing w:after="0"/>
                            <w:rPr>
                              <w:rFonts w:ascii="Arial" w:eastAsia="Calibri" w:hAnsi="Arial" w:cs="Arial"/>
                              <w:color w:val="000000"/>
                              <w:sz w:val="20"/>
                              <w:szCs w:val="20"/>
                            </w:rPr>
                          </w:pPr>
                          <w:r w:rsidRPr="003B668C">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FACF04" id="_x0000_t202" coordsize="21600,21600" o:spt="202" path="m,l,21600r21600,l21600,xe">
              <v:stroke joinstyle="miter"/>
              <v:path gradientshapeok="t" o:connecttype="rect"/>
            </v:shapetype>
            <v:shape id="Text Box 3" o:spid="_x0000_s1028" type="#_x0000_t202" alt="Internal" style="position:absolute;margin-left:0;margin-top:0;width:31.95pt;height:28.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filled="f" stroked="f">
              <v:textbox style="mso-fit-shape-to-text:t" inset="0,0,0,15pt">
                <w:txbxContent>
                  <w:p w14:paraId="54FCA212" w14:textId="77777777" w:rsidR="00B16997" w:rsidRPr="003B668C" w:rsidRDefault="00B16997" w:rsidP="00B16997">
                    <w:pPr>
                      <w:spacing w:after="0"/>
                      <w:rPr>
                        <w:rFonts w:ascii="Arial" w:eastAsia="Calibri" w:hAnsi="Arial" w:cs="Arial"/>
                        <w:color w:val="000000"/>
                        <w:sz w:val="20"/>
                        <w:szCs w:val="20"/>
                      </w:rPr>
                    </w:pPr>
                    <w:r w:rsidRPr="003B668C">
                      <w:rPr>
                        <w:rFonts w:ascii="Arial" w:eastAsia="Calibri" w:hAnsi="Arial" w:cs="Arial"/>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E844" w14:textId="77777777" w:rsidR="00B16997" w:rsidRPr="003B668C" w:rsidRDefault="00B16997">
    <w:pPr>
      <w:pStyle w:val="Footer"/>
    </w:pPr>
    <w:r w:rsidRPr="003B668C">
      <w:rPr>
        <w:noProof/>
      </w:rPr>
      <mc:AlternateContent>
        <mc:Choice Requires="wps">
          <w:drawing>
            <wp:anchor distT="0" distB="0" distL="0" distR="0" simplePos="0" relativeHeight="251658242" behindDoc="0" locked="0" layoutInCell="1" allowOverlap="1" wp14:anchorId="41864D5D" wp14:editId="5852C9AB">
              <wp:simplePos x="635" y="635"/>
              <wp:positionH relativeFrom="page">
                <wp:align>center</wp:align>
              </wp:positionH>
              <wp:positionV relativeFrom="page">
                <wp:align>bottom</wp:align>
              </wp:positionV>
              <wp:extent cx="405765" cy="357505"/>
              <wp:effectExtent l="0" t="0" r="13335" b="0"/>
              <wp:wrapNone/>
              <wp:docPr id="72711717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59987341" w14:textId="77777777" w:rsidR="00B16997" w:rsidRPr="003B668C" w:rsidRDefault="00B16997" w:rsidP="00B16997">
                          <w:pPr>
                            <w:spacing w:after="0"/>
                            <w:rPr>
                              <w:rFonts w:ascii="Arial" w:eastAsia="Calibri" w:hAnsi="Arial" w:cs="Arial"/>
                              <w:color w:val="000000"/>
                              <w:sz w:val="20"/>
                              <w:szCs w:val="20"/>
                            </w:rPr>
                          </w:pPr>
                          <w:r w:rsidRPr="003B668C">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864D5D" id="_x0000_t202" coordsize="21600,21600" o:spt="202" path="m,l,21600r21600,l21600,xe">
              <v:stroke joinstyle="miter"/>
              <v:path gradientshapeok="t" o:connecttype="rect"/>
            </v:shapetype>
            <v:shape id="_x0000_s1029" type="#_x0000_t202" alt="Internal" style="position:absolute;margin-left:0;margin-top:0;width:31.95pt;height:28.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ENAN3gNAgAAHAQA&#10;AA4AAAAAAAAAAAAAAAAALgIAAGRycy9lMm9Eb2MueG1sUEsBAi0AFAAGAAgAAAAhAFMWgYzaAAAA&#10;AwEAAA8AAAAAAAAAAAAAAAAAZwQAAGRycy9kb3ducmV2LnhtbFBLBQYAAAAABAAEAPMAAABuBQAA&#10;AAA=&#10;" filled="f" stroked="f">
              <v:textbox style="mso-fit-shape-to-text:t" inset="0,0,0,15pt">
                <w:txbxContent>
                  <w:p w14:paraId="59987341" w14:textId="77777777" w:rsidR="00B16997" w:rsidRPr="003B668C" w:rsidRDefault="00B16997" w:rsidP="00B16997">
                    <w:pPr>
                      <w:spacing w:after="0"/>
                      <w:rPr>
                        <w:rFonts w:ascii="Arial" w:eastAsia="Calibri" w:hAnsi="Arial" w:cs="Arial"/>
                        <w:color w:val="000000"/>
                        <w:sz w:val="20"/>
                        <w:szCs w:val="20"/>
                      </w:rPr>
                    </w:pPr>
                    <w:r w:rsidRPr="003B668C">
                      <w:rPr>
                        <w:rFonts w:ascii="Arial" w:eastAsia="Calibri" w:hAnsi="Arial" w:cs="Arial"/>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043D" w14:textId="77777777" w:rsidR="00B862D3" w:rsidRPr="003B668C" w:rsidRDefault="00B862D3">
    <w:pPr>
      <w:pStyle w:val="Footer"/>
    </w:pPr>
    <w:r w:rsidRPr="003B668C">
      <w:rPr>
        <w:noProof/>
      </w:rPr>
      <mc:AlternateContent>
        <mc:Choice Requires="wps">
          <w:drawing>
            <wp:anchor distT="0" distB="0" distL="114300" distR="114300" simplePos="0" relativeHeight="251658240" behindDoc="0" locked="0" layoutInCell="0" allowOverlap="1" wp14:anchorId="7DFEC488" wp14:editId="5E8E28FF">
              <wp:simplePos x="0" y="0"/>
              <wp:positionH relativeFrom="page">
                <wp:posOffset>0</wp:posOffset>
              </wp:positionH>
              <wp:positionV relativeFrom="page">
                <wp:posOffset>9594215</wp:posOffset>
              </wp:positionV>
              <wp:extent cx="7772400" cy="27305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2B4B305" w14:textId="77777777" w:rsidR="00B862D3" w:rsidRPr="003B668C" w:rsidRDefault="00B862D3" w:rsidP="00B862D3">
                          <w:pPr>
                            <w:spacing w:after="0"/>
                            <w:jc w:val="center"/>
                            <w:rPr>
                              <w:rFonts w:ascii="Arial" w:hAnsi="Arial" w:cs="Arial"/>
                              <w:color w:val="000000"/>
                              <w:sz w:val="20"/>
                            </w:rPr>
                          </w:pPr>
                          <w:r w:rsidRPr="003B668C">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DFEC488" id="_x0000_t202" coordsize="21600,21600" o:spt="202" path="m,l,21600r21600,l21600,xe">
              <v:stroke joinstyle="miter"/>
              <v:path gradientshapeok="t" o:connecttype="rect"/>
            </v:shapetype>
            <v:shape id="Text Box 1" o:spid="_x0000_s1030" type="#_x0000_t202" alt="{&quot;HashCode&quot;:442047029,&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L9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xb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bWi/RcCAAArBAAADgAAAAAAAAAAAAAAAAAuAgAAZHJzL2Uyb0RvYy54bWxQSwECLQAUAAYA&#10;CAAAACEA+6YJ0d4AAAALAQAADwAAAAAAAAAAAAAAAABxBAAAZHJzL2Rvd25yZXYueG1sUEsFBgAA&#10;AAAEAAQA8wAAAHwFAAAAAA==&#10;" o:allowincell="f" filled="f" stroked="f" strokeweight=".5pt">
              <v:textbox inset=",0,,0">
                <w:txbxContent>
                  <w:p w14:paraId="02B4B305" w14:textId="77777777" w:rsidR="00B862D3" w:rsidRPr="003B668C" w:rsidRDefault="00B862D3" w:rsidP="00B862D3">
                    <w:pPr>
                      <w:spacing w:after="0"/>
                      <w:jc w:val="center"/>
                      <w:rPr>
                        <w:rFonts w:ascii="Arial" w:hAnsi="Arial" w:cs="Arial"/>
                        <w:color w:val="000000"/>
                        <w:sz w:val="20"/>
                      </w:rPr>
                    </w:pPr>
                    <w:r w:rsidRPr="003B668C">
                      <w:rPr>
                        <w:rFonts w:ascii="Arial" w:hAnsi="Arial" w:cs="Arial"/>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0F09" w14:textId="77777777" w:rsidR="00654C8E" w:rsidRPr="003B668C" w:rsidRDefault="00654C8E" w:rsidP="00B862D3">
      <w:pPr>
        <w:spacing w:after="0" w:line="240" w:lineRule="auto"/>
      </w:pPr>
      <w:r w:rsidRPr="003B668C">
        <w:separator/>
      </w:r>
    </w:p>
  </w:footnote>
  <w:footnote w:type="continuationSeparator" w:id="0">
    <w:p w14:paraId="673CC1B1" w14:textId="77777777" w:rsidR="00654C8E" w:rsidRPr="003B668C" w:rsidRDefault="00654C8E" w:rsidP="00B862D3">
      <w:pPr>
        <w:spacing w:after="0" w:line="240" w:lineRule="auto"/>
      </w:pPr>
      <w:r w:rsidRPr="003B668C">
        <w:continuationSeparator/>
      </w:r>
    </w:p>
  </w:footnote>
  <w:footnote w:type="continuationNotice" w:id="1">
    <w:p w14:paraId="3D096F20" w14:textId="77777777" w:rsidR="00654C8E" w:rsidRPr="003B668C" w:rsidRDefault="00654C8E">
      <w:pPr>
        <w:spacing w:after="0" w:line="240" w:lineRule="auto"/>
      </w:pPr>
    </w:p>
  </w:footnote>
  <w:footnote w:id="2">
    <w:p w14:paraId="6DB95110" w14:textId="77777777" w:rsidR="003B447E" w:rsidRDefault="003B447E" w:rsidP="003B447E">
      <w:pPr>
        <w:pStyle w:val="FootnoteText"/>
      </w:pPr>
      <w:r>
        <w:rPr>
          <w:rStyle w:val="FootnoteReference"/>
        </w:rPr>
        <w:footnoteRef/>
      </w:r>
      <w:r>
        <w:t xml:space="preserve"> </w:t>
      </w:r>
      <w:r>
        <w:rPr>
          <w:rFonts w:ascii="Arial" w:hAnsi="Arial" w:cs="Arial"/>
          <w:sz w:val="16"/>
          <w:szCs w:val="16"/>
          <w:highlight w:val="yellow"/>
        </w:rPr>
        <w:t>IDP refers to Individual Data Processing, and NCLC refers to No-Code/Low-Code solutions.</w:t>
      </w:r>
    </w:p>
  </w:footnote>
  <w:footnote w:id="3">
    <w:p w14:paraId="7967B2DE" w14:textId="77777777" w:rsidR="00B93474" w:rsidRPr="003B668C" w:rsidRDefault="00B93474" w:rsidP="00B93474">
      <w:pPr>
        <w:pStyle w:val="FootnoteText"/>
        <w:rPr>
          <w:rFonts w:eastAsia="Times New Roman"/>
        </w:rPr>
      </w:pPr>
      <w:r w:rsidRPr="003B668C">
        <w:rPr>
          <w:rStyle w:val="FootnoteReference"/>
          <w:rFonts w:ascii="Arial" w:hAnsi="Arial" w:cs="Arial"/>
          <w:sz w:val="18"/>
          <w:szCs w:val="18"/>
        </w:rPr>
        <w:footnoteRef/>
      </w:r>
      <w:r w:rsidRPr="003B668C">
        <w:rPr>
          <w:rFonts w:ascii="Arial" w:hAnsi="Arial" w:cs="Arial"/>
          <w:sz w:val="18"/>
          <w:szCs w:val="18"/>
        </w:rPr>
        <w:t xml:space="preserve"> </w:t>
      </w:r>
      <w:r w:rsidR="001218A4" w:rsidRPr="0022396F">
        <w:rPr>
          <w:rFonts w:ascii="Arial" w:eastAsia="Times New Roman" w:hAnsi="Arial" w:cs="Arial"/>
          <w:sz w:val="18"/>
          <w:szCs w:val="18"/>
        </w:rPr>
        <w:t xml:space="preserve">For </w:t>
      </w:r>
      <w:r w:rsidRPr="0022396F">
        <w:rPr>
          <w:rFonts w:ascii="Arial" w:hAnsi="Arial" w:cs="Arial"/>
          <w:sz w:val="18"/>
          <w:szCs w:val="18"/>
        </w:rPr>
        <w:t xml:space="preserve">LE Guidelines adoption process the target groups should be adjusted according to organizational structure </w:t>
      </w:r>
      <w:r w:rsidR="007A69F8" w:rsidRPr="0022396F">
        <w:rPr>
          <w:rFonts w:ascii="Arial" w:hAnsi="Arial" w:cs="Arial"/>
          <w:sz w:val="18"/>
          <w:szCs w:val="18"/>
        </w:rPr>
        <w:t>of the</w:t>
      </w:r>
      <w:r w:rsidRPr="0022396F">
        <w:rPr>
          <w:rFonts w:ascii="Arial" w:hAnsi="Arial" w:cs="Arial"/>
          <w:sz w:val="18"/>
          <w:szCs w:val="18"/>
        </w:rPr>
        <w:t xml:space="preserve"> LE</w:t>
      </w:r>
      <w:r w:rsidR="00B52F8C" w:rsidRPr="0022396F">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249A" w14:textId="77777777" w:rsidR="00E60149" w:rsidRDefault="00E601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612EAC03" w14:paraId="50C99FE1" w14:textId="77777777" w:rsidTr="612EAC03">
      <w:trPr>
        <w:trHeight w:val="300"/>
      </w:trPr>
      <w:tc>
        <w:tcPr>
          <w:tcW w:w="3365" w:type="dxa"/>
        </w:tcPr>
        <w:p w14:paraId="59B81643" w14:textId="77777777" w:rsidR="612EAC03" w:rsidRDefault="612EAC03" w:rsidP="612EAC03">
          <w:pPr>
            <w:pStyle w:val="Header"/>
            <w:ind w:left="-115"/>
          </w:pPr>
        </w:p>
      </w:tc>
      <w:tc>
        <w:tcPr>
          <w:tcW w:w="3365" w:type="dxa"/>
        </w:tcPr>
        <w:p w14:paraId="063AFE5B" w14:textId="77777777" w:rsidR="612EAC03" w:rsidRDefault="612EAC03" w:rsidP="612EAC03">
          <w:pPr>
            <w:pStyle w:val="Header"/>
            <w:jc w:val="center"/>
          </w:pPr>
        </w:p>
      </w:tc>
      <w:tc>
        <w:tcPr>
          <w:tcW w:w="3365" w:type="dxa"/>
        </w:tcPr>
        <w:p w14:paraId="203C9FC2" w14:textId="77777777" w:rsidR="612EAC03" w:rsidRDefault="612EAC03" w:rsidP="612EAC03">
          <w:pPr>
            <w:pStyle w:val="Header"/>
            <w:ind w:right="-115"/>
            <w:jc w:val="right"/>
          </w:pPr>
        </w:p>
      </w:tc>
    </w:tr>
  </w:tbl>
  <w:p w14:paraId="620762BD" w14:textId="77777777" w:rsidR="003B5CDC" w:rsidRDefault="003B5C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14B2" w14:textId="77777777" w:rsidR="00E60149" w:rsidRDefault="00E601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67E3" w14:textId="77777777" w:rsidR="000C1114" w:rsidRPr="003B668C" w:rsidRDefault="000C11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6D3773" w:rsidRPr="003B668C" w14:paraId="18C8EA42" w14:textId="77777777" w:rsidTr="50C1E5CA">
      <w:trPr>
        <w:trHeight w:val="414"/>
      </w:trPr>
      <w:tc>
        <w:tcPr>
          <w:tcW w:w="4957" w:type="dxa"/>
        </w:tcPr>
        <w:p w14:paraId="140D7D5F" w14:textId="77777777" w:rsidR="006D3773" w:rsidRPr="003B668C" w:rsidRDefault="006D3773" w:rsidP="006D3773">
          <w:pPr>
            <w:rPr>
              <w:rFonts w:ascii="Arial" w:hAnsi="Arial" w:cs="Arial"/>
              <w:sz w:val="20"/>
              <w:szCs w:val="20"/>
              <w:lang w:val="en-US"/>
            </w:rPr>
          </w:pPr>
          <w:r w:rsidRPr="003B668C">
            <w:rPr>
              <w:rFonts w:ascii="Arial" w:hAnsi="Arial" w:cs="Arial"/>
              <w:sz w:val="20"/>
              <w:szCs w:val="20"/>
              <w:lang w:val="en-US"/>
            </w:rPr>
            <w:t xml:space="preserve">Data </w:t>
          </w:r>
          <w:r w:rsidR="00227438" w:rsidRPr="003B668C">
            <w:rPr>
              <w:rFonts w:ascii="Arial" w:hAnsi="Arial" w:cs="Arial"/>
              <w:sz w:val="20"/>
              <w:szCs w:val="20"/>
              <w:lang w:val="en-US"/>
            </w:rPr>
            <w:t xml:space="preserve">Center </w:t>
          </w:r>
          <w:r w:rsidRPr="003B668C">
            <w:rPr>
              <w:rFonts w:ascii="Arial" w:hAnsi="Arial" w:cs="Arial"/>
              <w:sz w:val="20"/>
              <w:szCs w:val="20"/>
              <w:lang w:val="en-US"/>
            </w:rPr>
            <w:t>and Physical Protection Guideline</w:t>
          </w:r>
        </w:p>
      </w:tc>
      <w:tc>
        <w:tcPr>
          <w:tcW w:w="1560" w:type="dxa"/>
        </w:tcPr>
        <w:p w14:paraId="648F56AA" w14:textId="77777777" w:rsidR="006D3773" w:rsidRPr="003B668C" w:rsidRDefault="006D3773" w:rsidP="006D3773">
          <w:pPr>
            <w:jc w:val="right"/>
            <w:rPr>
              <w:rFonts w:ascii="Arial" w:hAnsi="Arial" w:cs="Arial"/>
              <w:sz w:val="20"/>
              <w:szCs w:val="20"/>
              <w:lang w:val="en-US"/>
            </w:rPr>
          </w:pPr>
          <w:r w:rsidRPr="003B668C">
            <w:rPr>
              <w:rFonts w:ascii="Arial" w:hAnsi="Arial" w:cs="Arial"/>
              <w:sz w:val="20"/>
              <w:szCs w:val="20"/>
              <w:lang w:val="en-US"/>
            </w:rPr>
            <w:t xml:space="preserve">Version </w:t>
          </w:r>
          <w:r w:rsidR="006A746A" w:rsidRPr="0032624D">
            <w:rPr>
              <w:rFonts w:ascii="Arial" w:hAnsi="Arial" w:cs="Arial"/>
              <w:sz w:val="20"/>
              <w:szCs w:val="20"/>
              <w:highlight w:val="yellow"/>
              <w:lang w:val="en-US"/>
            </w:rPr>
            <w:t>2.0</w:t>
          </w:r>
        </w:p>
      </w:tc>
      <w:tc>
        <w:tcPr>
          <w:tcW w:w="1561" w:type="dxa"/>
        </w:tcPr>
        <w:p w14:paraId="69FC9797" w14:textId="0EA423F5" w:rsidR="006D3773" w:rsidRPr="003B668C" w:rsidRDefault="00E60149" w:rsidP="006D3773">
          <w:pPr>
            <w:jc w:val="right"/>
            <w:rPr>
              <w:rFonts w:ascii="Arial" w:hAnsi="Arial" w:cs="Arial"/>
              <w:sz w:val="20"/>
              <w:szCs w:val="20"/>
              <w:lang w:val="en-US"/>
            </w:rPr>
          </w:pPr>
          <w:r>
            <w:rPr>
              <w:rFonts w:ascii="Arial" w:hAnsi="Arial" w:cs="Arial"/>
              <w:sz w:val="20"/>
              <w:szCs w:val="20"/>
              <w:highlight w:val="yellow"/>
              <w:lang w:val="en-US"/>
            </w:rPr>
            <w:t>19.08.2026</w:t>
          </w:r>
        </w:p>
      </w:tc>
      <w:tc>
        <w:tcPr>
          <w:tcW w:w="1561" w:type="dxa"/>
        </w:tcPr>
        <w:p w14:paraId="1A5061E9" w14:textId="77777777" w:rsidR="006D3773" w:rsidRPr="003B668C" w:rsidRDefault="006D3773" w:rsidP="006D3773">
          <w:pPr>
            <w:jc w:val="right"/>
            <w:rPr>
              <w:rFonts w:ascii="Arial" w:hAnsi="Arial" w:cs="Arial"/>
              <w:sz w:val="20"/>
              <w:szCs w:val="20"/>
              <w:lang w:val="en-US"/>
            </w:rPr>
          </w:pPr>
          <w:r w:rsidRPr="003B668C">
            <w:rPr>
              <w:rFonts w:ascii="Arial" w:hAnsi="Arial" w:cs="Arial"/>
              <w:sz w:val="20"/>
              <w:szCs w:val="20"/>
              <w:lang w:val="en-US"/>
            </w:rPr>
            <w:t xml:space="preserve">Page </w:t>
          </w:r>
          <w:r w:rsidRPr="003B668C">
            <w:rPr>
              <w:rFonts w:ascii="Arial" w:hAnsi="Arial" w:cs="Arial"/>
              <w:sz w:val="20"/>
              <w:szCs w:val="20"/>
            </w:rPr>
            <w:fldChar w:fldCharType="begin"/>
          </w:r>
          <w:r w:rsidRPr="003B668C">
            <w:rPr>
              <w:rFonts w:ascii="Arial" w:hAnsi="Arial" w:cs="Arial"/>
              <w:sz w:val="20"/>
              <w:szCs w:val="20"/>
              <w:lang w:val="en-US"/>
            </w:rPr>
            <w:instrText xml:space="preserve"> PAGE </w:instrText>
          </w:r>
          <w:r w:rsidRPr="003B668C">
            <w:rPr>
              <w:rFonts w:ascii="Arial" w:hAnsi="Arial" w:cs="Arial"/>
              <w:sz w:val="20"/>
              <w:szCs w:val="20"/>
            </w:rPr>
            <w:fldChar w:fldCharType="separate"/>
          </w:r>
          <w:r w:rsidRPr="000F331E">
            <w:rPr>
              <w:rFonts w:ascii="Arial" w:hAnsi="Arial" w:cs="Arial"/>
              <w:sz w:val="20"/>
              <w:szCs w:val="20"/>
            </w:rPr>
            <w:t>2</w:t>
          </w:r>
          <w:r w:rsidRPr="003B668C">
            <w:rPr>
              <w:rFonts w:ascii="Arial" w:hAnsi="Arial" w:cs="Arial"/>
              <w:sz w:val="20"/>
              <w:szCs w:val="20"/>
            </w:rPr>
            <w:fldChar w:fldCharType="end"/>
          </w:r>
          <w:r w:rsidRPr="003B668C">
            <w:rPr>
              <w:rFonts w:ascii="Arial" w:hAnsi="Arial" w:cs="Arial"/>
              <w:kern w:val="0"/>
              <w:sz w:val="20"/>
              <w:szCs w:val="20"/>
              <w:lang w:val="en-US"/>
              <w14:ligatures w14:val="none"/>
            </w:rPr>
            <w:t xml:space="preserve"> of </w:t>
          </w:r>
          <w:r w:rsidRPr="003B668C">
            <w:rPr>
              <w:rFonts w:ascii="Arial" w:hAnsi="Arial" w:cs="Arial"/>
              <w:sz w:val="20"/>
              <w:szCs w:val="20"/>
            </w:rPr>
            <w:fldChar w:fldCharType="begin"/>
          </w:r>
          <w:r w:rsidRPr="003B668C">
            <w:rPr>
              <w:rFonts w:ascii="Arial" w:hAnsi="Arial" w:cs="Arial"/>
              <w:kern w:val="0"/>
              <w:sz w:val="20"/>
              <w:szCs w:val="20"/>
              <w:lang w:val="en-US"/>
              <w14:ligatures w14:val="none"/>
            </w:rPr>
            <w:instrText xml:space="preserve"> NUMPAGES  </w:instrText>
          </w:r>
          <w:r w:rsidRPr="003B668C">
            <w:rPr>
              <w:rFonts w:ascii="Arial" w:hAnsi="Arial" w:cs="Arial"/>
              <w:sz w:val="20"/>
              <w:szCs w:val="20"/>
            </w:rPr>
            <w:fldChar w:fldCharType="separate"/>
          </w:r>
          <w:r w:rsidRPr="000F331E">
            <w:rPr>
              <w:rFonts w:ascii="Arial" w:hAnsi="Arial" w:cs="Arial"/>
              <w:sz w:val="20"/>
              <w:szCs w:val="20"/>
            </w:rPr>
            <w:t>2</w:t>
          </w:r>
          <w:r w:rsidRPr="003B668C">
            <w:rPr>
              <w:rFonts w:ascii="Arial" w:hAnsi="Arial" w:cs="Arial"/>
              <w:sz w:val="20"/>
              <w:szCs w:val="20"/>
            </w:rPr>
            <w:fldChar w:fldCharType="end"/>
          </w:r>
        </w:p>
      </w:tc>
    </w:tr>
  </w:tbl>
  <w:p w14:paraId="6ECFABCF" w14:textId="77777777" w:rsidR="00D20BBD" w:rsidRPr="003B668C" w:rsidRDefault="00D20BBD">
    <w:pPr>
      <w:pStyle w:val="Header"/>
      <w:rPr>
        <w:rFonts w:ascii="Arial" w:hAnsi="Arial" w:cs="Arial"/>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C9B2" w14:textId="77777777" w:rsidR="000C1114" w:rsidRPr="003B668C"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13A"/>
    <w:multiLevelType w:val="multilevel"/>
    <w:tmpl w:val="30268A30"/>
    <w:lvl w:ilvl="0">
      <w:start w:val="3"/>
      <w:numFmt w:val="decimal"/>
      <w:lvlText w:val="%1"/>
      <w:lvlJc w:val="left"/>
      <w:pPr>
        <w:ind w:left="502"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22" w:hanging="108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582" w:hanging="144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942" w:hanging="1800"/>
      </w:pPr>
      <w:rPr>
        <w:rFonts w:hint="default"/>
      </w:rPr>
    </w:lvl>
    <w:lvl w:ilvl="8">
      <w:start w:val="1"/>
      <w:numFmt w:val="decimal"/>
      <w:lvlText w:val="%1.%2.%3.%4.%5.%6.%7.%8.%9"/>
      <w:lvlJc w:val="left"/>
      <w:pPr>
        <w:ind w:left="1942" w:hanging="1800"/>
      </w:pPr>
      <w:rPr>
        <w:rFonts w:hint="default"/>
      </w:rPr>
    </w:lvl>
  </w:abstractNum>
  <w:abstractNum w:abstractNumId="1"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37C6113"/>
    <w:multiLevelType w:val="hybridMultilevel"/>
    <w:tmpl w:val="CDB2D424"/>
    <w:lvl w:ilvl="0" w:tplc="FCF6085C">
      <w:start w:val="1"/>
      <w:numFmt w:val="decimal"/>
      <w:lvlText w:val="%1)"/>
      <w:lvlJc w:val="left"/>
      <w:pPr>
        <w:ind w:left="1440" w:hanging="360"/>
      </w:pPr>
    </w:lvl>
    <w:lvl w:ilvl="1" w:tplc="36941E60">
      <w:start w:val="1"/>
      <w:numFmt w:val="decimal"/>
      <w:lvlText w:val="%2)"/>
      <w:lvlJc w:val="left"/>
      <w:pPr>
        <w:ind w:left="1440" w:hanging="360"/>
      </w:pPr>
    </w:lvl>
    <w:lvl w:ilvl="2" w:tplc="C21887CE">
      <w:start w:val="1"/>
      <w:numFmt w:val="decimal"/>
      <w:lvlText w:val="%3)"/>
      <w:lvlJc w:val="left"/>
      <w:pPr>
        <w:ind w:left="1440" w:hanging="360"/>
      </w:pPr>
    </w:lvl>
    <w:lvl w:ilvl="3" w:tplc="79B483F2">
      <w:start w:val="1"/>
      <w:numFmt w:val="decimal"/>
      <w:lvlText w:val="%4)"/>
      <w:lvlJc w:val="left"/>
      <w:pPr>
        <w:ind w:left="1440" w:hanging="360"/>
      </w:pPr>
    </w:lvl>
    <w:lvl w:ilvl="4" w:tplc="39A02778">
      <w:start w:val="1"/>
      <w:numFmt w:val="decimal"/>
      <w:lvlText w:val="%5)"/>
      <w:lvlJc w:val="left"/>
      <w:pPr>
        <w:ind w:left="1440" w:hanging="360"/>
      </w:pPr>
    </w:lvl>
    <w:lvl w:ilvl="5" w:tplc="A1A85112">
      <w:start w:val="1"/>
      <w:numFmt w:val="decimal"/>
      <w:lvlText w:val="%6)"/>
      <w:lvlJc w:val="left"/>
      <w:pPr>
        <w:ind w:left="1440" w:hanging="360"/>
      </w:pPr>
    </w:lvl>
    <w:lvl w:ilvl="6" w:tplc="9F68CF54">
      <w:start w:val="1"/>
      <w:numFmt w:val="decimal"/>
      <w:lvlText w:val="%7)"/>
      <w:lvlJc w:val="left"/>
      <w:pPr>
        <w:ind w:left="1440" w:hanging="360"/>
      </w:pPr>
    </w:lvl>
    <w:lvl w:ilvl="7" w:tplc="6484B09E">
      <w:start w:val="1"/>
      <w:numFmt w:val="decimal"/>
      <w:lvlText w:val="%8)"/>
      <w:lvlJc w:val="left"/>
      <w:pPr>
        <w:ind w:left="1440" w:hanging="360"/>
      </w:pPr>
    </w:lvl>
    <w:lvl w:ilvl="8" w:tplc="20AE2704">
      <w:start w:val="1"/>
      <w:numFmt w:val="decimal"/>
      <w:lvlText w:val="%9)"/>
      <w:lvlJc w:val="left"/>
      <w:pPr>
        <w:ind w:left="1440" w:hanging="360"/>
      </w:pPr>
    </w:lvl>
  </w:abstractNum>
  <w:abstractNum w:abstractNumId="3" w15:restartNumberingAfterBreak="0">
    <w:nsid w:val="03FC78F5"/>
    <w:multiLevelType w:val="hybridMultilevel"/>
    <w:tmpl w:val="E5348740"/>
    <w:lvl w:ilvl="0" w:tplc="0150A59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3E6FBF"/>
    <w:multiLevelType w:val="hybridMultilevel"/>
    <w:tmpl w:val="EAC88148"/>
    <w:lvl w:ilvl="0" w:tplc="106680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F87D55"/>
    <w:multiLevelType w:val="hybridMultilevel"/>
    <w:tmpl w:val="3F701ACC"/>
    <w:lvl w:ilvl="0" w:tplc="E34A406E">
      <w:start w:val="2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8F72CF5"/>
    <w:multiLevelType w:val="hybridMultilevel"/>
    <w:tmpl w:val="CF8A5E7A"/>
    <w:lvl w:ilvl="0" w:tplc="106680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AA5ADE"/>
    <w:multiLevelType w:val="hybridMultilevel"/>
    <w:tmpl w:val="22D82202"/>
    <w:lvl w:ilvl="0" w:tplc="796A3AE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C1832F4"/>
    <w:multiLevelType w:val="hybridMultilevel"/>
    <w:tmpl w:val="DAE64974"/>
    <w:lvl w:ilvl="0" w:tplc="04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453C2E"/>
    <w:multiLevelType w:val="hybridMultilevel"/>
    <w:tmpl w:val="6514184C"/>
    <w:lvl w:ilvl="0" w:tplc="106680F4">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0F7A73B4"/>
    <w:multiLevelType w:val="hybridMultilevel"/>
    <w:tmpl w:val="81E82EAC"/>
    <w:lvl w:ilvl="0" w:tplc="04070001">
      <w:start w:val="1"/>
      <w:numFmt w:val="bullet"/>
      <w:lvlText w:val=""/>
      <w:lvlJc w:val="left"/>
      <w:pPr>
        <w:ind w:left="720" w:hanging="360"/>
      </w:pPr>
      <w:rPr>
        <w:rFonts w:ascii="Symbol" w:hAnsi="Symbol" w:hint="default"/>
      </w:rPr>
    </w:lvl>
    <w:lvl w:ilvl="1" w:tplc="027CA36E">
      <w:numFmt w:val="bullet"/>
      <w:lvlText w:val="•"/>
      <w:lvlJc w:val="left"/>
      <w:pPr>
        <w:ind w:left="1440" w:hanging="360"/>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0391D45"/>
    <w:multiLevelType w:val="hybridMultilevel"/>
    <w:tmpl w:val="13BEBCF8"/>
    <w:lvl w:ilvl="0" w:tplc="106680F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15E002A"/>
    <w:multiLevelType w:val="hybridMultilevel"/>
    <w:tmpl w:val="CB5077DA"/>
    <w:lvl w:ilvl="0" w:tplc="106680F4">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6A44746"/>
    <w:multiLevelType w:val="hybridMultilevel"/>
    <w:tmpl w:val="CB7C12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1460F0"/>
    <w:multiLevelType w:val="hybridMultilevel"/>
    <w:tmpl w:val="35263D3E"/>
    <w:lvl w:ilvl="0" w:tplc="DFA07CB8">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5" w15:restartNumberingAfterBreak="0">
    <w:nsid w:val="1BB93A0E"/>
    <w:multiLevelType w:val="hybridMultilevel"/>
    <w:tmpl w:val="F28ED356"/>
    <w:lvl w:ilvl="0" w:tplc="DFA07CB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C8091B"/>
    <w:multiLevelType w:val="hybridMultilevel"/>
    <w:tmpl w:val="E3F4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DF033C"/>
    <w:multiLevelType w:val="hybridMultilevel"/>
    <w:tmpl w:val="A0FC538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A74D6"/>
    <w:multiLevelType w:val="hybridMultilevel"/>
    <w:tmpl w:val="0B90D2C4"/>
    <w:lvl w:ilvl="0" w:tplc="5464ED16">
      <w:start w:val="1"/>
      <w:numFmt w:val="decimal"/>
      <w:lvlText w:val="%1)"/>
      <w:lvlJc w:val="left"/>
      <w:pPr>
        <w:ind w:left="1440" w:hanging="360"/>
      </w:pPr>
    </w:lvl>
    <w:lvl w:ilvl="1" w:tplc="FC3E9BA2">
      <w:start w:val="1"/>
      <w:numFmt w:val="decimal"/>
      <w:lvlText w:val="%2)"/>
      <w:lvlJc w:val="left"/>
      <w:pPr>
        <w:ind w:left="1440" w:hanging="360"/>
      </w:pPr>
    </w:lvl>
    <w:lvl w:ilvl="2" w:tplc="06FEBC8A">
      <w:start w:val="1"/>
      <w:numFmt w:val="decimal"/>
      <w:lvlText w:val="%3)"/>
      <w:lvlJc w:val="left"/>
      <w:pPr>
        <w:ind w:left="1440" w:hanging="360"/>
      </w:pPr>
    </w:lvl>
    <w:lvl w:ilvl="3" w:tplc="87E83EAE">
      <w:start w:val="1"/>
      <w:numFmt w:val="decimal"/>
      <w:lvlText w:val="%4)"/>
      <w:lvlJc w:val="left"/>
      <w:pPr>
        <w:ind w:left="1440" w:hanging="360"/>
      </w:pPr>
    </w:lvl>
    <w:lvl w:ilvl="4" w:tplc="F22C1848">
      <w:start w:val="1"/>
      <w:numFmt w:val="decimal"/>
      <w:lvlText w:val="%5)"/>
      <w:lvlJc w:val="left"/>
      <w:pPr>
        <w:ind w:left="1440" w:hanging="360"/>
      </w:pPr>
    </w:lvl>
    <w:lvl w:ilvl="5" w:tplc="096822BA">
      <w:start w:val="1"/>
      <w:numFmt w:val="decimal"/>
      <w:lvlText w:val="%6)"/>
      <w:lvlJc w:val="left"/>
      <w:pPr>
        <w:ind w:left="1440" w:hanging="360"/>
      </w:pPr>
    </w:lvl>
    <w:lvl w:ilvl="6" w:tplc="ACE43804">
      <w:start w:val="1"/>
      <w:numFmt w:val="decimal"/>
      <w:lvlText w:val="%7)"/>
      <w:lvlJc w:val="left"/>
      <w:pPr>
        <w:ind w:left="1440" w:hanging="360"/>
      </w:pPr>
    </w:lvl>
    <w:lvl w:ilvl="7" w:tplc="6DB63DE6">
      <w:start w:val="1"/>
      <w:numFmt w:val="decimal"/>
      <w:lvlText w:val="%8)"/>
      <w:lvlJc w:val="left"/>
      <w:pPr>
        <w:ind w:left="1440" w:hanging="360"/>
      </w:pPr>
    </w:lvl>
    <w:lvl w:ilvl="8" w:tplc="EA94DB64">
      <w:start w:val="1"/>
      <w:numFmt w:val="decimal"/>
      <w:lvlText w:val="%9)"/>
      <w:lvlJc w:val="left"/>
      <w:pPr>
        <w:ind w:left="1440" w:hanging="360"/>
      </w:pPr>
    </w:lvl>
  </w:abstractNum>
  <w:abstractNum w:abstractNumId="21" w15:restartNumberingAfterBreak="0">
    <w:nsid w:val="23F22A79"/>
    <w:multiLevelType w:val="hybridMultilevel"/>
    <w:tmpl w:val="5A828E0A"/>
    <w:lvl w:ilvl="0" w:tplc="106680F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3F6498A"/>
    <w:multiLevelType w:val="hybridMultilevel"/>
    <w:tmpl w:val="C2E6797C"/>
    <w:lvl w:ilvl="0" w:tplc="106680F4">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24EA515B"/>
    <w:multiLevelType w:val="hybridMultilevel"/>
    <w:tmpl w:val="17567F10"/>
    <w:lvl w:ilvl="0" w:tplc="0407000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5295977"/>
    <w:multiLevelType w:val="hybridMultilevel"/>
    <w:tmpl w:val="05363014"/>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FEB06BA"/>
    <w:multiLevelType w:val="hybridMultilevel"/>
    <w:tmpl w:val="23CCACAE"/>
    <w:lvl w:ilvl="0" w:tplc="106680F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07B1B2C"/>
    <w:multiLevelType w:val="hybridMultilevel"/>
    <w:tmpl w:val="56E64066"/>
    <w:lvl w:ilvl="0" w:tplc="83908D94">
      <w:start w:val="4"/>
      <w:numFmt w:val="bullet"/>
      <w:lvlText w:val="-"/>
      <w:lvlJc w:val="left"/>
      <w:pPr>
        <w:ind w:left="1440" w:hanging="360"/>
      </w:pPr>
      <w:rPr>
        <w:rFonts w:ascii="News Gothic GDB" w:eastAsia="Times New Roman" w:hAnsi="News Gothic GDB"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0C23456"/>
    <w:multiLevelType w:val="hybridMultilevel"/>
    <w:tmpl w:val="1F5C64F8"/>
    <w:lvl w:ilvl="0" w:tplc="83908D94">
      <w:start w:val="4"/>
      <w:numFmt w:val="bullet"/>
      <w:lvlText w:val="-"/>
      <w:lvlJc w:val="left"/>
      <w:pPr>
        <w:ind w:left="1440" w:hanging="360"/>
      </w:pPr>
      <w:rPr>
        <w:rFonts w:ascii="News Gothic GDB" w:eastAsia="Times New Roman" w:hAnsi="News Gothic GDB"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1401E42"/>
    <w:multiLevelType w:val="hybridMultilevel"/>
    <w:tmpl w:val="51EE9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2576EF"/>
    <w:multiLevelType w:val="hybridMultilevel"/>
    <w:tmpl w:val="2F985514"/>
    <w:lvl w:ilvl="0" w:tplc="106680F4">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0" w15:restartNumberingAfterBreak="0">
    <w:nsid w:val="330759CC"/>
    <w:multiLevelType w:val="hybridMultilevel"/>
    <w:tmpl w:val="94D42C02"/>
    <w:lvl w:ilvl="0" w:tplc="106680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25456E"/>
    <w:multiLevelType w:val="hybridMultilevel"/>
    <w:tmpl w:val="826255D6"/>
    <w:lvl w:ilvl="0" w:tplc="6C4CFFD0">
      <w:start w:val="1"/>
      <w:numFmt w:val="upperLetter"/>
      <w:lvlText w:val="%1)"/>
      <w:lvlJc w:val="left"/>
      <w:pPr>
        <w:ind w:left="1020" w:hanging="360"/>
      </w:pPr>
    </w:lvl>
    <w:lvl w:ilvl="1" w:tplc="71C2C096">
      <w:start w:val="1"/>
      <w:numFmt w:val="upperLetter"/>
      <w:lvlText w:val="%2)"/>
      <w:lvlJc w:val="left"/>
      <w:pPr>
        <w:ind w:left="1020" w:hanging="360"/>
      </w:pPr>
    </w:lvl>
    <w:lvl w:ilvl="2" w:tplc="C960E39C">
      <w:start w:val="1"/>
      <w:numFmt w:val="upperLetter"/>
      <w:lvlText w:val="%3)"/>
      <w:lvlJc w:val="left"/>
      <w:pPr>
        <w:ind w:left="1020" w:hanging="360"/>
      </w:pPr>
    </w:lvl>
    <w:lvl w:ilvl="3" w:tplc="9100256E">
      <w:start w:val="1"/>
      <w:numFmt w:val="upperLetter"/>
      <w:lvlText w:val="%4)"/>
      <w:lvlJc w:val="left"/>
      <w:pPr>
        <w:ind w:left="1020" w:hanging="360"/>
      </w:pPr>
    </w:lvl>
    <w:lvl w:ilvl="4" w:tplc="32A2F872">
      <w:start w:val="1"/>
      <w:numFmt w:val="upperLetter"/>
      <w:lvlText w:val="%5)"/>
      <w:lvlJc w:val="left"/>
      <w:pPr>
        <w:ind w:left="1020" w:hanging="360"/>
      </w:pPr>
    </w:lvl>
    <w:lvl w:ilvl="5" w:tplc="AFEA3CD8">
      <w:start w:val="1"/>
      <w:numFmt w:val="upperLetter"/>
      <w:lvlText w:val="%6)"/>
      <w:lvlJc w:val="left"/>
      <w:pPr>
        <w:ind w:left="1020" w:hanging="360"/>
      </w:pPr>
    </w:lvl>
    <w:lvl w:ilvl="6" w:tplc="9AC294B8">
      <w:start w:val="1"/>
      <w:numFmt w:val="upperLetter"/>
      <w:lvlText w:val="%7)"/>
      <w:lvlJc w:val="left"/>
      <w:pPr>
        <w:ind w:left="1020" w:hanging="360"/>
      </w:pPr>
    </w:lvl>
    <w:lvl w:ilvl="7" w:tplc="D96C8F5E">
      <w:start w:val="1"/>
      <w:numFmt w:val="upperLetter"/>
      <w:lvlText w:val="%8)"/>
      <w:lvlJc w:val="left"/>
      <w:pPr>
        <w:ind w:left="1020" w:hanging="360"/>
      </w:pPr>
    </w:lvl>
    <w:lvl w:ilvl="8" w:tplc="A380F1E4">
      <w:start w:val="1"/>
      <w:numFmt w:val="upperLetter"/>
      <w:lvlText w:val="%9)"/>
      <w:lvlJc w:val="left"/>
      <w:pPr>
        <w:ind w:left="1020" w:hanging="360"/>
      </w:pPr>
    </w:lvl>
  </w:abstractNum>
  <w:abstractNum w:abstractNumId="32" w15:restartNumberingAfterBreak="0">
    <w:nsid w:val="38AB3361"/>
    <w:multiLevelType w:val="hybridMultilevel"/>
    <w:tmpl w:val="AF12B84C"/>
    <w:lvl w:ilvl="0" w:tplc="DFA07CB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A6D2033"/>
    <w:multiLevelType w:val="hybridMultilevel"/>
    <w:tmpl w:val="0178B27A"/>
    <w:lvl w:ilvl="0" w:tplc="106680F4">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3D715DEE"/>
    <w:multiLevelType w:val="hybridMultilevel"/>
    <w:tmpl w:val="6916043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DF76489"/>
    <w:multiLevelType w:val="hybridMultilevel"/>
    <w:tmpl w:val="BE740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4211FF"/>
    <w:multiLevelType w:val="hybridMultilevel"/>
    <w:tmpl w:val="EAD0EA3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395635F"/>
    <w:multiLevelType w:val="hybridMultilevel"/>
    <w:tmpl w:val="19B803AE"/>
    <w:lvl w:ilvl="0" w:tplc="106680F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483A1B7E"/>
    <w:multiLevelType w:val="hybridMultilevel"/>
    <w:tmpl w:val="E9B0BE42"/>
    <w:lvl w:ilvl="0" w:tplc="61FC9B62">
      <w:start w:val="1"/>
      <w:numFmt w:val="decimal"/>
      <w:lvlText w:val="%1)"/>
      <w:lvlJc w:val="left"/>
      <w:pPr>
        <w:ind w:left="1440" w:hanging="360"/>
      </w:pPr>
    </w:lvl>
    <w:lvl w:ilvl="1" w:tplc="9C481984">
      <w:start w:val="1"/>
      <w:numFmt w:val="decimal"/>
      <w:lvlText w:val="%2)"/>
      <w:lvlJc w:val="left"/>
      <w:pPr>
        <w:ind w:left="1440" w:hanging="360"/>
      </w:pPr>
    </w:lvl>
    <w:lvl w:ilvl="2" w:tplc="1F44B6BC">
      <w:start w:val="1"/>
      <w:numFmt w:val="decimal"/>
      <w:lvlText w:val="%3)"/>
      <w:lvlJc w:val="left"/>
      <w:pPr>
        <w:ind w:left="1440" w:hanging="360"/>
      </w:pPr>
    </w:lvl>
    <w:lvl w:ilvl="3" w:tplc="FA764E12">
      <w:start w:val="1"/>
      <w:numFmt w:val="decimal"/>
      <w:lvlText w:val="%4)"/>
      <w:lvlJc w:val="left"/>
      <w:pPr>
        <w:ind w:left="1440" w:hanging="360"/>
      </w:pPr>
    </w:lvl>
    <w:lvl w:ilvl="4" w:tplc="8C587CB6">
      <w:start w:val="1"/>
      <w:numFmt w:val="decimal"/>
      <w:lvlText w:val="%5)"/>
      <w:lvlJc w:val="left"/>
      <w:pPr>
        <w:ind w:left="1440" w:hanging="360"/>
      </w:pPr>
    </w:lvl>
    <w:lvl w:ilvl="5" w:tplc="D85273C8">
      <w:start w:val="1"/>
      <w:numFmt w:val="decimal"/>
      <w:lvlText w:val="%6)"/>
      <w:lvlJc w:val="left"/>
      <w:pPr>
        <w:ind w:left="1440" w:hanging="360"/>
      </w:pPr>
    </w:lvl>
    <w:lvl w:ilvl="6" w:tplc="64ACA97E">
      <w:start w:val="1"/>
      <w:numFmt w:val="decimal"/>
      <w:lvlText w:val="%7)"/>
      <w:lvlJc w:val="left"/>
      <w:pPr>
        <w:ind w:left="1440" w:hanging="360"/>
      </w:pPr>
    </w:lvl>
    <w:lvl w:ilvl="7" w:tplc="FC0285D4">
      <w:start w:val="1"/>
      <w:numFmt w:val="decimal"/>
      <w:lvlText w:val="%8)"/>
      <w:lvlJc w:val="left"/>
      <w:pPr>
        <w:ind w:left="1440" w:hanging="360"/>
      </w:pPr>
    </w:lvl>
    <w:lvl w:ilvl="8" w:tplc="77649F94">
      <w:start w:val="1"/>
      <w:numFmt w:val="decimal"/>
      <w:lvlText w:val="%9)"/>
      <w:lvlJc w:val="left"/>
      <w:pPr>
        <w:ind w:left="1440" w:hanging="360"/>
      </w:pPr>
    </w:lvl>
  </w:abstractNum>
  <w:abstractNum w:abstractNumId="39" w15:restartNumberingAfterBreak="0">
    <w:nsid w:val="49DF2D9D"/>
    <w:multiLevelType w:val="hybridMultilevel"/>
    <w:tmpl w:val="1F2418B0"/>
    <w:lvl w:ilvl="0" w:tplc="6538B3F6">
      <w:start w:val="1"/>
      <w:numFmt w:val="upperLetter"/>
      <w:lvlText w:val="%1)"/>
      <w:lvlJc w:val="left"/>
      <w:pPr>
        <w:ind w:left="1020" w:hanging="360"/>
      </w:pPr>
    </w:lvl>
    <w:lvl w:ilvl="1" w:tplc="6F826AB4">
      <w:start w:val="1"/>
      <w:numFmt w:val="upperLetter"/>
      <w:lvlText w:val="%2)"/>
      <w:lvlJc w:val="left"/>
      <w:pPr>
        <w:ind w:left="1020" w:hanging="360"/>
      </w:pPr>
    </w:lvl>
    <w:lvl w:ilvl="2" w:tplc="D5FEFBB0">
      <w:start w:val="1"/>
      <w:numFmt w:val="upperLetter"/>
      <w:lvlText w:val="%3)"/>
      <w:lvlJc w:val="left"/>
      <w:pPr>
        <w:ind w:left="1020" w:hanging="360"/>
      </w:pPr>
    </w:lvl>
    <w:lvl w:ilvl="3" w:tplc="243EE3A2">
      <w:start w:val="1"/>
      <w:numFmt w:val="upperLetter"/>
      <w:lvlText w:val="%4)"/>
      <w:lvlJc w:val="left"/>
      <w:pPr>
        <w:ind w:left="1020" w:hanging="360"/>
      </w:pPr>
    </w:lvl>
    <w:lvl w:ilvl="4" w:tplc="8266FF90">
      <w:start w:val="1"/>
      <w:numFmt w:val="upperLetter"/>
      <w:lvlText w:val="%5)"/>
      <w:lvlJc w:val="left"/>
      <w:pPr>
        <w:ind w:left="1020" w:hanging="360"/>
      </w:pPr>
    </w:lvl>
    <w:lvl w:ilvl="5" w:tplc="C06A2B26">
      <w:start w:val="1"/>
      <w:numFmt w:val="upperLetter"/>
      <w:lvlText w:val="%6)"/>
      <w:lvlJc w:val="left"/>
      <w:pPr>
        <w:ind w:left="1020" w:hanging="360"/>
      </w:pPr>
    </w:lvl>
    <w:lvl w:ilvl="6" w:tplc="A628E400">
      <w:start w:val="1"/>
      <w:numFmt w:val="upperLetter"/>
      <w:lvlText w:val="%7)"/>
      <w:lvlJc w:val="left"/>
      <w:pPr>
        <w:ind w:left="1020" w:hanging="360"/>
      </w:pPr>
    </w:lvl>
    <w:lvl w:ilvl="7" w:tplc="82405A3C">
      <w:start w:val="1"/>
      <w:numFmt w:val="upperLetter"/>
      <w:lvlText w:val="%8)"/>
      <w:lvlJc w:val="left"/>
      <w:pPr>
        <w:ind w:left="1020" w:hanging="360"/>
      </w:pPr>
    </w:lvl>
    <w:lvl w:ilvl="8" w:tplc="0F6E52A6">
      <w:start w:val="1"/>
      <w:numFmt w:val="upperLetter"/>
      <w:lvlText w:val="%9)"/>
      <w:lvlJc w:val="left"/>
      <w:pPr>
        <w:ind w:left="1020" w:hanging="360"/>
      </w:pPr>
    </w:lvl>
  </w:abstractNum>
  <w:abstractNum w:abstractNumId="40" w15:restartNumberingAfterBreak="0">
    <w:nsid w:val="4BA37549"/>
    <w:multiLevelType w:val="hybridMultilevel"/>
    <w:tmpl w:val="2592A7AA"/>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EB70B32"/>
    <w:multiLevelType w:val="multilevel"/>
    <w:tmpl w:val="71622D80"/>
    <w:lvl w:ilvl="0">
      <w:start w:val="1"/>
      <w:numFmt w:val="decimal"/>
      <w:lvlText w:val="%1."/>
      <w:lvlJc w:val="left"/>
      <w:pPr>
        <w:ind w:left="408" w:hanging="408"/>
      </w:pPr>
      <w:rPr>
        <w:rFonts w:eastAsiaTheme="majorEastAsia" w:hint="default"/>
        <w:b w:val="0"/>
        <w:i w:val="0"/>
        <w:color w:val="auto"/>
      </w:rPr>
    </w:lvl>
    <w:lvl w:ilvl="1">
      <w:start w:val="1"/>
      <w:numFmt w:val="decimal"/>
      <w:lvlText w:val="%1.%2."/>
      <w:lvlJc w:val="left"/>
      <w:pPr>
        <w:ind w:left="720" w:hanging="720"/>
      </w:pPr>
      <w:rPr>
        <w:rFonts w:eastAsiaTheme="majorEastAsia" w:hint="default"/>
        <w:b w:val="0"/>
        <w:i w:val="0"/>
        <w:color w:val="auto"/>
      </w:rPr>
    </w:lvl>
    <w:lvl w:ilvl="2">
      <w:start w:val="1"/>
      <w:numFmt w:val="decimal"/>
      <w:lvlText w:val="%1.%2.%3."/>
      <w:lvlJc w:val="left"/>
      <w:pPr>
        <w:ind w:left="720" w:hanging="720"/>
      </w:pPr>
      <w:rPr>
        <w:rFonts w:eastAsiaTheme="majorEastAsia" w:hint="default"/>
        <w:b w:val="0"/>
        <w:i w:val="0"/>
        <w:color w:val="auto"/>
      </w:rPr>
    </w:lvl>
    <w:lvl w:ilvl="3">
      <w:start w:val="1"/>
      <w:numFmt w:val="decimal"/>
      <w:lvlText w:val="%1.%2.%3.%4."/>
      <w:lvlJc w:val="left"/>
      <w:pPr>
        <w:ind w:left="1080" w:hanging="1080"/>
      </w:pPr>
      <w:rPr>
        <w:rFonts w:eastAsiaTheme="majorEastAsia" w:hint="default"/>
        <w:b w:val="0"/>
        <w:i w:val="0"/>
        <w:color w:val="auto"/>
      </w:rPr>
    </w:lvl>
    <w:lvl w:ilvl="4">
      <w:start w:val="1"/>
      <w:numFmt w:val="decimal"/>
      <w:lvlText w:val="%1.%2.%3.%4.%5."/>
      <w:lvlJc w:val="left"/>
      <w:pPr>
        <w:ind w:left="1080" w:hanging="1080"/>
      </w:pPr>
      <w:rPr>
        <w:rFonts w:eastAsiaTheme="majorEastAsia" w:hint="default"/>
        <w:b w:val="0"/>
        <w:i w:val="0"/>
        <w:color w:val="auto"/>
      </w:rPr>
    </w:lvl>
    <w:lvl w:ilvl="5">
      <w:start w:val="1"/>
      <w:numFmt w:val="decimal"/>
      <w:lvlText w:val="%1.%2.%3.%4.%5.%6."/>
      <w:lvlJc w:val="left"/>
      <w:pPr>
        <w:ind w:left="1440" w:hanging="1440"/>
      </w:pPr>
      <w:rPr>
        <w:rFonts w:eastAsiaTheme="majorEastAsia" w:hint="default"/>
        <w:b w:val="0"/>
        <w:i w:val="0"/>
        <w:color w:val="auto"/>
      </w:rPr>
    </w:lvl>
    <w:lvl w:ilvl="6">
      <w:start w:val="1"/>
      <w:numFmt w:val="decimal"/>
      <w:lvlText w:val="%1.%2.%3.%4.%5.%6.%7."/>
      <w:lvlJc w:val="left"/>
      <w:pPr>
        <w:ind w:left="1440" w:hanging="1440"/>
      </w:pPr>
      <w:rPr>
        <w:rFonts w:eastAsiaTheme="majorEastAsia" w:hint="default"/>
        <w:b w:val="0"/>
        <w:i w:val="0"/>
        <w:color w:val="auto"/>
      </w:rPr>
    </w:lvl>
    <w:lvl w:ilvl="7">
      <w:start w:val="1"/>
      <w:numFmt w:val="decimal"/>
      <w:lvlText w:val="%1.%2.%3.%4.%5.%6.%7.%8."/>
      <w:lvlJc w:val="left"/>
      <w:pPr>
        <w:ind w:left="1800" w:hanging="1800"/>
      </w:pPr>
      <w:rPr>
        <w:rFonts w:eastAsiaTheme="majorEastAsia" w:hint="default"/>
        <w:b w:val="0"/>
        <w:i w:val="0"/>
        <w:color w:val="auto"/>
      </w:rPr>
    </w:lvl>
    <w:lvl w:ilvl="8">
      <w:start w:val="1"/>
      <w:numFmt w:val="decimal"/>
      <w:lvlText w:val="%1.%2.%3.%4.%5.%6.%7.%8.%9."/>
      <w:lvlJc w:val="left"/>
      <w:pPr>
        <w:ind w:left="2160" w:hanging="2160"/>
      </w:pPr>
      <w:rPr>
        <w:rFonts w:eastAsiaTheme="majorEastAsia" w:hint="default"/>
        <w:b w:val="0"/>
        <w:i w:val="0"/>
        <w:color w:val="auto"/>
      </w:rPr>
    </w:lvl>
  </w:abstractNum>
  <w:abstractNum w:abstractNumId="43" w15:restartNumberingAfterBreak="0">
    <w:nsid w:val="53EB2F42"/>
    <w:multiLevelType w:val="hybridMultilevel"/>
    <w:tmpl w:val="A7D8A244"/>
    <w:lvl w:ilvl="0" w:tplc="0407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B5354D1"/>
    <w:multiLevelType w:val="hybridMultilevel"/>
    <w:tmpl w:val="1F2E6B4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BA4651A"/>
    <w:multiLevelType w:val="multilevel"/>
    <w:tmpl w:val="5B02E468"/>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F772EAF"/>
    <w:multiLevelType w:val="hybridMultilevel"/>
    <w:tmpl w:val="7C2AF3EA"/>
    <w:lvl w:ilvl="0" w:tplc="0C44F376">
      <w:start w:val="1"/>
      <w:numFmt w:val="decimal"/>
      <w:lvlText w:val="%1)"/>
      <w:lvlJc w:val="left"/>
      <w:pPr>
        <w:ind w:left="1440" w:hanging="360"/>
      </w:pPr>
    </w:lvl>
    <w:lvl w:ilvl="1" w:tplc="B3DCAC78">
      <w:start w:val="1"/>
      <w:numFmt w:val="decimal"/>
      <w:lvlText w:val="%2)"/>
      <w:lvlJc w:val="left"/>
      <w:pPr>
        <w:ind w:left="1440" w:hanging="360"/>
      </w:pPr>
    </w:lvl>
    <w:lvl w:ilvl="2" w:tplc="013A9038">
      <w:start w:val="1"/>
      <w:numFmt w:val="decimal"/>
      <w:lvlText w:val="%3)"/>
      <w:lvlJc w:val="left"/>
      <w:pPr>
        <w:ind w:left="1440" w:hanging="360"/>
      </w:pPr>
    </w:lvl>
    <w:lvl w:ilvl="3" w:tplc="455E8200">
      <w:start w:val="1"/>
      <w:numFmt w:val="decimal"/>
      <w:lvlText w:val="%4)"/>
      <w:lvlJc w:val="left"/>
      <w:pPr>
        <w:ind w:left="1440" w:hanging="360"/>
      </w:pPr>
    </w:lvl>
    <w:lvl w:ilvl="4" w:tplc="C25E1734">
      <w:start w:val="1"/>
      <w:numFmt w:val="decimal"/>
      <w:lvlText w:val="%5)"/>
      <w:lvlJc w:val="left"/>
      <w:pPr>
        <w:ind w:left="1440" w:hanging="360"/>
      </w:pPr>
    </w:lvl>
    <w:lvl w:ilvl="5" w:tplc="8708C130">
      <w:start w:val="1"/>
      <w:numFmt w:val="decimal"/>
      <w:lvlText w:val="%6)"/>
      <w:lvlJc w:val="left"/>
      <w:pPr>
        <w:ind w:left="1440" w:hanging="360"/>
      </w:pPr>
    </w:lvl>
    <w:lvl w:ilvl="6" w:tplc="00B20FD0">
      <w:start w:val="1"/>
      <w:numFmt w:val="decimal"/>
      <w:lvlText w:val="%7)"/>
      <w:lvlJc w:val="left"/>
      <w:pPr>
        <w:ind w:left="1440" w:hanging="360"/>
      </w:pPr>
    </w:lvl>
    <w:lvl w:ilvl="7" w:tplc="DAF2F94E">
      <w:start w:val="1"/>
      <w:numFmt w:val="decimal"/>
      <w:lvlText w:val="%8)"/>
      <w:lvlJc w:val="left"/>
      <w:pPr>
        <w:ind w:left="1440" w:hanging="360"/>
      </w:pPr>
    </w:lvl>
    <w:lvl w:ilvl="8" w:tplc="A6A0B14E">
      <w:start w:val="1"/>
      <w:numFmt w:val="decimal"/>
      <w:lvlText w:val="%9)"/>
      <w:lvlJc w:val="left"/>
      <w:pPr>
        <w:ind w:left="1440" w:hanging="360"/>
      </w:pPr>
    </w:lvl>
  </w:abstractNum>
  <w:abstractNum w:abstractNumId="47" w15:restartNumberingAfterBreak="0">
    <w:nsid w:val="5F951890"/>
    <w:multiLevelType w:val="hybridMultilevel"/>
    <w:tmpl w:val="6ABE85CE"/>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09159A0"/>
    <w:multiLevelType w:val="hybridMultilevel"/>
    <w:tmpl w:val="0D54CD46"/>
    <w:lvl w:ilvl="0" w:tplc="9B26AD74">
      <w:start w:val="1"/>
      <w:numFmt w:val="decimal"/>
      <w:lvlText w:val="%1)"/>
      <w:lvlJc w:val="left"/>
      <w:pPr>
        <w:ind w:left="1440" w:hanging="360"/>
      </w:pPr>
    </w:lvl>
    <w:lvl w:ilvl="1" w:tplc="E0BA03C0">
      <w:start w:val="1"/>
      <w:numFmt w:val="decimal"/>
      <w:lvlText w:val="%2)"/>
      <w:lvlJc w:val="left"/>
      <w:pPr>
        <w:ind w:left="1440" w:hanging="360"/>
      </w:pPr>
    </w:lvl>
    <w:lvl w:ilvl="2" w:tplc="19A63F4E">
      <w:start w:val="1"/>
      <w:numFmt w:val="decimal"/>
      <w:lvlText w:val="%3)"/>
      <w:lvlJc w:val="left"/>
      <w:pPr>
        <w:ind w:left="1440" w:hanging="360"/>
      </w:pPr>
    </w:lvl>
    <w:lvl w:ilvl="3" w:tplc="06C27D56">
      <w:start w:val="1"/>
      <w:numFmt w:val="decimal"/>
      <w:lvlText w:val="%4)"/>
      <w:lvlJc w:val="left"/>
      <w:pPr>
        <w:ind w:left="1440" w:hanging="360"/>
      </w:pPr>
    </w:lvl>
    <w:lvl w:ilvl="4" w:tplc="ECE84976">
      <w:start w:val="1"/>
      <w:numFmt w:val="decimal"/>
      <w:lvlText w:val="%5)"/>
      <w:lvlJc w:val="left"/>
      <w:pPr>
        <w:ind w:left="1440" w:hanging="360"/>
      </w:pPr>
    </w:lvl>
    <w:lvl w:ilvl="5" w:tplc="80467870">
      <w:start w:val="1"/>
      <w:numFmt w:val="decimal"/>
      <w:lvlText w:val="%6)"/>
      <w:lvlJc w:val="left"/>
      <w:pPr>
        <w:ind w:left="1440" w:hanging="360"/>
      </w:pPr>
    </w:lvl>
    <w:lvl w:ilvl="6" w:tplc="D7B24A68">
      <w:start w:val="1"/>
      <w:numFmt w:val="decimal"/>
      <w:lvlText w:val="%7)"/>
      <w:lvlJc w:val="left"/>
      <w:pPr>
        <w:ind w:left="1440" w:hanging="360"/>
      </w:pPr>
    </w:lvl>
    <w:lvl w:ilvl="7" w:tplc="D994AB3A">
      <w:start w:val="1"/>
      <w:numFmt w:val="decimal"/>
      <w:lvlText w:val="%8)"/>
      <w:lvlJc w:val="left"/>
      <w:pPr>
        <w:ind w:left="1440" w:hanging="360"/>
      </w:pPr>
    </w:lvl>
    <w:lvl w:ilvl="8" w:tplc="7CF441BE">
      <w:start w:val="1"/>
      <w:numFmt w:val="decimal"/>
      <w:lvlText w:val="%9)"/>
      <w:lvlJc w:val="left"/>
      <w:pPr>
        <w:ind w:left="1440" w:hanging="360"/>
      </w:pPr>
    </w:lvl>
  </w:abstractNum>
  <w:abstractNum w:abstractNumId="49" w15:restartNumberingAfterBreak="0">
    <w:nsid w:val="66077A5F"/>
    <w:multiLevelType w:val="hybridMultilevel"/>
    <w:tmpl w:val="9398CB5A"/>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8653B99"/>
    <w:multiLevelType w:val="hybridMultilevel"/>
    <w:tmpl w:val="06D696A2"/>
    <w:lvl w:ilvl="0" w:tplc="83908D94">
      <w:start w:val="4"/>
      <w:numFmt w:val="bullet"/>
      <w:lvlText w:val="-"/>
      <w:lvlJc w:val="left"/>
      <w:pPr>
        <w:ind w:left="720" w:hanging="360"/>
      </w:pPr>
      <w:rPr>
        <w:rFonts w:ascii="News Gothic GDB" w:eastAsia="Times New Roman"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6F3BBC"/>
    <w:multiLevelType w:val="hybridMultilevel"/>
    <w:tmpl w:val="27E4C830"/>
    <w:lvl w:ilvl="0" w:tplc="C98EF86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C25B21"/>
    <w:multiLevelType w:val="hybridMultilevel"/>
    <w:tmpl w:val="8DB02F1C"/>
    <w:lvl w:ilvl="0" w:tplc="8E10A50A">
      <w:start w:val="1"/>
      <w:numFmt w:val="bullet"/>
      <w:lvlText w:val=""/>
      <w:lvlJc w:val="left"/>
      <w:pPr>
        <w:ind w:left="1440" w:hanging="360"/>
      </w:pPr>
      <w:rPr>
        <w:rFonts w:ascii="Symbol" w:hAnsi="Symbol"/>
      </w:rPr>
    </w:lvl>
    <w:lvl w:ilvl="1" w:tplc="F3C687FC">
      <w:start w:val="1"/>
      <w:numFmt w:val="bullet"/>
      <w:lvlText w:val=""/>
      <w:lvlJc w:val="left"/>
      <w:pPr>
        <w:ind w:left="1440" w:hanging="360"/>
      </w:pPr>
      <w:rPr>
        <w:rFonts w:ascii="Symbol" w:hAnsi="Symbol"/>
      </w:rPr>
    </w:lvl>
    <w:lvl w:ilvl="2" w:tplc="5FB40DF8">
      <w:start w:val="1"/>
      <w:numFmt w:val="bullet"/>
      <w:lvlText w:val=""/>
      <w:lvlJc w:val="left"/>
      <w:pPr>
        <w:ind w:left="1440" w:hanging="360"/>
      </w:pPr>
      <w:rPr>
        <w:rFonts w:ascii="Symbol" w:hAnsi="Symbol"/>
      </w:rPr>
    </w:lvl>
    <w:lvl w:ilvl="3" w:tplc="45A8C554">
      <w:start w:val="1"/>
      <w:numFmt w:val="bullet"/>
      <w:lvlText w:val=""/>
      <w:lvlJc w:val="left"/>
      <w:pPr>
        <w:ind w:left="1440" w:hanging="360"/>
      </w:pPr>
      <w:rPr>
        <w:rFonts w:ascii="Symbol" w:hAnsi="Symbol"/>
      </w:rPr>
    </w:lvl>
    <w:lvl w:ilvl="4" w:tplc="C8C814BA">
      <w:start w:val="1"/>
      <w:numFmt w:val="bullet"/>
      <w:lvlText w:val=""/>
      <w:lvlJc w:val="left"/>
      <w:pPr>
        <w:ind w:left="1440" w:hanging="360"/>
      </w:pPr>
      <w:rPr>
        <w:rFonts w:ascii="Symbol" w:hAnsi="Symbol"/>
      </w:rPr>
    </w:lvl>
    <w:lvl w:ilvl="5" w:tplc="928470B6">
      <w:start w:val="1"/>
      <w:numFmt w:val="bullet"/>
      <w:lvlText w:val=""/>
      <w:lvlJc w:val="left"/>
      <w:pPr>
        <w:ind w:left="1440" w:hanging="360"/>
      </w:pPr>
      <w:rPr>
        <w:rFonts w:ascii="Symbol" w:hAnsi="Symbol"/>
      </w:rPr>
    </w:lvl>
    <w:lvl w:ilvl="6" w:tplc="5F5CA186">
      <w:start w:val="1"/>
      <w:numFmt w:val="bullet"/>
      <w:lvlText w:val=""/>
      <w:lvlJc w:val="left"/>
      <w:pPr>
        <w:ind w:left="1440" w:hanging="360"/>
      </w:pPr>
      <w:rPr>
        <w:rFonts w:ascii="Symbol" w:hAnsi="Symbol"/>
      </w:rPr>
    </w:lvl>
    <w:lvl w:ilvl="7" w:tplc="18582B94">
      <w:start w:val="1"/>
      <w:numFmt w:val="bullet"/>
      <w:lvlText w:val=""/>
      <w:lvlJc w:val="left"/>
      <w:pPr>
        <w:ind w:left="1440" w:hanging="360"/>
      </w:pPr>
      <w:rPr>
        <w:rFonts w:ascii="Symbol" w:hAnsi="Symbol"/>
      </w:rPr>
    </w:lvl>
    <w:lvl w:ilvl="8" w:tplc="56E4B9EA">
      <w:start w:val="1"/>
      <w:numFmt w:val="bullet"/>
      <w:lvlText w:val=""/>
      <w:lvlJc w:val="left"/>
      <w:pPr>
        <w:ind w:left="1440" w:hanging="360"/>
      </w:pPr>
      <w:rPr>
        <w:rFonts w:ascii="Symbol" w:hAnsi="Symbol"/>
      </w:rPr>
    </w:lvl>
  </w:abstractNum>
  <w:abstractNum w:abstractNumId="53" w15:restartNumberingAfterBreak="0">
    <w:nsid w:val="6CB65210"/>
    <w:multiLevelType w:val="hybridMultilevel"/>
    <w:tmpl w:val="FC88947A"/>
    <w:lvl w:ilvl="0" w:tplc="DFA07CB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FF96BF1"/>
    <w:multiLevelType w:val="hybridMultilevel"/>
    <w:tmpl w:val="7268A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0C335E4"/>
    <w:multiLevelType w:val="hybridMultilevel"/>
    <w:tmpl w:val="A5F8A0F0"/>
    <w:lvl w:ilvl="0" w:tplc="0F824ED4">
      <w:start w:val="10"/>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795343"/>
    <w:multiLevelType w:val="hybridMultilevel"/>
    <w:tmpl w:val="0060E44A"/>
    <w:lvl w:ilvl="0" w:tplc="106680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5051874"/>
    <w:multiLevelType w:val="hybridMultilevel"/>
    <w:tmpl w:val="879E5964"/>
    <w:lvl w:ilvl="0" w:tplc="D6BC645C">
      <w:start w:val="1"/>
      <w:numFmt w:val="decimal"/>
      <w:lvlText w:val="%1 "/>
      <w:lvlJc w:val="left"/>
      <w:pPr>
        <w:ind w:left="1440" w:hanging="360"/>
      </w:pPr>
    </w:lvl>
    <w:lvl w:ilvl="1" w:tplc="8D7C3DBC">
      <w:start w:val="1"/>
      <w:numFmt w:val="decimal"/>
      <w:lvlText w:val="%2 "/>
      <w:lvlJc w:val="left"/>
      <w:pPr>
        <w:ind w:left="1440" w:hanging="360"/>
      </w:pPr>
    </w:lvl>
    <w:lvl w:ilvl="2" w:tplc="E43E9BCC">
      <w:start w:val="1"/>
      <w:numFmt w:val="decimal"/>
      <w:lvlText w:val="%3 "/>
      <w:lvlJc w:val="left"/>
      <w:pPr>
        <w:ind w:left="1440" w:hanging="360"/>
      </w:pPr>
    </w:lvl>
    <w:lvl w:ilvl="3" w:tplc="5036A1DC">
      <w:start w:val="1"/>
      <w:numFmt w:val="decimal"/>
      <w:lvlText w:val="%4 "/>
      <w:lvlJc w:val="left"/>
      <w:pPr>
        <w:ind w:left="1440" w:hanging="360"/>
      </w:pPr>
    </w:lvl>
    <w:lvl w:ilvl="4" w:tplc="E21CEB2C">
      <w:start w:val="1"/>
      <w:numFmt w:val="decimal"/>
      <w:lvlText w:val="%5 "/>
      <w:lvlJc w:val="left"/>
      <w:pPr>
        <w:ind w:left="1440" w:hanging="360"/>
      </w:pPr>
    </w:lvl>
    <w:lvl w:ilvl="5" w:tplc="A0EE48E2">
      <w:start w:val="1"/>
      <w:numFmt w:val="decimal"/>
      <w:lvlText w:val="%6 "/>
      <w:lvlJc w:val="left"/>
      <w:pPr>
        <w:ind w:left="1440" w:hanging="360"/>
      </w:pPr>
    </w:lvl>
    <w:lvl w:ilvl="6" w:tplc="835E2DEA">
      <w:start w:val="1"/>
      <w:numFmt w:val="decimal"/>
      <w:lvlText w:val="%7 "/>
      <w:lvlJc w:val="left"/>
      <w:pPr>
        <w:ind w:left="1440" w:hanging="360"/>
      </w:pPr>
    </w:lvl>
    <w:lvl w:ilvl="7" w:tplc="EA464402">
      <w:start w:val="1"/>
      <w:numFmt w:val="decimal"/>
      <w:lvlText w:val="%8 "/>
      <w:lvlJc w:val="left"/>
      <w:pPr>
        <w:ind w:left="1440" w:hanging="360"/>
      </w:pPr>
    </w:lvl>
    <w:lvl w:ilvl="8" w:tplc="56381FD2">
      <w:start w:val="1"/>
      <w:numFmt w:val="decimal"/>
      <w:lvlText w:val="%9 "/>
      <w:lvlJc w:val="left"/>
      <w:pPr>
        <w:ind w:left="1440" w:hanging="360"/>
      </w:pPr>
    </w:lvl>
  </w:abstractNum>
  <w:abstractNum w:abstractNumId="58" w15:restartNumberingAfterBreak="0">
    <w:nsid w:val="7B234316"/>
    <w:multiLevelType w:val="hybridMultilevel"/>
    <w:tmpl w:val="907A3666"/>
    <w:lvl w:ilvl="0" w:tplc="536CB912">
      <w:start w:val="2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BF81CAF"/>
    <w:multiLevelType w:val="hybridMultilevel"/>
    <w:tmpl w:val="2C309E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0"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3550"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585917">
    <w:abstractNumId w:val="60"/>
  </w:num>
  <w:num w:numId="2" w16cid:durableId="806124909">
    <w:abstractNumId w:val="16"/>
  </w:num>
  <w:num w:numId="3" w16cid:durableId="2119832581">
    <w:abstractNumId w:val="28"/>
  </w:num>
  <w:num w:numId="4" w16cid:durableId="1502887068">
    <w:abstractNumId w:val="51"/>
  </w:num>
  <w:num w:numId="5" w16cid:durableId="47382815">
    <w:abstractNumId w:val="19"/>
  </w:num>
  <w:num w:numId="6" w16cid:durableId="2110540981">
    <w:abstractNumId w:val="10"/>
  </w:num>
  <w:num w:numId="7" w16cid:durableId="377898767">
    <w:abstractNumId w:val="7"/>
  </w:num>
  <w:num w:numId="8" w16cid:durableId="1912539371">
    <w:abstractNumId w:val="34"/>
  </w:num>
  <w:num w:numId="9" w16cid:durableId="1888493573">
    <w:abstractNumId w:val="17"/>
  </w:num>
  <w:num w:numId="10" w16cid:durableId="334652772">
    <w:abstractNumId w:val="1"/>
  </w:num>
  <w:num w:numId="11" w16cid:durableId="1678190286">
    <w:abstractNumId w:val="44"/>
  </w:num>
  <w:num w:numId="12" w16cid:durableId="172259199">
    <w:abstractNumId w:val="57"/>
  </w:num>
  <w:num w:numId="13" w16cid:durableId="1637101096">
    <w:abstractNumId w:val="52"/>
  </w:num>
  <w:num w:numId="14" w16cid:durableId="1231186263">
    <w:abstractNumId w:val="35"/>
  </w:num>
  <w:num w:numId="15" w16cid:durableId="212817720">
    <w:abstractNumId w:val="3"/>
  </w:num>
  <w:num w:numId="16" w16cid:durableId="355347855">
    <w:abstractNumId w:val="36"/>
  </w:num>
  <w:num w:numId="17" w16cid:durableId="351420465">
    <w:abstractNumId w:val="2"/>
  </w:num>
  <w:num w:numId="18" w16cid:durableId="774397397">
    <w:abstractNumId w:val="38"/>
  </w:num>
  <w:num w:numId="19" w16cid:durableId="396050068">
    <w:abstractNumId w:val="20"/>
  </w:num>
  <w:num w:numId="20" w16cid:durableId="1013799669">
    <w:abstractNumId w:val="48"/>
  </w:num>
  <w:num w:numId="21" w16cid:durableId="1226335692">
    <w:abstractNumId w:val="46"/>
  </w:num>
  <w:num w:numId="22" w16cid:durableId="1132793779">
    <w:abstractNumId w:val="8"/>
  </w:num>
  <w:num w:numId="23" w16cid:durableId="788549855">
    <w:abstractNumId w:val="30"/>
  </w:num>
  <w:num w:numId="24" w16cid:durableId="1135685257">
    <w:abstractNumId w:val="4"/>
  </w:num>
  <w:num w:numId="25" w16cid:durableId="211037787">
    <w:abstractNumId w:val="54"/>
  </w:num>
  <w:num w:numId="26" w16cid:durableId="2112429473">
    <w:abstractNumId w:val="0"/>
  </w:num>
  <w:num w:numId="27" w16cid:durableId="404492958">
    <w:abstractNumId w:val="59"/>
  </w:num>
  <w:num w:numId="28" w16cid:durableId="1762019225">
    <w:abstractNumId w:val="23"/>
  </w:num>
  <w:num w:numId="29" w16cid:durableId="396516983">
    <w:abstractNumId w:val="43"/>
  </w:num>
  <w:num w:numId="30" w16cid:durableId="1251541731">
    <w:abstractNumId w:val="41"/>
  </w:num>
  <w:num w:numId="31" w16cid:durableId="1834098701">
    <w:abstractNumId w:val="33"/>
  </w:num>
  <w:num w:numId="32" w16cid:durableId="946498532">
    <w:abstractNumId w:val="24"/>
  </w:num>
  <w:num w:numId="33" w16cid:durableId="1421096942">
    <w:abstractNumId w:val="40"/>
  </w:num>
  <w:num w:numId="34" w16cid:durableId="1620143176">
    <w:abstractNumId w:val="45"/>
  </w:num>
  <w:num w:numId="35" w16cid:durableId="1693416424">
    <w:abstractNumId w:val="42"/>
  </w:num>
  <w:num w:numId="36" w16cid:durableId="1192957639">
    <w:abstractNumId w:val="25"/>
  </w:num>
  <w:num w:numId="37" w16cid:durableId="272178911">
    <w:abstractNumId w:val="13"/>
  </w:num>
  <w:num w:numId="38" w16cid:durableId="158693738">
    <w:abstractNumId w:val="47"/>
  </w:num>
  <w:num w:numId="39" w16cid:durableId="813520635">
    <w:abstractNumId w:val="49"/>
  </w:num>
  <w:num w:numId="40" w16cid:durableId="1392846654">
    <w:abstractNumId w:val="50"/>
  </w:num>
  <w:num w:numId="41" w16cid:durableId="813058704">
    <w:abstractNumId w:val="26"/>
  </w:num>
  <w:num w:numId="42" w16cid:durableId="1939407422">
    <w:abstractNumId w:val="27"/>
  </w:num>
  <w:num w:numId="43" w16cid:durableId="1889300350">
    <w:abstractNumId w:val="55"/>
  </w:num>
  <w:num w:numId="44" w16cid:durableId="942299296">
    <w:abstractNumId w:val="31"/>
  </w:num>
  <w:num w:numId="45" w16cid:durableId="263464116">
    <w:abstractNumId w:val="39"/>
  </w:num>
  <w:num w:numId="46" w16cid:durableId="986201996">
    <w:abstractNumId w:val="58"/>
  </w:num>
  <w:num w:numId="47" w16cid:durableId="507718301">
    <w:abstractNumId w:val="5"/>
  </w:num>
  <w:num w:numId="48" w16cid:durableId="2028477841">
    <w:abstractNumId w:val="12"/>
  </w:num>
  <w:num w:numId="49" w16cid:durableId="1466700875">
    <w:abstractNumId w:val="29"/>
  </w:num>
  <w:num w:numId="50" w16cid:durableId="2117476795">
    <w:abstractNumId w:val="9"/>
  </w:num>
  <w:num w:numId="51" w16cid:durableId="1349912155">
    <w:abstractNumId w:val="56"/>
  </w:num>
  <w:num w:numId="52" w16cid:durableId="1986277262">
    <w:abstractNumId w:val="6"/>
  </w:num>
  <w:num w:numId="53" w16cid:durableId="1929846152">
    <w:abstractNumId w:val="22"/>
  </w:num>
  <w:num w:numId="54" w16cid:durableId="1179391915">
    <w:abstractNumId w:val="21"/>
  </w:num>
  <w:num w:numId="55" w16cid:durableId="1696006472">
    <w:abstractNumId w:val="37"/>
  </w:num>
  <w:num w:numId="56" w16cid:durableId="375393650">
    <w:abstractNumId w:val="11"/>
  </w:num>
  <w:num w:numId="57" w16cid:durableId="601113014">
    <w:abstractNumId w:val="14"/>
  </w:num>
  <w:num w:numId="58" w16cid:durableId="1331328782">
    <w:abstractNumId w:val="32"/>
  </w:num>
  <w:num w:numId="59" w16cid:durableId="1099834669">
    <w:abstractNumId w:val="53"/>
  </w:num>
  <w:num w:numId="60" w16cid:durableId="922953060">
    <w:abstractNumId w:val="15"/>
  </w:num>
  <w:num w:numId="61" w16cid:durableId="2114978973">
    <w:abstractNumId w:val="18"/>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h Nguyen">
    <w15:presenceInfo w15:providerId="AD" w15:userId="S::ye415@deutsche-boerse.com::f483fe3f-3d6f-4d79-9019-2ac7e01c54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0E6"/>
    <w:rsid w:val="000004B5"/>
    <w:rsid w:val="00000676"/>
    <w:rsid w:val="00000ADB"/>
    <w:rsid w:val="00000F4F"/>
    <w:rsid w:val="00001128"/>
    <w:rsid w:val="000011E8"/>
    <w:rsid w:val="00001236"/>
    <w:rsid w:val="00001495"/>
    <w:rsid w:val="0000154B"/>
    <w:rsid w:val="00001617"/>
    <w:rsid w:val="000017F3"/>
    <w:rsid w:val="00001C12"/>
    <w:rsid w:val="00001C92"/>
    <w:rsid w:val="00001D91"/>
    <w:rsid w:val="00001E83"/>
    <w:rsid w:val="000023A4"/>
    <w:rsid w:val="000023DD"/>
    <w:rsid w:val="00002444"/>
    <w:rsid w:val="0000275C"/>
    <w:rsid w:val="0000283C"/>
    <w:rsid w:val="00002C38"/>
    <w:rsid w:val="0000376D"/>
    <w:rsid w:val="00003AB6"/>
    <w:rsid w:val="00003AF6"/>
    <w:rsid w:val="00003C38"/>
    <w:rsid w:val="00003D95"/>
    <w:rsid w:val="00003DD9"/>
    <w:rsid w:val="00004020"/>
    <w:rsid w:val="00004577"/>
    <w:rsid w:val="0000457E"/>
    <w:rsid w:val="00004717"/>
    <w:rsid w:val="00004A66"/>
    <w:rsid w:val="00004ADC"/>
    <w:rsid w:val="00004B4F"/>
    <w:rsid w:val="00005017"/>
    <w:rsid w:val="00005636"/>
    <w:rsid w:val="0000567B"/>
    <w:rsid w:val="000057BB"/>
    <w:rsid w:val="00005B1A"/>
    <w:rsid w:val="00005E23"/>
    <w:rsid w:val="00005E6F"/>
    <w:rsid w:val="00005EB4"/>
    <w:rsid w:val="00005EED"/>
    <w:rsid w:val="000062EE"/>
    <w:rsid w:val="00006B0C"/>
    <w:rsid w:val="00007115"/>
    <w:rsid w:val="00007996"/>
    <w:rsid w:val="00010156"/>
    <w:rsid w:val="000103D7"/>
    <w:rsid w:val="000104C0"/>
    <w:rsid w:val="000109D8"/>
    <w:rsid w:val="00010B7A"/>
    <w:rsid w:val="00010BBA"/>
    <w:rsid w:val="00010BF1"/>
    <w:rsid w:val="00010EA4"/>
    <w:rsid w:val="000110AD"/>
    <w:rsid w:val="000110B0"/>
    <w:rsid w:val="000118CA"/>
    <w:rsid w:val="00011D30"/>
    <w:rsid w:val="00011D90"/>
    <w:rsid w:val="00011F76"/>
    <w:rsid w:val="00012C44"/>
    <w:rsid w:val="00012D14"/>
    <w:rsid w:val="00013042"/>
    <w:rsid w:val="00013328"/>
    <w:rsid w:val="00013519"/>
    <w:rsid w:val="000137FC"/>
    <w:rsid w:val="00013DC3"/>
    <w:rsid w:val="00013FD4"/>
    <w:rsid w:val="00014080"/>
    <w:rsid w:val="0001455C"/>
    <w:rsid w:val="00014DAC"/>
    <w:rsid w:val="00014E26"/>
    <w:rsid w:val="0001505C"/>
    <w:rsid w:val="000157E3"/>
    <w:rsid w:val="00015820"/>
    <w:rsid w:val="000158AB"/>
    <w:rsid w:val="00015E1F"/>
    <w:rsid w:val="00015E97"/>
    <w:rsid w:val="00016158"/>
    <w:rsid w:val="000161D2"/>
    <w:rsid w:val="0001645D"/>
    <w:rsid w:val="00016583"/>
    <w:rsid w:val="0001663F"/>
    <w:rsid w:val="00016889"/>
    <w:rsid w:val="00016B10"/>
    <w:rsid w:val="00016C04"/>
    <w:rsid w:val="0001727A"/>
    <w:rsid w:val="000174D7"/>
    <w:rsid w:val="00017538"/>
    <w:rsid w:val="000176E7"/>
    <w:rsid w:val="00017F1D"/>
    <w:rsid w:val="0002021A"/>
    <w:rsid w:val="0002046F"/>
    <w:rsid w:val="00020814"/>
    <w:rsid w:val="000208D8"/>
    <w:rsid w:val="0002095B"/>
    <w:rsid w:val="00020986"/>
    <w:rsid w:val="000209D8"/>
    <w:rsid w:val="00020ABD"/>
    <w:rsid w:val="00020DA6"/>
    <w:rsid w:val="00020F8A"/>
    <w:rsid w:val="000211D4"/>
    <w:rsid w:val="000214C5"/>
    <w:rsid w:val="000217A7"/>
    <w:rsid w:val="00021BB7"/>
    <w:rsid w:val="00022427"/>
    <w:rsid w:val="0002278D"/>
    <w:rsid w:val="000229C1"/>
    <w:rsid w:val="00022BCF"/>
    <w:rsid w:val="00022E5F"/>
    <w:rsid w:val="000230C9"/>
    <w:rsid w:val="00023712"/>
    <w:rsid w:val="00023744"/>
    <w:rsid w:val="000238F4"/>
    <w:rsid w:val="00023D36"/>
    <w:rsid w:val="00023DA2"/>
    <w:rsid w:val="000244A8"/>
    <w:rsid w:val="0002451C"/>
    <w:rsid w:val="000247DA"/>
    <w:rsid w:val="000250DD"/>
    <w:rsid w:val="00025196"/>
    <w:rsid w:val="0002537A"/>
    <w:rsid w:val="000258AB"/>
    <w:rsid w:val="00025B7B"/>
    <w:rsid w:val="0002693D"/>
    <w:rsid w:val="00026ABE"/>
    <w:rsid w:val="00026B85"/>
    <w:rsid w:val="00026BEF"/>
    <w:rsid w:val="00027103"/>
    <w:rsid w:val="0002749A"/>
    <w:rsid w:val="00027678"/>
    <w:rsid w:val="00027A6B"/>
    <w:rsid w:val="00027CAE"/>
    <w:rsid w:val="000300C3"/>
    <w:rsid w:val="000304D2"/>
    <w:rsid w:val="00030E11"/>
    <w:rsid w:val="00030EE7"/>
    <w:rsid w:val="00031055"/>
    <w:rsid w:val="00031141"/>
    <w:rsid w:val="0003130A"/>
    <w:rsid w:val="0003155D"/>
    <w:rsid w:val="000316F3"/>
    <w:rsid w:val="00031A39"/>
    <w:rsid w:val="00031C5B"/>
    <w:rsid w:val="00031D2F"/>
    <w:rsid w:val="0003235C"/>
    <w:rsid w:val="0003237E"/>
    <w:rsid w:val="00033128"/>
    <w:rsid w:val="000331FE"/>
    <w:rsid w:val="000333A3"/>
    <w:rsid w:val="0003348B"/>
    <w:rsid w:val="000335A1"/>
    <w:rsid w:val="000337F4"/>
    <w:rsid w:val="00033FD5"/>
    <w:rsid w:val="00034049"/>
    <w:rsid w:val="00034109"/>
    <w:rsid w:val="00034222"/>
    <w:rsid w:val="000349FB"/>
    <w:rsid w:val="00034A78"/>
    <w:rsid w:val="00034D82"/>
    <w:rsid w:val="000350F2"/>
    <w:rsid w:val="00035745"/>
    <w:rsid w:val="000359DF"/>
    <w:rsid w:val="00035C7D"/>
    <w:rsid w:val="000360D0"/>
    <w:rsid w:val="00036710"/>
    <w:rsid w:val="00036716"/>
    <w:rsid w:val="00036D0B"/>
    <w:rsid w:val="00036DE2"/>
    <w:rsid w:val="00036E36"/>
    <w:rsid w:val="00037250"/>
    <w:rsid w:val="00037A46"/>
    <w:rsid w:val="00040448"/>
    <w:rsid w:val="000404F8"/>
    <w:rsid w:val="00040659"/>
    <w:rsid w:val="00040916"/>
    <w:rsid w:val="00040C0C"/>
    <w:rsid w:val="00040C51"/>
    <w:rsid w:val="00040D83"/>
    <w:rsid w:val="00040ED7"/>
    <w:rsid w:val="000414DA"/>
    <w:rsid w:val="00041B50"/>
    <w:rsid w:val="00041DED"/>
    <w:rsid w:val="00041DFE"/>
    <w:rsid w:val="00041E6F"/>
    <w:rsid w:val="00041F99"/>
    <w:rsid w:val="00042052"/>
    <w:rsid w:val="000420E3"/>
    <w:rsid w:val="000422A6"/>
    <w:rsid w:val="000429AD"/>
    <w:rsid w:val="00042BB1"/>
    <w:rsid w:val="00042E31"/>
    <w:rsid w:val="00042F04"/>
    <w:rsid w:val="00043614"/>
    <w:rsid w:val="00043618"/>
    <w:rsid w:val="00043995"/>
    <w:rsid w:val="000440F6"/>
    <w:rsid w:val="000448AB"/>
    <w:rsid w:val="00044B01"/>
    <w:rsid w:val="00044F2E"/>
    <w:rsid w:val="0004519B"/>
    <w:rsid w:val="00045482"/>
    <w:rsid w:val="00045DAC"/>
    <w:rsid w:val="00046171"/>
    <w:rsid w:val="0004622E"/>
    <w:rsid w:val="00046A59"/>
    <w:rsid w:val="00046B75"/>
    <w:rsid w:val="00046BDB"/>
    <w:rsid w:val="000470FD"/>
    <w:rsid w:val="00047268"/>
    <w:rsid w:val="000472A8"/>
    <w:rsid w:val="00047634"/>
    <w:rsid w:val="00047716"/>
    <w:rsid w:val="0004784F"/>
    <w:rsid w:val="00047BDE"/>
    <w:rsid w:val="00047C9C"/>
    <w:rsid w:val="00047FBD"/>
    <w:rsid w:val="000500FB"/>
    <w:rsid w:val="00050117"/>
    <w:rsid w:val="00050393"/>
    <w:rsid w:val="000503CD"/>
    <w:rsid w:val="00050AD0"/>
    <w:rsid w:val="0005164B"/>
    <w:rsid w:val="000516B2"/>
    <w:rsid w:val="00051871"/>
    <w:rsid w:val="00051BF9"/>
    <w:rsid w:val="00051CA0"/>
    <w:rsid w:val="00051CA1"/>
    <w:rsid w:val="000522A6"/>
    <w:rsid w:val="00052418"/>
    <w:rsid w:val="000528E6"/>
    <w:rsid w:val="00052B55"/>
    <w:rsid w:val="00052C8B"/>
    <w:rsid w:val="00052CED"/>
    <w:rsid w:val="00052F66"/>
    <w:rsid w:val="00053365"/>
    <w:rsid w:val="000535B1"/>
    <w:rsid w:val="00053798"/>
    <w:rsid w:val="00053C91"/>
    <w:rsid w:val="0005413B"/>
    <w:rsid w:val="000542B4"/>
    <w:rsid w:val="00054522"/>
    <w:rsid w:val="00054756"/>
    <w:rsid w:val="00054761"/>
    <w:rsid w:val="000547EE"/>
    <w:rsid w:val="00054878"/>
    <w:rsid w:val="00054C03"/>
    <w:rsid w:val="00054DFE"/>
    <w:rsid w:val="00054ECC"/>
    <w:rsid w:val="00055057"/>
    <w:rsid w:val="0005517D"/>
    <w:rsid w:val="00055192"/>
    <w:rsid w:val="000557E0"/>
    <w:rsid w:val="0005586E"/>
    <w:rsid w:val="00055977"/>
    <w:rsid w:val="00055D4E"/>
    <w:rsid w:val="00055ED7"/>
    <w:rsid w:val="000569ED"/>
    <w:rsid w:val="00056AC2"/>
    <w:rsid w:val="00057671"/>
    <w:rsid w:val="00057899"/>
    <w:rsid w:val="000578B2"/>
    <w:rsid w:val="00057943"/>
    <w:rsid w:val="00057A19"/>
    <w:rsid w:val="00057B83"/>
    <w:rsid w:val="00057BAA"/>
    <w:rsid w:val="00057CDE"/>
    <w:rsid w:val="00057DF9"/>
    <w:rsid w:val="00057EDB"/>
    <w:rsid w:val="0006020C"/>
    <w:rsid w:val="0006078A"/>
    <w:rsid w:val="00060F3C"/>
    <w:rsid w:val="00061113"/>
    <w:rsid w:val="000611E6"/>
    <w:rsid w:val="000614DE"/>
    <w:rsid w:val="00061612"/>
    <w:rsid w:val="00061691"/>
    <w:rsid w:val="000617EF"/>
    <w:rsid w:val="000619E0"/>
    <w:rsid w:val="00061A33"/>
    <w:rsid w:val="00061D2A"/>
    <w:rsid w:val="00061E4B"/>
    <w:rsid w:val="00061F3C"/>
    <w:rsid w:val="0006205B"/>
    <w:rsid w:val="0006219E"/>
    <w:rsid w:val="00062253"/>
    <w:rsid w:val="000627F0"/>
    <w:rsid w:val="00062929"/>
    <w:rsid w:val="00062970"/>
    <w:rsid w:val="00062ACE"/>
    <w:rsid w:val="00062D9F"/>
    <w:rsid w:val="00062DAF"/>
    <w:rsid w:val="00062F4A"/>
    <w:rsid w:val="00063244"/>
    <w:rsid w:val="000633D7"/>
    <w:rsid w:val="00063450"/>
    <w:rsid w:val="00063481"/>
    <w:rsid w:val="00063BB5"/>
    <w:rsid w:val="00063BE5"/>
    <w:rsid w:val="00063D64"/>
    <w:rsid w:val="00064116"/>
    <w:rsid w:val="00064613"/>
    <w:rsid w:val="00064ECB"/>
    <w:rsid w:val="00064F91"/>
    <w:rsid w:val="0006534B"/>
    <w:rsid w:val="0006595C"/>
    <w:rsid w:val="00065BC0"/>
    <w:rsid w:val="00065DA3"/>
    <w:rsid w:val="0006601B"/>
    <w:rsid w:val="0006612A"/>
    <w:rsid w:val="000663EC"/>
    <w:rsid w:val="00066431"/>
    <w:rsid w:val="00066786"/>
    <w:rsid w:val="000668B8"/>
    <w:rsid w:val="00066C0B"/>
    <w:rsid w:val="00066DD6"/>
    <w:rsid w:val="00066E82"/>
    <w:rsid w:val="00067070"/>
    <w:rsid w:val="00067088"/>
    <w:rsid w:val="000670DC"/>
    <w:rsid w:val="000674A9"/>
    <w:rsid w:val="000676BD"/>
    <w:rsid w:val="000678BC"/>
    <w:rsid w:val="00067A31"/>
    <w:rsid w:val="0007032B"/>
    <w:rsid w:val="000704BB"/>
    <w:rsid w:val="00070BC8"/>
    <w:rsid w:val="00070D84"/>
    <w:rsid w:val="00071283"/>
    <w:rsid w:val="00071286"/>
    <w:rsid w:val="000714C6"/>
    <w:rsid w:val="000714FF"/>
    <w:rsid w:val="00071696"/>
    <w:rsid w:val="000718EA"/>
    <w:rsid w:val="00071A69"/>
    <w:rsid w:val="00071DF2"/>
    <w:rsid w:val="000721A1"/>
    <w:rsid w:val="000723BD"/>
    <w:rsid w:val="00072801"/>
    <w:rsid w:val="0007293C"/>
    <w:rsid w:val="00072AE8"/>
    <w:rsid w:val="00072B33"/>
    <w:rsid w:val="00072D67"/>
    <w:rsid w:val="00073C07"/>
    <w:rsid w:val="00073FAA"/>
    <w:rsid w:val="000740F8"/>
    <w:rsid w:val="00074862"/>
    <w:rsid w:val="00074A04"/>
    <w:rsid w:val="00074DE3"/>
    <w:rsid w:val="00075835"/>
    <w:rsid w:val="00075BF8"/>
    <w:rsid w:val="00075F32"/>
    <w:rsid w:val="00075F93"/>
    <w:rsid w:val="00075FBA"/>
    <w:rsid w:val="000761A8"/>
    <w:rsid w:val="0007666E"/>
    <w:rsid w:val="000769D2"/>
    <w:rsid w:val="00076DDA"/>
    <w:rsid w:val="00077281"/>
    <w:rsid w:val="00077574"/>
    <w:rsid w:val="0007796F"/>
    <w:rsid w:val="00077DF1"/>
    <w:rsid w:val="00077E16"/>
    <w:rsid w:val="00077FFA"/>
    <w:rsid w:val="00080041"/>
    <w:rsid w:val="0008009B"/>
    <w:rsid w:val="000805BD"/>
    <w:rsid w:val="00080724"/>
    <w:rsid w:val="00080804"/>
    <w:rsid w:val="00080B3D"/>
    <w:rsid w:val="00080F8D"/>
    <w:rsid w:val="0008146F"/>
    <w:rsid w:val="000817AB"/>
    <w:rsid w:val="00081984"/>
    <w:rsid w:val="00081B0C"/>
    <w:rsid w:val="00081D58"/>
    <w:rsid w:val="00082247"/>
    <w:rsid w:val="000822D4"/>
    <w:rsid w:val="0008247D"/>
    <w:rsid w:val="0008255A"/>
    <w:rsid w:val="000825DA"/>
    <w:rsid w:val="000827CE"/>
    <w:rsid w:val="00082D7A"/>
    <w:rsid w:val="00083007"/>
    <w:rsid w:val="000831BF"/>
    <w:rsid w:val="0008337A"/>
    <w:rsid w:val="000838C2"/>
    <w:rsid w:val="000838E6"/>
    <w:rsid w:val="00083BD0"/>
    <w:rsid w:val="00083D3F"/>
    <w:rsid w:val="00083FEB"/>
    <w:rsid w:val="00084360"/>
    <w:rsid w:val="000845D6"/>
    <w:rsid w:val="00084953"/>
    <w:rsid w:val="00084D1F"/>
    <w:rsid w:val="00084EF4"/>
    <w:rsid w:val="000851F8"/>
    <w:rsid w:val="000852AE"/>
    <w:rsid w:val="00085525"/>
    <w:rsid w:val="0008594D"/>
    <w:rsid w:val="00085CCD"/>
    <w:rsid w:val="00085FB7"/>
    <w:rsid w:val="00086948"/>
    <w:rsid w:val="00087917"/>
    <w:rsid w:val="00087936"/>
    <w:rsid w:val="00087A26"/>
    <w:rsid w:val="00087CF5"/>
    <w:rsid w:val="00090009"/>
    <w:rsid w:val="0009025A"/>
    <w:rsid w:val="000905B7"/>
    <w:rsid w:val="00090EB2"/>
    <w:rsid w:val="00090EDC"/>
    <w:rsid w:val="0009131F"/>
    <w:rsid w:val="00091540"/>
    <w:rsid w:val="0009169C"/>
    <w:rsid w:val="000917A3"/>
    <w:rsid w:val="00091E49"/>
    <w:rsid w:val="00091F01"/>
    <w:rsid w:val="00091FCF"/>
    <w:rsid w:val="00092398"/>
    <w:rsid w:val="00092843"/>
    <w:rsid w:val="00092852"/>
    <w:rsid w:val="00092D26"/>
    <w:rsid w:val="00092D8F"/>
    <w:rsid w:val="00092F13"/>
    <w:rsid w:val="000930E1"/>
    <w:rsid w:val="00093655"/>
    <w:rsid w:val="00093857"/>
    <w:rsid w:val="00093AC0"/>
    <w:rsid w:val="00093B46"/>
    <w:rsid w:val="00093D2D"/>
    <w:rsid w:val="0009406F"/>
    <w:rsid w:val="000940F4"/>
    <w:rsid w:val="000943F0"/>
    <w:rsid w:val="00094CF4"/>
    <w:rsid w:val="00094E90"/>
    <w:rsid w:val="00095229"/>
    <w:rsid w:val="0009553E"/>
    <w:rsid w:val="00095604"/>
    <w:rsid w:val="0009582D"/>
    <w:rsid w:val="000959F3"/>
    <w:rsid w:val="00095B70"/>
    <w:rsid w:val="00095D00"/>
    <w:rsid w:val="00095D86"/>
    <w:rsid w:val="0009629B"/>
    <w:rsid w:val="00096311"/>
    <w:rsid w:val="00096595"/>
    <w:rsid w:val="00096794"/>
    <w:rsid w:val="00096989"/>
    <w:rsid w:val="000969A8"/>
    <w:rsid w:val="00096C10"/>
    <w:rsid w:val="000970F7"/>
    <w:rsid w:val="000971B5"/>
    <w:rsid w:val="00097339"/>
    <w:rsid w:val="000974A3"/>
    <w:rsid w:val="00097659"/>
    <w:rsid w:val="000978F3"/>
    <w:rsid w:val="00097A37"/>
    <w:rsid w:val="00097B40"/>
    <w:rsid w:val="00097FFC"/>
    <w:rsid w:val="000A0009"/>
    <w:rsid w:val="000A0353"/>
    <w:rsid w:val="000A0695"/>
    <w:rsid w:val="000A0886"/>
    <w:rsid w:val="000A092C"/>
    <w:rsid w:val="000A0B5C"/>
    <w:rsid w:val="000A135A"/>
    <w:rsid w:val="000A1C29"/>
    <w:rsid w:val="000A1DE8"/>
    <w:rsid w:val="000A1ED8"/>
    <w:rsid w:val="000A2039"/>
    <w:rsid w:val="000A2291"/>
    <w:rsid w:val="000A2357"/>
    <w:rsid w:val="000A2FD2"/>
    <w:rsid w:val="000A397B"/>
    <w:rsid w:val="000A397F"/>
    <w:rsid w:val="000A3B92"/>
    <w:rsid w:val="000A3DA5"/>
    <w:rsid w:val="000A3FFA"/>
    <w:rsid w:val="000A4045"/>
    <w:rsid w:val="000A41AA"/>
    <w:rsid w:val="000A447E"/>
    <w:rsid w:val="000A47D0"/>
    <w:rsid w:val="000A4E6F"/>
    <w:rsid w:val="000A4E7E"/>
    <w:rsid w:val="000A5397"/>
    <w:rsid w:val="000A5520"/>
    <w:rsid w:val="000A56FA"/>
    <w:rsid w:val="000A5AD2"/>
    <w:rsid w:val="000A5AD5"/>
    <w:rsid w:val="000A5C14"/>
    <w:rsid w:val="000A5E3C"/>
    <w:rsid w:val="000A5EDF"/>
    <w:rsid w:val="000A6071"/>
    <w:rsid w:val="000A6878"/>
    <w:rsid w:val="000A68AA"/>
    <w:rsid w:val="000A6D6A"/>
    <w:rsid w:val="000A75E3"/>
    <w:rsid w:val="000A75EA"/>
    <w:rsid w:val="000A7648"/>
    <w:rsid w:val="000A7919"/>
    <w:rsid w:val="000B08A0"/>
    <w:rsid w:val="000B0BD8"/>
    <w:rsid w:val="000B0CD1"/>
    <w:rsid w:val="000B0D92"/>
    <w:rsid w:val="000B0F6D"/>
    <w:rsid w:val="000B1C5E"/>
    <w:rsid w:val="000B1FB2"/>
    <w:rsid w:val="000B1FB9"/>
    <w:rsid w:val="000B1FD8"/>
    <w:rsid w:val="000B2202"/>
    <w:rsid w:val="000B2285"/>
    <w:rsid w:val="000B23C6"/>
    <w:rsid w:val="000B24E4"/>
    <w:rsid w:val="000B2621"/>
    <w:rsid w:val="000B2895"/>
    <w:rsid w:val="000B293F"/>
    <w:rsid w:val="000B2C3A"/>
    <w:rsid w:val="000B3091"/>
    <w:rsid w:val="000B33B2"/>
    <w:rsid w:val="000B35F3"/>
    <w:rsid w:val="000B3849"/>
    <w:rsid w:val="000B3EA0"/>
    <w:rsid w:val="000B42D4"/>
    <w:rsid w:val="000B4432"/>
    <w:rsid w:val="000B4813"/>
    <w:rsid w:val="000B4830"/>
    <w:rsid w:val="000B49E5"/>
    <w:rsid w:val="000B4B09"/>
    <w:rsid w:val="000B4C8A"/>
    <w:rsid w:val="000B5295"/>
    <w:rsid w:val="000B52DB"/>
    <w:rsid w:val="000B54D3"/>
    <w:rsid w:val="000B576D"/>
    <w:rsid w:val="000B5A2C"/>
    <w:rsid w:val="000B5D4E"/>
    <w:rsid w:val="000B6429"/>
    <w:rsid w:val="000B6558"/>
    <w:rsid w:val="000B6C5B"/>
    <w:rsid w:val="000B74FF"/>
    <w:rsid w:val="000B7C3F"/>
    <w:rsid w:val="000B7C59"/>
    <w:rsid w:val="000B7FF8"/>
    <w:rsid w:val="000C0266"/>
    <w:rsid w:val="000C02EB"/>
    <w:rsid w:val="000C0514"/>
    <w:rsid w:val="000C0840"/>
    <w:rsid w:val="000C08C0"/>
    <w:rsid w:val="000C0EC8"/>
    <w:rsid w:val="000C101E"/>
    <w:rsid w:val="000C1114"/>
    <w:rsid w:val="000C1313"/>
    <w:rsid w:val="000C13AB"/>
    <w:rsid w:val="000C1519"/>
    <w:rsid w:val="000C177B"/>
    <w:rsid w:val="000C18D9"/>
    <w:rsid w:val="000C21A3"/>
    <w:rsid w:val="000C2236"/>
    <w:rsid w:val="000C2875"/>
    <w:rsid w:val="000C2908"/>
    <w:rsid w:val="000C2A78"/>
    <w:rsid w:val="000C2C32"/>
    <w:rsid w:val="000C34F4"/>
    <w:rsid w:val="000C376F"/>
    <w:rsid w:val="000C377B"/>
    <w:rsid w:val="000C4031"/>
    <w:rsid w:val="000C4187"/>
    <w:rsid w:val="000C4649"/>
    <w:rsid w:val="000C4874"/>
    <w:rsid w:val="000C492B"/>
    <w:rsid w:val="000C563B"/>
    <w:rsid w:val="000C5892"/>
    <w:rsid w:val="000C5C0A"/>
    <w:rsid w:val="000C5C44"/>
    <w:rsid w:val="000C603A"/>
    <w:rsid w:val="000C687E"/>
    <w:rsid w:val="000C6C8E"/>
    <w:rsid w:val="000C6E27"/>
    <w:rsid w:val="000C6F96"/>
    <w:rsid w:val="000C721F"/>
    <w:rsid w:val="000C7230"/>
    <w:rsid w:val="000C76B3"/>
    <w:rsid w:val="000C773B"/>
    <w:rsid w:val="000C786F"/>
    <w:rsid w:val="000C7B59"/>
    <w:rsid w:val="000C7E22"/>
    <w:rsid w:val="000C7FD9"/>
    <w:rsid w:val="000D0287"/>
    <w:rsid w:val="000D0585"/>
    <w:rsid w:val="000D05BB"/>
    <w:rsid w:val="000D0B08"/>
    <w:rsid w:val="000D0B32"/>
    <w:rsid w:val="000D0BAF"/>
    <w:rsid w:val="000D0D26"/>
    <w:rsid w:val="000D0D68"/>
    <w:rsid w:val="000D1168"/>
    <w:rsid w:val="000D171C"/>
    <w:rsid w:val="000D26B9"/>
    <w:rsid w:val="000D272F"/>
    <w:rsid w:val="000D286A"/>
    <w:rsid w:val="000D2BC5"/>
    <w:rsid w:val="000D359B"/>
    <w:rsid w:val="000D39A7"/>
    <w:rsid w:val="000D3A44"/>
    <w:rsid w:val="000D3A49"/>
    <w:rsid w:val="000D3B77"/>
    <w:rsid w:val="000D4112"/>
    <w:rsid w:val="000D443A"/>
    <w:rsid w:val="000D454F"/>
    <w:rsid w:val="000D46C6"/>
    <w:rsid w:val="000D4FEC"/>
    <w:rsid w:val="000D5518"/>
    <w:rsid w:val="000D5550"/>
    <w:rsid w:val="000D5931"/>
    <w:rsid w:val="000D5B4D"/>
    <w:rsid w:val="000D5CA2"/>
    <w:rsid w:val="000D5E9D"/>
    <w:rsid w:val="000D62CE"/>
    <w:rsid w:val="000D6317"/>
    <w:rsid w:val="000D63E8"/>
    <w:rsid w:val="000D6405"/>
    <w:rsid w:val="000D6BC7"/>
    <w:rsid w:val="000D6F1F"/>
    <w:rsid w:val="000D7296"/>
    <w:rsid w:val="000D72BA"/>
    <w:rsid w:val="000D73AF"/>
    <w:rsid w:val="000D7700"/>
    <w:rsid w:val="000D778F"/>
    <w:rsid w:val="000D783D"/>
    <w:rsid w:val="000D7A23"/>
    <w:rsid w:val="000D7EA4"/>
    <w:rsid w:val="000E063F"/>
    <w:rsid w:val="000E06F7"/>
    <w:rsid w:val="000E07EA"/>
    <w:rsid w:val="000E0B67"/>
    <w:rsid w:val="000E0BB5"/>
    <w:rsid w:val="000E1074"/>
    <w:rsid w:val="000E10C4"/>
    <w:rsid w:val="000E144E"/>
    <w:rsid w:val="000E1880"/>
    <w:rsid w:val="000E18A9"/>
    <w:rsid w:val="000E1927"/>
    <w:rsid w:val="000E1949"/>
    <w:rsid w:val="000E1D5A"/>
    <w:rsid w:val="000E1D94"/>
    <w:rsid w:val="000E1FAA"/>
    <w:rsid w:val="000E1FC9"/>
    <w:rsid w:val="000E202E"/>
    <w:rsid w:val="000E3223"/>
    <w:rsid w:val="000E35DF"/>
    <w:rsid w:val="000E388E"/>
    <w:rsid w:val="000E3A37"/>
    <w:rsid w:val="000E3D30"/>
    <w:rsid w:val="000E3DE3"/>
    <w:rsid w:val="000E3F4C"/>
    <w:rsid w:val="000E43B4"/>
    <w:rsid w:val="000E44C7"/>
    <w:rsid w:val="000E464D"/>
    <w:rsid w:val="000E467C"/>
    <w:rsid w:val="000E47E5"/>
    <w:rsid w:val="000E4851"/>
    <w:rsid w:val="000E4F19"/>
    <w:rsid w:val="000E56CA"/>
    <w:rsid w:val="000E58C5"/>
    <w:rsid w:val="000E5912"/>
    <w:rsid w:val="000E64B8"/>
    <w:rsid w:val="000E64BA"/>
    <w:rsid w:val="000E6A6A"/>
    <w:rsid w:val="000E6EDF"/>
    <w:rsid w:val="000E7192"/>
    <w:rsid w:val="000E73BB"/>
    <w:rsid w:val="000E7597"/>
    <w:rsid w:val="000E7697"/>
    <w:rsid w:val="000E7C01"/>
    <w:rsid w:val="000F0485"/>
    <w:rsid w:val="000F0487"/>
    <w:rsid w:val="000F05F8"/>
    <w:rsid w:val="000F0751"/>
    <w:rsid w:val="000F0883"/>
    <w:rsid w:val="000F0C24"/>
    <w:rsid w:val="000F0D0C"/>
    <w:rsid w:val="000F0EF9"/>
    <w:rsid w:val="000F10EC"/>
    <w:rsid w:val="000F14D3"/>
    <w:rsid w:val="000F1524"/>
    <w:rsid w:val="000F1559"/>
    <w:rsid w:val="000F19D9"/>
    <w:rsid w:val="000F1F39"/>
    <w:rsid w:val="000F1F72"/>
    <w:rsid w:val="000F2208"/>
    <w:rsid w:val="000F2340"/>
    <w:rsid w:val="000F2B34"/>
    <w:rsid w:val="000F3162"/>
    <w:rsid w:val="000F318B"/>
    <w:rsid w:val="000F331E"/>
    <w:rsid w:val="000F369D"/>
    <w:rsid w:val="000F3818"/>
    <w:rsid w:val="000F390C"/>
    <w:rsid w:val="000F39A0"/>
    <w:rsid w:val="000F3FEF"/>
    <w:rsid w:val="000F456D"/>
    <w:rsid w:val="000F4C5E"/>
    <w:rsid w:val="000F4CD8"/>
    <w:rsid w:val="000F4FC1"/>
    <w:rsid w:val="000F6298"/>
    <w:rsid w:val="000F6668"/>
    <w:rsid w:val="000F669D"/>
    <w:rsid w:val="000F682D"/>
    <w:rsid w:val="000F7480"/>
    <w:rsid w:val="000F7744"/>
    <w:rsid w:val="000F7A27"/>
    <w:rsid w:val="000F7B58"/>
    <w:rsid w:val="000F7B61"/>
    <w:rsid w:val="000F7FCD"/>
    <w:rsid w:val="00100240"/>
    <w:rsid w:val="00100738"/>
    <w:rsid w:val="00100BA6"/>
    <w:rsid w:val="00100BBF"/>
    <w:rsid w:val="00100D76"/>
    <w:rsid w:val="0010102E"/>
    <w:rsid w:val="0010103E"/>
    <w:rsid w:val="001010DF"/>
    <w:rsid w:val="00101367"/>
    <w:rsid w:val="001014DD"/>
    <w:rsid w:val="0010161E"/>
    <w:rsid w:val="001018BE"/>
    <w:rsid w:val="00101BC2"/>
    <w:rsid w:val="00102366"/>
    <w:rsid w:val="0010258B"/>
    <w:rsid w:val="001026C9"/>
    <w:rsid w:val="00102AF8"/>
    <w:rsid w:val="00103442"/>
    <w:rsid w:val="001037E5"/>
    <w:rsid w:val="00103A9E"/>
    <w:rsid w:val="00103BF5"/>
    <w:rsid w:val="0010421E"/>
    <w:rsid w:val="001042B4"/>
    <w:rsid w:val="00104363"/>
    <w:rsid w:val="00104663"/>
    <w:rsid w:val="00104872"/>
    <w:rsid w:val="0010495B"/>
    <w:rsid w:val="001049AE"/>
    <w:rsid w:val="00104C52"/>
    <w:rsid w:val="00104C71"/>
    <w:rsid w:val="00104CDD"/>
    <w:rsid w:val="00104F1A"/>
    <w:rsid w:val="001056B9"/>
    <w:rsid w:val="001057A3"/>
    <w:rsid w:val="0010598D"/>
    <w:rsid w:val="00105B5C"/>
    <w:rsid w:val="00105C4E"/>
    <w:rsid w:val="00105F5D"/>
    <w:rsid w:val="00105FFA"/>
    <w:rsid w:val="0010616B"/>
    <w:rsid w:val="00106662"/>
    <w:rsid w:val="0010693F"/>
    <w:rsid w:val="00106A1C"/>
    <w:rsid w:val="00106C04"/>
    <w:rsid w:val="00106FFA"/>
    <w:rsid w:val="001072EB"/>
    <w:rsid w:val="00107426"/>
    <w:rsid w:val="001074C4"/>
    <w:rsid w:val="001075C5"/>
    <w:rsid w:val="001076FD"/>
    <w:rsid w:val="001101A6"/>
    <w:rsid w:val="001109E3"/>
    <w:rsid w:val="0011106D"/>
    <w:rsid w:val="00111797"/>
    <w:rsid w:val="00111845"/>
    <w:rsid w:val="00111AF7"/>
    <w:rsid w:val="00111F6E"/>
    <w:rsid w:val="00112379"/>
    <w:rsid w:val="001124AE"/>
    <w:rsid w:val="0011279D"/>
    <w:rsid w:val="0011284C"/>
    <w:rsid w:val="00112A64"/>
    <w:rsid w:val="0011322D"/>
    <w:rsid w:val="00113656"/>
    <w:rsid w:val="00113816"/>
    <w:rsid w:val="001139FD"/>
    <w:rsid w:val="00113C35"/>
    <w:rsid w:val="00113C71"/>
    <w:rsid w:val="00113C85"/>
    <w:rsid w:val="00113CD2"/>
    <w:rsid w:val="00114223"/>
    <w:rsid w:val="00114428"/>
    <w:rsid w:val="00114476"/>
    <w:rsid w:val="001147BF"/>
    <w:rsid w:val="00114873"/>
    <w:rsid w:val="001148AD"/>
    <w:rsid w:val="00114F40"/>
    <w:rsid w:val="00114FFE"/>
    <w:rsid w:val="001152A2"/>
    <w:rsid w:val="00115735"/>
    <w:rsid w:val="00115958"/>
    <w:rsid w:val="00115D2D"/>
    <w:rsid w:val="001160F6"/>
    <w:rsid w:val="0011628A"/>
    <w:rsid w:val="001164B0"/>
    <w:rsid w:val="0011661F"/>
    <w:rsid w:val="00116B1C"/>
    <w:rsid w:val="00117340"/>
    <w:rsid w:val="001175AF"/>
    <w:rsid w:val="00117664"/>
    <w:rsid w:val="001201F0"/>
    <w:rsid w:val="001202B1"/>
    <w:rsid w:val="0012032F"/>
    <w:rsid w:val="001203EA"/>
    <w:rsid w:val="0012060F"/>
    <w:rsid w:val="00120DFD"/>
    <w:rsid w:val="001216C2"/>
    <w:rsid w:val="001218A4"/>
    <w:rsid w:val="001218D9"/>
    <w:rsid w:val="00121CCB"/>
    <w:rsid w:val="00121DBA"/>
    <w:rsid w:val="001227DF"/>
    <w:rsid w:val="00122CDB"/>
    <w:rsid w:val="00122ED5"/>
    <w:rsid w:val="0012330E"/>
    <w:rsid w:val="00123345"/>
    <w:rsid w:val="001233BC"/>
    <w:rsid w:val="0012356E"/>
    <w:rsid w:val="00123CA5"/>
    <w:rsid w:val="001240E1"/>
    <w:rsid w:val="0012547E"/>
    <w:rsid w:val="00125790"/>
    <w:rsid w:val="001257A5"/>
    <w:rsid w:val="00125A66"/>
    <w:rsid w:val="00125C7B"/>
    <w:rsid w:val="00125FED"/>
    <w:rsid w:val="0012662B"/>
    <w:rsid w:val="00126961"/>
    <w:rsid w:val="001269A8"/>
    <w:rsid w:val="00126A43"/>
    <w:rsid w:val="00126E9E"/>
    <w:rsid w:val="00127146"/>
    <w:rsid w:val="001273F1"/>
    <w:rsid w:val="00127408"/>
    <w:rsid w:val="001278BD"/>
    <w:rsid w:val="00127B20"/>
    <w:rsid w:val="00127B94"/>
    <w:rsid w:val="00127E1E"/>
    <w:rsid w:val="00127E41"/>
    <w:rsid w:val="00127FA4"/>
    <w:rsid w:val="001300FA"/>
    <w:rsid w:val="00130BC7"/>
    <w:rsid w:val="00130E56"/>
    <w:rsid w:val="00130E80"/>
    <w:rsid w:val="0013121B"/>
    <w:rsid w:val="00131DAB"/>
    <w:rsid w:val="001321F0"/>
    <w:rsid w:val="001322CE"/>
    <w:rsid w:val="00132921"/>
    <w:rsid w:val="00132AC1"/>
    <w:rsid w:val="00132CE2"/>
    <w:rsid w:val="00132DBD"/>
    <w:rsid w:val="00133307"/>
    <w:rsid w:val="0013346B"/>
    <w:rsid w:val="0013364F"/>
    <w:rsid w:val="001339DE"/>
    <w:rsid w:val="00133A83"/>
    <w:rsid w:val="00133D54"/>
    <w:rsid w:val="00133E7A"/>
    <w:rsid w:val="00133ED7"/>
    <w:rsid w:val="001341E9"/>
    <w:rsid w:val="001343D3"/>
    <w:rsid w:val="00134550"/>
    <w:rsid w:val="001345DD"/>
    <w:rsid w:val="00134847"/>
    <w:rsid w:val="00134A4B"/>
    <w:rsid w:val="00135185"/>
    <w:rsid w:val="001351E3"/>
    <w:rsid w:val="00135403"/>
    <w:rsid w:val="001356CA"/>
    <w:rsid w:val="0013583D"/>
    <w:rsid w:val="00135924"/>
    <w:rsid w:val="001359D0"/>
    <w:rsid w:val="00135ADD"/>
    <w:rsid w:val="00135FC1"/>
    <w:rsid w:val="00135FF5"/>
    <w:rsid w:val="0013610F"/>
    <w:rsid w:val="001361A2"/>
    <w:rsid w:val="0013655C"/>
    <w:rsid w:val="00136589"/>
    <w:rsid w:val="001368D3"/>
    <w:rsid w:val="00136CBE"/>
    <w:rsid w:val="00136CCC"/>
    <w:rsid w:val="00136E31"/>
    <w:rsid w:val="00136E70"/>
    <w:rsid w:val="001373A1"/>
    <w:rsid w:val="00137815"/>
    <w:rsid w:val="00137895"/>
    <w:rsid w:val="001379AB"/>
    <w:rsid w:val="00137A05"/>
    <w:rsid w:val="00137B2C"/>
    <w:rsid w:val="00137C15"/>
    <w:rsid w:val="00137CD6"/>
    <w:rsid w:val="00137DE8"/>
    <w:rsid w:val="00137E57"/>
    <w:rsid w:val="00140026"/>
    <w:rsid w:val="00140130"/>
    <w:rsid w:val="00141029"/>
    <w:rsid w:val="00141088"/>
    <w:rsid w:val="001413DB"/>
    <w:rsid w:val="001414DD"/>
    <w:rsid w:val="001415A8"/>
    <w:rsid w:val="0014162A"/>
    <w:rsid w:val="00141A7C"/>
    <w:rsid w:val="0014269F"/>
    <w:rsid w:val="00142913"/>
    <w:rsid w:val="0014295C"/>
    <w:rsid w:val="00142C16"/>
    <w:rsid w:val="00142D4D"/>
    <w:rsid w:val="00142DB0"/>
    <w:rsid w:val="0014305E"/>
    <w:rsid w:val="001430A7"/>
    <w:rsid w:val="001432E7"/>
    <w:rsid w:val="001433B7"/>
    <w:rsid w:val="001438C0"/>
    <w:rsid w:val="00143C01"/>
    <w:rsid w:val="00143D17"/>
    <w:rsid w:val="001448EE"/>
    <w:rsid w:val="00144A88"/>
    <w:rsid w:val="00144E2A"/>
    <w:rsid w:val="0014534D"/>
    <w:rsid w:val="0014541F"/>
    <w:rsid w:val="001457D0"/>
    <w:rsid w:val="0014614F"/>
    <w:rsid w:val="001461AF"/>
    <w:rsid w:val="00146424"/>
    <w:rsid w:val="00146984"/>
    <w:rsid w:val="00146E6F"/>
    <w:rsid w:val="00147474"/>
    <w:rsid w:val="001478F2"/>
    <w:rsid w:val="001479A6"/>
    <w:rsid w:val="0015090F"/>
    <w:rsid w:val="0015093D"/>
    <w:rsid w:val="0015108B"/>
    <w:rsid w:val="00151318"/>
    <w:rsid w:val="00151515"/>
    <w:rsid w:val="00151524"/>
    <w:rsid w:val="001516C6"/>
    <w:rsid w:val="00152191"/>
    <w:rsid w:val="001525D4"/>
    <w:rsid w:val="0015292A"/>
    <w:rsid w:val="00152E48"/>
    <w:rsid w:val="0015340D"/>
    <w:rsid w:val="00153819"/>
    <w:rsid w:val="001539D7"/>
    <w:rsid w:val="00153CB0"/>
    <w:rsid w:val="0015421B"/>
    <w:rsid w:val="00154889"/>
    <w:rsid w:val="00154DB1"/>
    <w:rsid w:val="00154E36"/>
    <w:rsid w:val="00154FD0"/>
    <w:rsid w:val="001551B2"/>
    <w:rsid w:val="00155334"/>
    <w:rsid w:val="00155892"/>
    <w:rsid w:val="001558A0"/>
    <w:rsid w:val="00155A14"/>
    <w:rsid w:val="00155C6D"/>
    <w:rsid w:val="00155CA6"/>
    <w:rsid w:val="00155D15"/>
    <w:rsid w:val="00155FAC"/>
    <w:rsid w:val="00156074"/>
    <w:rsid w:val="001560A9"/>
    <w:rsid w:val="001561EA"/>
    <w:rsid w:val="0015630D"/>
    <w:rsid w:val="00156B6C"/>
    <w:rsid w:val="001570D0"/>
    <w:rsid w:val="00157894"/>
    <w:rsid w:val="00157D52"/>
    <w:rsid w:val="00160227"/>
    <w:rsid w:val="00160243"/>
    <w:rsid w:val="0016029F"/>
    <w:rsid w:val="001608F1"/>
    <w:rsid w:val="00160E27"/>
    <w:rsid w:val="00160EEE"/>
    <w:rsid w:val="0016115D"/>
    <w:rsid w:val="0016118F"/>
    <w:rsid w:val="00161286"/>
    <w:rsid w:val="001618DF"/>
    <w:rsid w:val="00161B9A"/>
    <w:rsid w:val="00161CA6"/>
    <w:rsid w:val="00162111"/>
    <w:rsid w:val="0016222D"/>
    <w:rsid w:val="00162860"/>
    <w:rsid w:val="0016302E"/>
    <w:rsid w:val="001635E1"/>
    <w:rsid w:val="00164119"/>
    <w:rsid w:val="001641B7"/>
    <w:rsid w:val="001642ED"/>
    <w:rsid w:val="00164453"/>
    <w:rsid w:val="00164568"/>
    <w:rsid w:val="001647D5"/>
    <w:rsid w:val="0016519E"/>
    <w:rsid w:val="00165385"/>
    <w:rsid w:val="0016558A"/>
    <w:rsid w:val="00165CB4"/>
    <w:rsid w:val="00165DB5"/>
    <w:rsid w:val="00165EB3"/>
    <w:rsid w:val="00166036"/>
    <w:rsid w:val="0016616F"/>
    <w:rsid w:val="00166267"/>
    <w:rsid w:val="00166877"/>
    <w:rsid w:val="0016698A"/>
    <w:rsid w:val="00166E4C"/>
    <w:rsid w:val="00167402"/>
    <w:rsid w:val="0016750D"/>
    <w:rsid w:val="001676A5"/>
    <w:rsid w:val="00167BC1"/>
    <w:rsid w:val="00167BEB"/>
    <w:rsid w:val="001703DD"/>
    <w:rsid w:val="0017099D"/>
    <w:rsid w:val="001709B8"/>
    <w:rsid w:val="00170A62"/>
    <w:rsid w:val="00170BF3"/>
    <w:rsid w:val="001710D4"/>
    <w:rsid w:val="001714CC"/>
    <w:rsid w:val="0017151D"/>
    <w:rsid w:val="0017153A"/>
    <w:rsid w:val="001719AC"/>
    <w:rsid w:val="001719BC"/>
    <w:rsid w:val="00171BE8"/>
    <w:rsid w:val="00171F16"/>
    <w:rsid w:val="00172199"/>
    <w:rsid w:val="00172550"/>
    <w:rsid w:val="00172644"/>
    <w:rsid w:val="00172669"/>
    <w:rsid w:val="00172728"/>
    <w:rsid w:val="00172761"/>
    <w:rsid w:val="00172876"/>
    <w:rsid w:val="00172D22"/>
    <w:rsid w:val="00172E39"/>
    <w:rsid w:val="00173234"/>
    <w:rsid w:val="001738A7"/>
    <w:rsid w:val="001738A9"/>
    <w:rsid w:val="001738CC"/>
    <w:rsid w:val="00173B5A"/>
    <w:rsid w:val="00174559"/>
    <w:rsid w:val="00174F08"/>
    <w:rsid w:val="00175087"/>
    <w:rsid w:val="00175704"/>
    <w:rsid w:val="00175C06"/>
    <w:rsid w:val="00175D27"/>
    <w:rsid w:val="00175D2C"/>
    <w:rsid w:val="0017625B"/>
    <w:rsid w:val="0017647B"/>
    <w:rsid w:val="00176482"/>
    <w:rsid w:val="001764CF"/>
    <w:rsid w:val="001765C5"/>
    <w:rsid w:val="00176605"/>
    <w:rsid w:val="00176D3B"/>
    <w:rsid w:val="001772DD"/>
    <w:rsid w:val="0017730B"/>
    <w:rsid w:val="00177557"/>
    <w:rsid w:val="001776A9"/>
    <w:rsid w:val="001776AB"/>
    <w:rsid w:val="001776FC"/>
    <w:rsid w:val="0017792F"/>
    <w:rsid w:val="00180319"/>
    <w:rsid w:val="0018033E"/>
    <w:rsid w:val="00180380"/>
    <w:rsid w:val="001803CC"/>
    <w:rsid w:val="00180406"/>
    <w:rsid w:val="00180783"/>
    <w:rsid w:val="00180AAB"/>
    <w:rsid w:val="00180E6A"/>
    <w:rsid w:val="00180F6A"/>
    <w:rsid w:val="0018105F"/>
    <w:rsid w:val="00181397"/>
    <w:rsid w:val="00182316"/>
    <w:rsid w:val="0018231C"/>
    <w:rsid w:val="00182442"/>
    <w:rsid w:val="00182536"/>
    <w:rsid w:val="00182786"/>
    <w:rsid w:val="0018283D"/>
    <w:rsid w:val="00182878"/>
    <w:rsid w:val="00182F88"/>
    <w:rsid w:val="001831ED"/>
    <w:rsid w:val="001834A4"/>
    <w:rsid w:val="00183594"/>
    <w:rsid w:val="00183A1E"/>
    <w:rsid w:val="00183A86"/>
    <w:rsid w:val="00183B46"/>
    <w:rsid w:val="00184160"/>
    <w:rsid w:val="00184419"/>
    <w:rsid w:val="001844B5"/>
    <w:rsid w:val="001846AE"/>
    <w:rsid w:val="0018541A"/>
    <w:rsid w:val="0018587E"/>
    <w:rsid w:val="00185964"/>
    <w:rsid w:val="00185D7D"/>
    <w:rsid w:val="00185E2F"/>
    <w:rsid w:val="0018603B"/>
    <w:rsid w:val="001861F7"/>
    <w:rsid w:val="001862D7"/>
    <w:rsid w:val="001864B3"/>
    <w:rsid w:val="001864CA"/>
    <w:rsid w:val="00186ED2"/>
    <w:rsid w:val="00187011"/>
    <w:rsid w:val="001870B0"/>
    <w:rsid w:val="00187A34"/>
    <w:rsid w:val="00187CE2"/>
    <w:rsid w:val="00187DFB"/>
    <w:rsid w:val="00190092"/>
    <w:rsid w:val="00190702"/>
    <w:rsid w:val="00190AB8"/>
    <w:rsid w:val="00190E5B"/>
    <w:rsid w:val="00190ED6"/>
    <w:rsid w:val="00191404"/>
    <w:rsid w:val="00191855"/>
    <w:rsid w:val="00191C87"/>
    <w:rsid w:val="0019258E"/>
    <w:rsid w:val="00192E1C"/>
    <w:rsid w:val="00192E7E"/>
    <w:rsid w:val="0019302E"/>
    <w:rsid w:val="00193101"/>
    <w:rsid w:val="0019322F"/>
    <w:rsid w:val="00193353"/>
    <w:rsid w:val="001938FB"/>
    <w:rsid w:val="00194566"/>
    <w:rsid w:val="001946B5"/>
    <w:rsid w:val="001948C8"/>
    <w:rsid w:val="00194C0C"/>
    <w:rsid w:val="00195010"/>
    <w:rsid w:val="0019518D"/>
    <w:rsid w:val="001951EA"/>
    <w:rsid w:val="00195743"/>
    <w:rsid w:val="001958F0"/>
    <w:rsid w:val="001968B8"/>
    <w:rsid w:val="00196A2F"/>
    <w:rsid w:val="00196D95"/>
    <w:rsid w:val="00196FDD"/>
    <w:rsid w:val="001971D7"/>
    <w:rsid w:val="00197413"/>
    <w:rsid w:val="00197A96"/>
    <w:rsid w:val="001A030D"/>
    <w:rsid w:val="001A0468"/>
    <w:rsid w:val="001A067F"/>
    <w:rsid w:val="001A10A6"/>
    <w:rsid w:val="001A14FC"/>
    <w:rsid w:val="001A1501"/>
    <w:rsid w:val="001A181D"/>
    <w:rsid w:val="001A1C97"/>
    <w:rsid w:val="001A1F09"/>
    <w:rsid w:val="001A229A"/>
    <w:rsid w:val="001A2804"/>
    <w:rsid w:val="001A2F6D"/>
    <w:rsid w:val="001A314B"/>
    <w:rsid w:val="001A3322"/>
    <w:rsid w:val="001A3599"/>
    <w:rsid w:val="001A37B0"/>
    <w:rsid w:val="001A3866"/>
    <w:rsid w:val="001A3AC7"/>
    <w:rsid w:val="001A3C5E"/>
    <w:rsid w:val="001A3E7E"/>
    <w:rsid w:val="001A3F29"/>
    <w:rsid w:val="001A4A2D"/>
    <w:rsid w:val="001A4B17"/>
    <w:rsid w:val="001A4C06"/>
    <w:rsid w:val="001A53EB"/>
    <w:rsid w:val="001A5DD5"/>
    <w:rsid w:val="001A5FF6"/>
    <w:rsid w:val="001A62E0"/>
    <w:rsid w:val="001A634D"/>
    <w:rsid w:val="001A69CF"/>
    <w:rsid w:val="001A6A03"/>
    <w:rsid w:val="001A6B66"/>
    <w:rsid w:val="001A6BFB"/>
    <w:rsid w:val="001A6D99"/>
    <w:rsid w:val="001A6DD3"/>
    <w:rsid w:val="001A70CB"/>
    <w:rsid w:val="001A781E"/>
    <w:rsid w:val="001A78AC"/>
    <w:rsid w:val="001A7B87"/>
    <w:rsid w:val="001A7FA2"/>
    <w:rsid w:val="001B020B"/>
    <w:rsid w:val="001B03A9"/>
    <w:rsid w:val="001B0A1F"/>
    <w:rsid w:val="001B0D64"/>
    <w:rsid w:val="001B0DF7"/>
    <w:rsid w:val="001B0E19"/>
    <w:rsid w:val="001B10F0"/>
    <w:rsid w:val="001B1468"/>
    <w:rsid w:val="001B172B"/>
    <w:rsid w:val="001B18BA"/>
    <w:rsid w:val="001B1C4B"/>
    <w:rsid w:val="001B1DF2"/>
    <w:rsid w:val="001B21E2"/>
    <w:rsid w:val="001B25B1"/>
    <w:rsid w:val="001B2BC2"/>
    <w:rsid w:val="001B2C4D"/>
    <w:rsid w:val="001B2CC8"/>
    <w:rsid w:val="001B2E05"/>
    <w:rsid w:val="001B3246"/>
    <w:rsid w:val="001B3814"/>
    <w:rsid w:val="001B3E50"/>
    <w:rsid w:val="001B3F0A"/>
    <w:rsid w:val="001B412F"/>
    <w:rsid w:val="001B43B0"/>
    <w:rsid w:val="001B44C5"/>
    <w:rsid w:val="001B44EB"/>
    <w:rsid w:val="001B477F"/>
    <w:rsid w:val="001B4AB9"/>
    <w:rsid w:val="001B4D5D"/>
    <w:rsid w:val="001B4DBC"/>
    <w:rsid w:val="001B4DEF"/>
    <w:rsid w:val="001B4ED8"/>
    <w:rsid w:val="001B4F11"/>
    <w:rsid w:val="001B522A"/>
    <w:rsid w:val="001B5646"/>
    <w:rsid w:val="001B5792"/>
    <w:rsid w:val="001B5A18"/>
    <w:rsid w:val="001B5BC6"/>
    <w:rsid w:val="001B5D23"/>
    <w:rsid w:val="001B609F"/>
    <w:rsid w:val="001B6388"/>
    <w:rsid w:val="001B6526"/>
    <w:rsid w:val="001B67C2"/>
    <w:rsid w:val="001B6977"/>
    <w:rsid w:val="001B6A49"/>
    <w:rsid w:val="001B6AFB"/>
    <w:rsid w:val="001B6BCC"/>
    <w:rsid w:val="001B6D56"/>
    <w:rsid w:val="001B6DC1"/>
    <w:rsid w:val="001B6E4D"/>
    <w:rsid w:val="001B701F"/>
    <w:rsid w:val="001B7174"/>
    <w:rsid w:val="001B7379"/>
    <w:rsid w:val="001B745E"/>
    <w:rsid w:val="001B7969"/>
    <w:rsid w:val="001B7D5F"/>
    <w:rsid w:val="001C007A"/>
    <w:rsid w:val="001C00A6"/>
    <w:rsid w:val="001C04F3"/>
    <w:rsid w:val="001C0937"/>
    <w:rsid w:val="001C0C79"/>
    <w:rsid w:val="001C0D13"/>
    <w:rsid w:val="001C0F91"/>
    <w:rsid w:val="001C15C2"/>
    <w:rsid w:val="001C1959"/>
    <w:rsid w:val="001C1ACF"/>
    <w:rsid w:val="001C245B"/>
    <w:rsid w:val="001C263F"/>
    <w:rsid w:val="001C2731"/>
    <w:rsid w:val="001C27C9"/>
    <w:rsid w:val="001C2DD5"/>
    <w:rsid w:val="001C2EA9"/>
    <w:rsid w:val="001C328F"/>
    <w:rsid w:val="001C371C"/>
    <w:rsid w:val="001C3C91"/>
    <w:rsid w:val="001C3F76"/>
    <w:rsid w:val="001C4053"/>
    <w:rsid w:val="001C40E6"/>
    <w:rsid w:val="001C413A"/>
    <w:rsid w:val="001C43A8"/>
    <w:rsid w:val="001C48DA"/>
    <w:rsid w:val="001C502F"/>
    <w:rsid w:val="001C5520"/>
    <w:rsid w:val="001C5777"/>
    <w:rsid w:val="001C57F4"/>
    <w:rsid w:val="001C5BB4"/>
    <w:rsid w:val="001C5C2F"/>
    <w:rsid w:val="001C5D4A"/>
    <w:rsid w:val="001C6268"/>
    <w:rsid w:val="001C66AB"/>
    <w:rsid w:val="001C67E1"/>
    <w:rsid w:val="001C7206"/>
    <w:rsid w:val="001C7497"/>
    <w:rsid w:val="001C758C"/>
    <w:rsid w:val="001C7A66"/>
    <w:rsid w:val="001C7BE4"/>
    <w:rsid w:val="001C7D68"/>
    <w:rsid w:val="001C7E6F"/>
    <w:rsid w:val="001D09B7"/>
    <w:rsid w:val="001D0F02"/>
    <w:rsid w:val="001D0F33"/>
    <w:rsid w:val="001D1141"/>
    <w:rsid w:val="001D1149"/>
    <w:rsid w:val="001D14FC"/>
    <w:rsid w:val="001D1819"/>
    <w:rsid w:val="001D18C1"/>
    <w:rsid w:val="001D1957"/>
    <w:rsid w:val="001D1B68"/>
    <w:rsid w:val="001D1C63"/>
    <w:rsid w:val="001D2024"/>
    <w:rsid w:val="001D244A"/>
    <w:rsid w:val="001D248A"/>
    <w:rsid w:val="001D29DF"/>
    <w:rsid w:val="001D2C5B"/>
    <w:rsid w:val="001D2EFE"/>
    <w:rsid w:val="001D2F34"/>
    <w:rsid w:val="001D30FF"/>
    <w:rsid w:val="001D3314"/>
    <w:rsid w:val="001D35F7"/>
    <w:rsid w:val="001D39CE"/>
    <w:rsid w:val="001D3B69"/>
    <w:rsid w:val="001D3C8A"/>
    <w:rsid w:val="001D3DA4"/>
    <w:rsid w:val="001D4045"/>
    <w:rsid w:val="001D40DA"/>
    <w:rsid w:val="001D4100"/>
    <w:rsid w:val="001D4680"/>
    <w:rsid w:val="001D482D"/>
    <w:rsid w:val="001D4E42"/>
    <w:rsid w:val="001D5411"/>
    <w:rsid w:val="001D5540"/>
    <w:rsid w:val="001D556B"/>
    <w:rsid w:val="001D567F"/>
    <w:rsid w:val="001D5AA8"/>
    <w:rsid w:val="001D5B6D"/>
    <w:rsid w:val="001D5ED0"/>
    <w:rsid w:val="001D60BB"/>
    <w:rsid w:val="001D6266"/>
    <w:rsid w:val="001D6275"/>
    <w:rsid w:val="001D62CC"/>
    <w:rsid w:val="001D673A"/>
    <w:rsid w:val="001D686F"/>
    <w:rsid w:val="001D6B49"/>
    <w:rsid w:val="001D6E2D"/>
    <w:rsid w:val="001D6EA4"/>
    <w:rsid w:val="001D6EE2"/>
    <w:rsid w:val="001D71D7"/>
    <w:rsid w:val="001D71ED"/>
    <w:rsid w:val="001D730D"/>
    <w:rsid w:val="001D7676"/>
    <w:rsid w:val="001D7B7D"/>
    <w:rsid w:val="001D7DA4"/>
    <w:rsid w:val="001E0065"/>
    <w:rsid w:val="001E01E2"/>
    <w:rsid w:val="001E0D85"/>
    <w:rsid w:val="001E1159"/>
    <w:rsid w:val="001E1172"/>
    <w:rsid w:val="001E12B4"/>
    <w:rsid w:val="001E140F"/>
    <w:rsid w:val="001E1BCC"/>
    <w:rsid w:val="001E1DF8"/>
    <w:rsid w:val="001E1E52"/>
    <w:rsid w:val="001E2169"/>
    <w:rsid w:val="001E2174"/>
    <w:rsid w:val="001E218C"/>
    <w:rsid w:val="001E21BE"/>
    <w:rsid w:val="001E2298"/>
    <w:rsid w:val="001E2361"/>
    <w:rsid w:val="001E2425"/>
    <w:rsid w:val="001E2930"/>
    <w:rsid w:val="001E293E"/>
    <w:rsid w:val="001E2C87"/>
    <w:rsid w:val="001E2D2B"/>
    <w:rsid w:val="001E2DAF"/>
    <w:rsid w:val="001E2DCB"/>
    <w:rsid w:val="001E303F"/>
    <w:rsid w:val="001E30E7"/>
    <w:rsid w:val="001E34EA"/>
    <w:rsid w:val="001E36A9"/>
    <w:rsid w:val="001E3780"/>
    <w:rsid w:val="001E383D"/>
    <w:rsid w:val="001E3A25"/>
    <w:rsid w:val="001E3B6D"/>
    <w:rsid w:val="001E3C08"/>
    <w:rsid w:val="001E3F46"/>
    <w:rsid w:val="001E5170"/>
    <w:rsid w:val="001E51C4"/>
    <w:rsid w:val="001E51D6"/>
    <w:rsid w:val="001E548F"/>
    <w:rsid w:val="001E5551"/>
    <w:rsid w:val="001E55FF"/>
    <w:rsid w:val="001E56C7"/>
    <w:rsid w:val="001E5823"/>
    <w:rsid w:val="001E59B4"/>
    <w:rsid w:val="001E5B22"/>
    <w:rsid w:val="001E6362"/>
    <w:rsid w:val="001E6718"/>
    <w:rsid w:val="001E6EFF"/>
    <w:rsid w:val="001E6F39"/>
    <w:rsid w:val="001E7128"/>
    <w:rsid w:val="001E712D"/>
    <w:rsid w:val="001E71AE"/>
    <w:rsid w:val="001E735E"/>
    <w:rsid w:val="001E78E9"/>
    <w:rsid w:val="001E79F7"/>
    <w:rsid w:val="001F0301"/>
    <w:rsid w:val="001F0553"/>
    <w:rsid w:val="001F059B"/>
    <w:rsid w:val="001F0BEA"/>
    <w:rsid w:val="001F1069"/>
    <w:rsid w:val="001F191B"/>
    <w:rsid w:val="001F1EEC"/>
    <w:rsid w:val="001F1FDC"/>
    <w:rsid w:val="001F27BA"/>
    <w:rsid w:val="001F2DD2"/>
    <w:rsid w:val="001F3161"/>
    <w:rsid w:val="001F32E3"/>
    <w:rsid w:val="001F34BA"/>
    <w:rsid w:val="001F37D4"/>
    <w:rsid w:val="001F3C7A"/>
    <w:rsid w:val="001F3F53"/>
    <w:rsid w:val="001F40F9"/>
    <w:rsid w:val="001F4332"/>
    <w:rsid w:val="001F43C2"/>
    <w:rsid w:val="001F489E"/>
    <w:rsid w:val="001F4CE4"/>
    <w:rsid w:val="001F4CE8"/>
    <w:rsid w:val="001F4D5E"/>
    <w:rsid w:val="001F4D61"/>
    <w:rsid w:val="001F5192"/>
    <w:rsid w:val="001F5296"/>
    <w:rsid w:val="001F52CA"/>
    <w:rsid w:val="001F5B8B"/>
    <w:rsid w:val="001F5BFC"/>
    <w:rsid w:val="001F6470"/>
    <w:rsid w:val="001F6D45"/>
    <w:rsid w:val="001F6D79"/>
    <w:rsid w:val="001F6F8F"/>
    <w:rsid w:val="001F71A4"/>
    <w:rsid w:val="001F724C"/>
    <w:rsid w:val="001F72A3"/>
    <w:rsid w:val="001F7465"/>
    <w:rsid w:val="00200686"/>
    <w:rsid w:val="00200799"/>
    <w:rsid w:val="00200810"/>
    <w:rsid w:val="0020089F"/>
    <w:rsid w:val="00200DC5"/>
    <w:rsid w:val="002010B5"/>
    <w:rsid w:val="002018A9"/>
    <w:rsid w:val="00201AD0"/>
    <w:rsid w:val="002020D5"/>
    <w:rsid w:val="00202217"/>
    <w:rsid w:val="00202A79"/>
    <w:rsid w:val="00202CFB"/>
    <w:rsid w:val="00202F81"/>
    <w:rsid w:val="002037DC"/>
    <w:rsid w:val="00203803"/>
    <w:rsid w:val="00203F30"/>
    <w:rsid w:val="00204042"/>
    <w:rsid w:val="00204081"/>
    <w:rsid w:val="00204369"/>
    <w:rsid w:val="00204397"/>
    <w:rsid w:val="00204699"/>
    <w:rsid w:val="00204704"/>
    <w:rsid w:val="0020561D"/>
    <w:rsid w:val="00205995"/>
    <w:rsid w:val="0020599A"/>
    <w:rsid w:val="00205CAB"/>
    <w:rsid w:val="00206228"/>
    <w:rsid w:val="0020658B"/>
    <w:rsid w:val="00206B10"/>
    <w:rsid w:val="00206C17"/>
    <w:rsid w:val="00206DE4"/>
    <w:rsid w:val="00206DF0"/>
    <w:rsid w:val="00207456"/>
    <w:rsid w:val="00207559"/>
    <w:rsid w:val="00207CD2"/>
    <w:rsid w:val="00207D34"/>
    <w:rsid w:val="00207E37"/>
    <w:rsid w:val="00207F90"/>
    <w:rsid w:val="002101ED"/>
    <w:rsid w:val="002106CD"/>
    <w:rsid w:val="0021073A"/>
    <w:rsid w:val="00210856"/>
    <w:rsid w:val="00210B85"/>
    <w:rsid w:val="002115EF"/>
    <w:rsid w:val="00211AEA"/>
    <w:rsid w:val="00211C1F"/>
    <w:rsid w:val="00211C55"/>
    <w:rsid w:val="00211DD8"/>
    <w:rsid w:val="00212154"/>
    <w:rsid w:val="0021235B"/>
    <w:rsid w:val="0021246F"/>
    <w:rsid w:val="002125E9"/>
    <w:rsid w:val="00212BE6"/>
    <w:rsid w:val="0021304B"/>
    <w:rsid w:val="00213345"/>
    <w:rsid w:val="00213577"/>
    <w:rsid w:val="002136D2"/>
    <w:rsid w:val="00213913"/>
    <w:rsid w:val="00213940"/>
    <w:rsid w:val="00213993"/>
    <w:rsid w:val="00213A36"/>
    <w:rsid w:val="00213D3D"/>
    <w:rsid w:val="002140C5"/>
    <w:rsid w:val="002142B7"/>
    <w:rsid w:val="00214C0F"/>
    <w:rsid w:val="00214F9D"/>
    <w:rsid w:val="002152FA"/>
    <w:rsid w:val="00215835"/>
    <w:rsid w:val="00215887"/>
    <w:rsid w:val="00215993"/>
    <w:rsid w:val="00215B12"/>
    <w:rsid w:val="00215E93"/>
    <w:rsid w:val="00215FAC"/>
    <w:rsid w:val="002165D8"/>
    <w:rsid w:val="00216676"/>
    <w:rsid w:val="0021679F"/>
    <w:rsid w:val="00216A34"/>
    <w:rsid w:val="00216D1B"/>
    <w:rsid w:val="00216E80"/>
    <w:rsid w:val="00216EA1"/>
    <w:rsid w:val="002171CE"/>
    <w:rsid w:val="00217992"/>
    <w:rsid w:val="00217A52"/>
    <w:rsid w:val="00217CA8"/>
    <w:rsid w:val="0022064C"/>
    <w:rsid w:val="00220EA0"/>
    <w:rsid w:val="00220F49"/>
    <w:rsid w:val="00221070"/>
    <w:rsid w:val="002210CF"/>
    <w:rsid w:val="00221438"/>
    <w:rsid w:val="002218AA"/>
    <w:rsid w:val="00221913"/>
    <w:rsid w:val="00221D21"/>
    <w:rsid w:val="00221FC6"/>
    <w:rsid w:val="002224C5"/>
    <w:rsid w:val="00222959"/>
    <w:rsid w:val="00222B47"/>
    <w:rsid w:val="0022308C"/>
    <w:rsid w:val="00223640"/>
    <w:rsid w:val="0022396F"/>
    <w:rsid w:val="00223978"/>
    <w:rsid w:val="00223EF2"/>
    <w:rsid w:val="00223FD8"/>
    <w:rsid w:val="00224360"/>
    <w:rsid w:val="00224A3F"/>
    <w:rsid w:val="00224A7A"/>
    <w:rsid w:val="002250EA"/>
    <w:rsid w:val="0022521B"/>
    <w:rsid w:val="0022538B"/>
    <w:rsid w:val="002257BD"/>
    <w:rsid w:val="00225B19"/>
    <w:rsid w:val="002261CA"/>
    <w:rsid w:val="00226323"/>
    <w:rsid w:val="00226709"/>
    <w:rsid w:val="00226AD3"/>
    <w:rsid w:val="00227013"/>
    <w:rsid w:val="00227438"/>
    <w:rsid w:val="002276FB"/>
    <w:rsid w:val="00227908"/>
    <w:rsid w:val="00230CC9"/>
    <w:rsid w:val="00230F47"/>
    <w:rsid w:val="0023119D"/>
    <w:rsid w:val="002311B0"/>
    <w:rsid w:val="002312BE"/>
    <w:rsid w:val="00231446"/>
    <w:rsid w:val="00231474"/>
    <w:rsid w:val="002319F5"/>
    <w:rsid w:val="00231F07"/>
    <w:rsid w:val="00232670"/>
    <w:rsid w:val="0023290F"/>
    <w:rsid w:val="00232FBD"/>
    <w:rsid w:val="00233150"/>
    <w:rsid w:val="002331C4"/>
    <w:rsid w:val="002332A9"/>
    <w:rsid w:val="00233343"/>
    <w:rsid w:val="0023376A"/>
    <w:rsid w:val="002337BB"/>
    <w:rsid w:val="00233CF7"/>
    <w:rsid w:val="00233E43"/>
    <w:rsid w:val="002340FF"/>
    <w:rsid w:val="002343C9"/>
    <w:rsid w:val="0023442F"/>
    <w:rsid w:val="002345D4"/>
    <w:rsid w:val="002349B3"/>
    <w:rsid w:val="00234B5E"/>
    <w:rsid w:val="00235191"/>
    <w:rsid w:val="00235330"/>
    <w:rsid w:val="0023533E"/>
    <w:rsid w:val="00236320"/>
    <w:rsid w:val="00236656"/>
    <w:rsid w:val="00236700"/>
    <w:rsid w:val="00236725"/>
    <w:rsid w:val="002369F6"/>
    <w:rsid w:val="00236B20"/>
    <w:rsid w:val="00236E3E"/>
    <w:rsid w:val="00236E5F"/>
    <w:rsid w:val="00236FD5"/>
    <w:rsid w:val="00237615"/>
    <w:rsid w:val="00237723"/>
    <w:rsid w:val="002378B3"/>
    <w:rsid w:val="00237BBC"/>
    <w:rsid w:val="00237DE8"/>
    <w:rsid w:val="002401B1"/>
    <w:rsid w:val="00240233"/>
    <w:rsid w:val="0024046A"/>
    <w:rsid w:val="00240CC7"/>
    <w:rsid w:val="00241058"/>
    <w:rsid w:val="0024152A"/>
    <w:rsid w:val="002417F4"/>
    <w:rsid w:val="00241F3F"/>
    <w:rsid w:val="0024227C"/>
    <w:rsid w:val="0024272B"/>
    <w:rsid w:val="00242DAC"/>
    <w:rsid w:val="00242FBD"/>
    <w:rsid w:val="00243574"/>
    <w:rsid w:val="002435D5"/>
    <w:rsid w:val="00243610"/>
    <w:rsid w:val="00243778"/>
    <w:rsid w:val="00243C03"/>
    <w:rsid w:val="002440D7"/>
    <w:rsid w:val="002443CB"/>
    <w:rsid w:val="0024463F"/>
    <w:rsid w:val="00244787"/>
    <w:rsid w:val="002453A5"/>
    <w:rsid w:val="0024594A"/>
    <w:rsid w:val="00245A17"/>
    <w:rsid w:val="00245B39"/>
    <w:rsid w:val="00245CC0"/>
    <w:rsid w:val="00245D0D"/>
    <w:rsid w:val="00245D60"/>
    <w:rsid w:val="00245D90"/>
    <w:rsid w:val="002463F5"/>
    <w:rsid w:val="00246833"/>
    <w:rsid w:val="00246ECB"/>
    <w:rsid w:val="00247238"/>
    <w:rsid w:val="00247454"/>
    <w:rsid w:val="002477DB"/>
    <w:rsid w:val="002479D9"/>
    <w:rsid w:val="00247A69"/>
    <w:rsid w:val="00247D44"/>
    <w:rsid w:val="00250333"/>
    <w:rsid w:val="00250528"/>
    <w:rsid w:val="0025098F"/>
    <w:rsid w:val="00250ACF"/>
    <w:rsid w:val="00250AFA"/>
    <w:rsid w:val="00250E8E"/>
    <w:rsid w:val="002513B6"/>
    <w:rsid w:val="00251500"/>
    <w:rsid w:val="00251C49"/>
    <w:rsid w:val="002522E2"/>
    <w:rsid w:val="002526D2"/>
    <w:rsid w:val="00252944"/>
    <w:rsid w:val="00252988"/>
    <w:rsid w:val="00252E79"/>
    <w:rsid w:val="002530B8"/>
    <w:rsid w:val="002535EE"/>
    <w:rsid w:val="00253B22"/>
    <w:rsid w:val="00253F68"/>
    <w:rsid w:val="002543F9"/>
    <w:rsid w:val="0025442F"/>
    <w:rsid w:val="00254728"/>
    <w:rsid w:val="00254A4E"/>
    <w:rsid w:val="00254AA1"/>
    <w:rsid w:val="00254DC7"/>
    <w:rsid w:val="0025548C"/>
    <w:rsid w:val="002554CC"/>
    <w:rsid w:val="002555E0"/>
    <w:rsid w:val="0025560A"/>
    <w:rsid w:val="00255B2B"/>
    <w:rsid w:val="00255BC0"/>
    <w:rsid w:val="00256968"/>
    <w:rsid w:val="00256C1E"/>
    <w:rsid w:val="00257C16"/>
    <w:rsid w:val="00257C70"/>
    <w:rsid w:val="00257D2F"/>
    <w:rsid w:val="00257DE0"/>
    <w:rsid w:val="00257FF7"/>
    <w:rsid w:val="00260446"/>
    <w:rsid w:val="00260576"/>
    <w:rsid w:val="00260899"/>
    <w:rsid w:val="0026097D"/>
    <w:rsid w:val="00260D19"/>
    <w:rsid w:val="002614DF"/>
    <w:rsid w:val="0026197C"/>
    <w:rsid w:val="00261981"/>
    <w:rsid w:val="00261FC3"/>
    <w:rsid w:val="0026283C"/>
    <w:rsid w:val="00263345"/>
    <w:rsid w:val="00263490"/>
    <w:rsid w:val="0026390E"/>
    <w:rsid w:val="002645CE"/>
    <w:rsid w:val="00264C9F"/>
    <w:rsid w:val="002655CB"/>
    <w:rsid w:val="0026568E"/>
    <w:rsid w:val="0026588F"/>
    <w:rsid w:val="00265BEC"/>
    <w:rsid w:val="00265FD6"/>
    <w:rsid w:val="002663F8"/>
    <w:rsid w:val="002663FF"/>
    <w:rsid w:val="00266CF6"/>
    <w:rsid w:val="00267007"/>
    <w:rsid w:val="00267135"/>
    <w:rsid w:val="0026736A"/>
    <w:rsid w:val="00267504"/>
    <w:rsid w:val="0026781F"/>
    <w:rsid w:val="00267C33"/>
    <w:rsid w:val="00270321"/>
    <w:rsid w:val="002703C6"/>
    <w:rsid w:val="00270463"/>
    <w:rsid w:val="002707DF"/>
    <w:rsid w:val="002707FA"/>
    <w:rsid w:val="002709E7"/>
    <w:rsid w:val="00270AB3"/>
    <w:rsid w:val="00270D74"/>
    <w:rsid w:val="00270E35"/>
    <w:rsid w:val="00270E57"/>
    <w:rsid w:val="00270F86"/>
    <w:rsid w:val="00271C88"/>
    <w:rsid w:val="0027219C"/>
    <w:rsid w:val="00272522"/>
    <w:rsid w:val="00272572"/>
    <w:rsid w:val="002726A1"/>
    <w:rsid w:val="00272712"/>
    <w:rsid w:val="00272D70"/>
    <w:rsid w:val="00272DF7"/>
    <w:rsid w:val="00272F03"/>
    <w:rsid w:val="00272FBA"/>
    <w:rsid w:val="00273229"/>
    <w:rsid w:val="00273B93"/>
    <w:rsid w:val="00273E2B"/>
    <w:rsid w:val="00274393"/>
    <w:rsid w:val="00274436"/>
    <w:rsid w:val="00274488"/>
    <w:rsid w:val="00274D4A"/>
    <w:rsid w:val="00274FFA"/>
    <w:rsid w:val="0027506E"/>
    <w:rsid w:val="00275187"/>
    <w:rsid w:val="00275219"/>
    <w:rsid w:val="0027539C"/>
    <w:rsid w:val="002753B9"/>
    <w:rsid w:val="0027581D"/>
    <w:rsid w:val="00275C15"/>
    <w:rsid w:val="002760C2"/>
    <w:rsid w:val="002761DB"/>
    <w:rsid w:val="0027643D"/>
    <w:rsid w:val="0027654F"/>
    <w:rsid w:val="0027655F"/>
    <w:rsid w:val="002766E4"/>
    <w:rsid w:val="00276703"/>
    <w:rsid w:val="0027693D"/>
    <w:rsid w:val="00276D2E"/>
    <w:rsid w:val="00276F3D"/>
    <w:rsid w:val="00276FBC"/>
    <w:rsid w:val="00277646"/>
    <w:rsid w:val="00277770"/>
    <w:rsid w:val="002777F1"/>
    <w:rsid w:val="00277CF3"/>
    <w:rsid w:val="0028015C"/>
    <w:rsid w:val="00280167"/>
    <w:rsid w:val="002801D7"/>
    <w:rsid w:val="002803E4"/>
    <w:rsid w:val="00280469"/>
    <w:rsid w:val="002804C0"/>
    <w:rsid w:val="002805A8"/>
    <w:rsid w:val="00280FA6"/>
    <w:rsid w:val="0028143B"/>
    <w:rsid w:val="00281DF9"/>
    <w:rsid w:val="00281E7B"/>
    <w:rsid w:val="0028205C"/>
    <w:rsid w:val="002820B2"/>
    <w:rsid w:val="002822F8"/>
    <w:rsid w:val="002826BD"/>
    <w:rsid w:val="0028288B"/>
    <w:rsid w:val="00282CEB"/>
    <w:rsid w:val="00282E5C"/>
    <w:rsid w:val="00283533"/>
    <w:rsid w:val="0028384D"/>
    <w:rsid w:val="00283A1B"/>
    <w:rsid w:val="00283C85"/>
    <w:rsid w:val="00283CD4"/>
    <w:rsid w:val="00283EFC"/>
    <w:rsid w:val="00283F3A"/>
    <w:rsid w:val="00284218"/>
    <w:rsid w:val="002845B3"/>
    <w:rsid w:val="00284883"/>
    <w:rsid w:val="00284961"/>
    <w:rsid w:val="002849CB"/>
    <w:rsid w:val="00284D35"/>
    <w:rsid w:val="00284F07"/>
    <w:rsid w:val="002851A6"/>
    <w:rsid w:val="0028542C"/>
    <w:rsid w:val="002857F0"/>
    <w:rsid w:val="00285911"/>
    <w:rsid w:val="002859E9"/>
    <w:rsid w:val="00285FE9"/>
    <w:rsid w:val="002864C6"/>
    <w:rsid w:val="00286A4F"/>
    <w:rsid w:val="00286DBB"/>
    <w:rsid w:val="00286E44"/>
    <w:rsid w:val="00286F5F"/>
    <w:rsid w:val="00287116"/>
    <w:rsid w:val="002872CF"/>
    <w:rsid w:val="002875CC"/>
    <w:rsid w:val="00287744"/>
    <w:rsid w:val="002877ED"/>
    <w:rsid w:val="00287C37"/>
    <w:rsid w:val="00287C68"/>
    <w:rsid w:val="00287D63"/>
    <w:rsid w:val="00287DE1"/>
    <w:rsid w:val="0029046C"/>
    <w:rsid w:val="002906C3"/>
    <w:rsid w:val="00290994"/>
    <w:rsid w:val="00290D95"/>
    <w:rsid w:val="00290E1D"/>
    <w:rsid w:val="0029111A"/>
    <w:rsid w:val="0029116E"/>
    <w:rsid w:val="0029140E"/>
    <w:rsid w:val="00291484"/>
    <w:rsid w:val="0029157A"/>
    <w:rsid w:val="002915A9"/>
    <w:rsid w:val="002919EC"/>
    <w:rsid w:val="00291BAE"/>
    <w:rsid w:val="0029202C"/>
    <w:rsid w:val="00292056"/>
    <w:rsid w:val="00292320"/>
    <w:rsid w:val="00292C68"/>
    <w:rsid w:val="00292CB0"/>
    <w:rsid w:val="00293026"/>
    <w:rsid w:val="0029304A"/>
    <w:rsid w:val="00293122"/>
    <w:rsid w:val="00293612"/>
    <w:rsid w:val="0029378F"/>
    <w:rsid w:val="00293B01"/>
    <w:rsid w:val="00293C65"/>
    <w:rsid w:val="00293CD5"/>
    <w:rsid w:val="00293E61"/>
    <w:rsid w:val="00294035"/>
    <w:rsid w:val="00294061"/>
    <w:rsid w:val="00294447"/>
    <w:rsid w:val="0029452C"/>
    <w:rsid w:val="0029493B"/>
    <w:rsid w:val="002949FC"/>
    <w:rsid w:val="00294B5E"/>
    <w:rsid w:val="00294B7A"/>
    <w:rsid w:val="00294D1A"/>
    <w:rsid w:val="00295770"/>
    <w:rsid w:val="00295B85"/>
    <w:rsid w:val="00295D7D"/>
    <w:rsid w:val="00295EB3"/>
    <w:rsid w:val="00295EB8"/>
    <w:rsid w:val="002960FD"/>
    <w:rsid w:val="00296147"/>
    <w:rsid w:val="002968EF"/>
    <w:rsid w:val="00296B03"/>
    <w:rsid w:val="00296CE0"/>
    <w:rsid w:val="00296DF4"/>
    <w:rsid w:val="00296E24"/>
    <w:rsid w:val="00296FF0"/>
    <w:rsid w:val="0029796D"/>
    <w:rsid w:val="00297B8B"/>
    <w:rsid w:val="002A024E"/>
    <w:rsid w:val="002A02A0"/>
    <w:rsid w:val="002A0A47"/>
    <w:rsid w:val="002A0E9C"/>
    <w:rsid w:val="002A12DD"/>
    <w:rsid w:val="002A1394"/>
    <w:rsid w:val="002A1568"/>
    <w:rsid w:val="002A1B8D"/>
    <w:rsid w:val="002A1B9D"/>
    <w:rsid w:val="002A1BF3"/>
    <w:rsid w:val="002A1CA3"/>
    <w:rsid w:val="002A1DF7"/>
    <w:rsid w:val="002A1E27"/>
    <w:rsid w:val="002A2387"/>
    <w:rsid w:val="002A299B"/>
    <w:rsid w:val="002A2A74"/>
    <w:rsid w:val="002A2B4B"/>
    <w:rsid w:val="002A2CF6"/>
    <w:rsid w:val="002A2DC6"/>
    <w:rsid w:val="002A34ED"/>
    <w:rsid w:val="002A37F8"/>
    <w:rsid w:val="002A3841"/>
    <w:rsid w:val="002A3CC6"/>
    <w:rsid w:val="002A3D71"/>
    <w:rsid w:val="002A3D91"/>
    <w:rsid w:val="002A4170"/>
    <w:rsid w:val="002A418D"/>
    <w:rsid w:val="002A422D"/>
    <w:rsid w:val="002A426A"/>
    <w:rsid w:val="002A42B8"/>
    <w:rsid w:val="002A42D8"/>
    <w:rsid w:val="002A4A7F"/>
    <w:rsid w:val="002A4CE4"/>
    <w:rsid w:val="002A50B2"/>
    <w:rsid w:val="002A5452"/>
    <w:rsid w:val="002A5D06"/>
    <w:rsid w:val="002A610E"/>
    <w:rsid w:val="002A6805"/>
    <w:rsid w:val="002A6AC1"/>
    <w:rsid w:val="002A6D17"/>
    <w:rsid w:val="002A6F42"/>
    <w:rsid w:val="002A7251"/>
    <w:rsid w:val="002A78C2"/>
    <w:rsid w:val="002A7BA9"/>
    <w:rsid w:val="002A7DFF"/>
    <w:rsid w:val="002A7E72"/>
    <w:rsid w:val="002A7EFA"/>
    <w:rsid w:val="002A9057"/>
    <w:rsid w:val="002B00D5"/>
    <w:rsid w:val="002B040C"/>
    <w:rsid w:val="002B0787"/>
    <w:rsid w:val="002B0B3F"/>
    <w:rsid w:val="002B0BF0"/>
    <w:rsid w:val="002B1005"/>
    <w:rsid w:val="002B1512"/>
    <w:rsid w:val="002B189D"/>
    <w:rsid w:val="002B1D3C"/>
    <w:rsid w:val="002B1D97"/>
    <w:rsid w:val="002B1DB8"/>
    <w:rsid w:val="002B215E"/>
    <w:rsid w:val="002B216B"/>
    <w:rsid w:val="002B2171"/>
    <w:rsid w:val="002B244C"/>
    <w:rsid w:val="002B2A29"/>
    <w:rsid w:val="002B2AB4"/>
    <w:rsid w:val="002B2CD9"/>
    <w:rsid w:val="002B2D60"/>
    <w:rsid w:val="002B302A"/>
    <w:rsid w:val="002B344E"/>
    <w:rsid w:val="002B349B"/>
    <w:rsid w:val="002B4B51"/>
    <w:rsid w:val="002B4B7E"/>
    <w:rsid w:val="002B5048"/>
    <w:rsid w:val="002B59CB"/>
    <w:rsid w:val="002B5FD8"/>
    <w:rsid w:val="002B608C"/>
    <w:rsid w:val="002B60F0"/>
    <w:rsid w:val="002B6AE2"/>
    <w:rsid w:val="002B784D"/>
    <w:rsid w:val="002B7912"/>
    <w:rsid w:val="002C02E7"/>
    <w:rsid w:val="002C0305"/>
    <w:rsid w:val="002C126F"/>
    <w:rsid w:val="002C1351"/>
    <w:rsid w:val="002C1EBE"/>
    <w:rsid w:val="002C1F44"/>
    <w:rsid w:val="002C2B05"/>
    <w:rsid w:val="002C2D6B"/>
    <w:rsid w:val="002C2E4B"/>
    <w:rsid w:val="002C2E4D"/>
    <w:rsid w:val="002C2EF1"/>
    <w:rsid w:val="002C3243"/>
    <w:rsid w:val="002C32D7"/>
    <w:rsid w:val="002C33BA"/>
    <w:rsid w:val="002C34CF"/>
    <w:rsid w:val="002C3507"/>
    <w:rsid w:val="002C38B4"/>
    <w:rsid w:val="002C3D3D"/>
    <w:rsid w:val="002C3D5D"/>
    <w:rsid w:val="002C3F01"/>
    <w:rsid w:val="002C3F93"/>
    <w:rsid w:val="002C402A"/>
    <w:rsid w:val="002C42D6"/>
    <w:rsid w:val="002C4D4E"/>
    <w:rsid w:val="002C5115"/>
    <w:rsid w:val="002C5216"/>
    <w:rsid w:val="002C5606"/>
    <w:rsid w:val="002C5646"/>
    <w:rsid w:val="002C593B"/>
    <w:rsid w:val="002C5A67"/>
    <w:rsid w:val="002C5CB7"/>
    <w:rsid w:val="002C5FEF"/>
    <w:rsid w:val="002C6096"/>
    <w:rsid w:val="002C6236"/>
    <w:rsid w:val="002C6CA0"/>
    <w:rsid w:val="002C6F8A"/>
    <w:rsid w:val="002C722B"/>
    <w:rsid w:val="002D040B"/>
    <w:rsid w:val="002D06AD"/>
    <w:rsid w:val="002D073A"/>
    <w:rsid w:val="002D07B4"/>
    <w:rsid w:val="002D0B52"/>
    <w:rsid w:val="002D0BA2"/>
    <w:rsid w:val="002D0DF3"/>
    <w:rsid w:val="002D1036"/>
    <w:rsid w:val="002D113C"/>
    <w:rsid w:val="002D11A8"/>
    <w:rsid w:val="002D1324"/>
    <w:rsid w:val="002D148C"/>
    <w:rsid w:val="002D1CFE"/>
    <w:rsid w:val="002D1D11"/>
    <w:rsid w:val="002D2101"/>
    <w:rsid w:val="002D28E1"/>
    <w:rsid w:val="002D2936"/>
    <w:rsid w:val="002D2DEC"/>
    <w:rsid w:val="002D2EAB"/>
    <w:rsid w:val="002D2F92"/>
    <w:rsid w:val="002D316F"/>
    <w:rsid w:val="002D3601"/>
    <w:rsid w:val="002D37B0"/>
    <w:rsid w:val="002D37B9"/>
    <w:rsid w:val="002D3D20"/>
    <w:rsid w:val="002D3FBD"/>
    <w:rsid w:val="002D4AB1"/>
    <w:rsid w:val="002D4CE4"/>
    <w:rsid w:val="002D4D8C"/>
    <w:rsid w:val="002D4E0F"/>
    <w:rsid w:val="002D4E55"/>
    <w:rsid w:val="002D4FB6"/>
    <w:rsid w:val="002D5027"/>
    <w:rsid w:val="002D50AE"/>
    <w:rsid w:val="002D54AB"/>
    <w:rsid w:val="002D5780"/>
    <w:rsid w:val="002D5813"/>
    <w:rsid w:val="002D5860"/>
    <w:rsid w:val="002D589D"/>
    <w:rsid w:val="002D615F"/>
    <w:rsid w:val="002D618F"/>
    <w:rsid w:val="002D61F0"/>
    <w:rsid w:val="002D6479"/>
    <w:rsid w:val="002D681E"/>
    <w:rsid w:val="002D6A0F"/>
    <w:rsid w:val="002D6AC4"/>
    <w:rsid w:val="002D705F"/>
    <w:rsid w:val="002D721B"/>
    <w:rsid w:val="002D76B6"/>
    <w:rsid w:val="002D7D9D"/>
    <w:rsid w:val="002D7EFD"/>
    <w:rsid w:val="002E003B"/>
    <w:rsid w:val="002E0131"/>
    <w:rsid w:val="002E02B6"/>
    <w:rsid w:val="002E0544"/>
    <w:rsid w:val="002E074C"/>
    <w:rsid w:val="002E080A"/>
    <w:rsid w:val="002E0C55"/>
    <w:rsid w:val="002E0CBD"/>
    <w:rsid w:val="002E0E09"/>
    <w:rsid w:val="002E104D"/>
    <w:rsid w:val="002E1055"/>
    <w:rsid w:val="002E1226"/>
    <w:rsid w:val="002E15CC"/>
    <w:rsid w:val="002E16AE"/>
    <w:rsid w:val="002E191B"/>
    <w:rsid w:val="002E1E7D"/>
    <w:rsid w:val="002E230B"/>
    <w:rsid w:val="002E289C"/>
    <w:rsid w:val="002E28E8"/>
    <w:rsid w:val="002E2BCB"/>
    <w:rsid w:val="002E36E5"/>
    <w:rsid w:val="002E3918"/>
    <w:rsid w:val="002E40D4"/>
    <w:rsid w:val="002E446A"/>
    <w:rsid w:val="002E44F7"/>
    <w:rsid w:val="002E47D1"/>
    <w:rsid w:val="002E4E58"/>
    <w:rsid w:val="002E5073"/>
    <w:rsid w:val="002E54E6"/>
    <w:rsid w:val="002E56AE"/>
    <w:rsid w:val="002E582C"/>
    <w:rsid w:val="002E6031"/>
    <w:rsid w:val="002E612E"/>
    <w:rsid w:val="002E6868"/>
    <w:rsid w:val="002E68A7"/>
    <w:rsid w:val="002E6C0D"/>
    <w:rsid w:val="002E6C95"/>
    <w:rsid w:val="002E7029"/>
    <w:rsid w:val="002E745F"/>
    <w:rsid w:val="002E7462"/>
    <w:rsid w:val="002E7631"/>
    <w:rsid w:val="002E76A2"/>
    <w:rsid w:val="002E78DE"/>
    <w:rsid w:val="002E78F5"/>
    <w:rsid w:val="002F0656"/>
    <w:rsid w:val="002F1426"/>
    <w:rsid w:val="002F18C2"/>
    <w:rsid w:val="002F1988"/>
    <w:rsid w:val="002F1C1C"/>
    <w:rsid w:val="002F1D4F"/>
    <w:rsid w:val="002F204A"/>
    <w:rsid w:val="002F21A9"/>
    <w:rsid w:val="002F2223"/>
    <w:rsid w:val="002F224C"/>
    <w:rsid w:val="002F228E"/>
    <w:rsid w:val="002F2DEF"/>
    <w:rsid w:val="002F31C6"/>
    <w:rsid w:val="002F3450"/>
    <w:rsid w:val="002F353A"/>
    <w:rsid w:val="002F35FA"/>
    <w:rsid w:val="002F404E"/>
    <w:rsid w:val="002F4439"/>
    <w:rsid w:val="002F4A04"/>
    <w:rsid w:val="002F4CD4"/>
    <w:rsid w:val="002F569A"/>
    <w:rsid w:val="002F5724"/>
    <w:rsid w:val="002F5736"/>
    <w:rsid w:val="002F574D"/>
    <w:rsid w:val="002F575C"/>
    <w:rsid w:val="002F57A3"/>
    <w:rsid w:val="002F58C2"/>
    <w:rsid w:val="002F5CC8"/>
    <w:rsid w:val="002F5CE7"/>
    <w:rsid w:val="002F5D94"/>
    <w:rsid w:val="002F5FE4"/>
    <w:rsid w:val="002F602B"/>
    <w:rsid w:val="002F623C"/>
    <w:rsid w:val="002F640B"/>
    <w:rsid w:val="002F64A4"/>
    <w:rsid w:val="002F672D"/>
    <w:rsid w:val="002F6B40"/>
    <w:rsid w:val="002F6B43"/>
    <w:rsid w:val="002F6BD8"/>
    <w:rsid w:val="002F6CED"/>
    <w:rsid w:val="002F6E4E"/>
    <w:rsid w:val="002F6E5F"/>
    <w:rsid w:val="002F7047"/>
    <w:rsid w:val="002F7087"/>
    <w:rsid w:val="002F70DD"/>
    <w:rsid w:val="002F72D3"/>
    <w:rsid w:val="002F758C"/>
    <w:rsid w:val="002F7644"/>
    <w:rsid w:val="002F7794"/>
    <w:rsid w:val="002F79C1"/>
    <w:rsid w:val="002F7DE4"/>
    <w:rsid w:val="00300030"/>
    <w:rsid w:val="0030080C"/>
    <w:rsid w:val="00300EF3"/>
    <w:rsid w:val="00300EFB"/>
    <w:rsid w:val="00301236"/>
    <w:rsid w:val="0030161B"/>
    <w:rsid w:val="00301707"/>
    <w:rsid w:val="0030185A"/>
    <w:rsid w:val="00301B58"/>
    <w:rsid w:val="00301F21"/>
    <w:rsid w:val="0030202B"/>
    <w:rsid w:val="00302372"/>
    <w:rsid w:val="00302588"/>
    <w:rsid w:val="003028ED"/>
    <w:rsid w:val="00302B47"/>
    <w:rsid w:val="00302C39"/>
    <w:rsid w:val="00302E47"/>
    <w:rsid w:val="003030B5"/>
    <w:rsid w:val="003033D0"/>
    <w:rsid w:val="003033F3"/>
    <w:rsid w:val="00303540"/>
    <w:rsid w:val="0030354F"/>
    <w:rsid w:val="00303568"/>
    <w:rsid w:val="0030390B"/>
    <w:rsid w:val="003039B2"/>
    <w:rsid w:val="00303D26"/>
    <w:rsid w:val="0030416F"/>
    <w:rsid w:val="00304783"/>
    <w:rsid w:val="00304BB7"/>
    <w:rsid w:val="00304EEE"/>
    <w:rsid w:val="003051DD"/>
    <w:rsid w:val="003055FE"/>
    <w:rsid w:val="00305705"/>
    <w:rsid w:val="003058A7"/>
    <w:rsid w:val="00305C82"/>
    <w:rsid w:val="00305D94"/>
    <w:rsid w:val="00305F48"/>
    <w:rsid w:val="003061D2"/>
    <w:rsid w:val="003064F6"/>
    <w:rsid w:val="00306773"/>
    <w:rsid w:val="00306789"/>
    <w:rsid w:val="00306996"/>
    <w:rsid w:val="00306DC7"/>
    <w:rsid w:val="00306FE2"/>
    <w:rsid w:val="003101E6"/>
    <w:rsid w:val="003104DD"/>
    <w:rsid w:val="00310B10"/>
    <w:rsid w:val="0031154B"/>
    <w:rsid w:val="0031178F"/>
    <w:rsid w:val="0031185B"/>
    <w:rsid w:val="00311ADE"/>
    <w:rsid w:val="00311B38"/>
    <w:rsid w:val="00311FC7"/>
    <w:rsid w:val="00311FD8"/>
    <w:rsid w:val="00312376"/>
    <w:rsid w:val="00312F0B"/>
    <w:rsid w:val="003138C1"/>
    <w:rsid w:val="00313B0A"/>
    <w:rsid w:val="00313C3A"/>
    <w:rsid w:val="0031422C"/>
    <w:rsid w:val="0031437B"/>
    <w:rsid w:val="00314757"/>
    <w:rsid w:val="003149CC"/>
    <w:rsid w:val="00314A18"/>
    <w:rsid w:val="00314B42"/>
    <w:rsid w:val="0031564C"/>
    <w:rsid w:val="00315884"/>
    <w:rsid w:val="00315B9D"/>
    <w:rsid w:val="00315DC7"/>
    <w:rsid w:val="00315E89"/>
    <w:rsid w:val="00317633"/>
    <w:rsid w:val="003176D5"/>
    <w:rsid w:val="00317722"/>
    <w:rsid w:val="00317E55"/>
    <w:rsid w:val="00320165"/>
    <w:rsid w:val="0032055D"/>
    <w:rsid w:val="00320588"/>
    <w:rsid w:val="00320EEF"/>
    <w:rsid w:val="00320FD0"/>
    <w:rsid w:val="003210AE"/>
    <w:rsid w:val="00321106"/>
    <w:rsid w:val="0032160B"/>
    <w:rsid w:val="0032166F"/>
    <w:rsid w:val="003218DC"/>
    <w:rsid w:val="00321AB9"/>
    <w:rsid w:val="00321E5A"/>
    <w:rsid w:val="0032260A"/>
    <w:rsid w:val="003226D7"/>
    <w:rsid w:val="0032272B"/>
    <w:rsid w:val="00322A46"/>
    <w:rsid w:val="00322FD3"/>
    <w:rsid w:val="0032306D"/>
    <w:rsid w:val="00323304"/>
    <w:rsid w:val="0032337C"/>
    <w:rsid w:val="00323589"/>
    <w:rsid w:val="003236F8"/>
    <w:rsid w:val="003238F3"/>
    <w:rsid w:val="00323C5B"/>
    <w:rsid w:val="00323CEE"/>
    <w:rsid w:val="00323DB5"/>
    <w:rsid w:val="00323F1B"/>
    <w:rsid w:val="0032413A"/>
    <w:rsid w:val="003241E7"/>
    <w:rsid w:val="003243BE"/>
    <w:rsid w:val="003244D0"/>
    <w:rsid w:val="00324722"/>
    <w:rsid w:val="00324B72"/>
    <w:rsid w:val="00324C75"/>
    <w:rsid w:val="00324EAE"/>
    <w:rsid w:val="003250F0"/>
    <w:rsid w:val="0032538C"/>
    <w:rsid w:val="00325417"/>
    <w:rsid w:val="00325580"/>
    <w:rsid w:val="00325934"/>
    <w:rsid w:val="00325B55"/>
    <w:rsid w:val="00325DB9"/>
    <w:rsid w:val="00325E2E"/>
    <w:rsid w:val="00325F0B"/>
    <w:rsid w:val="0032624D"/>
    <w:rsid w:val="003262C3"/>
    <w:rsid w:val="00326697"/>
    <w:rsid w:val="00326F6C"/>
    <w:rsid w:val="003276DB"/>
    <w:rsid w:val="003279A9"/>
    <w:rsid w:val="00327FC9"/>
    <w:rsid w:val="003302F2"/>
    <w:rsid w:val="00330434"/>
    <w:rsid w:val="0033059F"/>
    <w:rsid w:val="00331000"/>
    <w:rsid w:val="003310DD"/>
    <w:rsid w:val="00331431"/>
    <w:rsid w:val="00331490"/>
    <w:rsid w:val="003318BA"/>
    <w:rsid w:val="00332006"/>
    <w:rsid w:val="00332045"/>
    <w:rsid w:val="003321BA"/>
    <w:rsid w:val="00332370"/>
    <w:rsid w:val="003323B7"/>
    <w:rsid w:val="003323BF"/>
    <w:rsid w:val="00332AB4"/>
    <w:rsid w:val="00332E5D"/>
    <w:rsid w:val="00332E8B"/>
    <w:rsid w:val="003330B1"/>
    <w:rsid w:val="003333FD"/>
    <w:rsid w:val="00333651"/>
    <w:rsid w:val="0033368F"/>
    <w:rsid w:val="003337ED"/>
    <w:rsid w:val="003339CA"/>
    <w:rsid w:val="00333D3D"/>
    <w:rsid w:val="00333FD2"/>
    <w:rsid w:val="00334129"/>
    <w:rsid w:val="00334508"/>
    <w:rsid w:val="00334621"/>
    <w:rsid w:val="003348F1"/>
    <w:rsid w:val="00334AF5"/>
    <w:rsid w:val="00334CC9"/>
    <w:rsid w:val="00334CCD"/>
    <w:rsid w:val="00334EB0"/>
    <w:rsid w:val="0033536D"/>
    <w:rsid w:val="003354CC"/>
    <w:rsid w:val="003357F6"/>
    <w:rsid w:val="00335BAA"/>
    <w:rsid w:val="00335BD8"/>
    <w:rsid w:val="00335E15"/>
    <w:rsid w:val="00336080"/>
    <w:rsid w:val="00336358"/>
    <w:rsid w:val="003364E5"/>
    <w:rsid w:val="00336A01"/>
    <w:rsid w:val="00336FCA"/>
    <w:rsid w:val="00337031"/>
    <w:rsid w:val="0033717A"/>
    <w:rsid w:val="0033720A"/>
    <w:rsid w:val="00337486"/>
    <w:rsid w:val="003377D6"/>
    <w:rsid w:val="00337D59"/>
    <w:rsid w:val="00337E56"/>
    <w:rsid w:val="0034008D"/>
    <w:rsid w:val="003408D0"/>
    <w:rsid w:val="003408ED"/>
    <w:rsid w:val="003411F2"/>
    <w:rsid w:val="00341BDC"/>
    <w:rsid w:val="00341D3B"/>
    <w:rsid w:val="00342479"/>
    <w:rsid w:val="0034256D"/>
    <w:rsid w:val="00342AA7"/>
    <w:rsid w:val="00342FA6"/>
    <w:rsid w:val="003432CF"/>
    <w:rsid w:val="0034338F"/>
    <w:rsid w:val="0034368A"/>
    <w:rsid w:val="00343F70"/>
    <w:rsid w:val="00343FD9"/>
    <w:rsid w:val="0034404C"/>
    <w:rsid w:val="00344279"/>
    <w:rsid w:val="003448AD"/>
    <w:rsid w:val="00344C18"/>
    <w:rsid w:val="00344E99"/>
    <w:rsid w:val="00345348"/>
    <w:rsid w:val="0034567C"/>
    <w:rsid w:val="00345855"/>
    <w:rsid w:val="003459A1"/>
    <w:rsid w:val="00345BCA"/>
    <w:rsid w:val="00346A23"/>
    <w:rsid w:val="00347015"/>
    <w:rsid w:val="0034735E"/>
    <w:rsid w:val="00347370"/>
    <w:rsid w:val="00347CBD"/>
    <w:rsid w:val="00350006"/>
    <w:rsid w:val="0035011E"/>
    <w:rsid w:val="00350141"/>
    <w:rsid w:val="00350275"/>
    <w:rsid w:val="00350539"/>
    <w:rsid w:val="003509B9"/>
    <w:rsid w:val="003516B5"/>
    <w:rsid w:val="003518F1"/>
    <w:rsid w:val="00351B18"/>
    <w:rsid w:val="00351B19"/>
    <w:rsid w:val="003522AD"/>
    <w:rsid w:val="0035267D"/>
    <w:rsid w:val="00352B21"/>
    <w:rsid w:val="00352BF5"/>
    <w:rsid w:val="00353222"/>
    <w:rsid w:val="00353253"/>
    <w:rsid w:val="00353428"/>
    <w:rsid w:val="003534D0"/>
    <w:rsid w:val="003535A6"/>
    <w:rsid w:val="003536BD"/>
    <w:rsid w:val="00353FB4"/>
    <w:rsid w:val="003542DF"/>
    <w:rsid w:val="00354B3B"/>
    <w:rsid w:val="00354F96"/>
    <w:rsid w:val="00355259"/>
    <w:rsid w:val="00355913"/>
    <w:rsid w:val="00355BCD"/>
    <w:rsid w:val="00355CFB"/>
    <w:rsid w:val="00355DE8"/>
    <w:rsid w:val="00355F75"/>
    <w:rsid w:val="003560A7"/>
    <w:rsid w:val="003563F5"/>
    <w:rsid w:val="003567D8"/>
    <w:rsid w:val="00356869"/>
    <w:rsid w:val="00356C8F"/>
    <w:rsid w:val="00356CD8"/>
    <w:rsid w:val="00356D72"/>
    <w:rsid w:val="00356F38"/>
    <w:rsid w:val="0035716C"/>
    <w:rsid w:val="003573D5"/>
    <w:rsid w:val="00357B5B"/>
    <w:rsid w:val="00357D31"/>
    <w:rsid w:val="00357D99"/>
    <w:rsid w:val="00360734"/>
    <w:rsid w:val="003608B2"/>
    <w:rsid w:val="00360A7F"/>
    <w:rsid w:val="00360CA6"/>
    <w:rsid w:val="00360E3F"/>
    <w:rsid w:val="00360E9E"/>
    <w:rsid w:val="003619CC"/>
    <w:rsid w:val="00361EA9"/>
    <w:rsid w:val="00362526"/>
    <w:rsid w:val="0036295F"/>
    <w:rsid w:val="003629FB"/>
    <w:rsid w:val="00363037"/>
    <w:rsid w:val="003631AD"/>
    <w:rsid w:val="00363256"/>
    <w:rsid w:val="00363593"/>
    <w:rsid w:val="003635EC"/>
    <w:rsid w:val="0036369A"/>
    <w:rsid w:val="00363A59"/>
    <w:rsid w:val="00363A85"/>
    <w:rsid w:val="003642E3"/>
    <w:rsid w:val="00364350"/>
    <w:rsid w:val="003644E4"/>
    <w:rsid w:val="003644EE"/>
    <w:rsid w:val="00364622"/>
    <w:rsid w:val="00364F13"/>
    <w:rsid w:val="00364FA9"/>
    <w:rsid w:val="003652FB"/>
    <w:rsid w:val="0036540E"/>
    <w:rsid w:val="003654BD"/>
    <w:rsid w:val="00365677"/>
    <w:rsid w:val="00365EFE"/>
    <w:rsid w:val="0036641B"/>
    <w:rsid w:val="0036663E"/>
    <w:rsid w:val="00366DDE"/>
    <w:rsid w:val="003676BD"/>
    <w:rsid w:val="003677C0"/>
    <w:rsid w:val="00367B6B"/>
    <w:rsid w:val="00367E3B"/>
    <w:rsid w:val="0037043D"/>
    <w:rsid w:val="0037079A"/>
    <w:rsid w:val="003708FF"/>
    <w:rsid w:val="00370951"/>
    <w:rsid w:val="00370CA1"/>
    <w:rsid w:val="00371107"/>
    <w:rsid w:val="003711C9"/>
    <w:rsid w:val="003714D3"/>
    <w:rsid w:val="003716D4"/>
    <w:rsid w:val="00371DEB"/>
    <w:rsid w:val="003721D2"/>
    <w:rsid w:val="003721D4"/>
    <w:rsid w:val="0037231F"/>
    <w:rsid w:val="0037266D"/>
    <w:rsid w:val="00372679"/>
    <w:rsid w:val="0037292E"/>
    <w:rsid w:val="0037298B"/>
    <w:rsid w:val="00373090"/>
    <w:rsid w:val="00373438"/>
    <w:rsid w:val="0037396F"/>
    <w:rsid w:val="00373C4A"/>
    <w:rsid w:val="00373DE8"/>
    <w:rsid w:val="00373F59"/>
    <w:rsid w:val="003740E4"/>
    <w:rsid w:val="003741BE"/>
    <w:rsid w:val="00374217"/>
    <w:rsid w:val="00374460"/>
    <w:rsid w:val="00374655"/>
    <w:rsid w:val="003747A9"/>
    <w:rsid w:val="00374A75"/>
    <w:rsid w:val="003752D6"/>
    <w:rsid w:val="00375727"/>
    <w:rsid w:val="00375A3C"/>
    <w:rsid w:val="00375BBC"/>
    <w:rsid w:val="00375D02"/>
    <w:rsid w:val="003767A3"/>
    <w:rsid w:val="0037680B"/>
    <w:rsid w:val="00376E1A"/>
    <w:rsid w:val="00377998"/>
    <w:rsid w:val="00377AF6"/>
    <w:rsid w:val="00377BAF"/>
    <w:rsid w:val="00377F9F"/>
    <w:rsid w:val="003800FF"/>
    <w:rsid w:val="00380413"/>
    <w:rsid w:val="00380538"/>
    <w:rsid w:val="0038064B"/>
    <w:rsid w:val="00381279"/>
    <w:rsid w:val="003812C7"/>
    <w:rsid w:val="00381349"/>
    <w:rsid w:val="003819F9"/>
    <w:rsid w:val="00381B75"/>
    <w:rsid w:val="00381D62"/>
    <w:rsid w:val="00381E8D"/>
    <w:rsid w:val="00382046"/>
    <w:rsid w:val="00382450"/>
    <w:rsid w:val="003828E3"/>
    <w:rsid w:val="00382AD1"/>
    <w:rsid w:val="00382B6A"/>
    <w:rsid w:val="00382BDC"/>
    <w:rsid w:val="00382BE3"/>
    <w:rsid w:val="00382E65"/>
    <w:rsid w:val="00382FE6"/>
    <w:rsid w:val="003831F5"/>
    <w:rsid w:val="003833A4"/>
    <w:rsid w:val="0038360C"/>
    <w:rsid w:val="00383671"/>
    <w:rsid w:val="00383698"/>
    <w:rsid w:val="003836E6"/>
    <w:rsid w:val="00383B19"/>
    <w:rsid w:val="00383BD7"/>
    <w:rsid w:val="00384036"/>
    <w:rsid w:val="00384684"/>
    <w:rsid w:val="00384894"/>
    <w:rsid w:val="00384954"/>
    <w:rsid w:val="003850E9"/>
    <w:rsid w:val="0038532D"/>
    <w:rsid w:val="00385389"/>
    <w:rsid w:val="003854C9"/>
    <w:rsid w:val="00385E70"/>
    <w:rsid w:val="003860EC"/>
    <w:rsid w:val="00386364"/>
    <w:rsid w:val="003866F7"/>
    <w:rsid w:val="003868A4"/>
    <w:rsid w:val="003868B2"/>
    <w:rsid w:val="00386A36"/>
    <w:rsid w:val="003876C3"/>
    <w:rsid w:val="003877D5"/>
    <w:rsid w:val="0038780D"/>
    <w:rsid w:val="00387916"/>
    <w:rsid w:val="0038793D"/>
    <w:rsid w:val="0039021D"/>
    <w:rsid w:val="0039025B"/>
    <w:rsid w:val="0039046B"/>
    <w:rsid w:val="00390526"/>
    <w:rsid w:val="003907D5"/>
    <w:rsid w:val="003909CD"/>
    <w:rsid w:val="00390BB0"/>
    <w:rsid w:val="00390EAA"/>
    <w:rsid w:val="00390FFB"/>
    <w:rsid w:val="00391439"/>
    <w:rsid w:val="0039160A"/>
    <w:rsid w:val="00391676"/>
    <w:rsid w:val="003916EE"/>
    <w:rsid w:val="00391A7C"/>
    <w:rsid w:val="00391AA6"/>
    <w:rsid w:val="00391C8B"/>
    <w:rsid w:val="00391D43"/>
    <w:rsid w:val="00391D49"/>
    <w:rsid w:val="00391E46"/>
    <w:rsid w:val="00391E87"/>
    <w:rsid w:val="0039214F"/>
    <w:rsid w:val="00392379"/>
    <w:rsid w:val="00392617"/>
    <w:rsid w:val="003926EB"/>
    <w:rsid w:val="0039288C"/>
    <w:rsid w:val="003929AB"/>
    <w:rsid w:val="00392A8A"/>
    <w:rsid w:val="00392CC2"/>
    <w:rsid w:val="00392D72"/>
    <w:rsid w:val="003931DC"/>
    <w:rsid w:val="0039320E"/>
    <w:rsid w:val="003932BE"/>
    <w:rsid w:val="00393814"/>
    <w:rsid w:val="00393AB8"/>
    <w:rsid w:val="0039406B"/>
    <w:rsid w:val="003942F7"/>
    <w:rsid w:val="00394481"/>
    <w:rsid w:val="00394996"/>
    <w:rsid w:val="00394A23"/>
    <w:rsid w:val="00394D6B"/>
    <w:rsid w:val="00395575"/>
    <w:rsid w:val="00395A3C"/>
    <w:rsid w:val="00395A3D"/>
    <w:rsid w:val="00395AFD"/>
    <w:rsid w:val="00395E67"/>
    <w:rsid w:val="0039647E"/>
    <w:rsid w:val="0039654B"/>
    <w:rsid w:val="00396919"/>
    <w:rsid w:val="00396D05"/>
    <w:rsid w:val="00396D74"/>
    <w:rsid w:val="00396D83"/>
    <w:rsid w:val="003973D3"/>
    <w:rsid w:val="00397627"/>
    <w:rsid w:val="0039767E"/>
    <w:rsid w:val="00397690"/>
    <w:rsid w:val="003978CE"/>
    <w:rsid w:val="003979C6"/>
    <w:rsid w:val="00397A44"/>
    <w:rsid w:val="003A0696"/>
    <w:rsid w:val="003A081B"/>
    <w:rsid w:val="003A09BC"/>
    <w:rsid w:val="003A1046"/>
    <w:rsid w:val="003A11D9"/>
    <w:rsid w:val="003A1965"/>
    <w:rsid w:val="003A20BC"/>
    <w:rsid w:val="003A21EB"/>
    <w:rsid w:val="003A21F5"/>
    <w:rsid w:val="003A25DA"/>
    <w:rsid w:val="003A2F99"/>
    <w:rsid w:val="003A30AE"/>
    <w:rsid w:val="003A34E7"/>
    <w:rsid w:val="003A362A"/>
    <w:rsid w:val="003A36AD"/>
    <w:rsid w:val="003A36BE"/>
    <w:rsid w:val="003A3954"/>
    <w:rsid w:val="003A3B93"/>
    <w:rsid w:val="003A3D29"/>
    <w:rsid w:val="003A3F33"/>
    <w:rsid w:val="003A423A"/>
    <w:rsid w:val="003A49B7"/>
    <w:rsid w:val="003A4A0D"/>
    <w:rsid w:val="003A4A5A"/>
    <w:rsid w:val="003A4AB3"/>
    <w:rsid w:val="003A4C07"/>
    <w:rsid w:val="003A4CAD"/>
    <w:rsid w:val="003A4EB1"/>
    <w:rsid w:val="003A538C"/>
    <w:rsid w:val="003A594A"/>
    <w:rsid w:val="003A5972"/>
    <w:rsid w:val="003A5ADD"/>
    <w:rsid w:val="003A5BB0"/>
    <w:rsid w:val="003A5F87"/>
    <w:rsid w:val="003A61A5"/>
    <w:rsid w:val="003A6426"/>
    <w:rsid w:val="003A645B"/>
    <w:rsid w:val="003A661A"/>
    <w:rsid w:val="003A6787"/>
    <w:rsid w:val="003A74FE"/>
    <w:rsid w:val="003A7781"/>
    <w:rsid w:val="003A788F"/>
    <w:rsid w:val="003A78CE"/>
    <w:rsid w:val="003A78DA"/>
    <w:rsid w:val="003A7D72"/>
    <w:rsid w:val="003A7DF4"/>
    <w:rsid w:val="003A7DFF"/>
    <w:rsid w:val="003B02F5"/>
    <w:rsid w:val="003B076C"/>
    <w:rsid w:val="003B079A"/>
    <w:rsid w:val="003B0A50"/>
    <w:rsid w:val="003B0CE3"/>
    <w:rsid w:val="003B0FBA"/>
    <w:rsid w:val="003B197D"/>
    <w:rsid w:val="003B1988"/>
    <w:rsid w:val="003B1B01"/>
    <w:rsid w:val="003B1D29"/>
    <w:rsid w:val="003B1FAC"/>
    <w:rsid w:val="003B2A29"/>
    <w:rsid w:val="003B2A88"/>
    <w:rsid w:val="003B2DB9"/>
    <w:rsid w:val="003B2E40"/>
    <w:rsid w:val="003B2F2B"/>
    <w:rsid w:val="003B3299"/>
    <w:rsid w:val="003B33A3"/>
    <w:rsid w:val="003B3A57"/>
    <w:rsid w:val="003B3AF4"/>
    <w:rsid w:val="003B3F43"/>
    <w:rsid w:val="003B447E"/>
    <w:rsid w:val="003B4562"/>
    <w:rsid w:val="003B4812"/>
    <w:rsid w:val="003B4A8B"/>
    <w:rsid w:val="003B4E52"/>
    <w:rsid w:val="003B4E66"/>
    <w:rsid w:val="003B4F98"/>
    <w:rsid w:val="003B516B"/>
    <w:rsid w:val="003B518A"/>
    <w:rsid w:val="003B5244"/>
    <w:rsid w:val="003B57E6"/>
    <w:rsid w:val="003B582C"/>
    <w:rsid w:val="003B5B32"/>
    <w:rsid w:val="003B5CAB"/>
    <w:rsid w:val="003B5CDC"/>
    <w:rsid w:val="003B6213"/>
    <w:rsid w:val="003B6411"/>
    <w:rsid w:val="003B668C"/>
    <w:rsid w:val="003B6850"/>
    <w:rsid w:val="003B6B7D"/>
    <w:rsid w:val="003B6CE7"/>
    <w:rsid w:val="003B6D76"/>
    <w:rsid w:val="003B6E58"/>
    <w:rsid w:val="003B6F63"/>
    <w:rsid w:val="003B7333"/>
    <w:rsid w:val="003B7817"/>
    <w:rsid w:val="003B7AE6"/>
    <w:rsid w:val="003B7C82"/>
    <w:rsid w:val="003B7E98"/>
    <w:rsid w:val="003C0419"/>
    <w:rsid w:val="003C054A"/>
    <w:rsid w:val="003C060C"/>
    <w:rsid w:val="003C09B5"/>
    <w:rsid w:val="003C0D6B"/>
    <w:rsid w:val="003C0F76"/>
    <w:rsid w:val="003C16DD"/>
    <w:rsid w:val="003C16EB"/>
    <w:rsid w:val="003C1B49"/>
    <w:rsid w:val="003C1C07"/>
    <w:rsid w:val="003C27A5"/>
    <w:rsid w:val="003C284A"/>
    <w:rsid w:val="003C28F6"/>
    <w:rsid w:val="003C2A57"/>
    <w:rsid w:val="003C2B27"/>
    <w:rsid w:val="003C2CAB"/>
    <w:rsid w:val="003C2D8A"/>
    <w:rsid w:val="003C37CF"/>
    <w:rsid w:val="003C37E8"/>
    <w:rsid w:val="003C3A78"/>
    <w:rsid w:val="003C40A0"/>
    <w:rsid w:val="003C4346"/>
    <w:rsid w:val="003C45AA"/>
    <w:rsid w:val="003C468F"/>
    <w:rsid w:val="003C46CD"/>
    <w:rsid w:val="003C4AC4"/>
    <w:rsid w:val="003C4E30"/>
    <w:rsid w:val="003C4E8A"/>
    <w:rsid w:val="003C4F61"/>
    <w:rsid w:val="003C5026"/>
    <w:rsid w:val="003C5512"/>
    <w:rsid w:val="003C5579"/>
    <w:rsid w:val="003C55EB"/>
    <w:rsid w:val="003C56BB"/>
    <w:rsid w:val="003C5A46"/>
    <w:rsid w:val="003C60DA"/>
    <w:rsid w:val="003C618A"/>
    <w:rsid w:val="003C633C"/>
    <w:rsid w:val="003C6450"/>
    <w:rsid w:val="003C6546"/>
    <w:rsid w:val="003C659D"/>
    <w:rsid w:val="003C6999"/>
    <w:rsid w:val="003C7043"/>
    <w:rsid w:val="003C710E"/>
    <w:rsid w:val="003C7742"/>
    <w:rsid w:val="003C7ACF"/>
    <w:rsid w:val="003D06BF"/>
    <w:rsid w:val="003D0901"/>
    <w:rsid w:val="003D0B40"/>
    <w:rsid w:val="003D0B6F"/>
    <w:rsid w:val="003D0CD0"/>
    <w:rsid w:val="003D0E5E"/>
    <w:rsid w:val="003D1352"/>
    <w:rsid w:val="003D1BD5"/>
    <w:rsid w:val="003D1D48"/>
    <w:rsid w:val="003D2024"/>
    <w:rsid w:val="003D2432"/>
    <w:rsid w:val="003D253A"/>
    <w:rsid w:val="003D260C"/>
    <w:rsid w:val="003D277B"/>
    <w:rsid w:val="003D2850"/>
    <w:rsid w:val="003D2B7C"/>
    <w:rsid w:val="003D2D79"/>
    <w:rsid w:val="003D319C"/>
    <w:rsid w:val="003D32FF"/>
    <w:rsid w:val="003D373F"/>
    <w:rsid w:val="003D3769"/>
    <w:rsid w:val="003D3C20"/>
    <w:rsid w:val="003D3EDE"/>
    <w:rsid w:val="003D3F4D"/>
    <w:rsid w:val="003D443E"/>
    <w:rsid w:val="003D44E1"/>
    <w:rsid w:val="003D4797"/>
    <w:rsid w:val="003D4D88"/>
    <w:rsid w:val="003D4E35"/>
    <w:rsid w:val="003D5565"/>
    <w:rsid w:val="003D59EA"/>
    <w:rsid w:val="003D5D5E"/>
    <w:rsid w:val="003D6291"/>
    <w:rsid w:val="003D62BB"/>
    <w:rsid w:val="003D63A9"/>
    <w:rsid w:val="003D6782"/>
    <w:rsid w:val="003D6877"/>
    <w:rsid w:val="003D6DFA"/>
    <w:rsid w:val="003D70BC"/>
    <w:rsid w:val="003D731D"/>
    <w:rsid w:val="003D78F0"/>
    <w:rsid w:val="003D7CFB"/>
    <w:rsid w:val="003E0011"/>
    <w:rsid w:val="003E00E0"/>
    <w:rsid w:val="003E0131"/>
    <w:rsid w:val="003E023E"/>
    <w:rsid w:val="003E0587"/>
    <w:rsid w:val="003E0661"/>
    <w:rsid w:val="003E0852"/>
    <w:rsid w:val="003E0AAA"/>
    <w:rsid w:val="003E0FC8"/>
    <w:rsid w:val="003E1241"/>
    <w:rsid w:val="003E1308"/>
    <w:rsid w:val="003E1D83"/>
    <w:rsid w:val="003E1E50"/>
    <w:rsid w:val="003E2444"/>
    <w:rsid w:val="003E25AF"/>
    <w:rsid w:val="003E26E9"/>
    <w:rsid w:val="003E2C33"/>
    <w:rsid w:val="003E326A"/>
    <w:rsid w:val="003E37DB"/>
    <w:rsid w:val="003E384A"/>
    <w:rsid w:val="003E3A0F"/>
    <w:rsid w:val="003E3A1D"/>
    <w:rsid w:val="003E3D8A"/>
    <w:rsid w:val="003E445D"/>
    <w:rsid w:val="003E48DD"/>
    <w:rsid w:val="003E5567"/>
    <w:rsid w:val="003E5878"/>
    <w:rsid w:val="003E59FE"/>
    <w:rsid w:val="003E5A9E"/>
    <w:rsid w:val="003E5E62"/>
    <w:rsid w:val="003E5EA4"/>
    <w:rsid w:val="003E6100"/>
    <w:rsid w:val="003E634A"/>
    <w:rsid w:val="003E6467"/>
    <w:rsid w:val="003E6566"/>
    <w:rsid w:val="003E659B"/>
    <w:rsid w:val="003E6927"/>
    <w:rsid w:val="003E6FF3"/>
    <w:rsid w:val="003E7013"/>
    <w:rsid w:val="003E774B"/>
    <w:rsid w:val="003E7BB6"/>
    <w:rsid w:val="003F070C"/>
    <w:rsid w:val="003F11AB"/>
    <w:rsid w:val="003F1412"/>
    <w:rsid w:val="003F15A7"/>
    <w:rsid w:val="003F17D2"/>
    <w:rsid w:val="003F24A0"/>
    <w:rsid w:val="003F250E"/>
    <w:rsid w:val="003F2741"/>
    <w:rsid w:val="003F2B9B"/>
    <w:rsid w:val="003F3375"/>
    <w:rsid w:val="003F3899"/>
    <w:rsid w:val="003F3B32"/>
    <w:rsid w:val="003F3F76"/>
    <w:rsid w:val="003F413B"/>
    <w:rsid w:val="003F4625"/>
    <w:rsid w:val="003F47B9"/>
    <w:rsid w:val="003F49BE"/>
    <w:rsid w:val="003F4F0F"/>
    <w:rsid w:val="003F515B"/>
    <w:rsid w:val="003F589A"/>
    <w:rsid w:val="003F595F"/>
    <w:rsid w:val="003F5A56"/>
    <w:rsid w:val="003F6186"/>
    <w:rsid w:val="003F6187"/>
    <w:rsid w:val="003F61DF"/>
    <w:rsid w:val="003F6240"/>
    <w:rsid w:val="003F68D7"/>
    <w:rsid w:val="003F6D5A"/>
    <w:rsid w:val="003F784A"/>
    <w:rsid w:val="003F798E"/>
    <w:rsid w:val="003F7BD2"/>
    <w:rsid w:val="003F7CCB"/>
    <w:rsid w:val="003F7D11"/>
    <w:rsid w:val="003F7DBA"/>
    <w:rsid w:val="003F7FF5"/>
    <w:rsid w:val="00400091"/>
    <w:rsid w:val="00400368"/>
    <w:rsid w:val="004003B9"/>
    <w:rsid w:val="0040050C"/>
    <w:rsid w:val="004005D1"/>
    <w:rsid w:val="00400940"/>
    <w:rsid w:val="004010F1"/>
    <w:rsid w:val="0040136A"/>
    <w:rsid w:val="00401442"/>
    <w:rsid w:val="00401548"/>
    <w:rsid w:val="004019C6"/>
    <w:rsid w:val="00401A43"/>
    <w:rsid w:val="00401A49"/>
    <w:rsid w:val="0040220B"/>
    <w:rsid w:val="0040245E"/>
    <w:rsid w:val="00402A47"/>
    <w:rsid w:val="00402C35"/>
    <w:rsid w:val="00402C85"/>
    <w:rsid w:val="00402EFC"/>
    <w:rsid w:val="00403154"/>
    <w:rsid w:val="0040323E"/>
    <w:rsid w:val="0040349B"/>
    <w:rsid w:val="00403ABB"/>
    <w:rsid w:val="00403B07"/>
    <w:rsid w:val="00403D34"/>
    <w:rsid w:val="00403DCB"/>
    <w:rsid w:val="00403FF3"/>
    <w:rsid w:val="0040411D"/>
    <w:rsid w:val="004048D2"/>
    <w:rsid w:val="00404E71"/>
    <w:rsid w:val="00404E99"/>
    <w:rsid w:val="004052E4"/>
    <w:rsid w:val="004053A2"/>
    <w:rsid w:val="00405B46"/>
    <w:rsid w:val="00405F6E"/>
    <w:rsid w:val="004061F6"/>
    <w:rsid w:val="004064A4"/>
    <w:rsid w:val="00406FBD"/>
    <w:rsid w:val="004070FD"/>
    <w:rsid w:val="004074E3"/>
    <w:rsid w:val="004100E5"/>
    <w:rsid w:val="0041035C"/>
    <w:rsid w:val="00410415"/>
    <w:rsid w:val="004104D9"/>
    <w:rsid w:val="00410A0D"/>
    <w:rsid w:val="00410C27"/>
    <w:rsid w:val="00410EFD"/>
    <w:rsid w:val="004114CC"/>
    <w:rsid w:val="0041155F"/>
    <w:rsid w:val="00411791"/>
    <w:rsid w:val="00411795"/>
    <w:rsid w:val="0041183F"/>
    <w:rsid w:val="00411874"/>
    <w:rsid w:val="004118BF"/>
    <w:rsid w:val="0041190F"/>
    <w:rsid w:val="004119D5"/>
    <w:rsid w:val="0041205C"/>
    <w:rsid w:val="00412146"/>
    <w:rsid w:val="004121A8"/>
    <w:rsid w:val="00412444"/>
    <w:rsid w:val="00412685"/>
    <w:rsid w:val="004128E0"/>
    <w:rsid w:val="00412B30"/>
    <w:rsid w:val="00412D07"/>
    <w:rsid w:val="00413019"/>
    <w:rsid w:val="00413636"/>
    <w:rsid w:val="00413648"/>
    <w:rsid w:val="004136A1"/>
    <w:rsid w:val="0041391F"/>
    <w:rsid w:val="00413939"/>
    <w:rsid w:val="00413CBD"/>
    <w:rsid w:val="00413EBB"/>
    <w:rsid w:val="00413FCE"/>
    <w:rsid w:val="00414004"/>
    <w:rsid w:val="00414162"/>
    <w:rsid w:val="00414304"/>
    <w:rsid w:val="00414315"/>
    <w:rsid w:val="00414500"/>
    <w:rsid w:val="00414A42"/>
    <w:rsid w:val="00414F68"/>
    <w:rsid w:val="004151F0"/>
    <w:rsid w:val="004158A1"/>
    <w:rsid w:val="00415A83"/>
    <w:rsid w:val="00415B8D"/>
    <w:rsid w:val="00415CAE"/>
    <w:rsid w:val="00415D62"/>
    <w:rsid w:val="004166C5"/>
    <w:rsid w:val="004166DA"/>
    <w:rsid w:val="00416D84"/>
    <w:rsid w:val="004170DA"/>
    <w:rsid w:val="00417174"/>
    <w:rsid w:val="004174F8"/>
    <w:rsid w:val="004178F9"/>
    <w:rsid w:val="00417918"/>
    <w:rsid w:val="00417B58"/>
    <w:rsid w:val="00420212"/>
    <w:rsid w:val="0042024E"/>
    <w:rsid w:val="00420A56"/>
    <w:rsid w:val="00420D84"/>
    <w:rsid w:val="004213A5"/>
    <w:rsid w:val="0042186A"/>
    <w:rsid w:val="00421B87"/>
    <w:rsid w:val="00421BB9"/>
    <w:rsid w:val="00421EC9"/>
    <w:rsid w:val="004222D8"/>
    <w:rsid w:val="004225EE"/>
    <w:rsid w:val="00422609"/>
    <w:rsid w:val="004226E8"/>
    <w:rsid w:val="0042281E"/>
    <w:rsid w:val="00423008"/>
    <w:rsid w:val="004231F7"/>
    <w:rsid w:val="004237AF"/>
    <w:rsid w:val="004237D4"/>
    <w:rsid w:val="00423EB5"/>
    <w:rsid w:val="00423F62"/>
    <w:rsid w:val="00424AD5"/>
    <w:rsid w:val="00424B5D"/>
    <w:rsid w:val="0042500E"/>
    <w:rsid w:val="00425054"/>
    <w:rsid w:val="0042536B"/>
    <w:rsid w:val="00425374"/>
    <w:rsid w:val="00425A20"/>
    <w:rsid w:val="00426008"/>
    <w:rsid w:val="0042611E"/>
    <w:rsid w:val="0042613E"/>
    <w:rsid w:val="004261B6"/>
    <w:rsid w:val="004261C0"/>
    <w:rsid w:val="0042644B"/>
    <w:rsid w:val="004268AD"/>
    <w:rsid w:val="004269B2"/>
    <w:rsid w:val="00426AB8"/>
    <w:rsid w:val="00426C36"/>
    <w:rsid w:val="00426F8F"/>
    <w:rsid w:val="00427178"/>
    <w:rsid w:val="004273B1"/>
    <w:rsid w:val="004279AA"/>
    <w:rsid w:val="00427CA0"/>
    <w:rsid w:val="00427CEA"/>
    <w:rsid w:val="0043018C"/>
    <w:rsid w:val="004308CB"/>
    <w:rsid w:val="00430988"/>
    <w:rsid w:val="00430E9B"/>
    <w:rsid w:val="00430FEE"/>
    <w:rsid w:val="004314A9"/>
    <w:rsid w:val="004316E0"/>
    <w:rsid w:val="00431B7F"/>
    <w:rsid w:val="00431CA2"/>
    <w:rsid w:val="00431E08"/>
    <w:rsid w:val="00431E2B"/>
    <w:rsid w:val="00431EE9"/>
    <w:rsid w:val="00432069"/>
    <w:rsid w:val="0043209D"/>
    <w:rsid w:val="004321A9"/>
    <w:rsid w:val="00432370"/>
    <w:rsid w:val="00432897"/>
    <w:rsid w:val="00432A03"/>
    <w:rsid w:val="004330DF"/>
    <w:rsid w:val="004334DF"/>
    <w:rsid w:val="0043359C"/>
    <w:rsid w:val="00434255"/>
    <w:rsid w:val="004342E0"/>
    <w:rsid w:val="00434E5D"/>
    <w:rsid w:val="0043518E"/>
    <w:rsid w:val="004353F4"/>
    <w:rsid w:val="00436170"/>
    <w:rsid w:val="004362B4"/>
    <w:rsid w:val="004367E9"/>
    <w:rsid w:val="00436AAF"/>
    <w:rsid w:val="00436E5F"/>
    <w:rsid w:val="00437423"/>
    <w:rsid w:val="00437702"/>
    <w:rsid w:val="004379A5"/>
    <w:rsid w:val="00437CF5"/>
    <w:rsid w:val="004401DA"/>
    <w:rsid w:val="0044020B"/>
    <w:rsid w:val="00440302"/>
    <w:rsid w:val="00440943"/>
    <w:rsid w:val="00441102"/>
    <w:rsid w:val="004411EB"/>
    <w:rsid w:val="004412F8"/>
    <w:rsid w:val="0044162B"/>
    <w:rsid w:val="00441D64"/>
    <w:rsid w:val="00441F7C"/>
    <w:rsid w:val="0044266D"/>
    <w:rsid w:val="0044270E"/>
    <w:rsid w:val="00442720"/>
    <w:rsid w:val="004427F9"/>
    <w:rsid w:val="00442883"/>
    <w:rsid w:val="004429DD"/>
    <w:rsid w:val="00442FB7"/>
    <w:rsid w:val="00443285"/>
    <w:rsid w:val="0044368D"/>
    <w:rsid w:val="004438D8"/>
    <w:rsid w:val="00443C3E"/>
    <w:rsid w:val="00443E77"/>
    <w:rsid w:val="00443F16"/>
    <w:rsid w:val="004440A2"/>
    <w:rsid w:val="00444138"/>
    <w:rsid w:val="0044451A"/>
    <w:rsid w:val="004445C3"/>
    <w:rsid w:val="004445FB"/>
    <w:rsid w:val="00444777"/>
    <w:rsid w:val="00444BB3"/>
    <w:rsid w:val="00444C45"/>
    <w:rsid w:val="00444DA9"/>
    <w:rsid w:val="00445174"/>
    <w:rsid w:val="00445399"/>
    <w:rsid w:val="00445B14"/>
    <w:rsid w:val="00445E6F"/>
    <w:rsid w:val="004460C4"/>
    <w:rsid w:val="004460D5"/>
    <w:rsid w:val="0044623E"/>
    <w:rsid w:val="004464FF"/>
    <w:rsid w:val="00446618"/>
    <w:rsid w:val="004472AA"/>
    <w:rsid w:val="00447631"/>
    <w:rsid w:val="00447683"/>
    <w:rsid w:val="0044776D"/>
    <w:rsid w:val="00447982"/>
    <w:rsid w:val="00447E5C"/>
    <w:rsid w:val="00450001"/>
    <w:rsid w:val="004500EB"/>
    <w:rsid w:val="004501CA"/>
    <w:rsid w:val="00450224"/>
    <w:rsid w:val="004504B2"/>
    <w:rsid w:val="0045073B"/>
    <w:rsid w:val="004508DB"/>
    <w:rsid w:val="00450A3B"/>
    <w:rsid w:val="00450CDC"/>
    <w:rsid w:val="00450D63"/>
    <w:rsid w:val="00451560"/>
    <w:rsid w:val="004515BE"/>
    <w:rsid w:val="004518A6"/>
    <w:rsid w:val="004519CE"/>
    <w:rsid w:val="00451A58"/>
    <w:rsid w:val="00451C2D"/>
    <w:rsid w:val="00451CA3"/>
    <w:rsid w:val="004526BF"/>
    <w:rsid w:val="0045282A"/>
    <w:rsid w:val="00452877"/>
    <w:rsid w:val="00452E1F"/>
    <w:rsid w:val="004531D5"/>
    <w:rsid w:val="0045382F"/>
    <w:rsid w:val="00453AF7"/>
    <w:rsid w:val="00453C6F"/>
    <w:rsid w:val="00453F77"/>
    <w:rsid w:val="00454193"/>
    <w:rsid w:val="0045445F"/>
    <w:rsid w:val="004544D7"/>
    <w:rsid w:val="00454653"/>
    <w:rsid w:val="004546F7"/>
    <w:rsid w:val="0045499E"/>
    <w:rsid w:val="00454DCE"/>
    <w:rsid w:val="00454FC4"/>
    <w:rsid w:val="0045535C"/>
    <w:rsid w:val="00455369"/>
    <w:rsid w:val="00455907"/>
    <w:rsid w:val="004559F8"/>
    <w:rsid w:val="00455AD3"/>
    <w:rsid w:val="00455C5D"/>
    <w:rsid w:val="00456631"/>
    <w:rsid w:val="004566A5"/>
    <w:rsid w:val="0045683D"/>
    <w:rsid w:val="00456A3C"/>
    <w:rsid w:val="00456C65"/>
    <w:rsid w:val="00456E10"/>
    <w:rsid w:val="00456F6A"/>
    <w:rsid w:val="0045749E"/>
    <w:rsid w:val="0045781E"/>
    <w:rsid w:val="0045789F"/>
    <w:rsid w:val="00457D64"/>
    <w:rsid w:val="00457FF0"/>
    <w:rsid w:val="0046010B"/>
    <w:rsid w:val="00460209"/>
    <w:rsid w:val="00460728"/>
    <w:rsid w:val="0046088C"/>
    <w:rsid w:val="00460A19"/>
    <w:rsid w:val="00460CA5"/>
    <w:rsid w:val="00460E29"/>
    <w:rsid w:val="004611C9"/>
    <w:rsid w:val="00461874"/>
    <w:rsid w:val="00461965"/>
    <w:rsid w:val="004619E3"/>
    <w:rsid w:val="00461B04"/>
    <w:rsid w:val="00461D30"/>
    <w:rsid w:val="004622C8"/>
    <w:rsid w:val="0046240C"/>
    <w:rsid w:val="004628C5"/>
    <w:rsid w:val="004629A1"/>
    <w:rsid w:val="00462B08"/>
    <w:rsid w:val="00462C75"/>
    <w:rsid w:val="0046339D"/>
    <w:rsid w:val="00463637"/>
    <w:rsid w:val="0046369D"/>
    <w:rsid w:val="00463B3B"/>
    <w:rsid w:val="00463CB2"/>
    <w:rsid w:val="0046408A"/>
    <w:rsid w:val="004644DF"/>
    <w:rsid w:val="00464759"/>
    <w:rsid w:val="00465641"/>
    <w:rsid w:val="00465B33"/>
    <w:rsid w:val="00465BB7"/>
    <w:rsid w:val="00465CC4"/>
    <w:rsid w:val="00465D55"/>
    <w:rsid w:val="004662BB"/>
    <w:rsid w:val="00466701"/>
    <w:rsid w:val="00466707"/>
    <w:rsid w:val="00466B77"/>
    <w:rsid w:val="00466C9C"/>
    <w:rsid w:val="00467100"/>
    <w:rsid w:val="004672C9"/>
    <w:rsid w:val="004677D2"/>
    <w:rsid w:val="00467BBE"/>
    <w:rsid w:val="00470241"/>
    <w:rsid w:val="0047036E"/>
    <w:rsid w:val="00470753"/>
    <w:rsid w:val="00470E20"/>
    <w:rsid w:val="00470E8A"/>
    <w:rsid w:val="00470FF7"/>
    <w:rsid w:val="00471AEB"/>
    <w:rsid w:val="00471C9F"/>
    <w:rsid w:val="00471D68"/>
    <w:rsid w:val="00471EC0"/>
    <w:rsid w:val="0047220B"/>
    <w:rsid w:val="0047227F"/>
    <w:rsid w:val="00472684"/>
    <w:rsid w:val="00472CE4"/>
    <w:rsid w:val="00472D16"/>
    <w:rsid w:val="00472D90"/>
    <w:rsid w:val="00473596"/>
    <w:rsid w:val="00473836"/>
    <w:rsid w:val="00473C72"/>
    <w:rsid w:val="00473C7C"/>
    <w:rsid w:val="00473CEF"/>
    <w:rsid w:val="00473DCF"/>
    <w:rsid w:val="004744DB"/>
    <w:rsid w:val="00474845"/>
    <w:rsid w:val="00474B75"/>
    <w:rsid w:val="00474C14"/>
    <w:rsid w:val="00474D0A"/>
    <w:rsid w:val="00474D68"/>
    <w:rsid w:val="00474E40"/>
    <w:rsid w:val="00475000"/>
    <w:rsid w:val="004750C1"/>
    <w:rsid w:val="004752F9"/>
    <w:rsid w:val="00475EC7"/>
    <w:rsid w:val="0047635C"/>
    <w:rsid w:val="00476ABF"/>
    <w:rsid w:val="00476B7F"/>
    <w:rsid w:val="00476C24"/>
    <w:rsid w:val="00476D02"/>
    <w:rsid w:val="00476E94"/>
    <w:rsid w:val="0047749B"/>
    <w:rsid w:val="0047761E"/>
    <w:rsid w:val="00477634"/>
    <w:rsid w:val="00477988"/>
    <w:rsid w:val="00477B52"/>
    <w:rsid w:val="00480C1E"/>
    <w:rsid w:val="00480F8B"/>
    <w:rsid w:val="00480FA4"/>
    <w:rsid w:val="0048116E"/>
    <w:rsid w:val="0048126E"/>
    <w:rsid w:val="004812BC"/>
    <w:rsid w:val="0048140C"/>
    <w:rsid w:val="004819A6"/>
    <w:rsid w:val="00481BB4"/>
    <w:rsid w:val="00481C62"/>
    <w:rsid w:val="00481CD1"/>
    <w:rsid w:val="0048206A"/>
    <w:rsid w:val="004824F2"/>
    <w:rsid w:val="0048260D"/>
    <w:rsid w:val="00482857"/>
    <w:rsid w:val="00482D3F"/>
    <w:rsid w:val="00482E74"/>
    <w:rsid w:val="00483620"/>
    <w:rsid w:val="0048390B"/>
    <w:rsid w:val="00483AF2"/>
    <w:rsid w:val="00483B21"/>
    <w:rsid w:val="00483E48"/>
    <w:rsid w:val="00483E8E"/>
    <w:rsid w:val="00484372"/>
    <w:rsid w:val="004843ED"/>
    <w:rsid w:val="004844B4"/>
    <w:rsid w:val="004844BF"/>
    <w:rsid w:val="004844C9"/>
    <w:rsid w:val="004845BB"/>
    <w:rsid w:val="0048481B"/>
    <w:rsid w:val="004848A3"/>
    <w:rsid w:val="00484BFB"/>
    <w:rsid w:val="00484D5E"/>
    <w:rsid w:val="00484E64"/>
    <w:rsid w:val="00485753"/>
    <w:rsid w:val="004857A0"/>
    <w:rsid w:val="004857BD"/>
    <w:rsid w:val="00485DBC"/>
    <w:rsid w:val="0048609B"/>
    <w:rsid w:val="0048671F"/>
    <w:rsid w:val="00486CFD"/>
    <w:rsid w:val="00486DD0"/>
    <w:rsid w:val="00487020"/>
    <w:rsid w:val="004872FD"/>
    <w:rsid w:val="004878EA"/>
    <w:rsid w:val="00487A7D"/>
    <w:rsid w:val="00487CF9"/>
    <w:rsid w:val="00487F9B"/>
    <w:rsid w:val="004900BC"/>
    <w:rsid w:val="00490B54"/>
    <w:rsid w:val="00490D00"/>
    <w:rsid w:val="00490D92"/>
    <w:rsid w:val="00490DB2"/>
    <w:rsid w:val="00490E8C"/>
    <w:rsid w:val="00491156"/>
    <w:rsid w:val="00491346"/>
    <w:rsid w:val="004913D9"/>
    <w:rsid w:val="004916E5"/>
    <w:rsid w:val="0049172A"/>
    <w:rsid w:val="00491888"/>
    <w:rsid w:val="0049189F"/>
    <w:rsid w:val="00491919"/>
    <w:rsid w:val="00491C8F"/>
    <w:rsid w:val="00491DF7"/>
    <w:rsid w:val="00491F72"/>
    <w:rsid w:val="00492270"/>
    <w:rsid w:val="004923F3"/>
    <w:rsid w:val="00492468"/>
    <w:rsid w:val="00492644"/>
    <w:rsid w:val="004926FB"/>
    <w:rsid w:val="0049285F"/>
    <w:rsid w:val="00492AC5"/>
    <w:rsid w:val="00492C19"/>
    <w:rsid w:val="0049316B"/>
    <w:rsid w:val="00493407"/>
    <w:rsid w:val="00493910"/>
    <w:rsid w:val="00493A29"/>
    <w:rsid w:val="00493AE0"/>
    <w:rsid w:val="00493EC1"/>
    <w:rsid w:val="00493F07"/>
    <w:rsid w:val="00494101"/>
    <w:rsid w:val="0049410C"/>
    <w:rsid w:val="004941CA"/>
    <w:rsid w:val="0049457E"/>
    <w:rsid w:val="0049476C"/>
    <w:rsid w:val="004947CC"/>
    <w:rsid w:val="00494A96"/>
    <w:rsid w:val="004952B5"/>
    <w:rsid w:val="004954BE"/>
    <w:rsid w:val="00495504"/>
    <w:rsid w:val="004957B2"/>
    <w:rsid w:val="00495C26"/>
    <w:rsid w:val="0049685F"/>
    <w:rsid w:val="00496B38"/>
    <w:rsid w:val="00496F88"/>
    <w:rsid w:val="00497022"/>
    <w:rsid w:val="0049731F"/>
    <w:rsid w:val="00497676"/>
    <w:rsid w:val="004977A0"/>
    <w:rsid w:val="004979D1"/>
    <w:rsid w:val="00497CEF"/>
    <w:rsid w:val="00497EDA"/>
    <w:rsid w:val="00497FA7"/>
    <w:rsid w:val="004A09FD"/>
    <w:rsid w:val="004A0BE6"/>
    <w:rsid w:val="004A0CA8"/>
    <w:rsid w:val="004A11AD"/>
    <w:rsid w:val="004A142B"/>
    <w:rsid w:val="004A156C"/>
    <w:rsid w:val="004A1AE5"/>
    <w:rsid w:val="004A1B1E"/>
    <w:rsid w:val="004A1B8E"/>
    <w:rsid w:val="004A2235"/>
    <w:rsid w:val="004A255E"/>
    <w:rsid w:val="004A2830"/>
    <w:rsid w:val="004A2BB4"/>
    <w:rsid w:val="004A2C33"/>
    <w:rsid w:val="004A2EC2"/>
    <w:rsid w:val="004A30BD"/>
    <w:rsid w:val="004A3312"/>
    <w:rsid w:val="004A35B0"/>
    <w:rsid w:val="004A3732"/>
    <w:rsid w:val="004A3734"/>
    <w:rsid w:val="004A3869"/>
    <w:rsid w:val="004A4129"/>
    <w:rsid w:val="004A4157"/>
    <w:rsid w:val="004A41DF"/>
    <w:rsid w:val="004A44C1"/>
    <w:rsid w:val="004A491D"/>
    <w:rsid w:val="004A4BFD"/>
    <w:rsid w:val="004A4F0E"/>
    <w:rsid w:val="004A517B"/>
    <w:rsid w:val="004A575C"/>
    <w:rsid w:val="004A589C"/>
    <w:rsid w:val="004A5D1E"/>
    <w:rsid w:val="004A60B0"/>
    <w:rsid w:val="004A60B7"/>
    <w:rsid w:val="004A61D8"/>
    <w:rsid w:val="004A6797"/>
    <w:rsid w:val="004A7375"/>
    <w:rsid w:val="004A73DF"/>
    <w:rsid w:val="004A795A"/>
    <w:rsid w:val="004A7A5D"/>
    <w:rsid w:val="004A7DA2"/>
    <w:rsid w:val="004A7FF2"/>
    <w:rsid w:val="004AB913"/>
    <w:rsid w:val="004B0413"/>
    <w:rsid w:val="004B0482"/>
    <w:rsid w:val="004B07CA"/>
    <w:rsid w:val="004B0816"/>
    <w:rsid w:val="004B0907"/>
    <w:rsid w:val="004B0C9F"/>
    <w:rsid w:val="004B0D77"/>
    <w:rsid w:val="004B0E3D"/>
    <w:rsid w:val="004B0FCD"/>
    <w:rsid w:val="004B186C"/>
    <w:rsid w:val="004B1F6F"/>
    <w:rsid w:val="004B21EB"/>
    <w:rsid w:val="004B2269"/>
    <w:rsid w:val="004B249E"/>
    <w:rsid w:val="004B26C7"/>
    <w:rsid w:val="004B2978"/>
    <w:rsid w:val="004B29E4"/>
    <w:rsid w:val="004B2E8A"/>
    <w:rsid w:val="004B2FC6"/>
    <w:rsid w:val="004B3224"/>
    <w:rsid w:val="004B32F8"/>
    <w:rsid w:val="004B371D"/>
    <w:rsid w:val="004B381D"/>
    <w:rsid w:val="004B3AFB"/>
    <w:rsid w:val="004B3B91"/>
    <w:rsid w:val="004B3B98"/>
    <w:rsid w:val="004B400D"/>
    <w:rsid w:val="004B413F"/>
    <w:rsid w:val="004B44D3"/>
    <w:rsid w:val="004B472D"/>
    <w:rsid w:val="004B49D1"/>
    <w:rsid w:val="004B500D"/>
    <w:rsid w:val="004B5034"/>
    <w:rsid w:val="004B518D"/>
    <w:rsid w:val="004B5343"/>
    <w:rsid w:val="004B550F"/>
    <w:rsid w:val="004B551C"/>
    <w:rsid w:val="004B55BE"/>
    <w:rsid w:val="004B5C3A"/>
    <w:rsid w:val="004B5CFB"/>
    <w:rsid w:val="004B5DF4"/>
    <w:rsid w:val="004B5F17"/>
    <w:rsid w:val="004B5F7C"/>
    <w:rsid w:val="004B601C"/>
    <w:rsid w:val="004B62F9"/>
    <w:rsid w:val="004B6550"/>
    <w:rsid w:val="004B665D"/>
    <w:rsid w:val="004B6802"/>
    <w:rsid w:val="004B6973"/>
    <w:rsid w:val="004B6FD3"/>
    <w:rsid w:val="004B70D3"/>
    <w:rsid w:val="004B7194"/>
    <w:rsid w:val="004B72ED"/>
    <w:rsid w:val="004B75ED"/>
    <w:rsid w:val="004B7693"/>
    <w:rsid w:val="004B7EC1"/>
    <w:rsid w:val="004B7FC6"/>
    <w:rsid w:val="004C0529"/>
    <w:rsid w:val="004C0653"/>
    <w:rsid w:val="004C06F6"/>
    <w:rsid w:val="004C08CB"/>
    <w:rsid w:val="004C0976"/>
    <w:rsid w:val="004C0A5F"/>
    <w:rsid w:val="004C0A9D"/>
    <w:rsid w:val="004C0B7D"/>
    <w:rsid w:val="004C0D44"/>
    <w:rsid w:val="004C1347"/>
    <w:rsid w:val="004C15EC"/>
    <w:rsid w:val="004C17CF"/>
    <w:rsid w:val="004C1826"/>
    <w:rsid w:val="004C18CC"/>
    <w:rsid w:val="004C18FD"/>
    <w:rsid w:val="004C1BAA"/>
    <w:rsid w:val="004C242B"/>
    <w:rsid w:val="004C2B18"/>
    <w:rsid w:val="004C2B89"/>
    <w:rsid w:val="004C2C57"/>
    <w:rsid w:val="004C31F6"/>
    <w:rsid w:val="004C3271"/>
    <w:rsid w:val="004C34DB"/>
    <w:rsid w:val="004C35C9"/>
    <w:rsid w:val="004C41A9"/>
    <w:rsid w:val="004C462A"/>
    <w:rsid w:val="004C472A"/>
    <w:rsid w:val="004C473E"/>
    <w:rsid w:val="004C4937"/>
    <w:rsid w:val="004C49C8"/>
    <w:rsid w:val="004C4B2E"/>
    <w:rsid w:val="004C4BFD"/>
    <w:rsid w:val="004C4CB2"/>
    <w:rsid w:val="004C5D4C"/>
    <w:rsid w:val="004C6208"/>
    <w:rsid w:val="004C639D"/>
    <w:rsid w:val="004C64D4"/>
    <w:rsid w:val="004C652F"/>
    <w:rsid w:val="004C6D72"/>
    <w:rsid w:val="004C705F"/>
    <w:rsid w:val="004C70C6"/>
    <w:rsid w:val="004C7156"/>
    <w:rsid w:val="004C7341"/>
    <w:rsid w:val="004C7436"/>
    <w:rsid w:val="004C78A8"/>
    <w:rsid w:val="004C7BA6"/>
    <w:rsid w:val="004C7FE5"/>
    <w:rsid w:val="004D00E2"/>
    <w:rsid w:val="004D05F7"/>
    <w:rsid w:val="004D063A"/>
    <w:rsid w:val="004D0D0F"/>
    <w:rsid w:val="004D0E58"/>
    <w:rsid w:val="004D107C"/>
    <w:rsid w:val="004D1629"/>
    <w:rsid w:val="004D18F6"/>
    <w:rsid w:val="004D2464"/>
    <w:rsid w:val="004D24E4"/>
    <w:rsid w:val="004D2D99"/>
    <w:rsid w:val="004D2E55"/>
    <w:rsid w:val="004D3144"/>
    <w:rsid w:val="004D3249"/>
    <w:rsid w:val="004D364B"/>
    <w:rsid w:val="004D3E26"/>
    <w:rsid w:val="004D3F76"/>
    <w:rsid w:val="004D4114"/>
    <w:rsid w:val="004D42DC"/>
    <w:rsid w:val="004D4696"/>
    <w:rsid w:val="004D485D"/>
    <w:rsid w:val="004D5445"/>
    <w:rsid w:val="004D57D9"/>
    <w:rsid w:val="004D5B7C"/>
    <w:rsid w:val="004D5E10"/>
    <w:rsid w:val="004D5F6F"/>
    <w:rsid w:val="004D5F91"/>
    <w:rsid w:val="004D65A2"/>
    <w:rsid w:val="004D6728"/>
    <w:rsid w:val="004D67E0"/>
    <w:rsid w:val="004D695B"/>
    <w:rsid w:val="004D6C6F"/>
    <w:rsid w:val="004D7152"/>
    <w:rsid w:val="004D71F4"/>
    <w:rsid w:val="004D7580"/>
    <w:rsid w:val="004D76E2"/>
    <w:rsid w:val="004D7C2B"/>
    <w:rsid w:val="004D7E92"/>
    <w:rsid w:val="004D7FCF"/>
    <w:rsid w:val="004E08AD"/>
    <w:rsid w:val="004E0B72"/>
    <w:rsid w:val="004E0BA0"/>
    <w:rsid w:val="004E1479"/>
    <w:rsid w:val="004E154C"/>
    <w:rsid w:val="004E16CE"/>
    <w:rsid w:val="004E175F"/>
    <w:rsid w:val="004E1B1A"/>
    <w:rsid w:val="004E1D34"/>
    <w:rsid w:val="004E217C"/>
    <w:rsid w:val="004E21EC"/>
    <w:rsid w:val="004E2E98"/>
    <w:rsid w:val="004E2FBF"/>
    <w:rsid w:val="004E3510"/>
    <w:rsid w:val="004E35B9"/>
    <w:rsid w:val="004E35C5"/>
    <w:rsid w:val="004E3D79"/>
    <w:rsid w:val="004E3D9C"/>
    <w:rsid w:val="004E3EF9"/>
    <w:rsid w:val="004E3F21"/>
    <w:rsid w:val="004E3F3C"/>
    <w:rsid w:val="004E4068"/>
    <w:rsid w:val="004E437C"/>
    <w:rsid w:val="004E4886"/>
    <w:rsid w:val="004E4BAF"/>
    <w:rsid w:val="004E4E49"/>
    <w:rsid w:val="004E500C"/>
    <w:rsid w:val="004E51C3"/>
    <w:rsid w:val="004E532F"/>
    <w:rsid w:val="004E533C"/>
    <w:rsid w:val="004E58E3"/>
    <w:rsid w:val="004E596C"/>
    <w:rsid w:val="004E5D05"/>
    <w:rsid w:val="004E5D43"/>
    <w:rsid w:val="004E5F31"/>
    <w:rsid w:val="004E5FB1"/>
    <w:rsid w:val="004E5FC2"/>
    <w:rsid w:val="004E60F8"/>
    <w:rsid w:val="004E60FE"/>
    <w:rsid w:val="004E616A"/>
    <w:rsid w:val="004E6320"/>
    <w:rsid w:val="004E652B"/>
    <w:rsid w:val="004E6586"/>
    <w:rsid w:val="004E6B5E"/>
    <w:rsid w:val="004E6BAB"/>
    <w:rsid w:val="004E6EE8"/>
    <w:rsid w:val="004E7DA4"/>
    <w:rsid w:val="004F0299"/>
    <w:rsid w:val="004F0432"/>
    <w:rsid w:val="004F0617"/>
    <w:rsid w:val="004F0791"/>
    <w:rsid w:val="004F0A56"/>
    <w:rsid w:val="004F10AA"/>
    <w:rsid w:val="004F137C"/>
    <w:rsid w:val="004F2697"/>
    <w:rsid w:val="004F287F"/>
    <w:rsid w:val="004F2885"/>
    <w:rsid w:val="004F2929"/>
    <w:rsid w:val="004F2A74"/>
    <w:rsid w:val="004F2BE2"/>
    <w:rsid w:val="004F2F33"/>
    <w:rsid w:val="004F3104"/>
    <w:rsid w:val="004F313A"/>
    <w:rsid w:val="004F3145"/>
    <w:rsid w:val="004F36E3"/>
    <w:rsid w:val="004F3EDA"/>
    <w:rsid w:val="004F3F26"/>
    <w:rsid w:val="004F3F3A"/>
    <w:rsid w:val="004F41D8"/>
    <w:rsid w:val="004F43E6"/>
    <w:rsid w:val="004F4585"/>
    <w:rsid w:val="004F49B0"/>
    <w:rsid w:val="004F4AD7"/>
    <w:rsid w:val="004F522A"/>
    <w:rsid w:val="004F55A0"/>
    <w:rsid w:val="004F576F"/>
    <w:rsid w:val="004F5B26"/>
    <w:rsid w:val="004F5C60"/>
    <w:rsid w:val="004F5DE6"/>
    <w:rsid w:val="004F5E6B"/>
    <w:rsid w:val="004F6137"/>
    <w:rsid w:val="004F6198"/>
    <w:rsid w:val="004F66B0"/>
    <w:rsid w:val="004F6862"/>
    <w:rsid w:val="004F6A08"/>
    <w:rsid w:val="004F6C1D"/>
    <w:rsid w:val="004F6D48"/>
    <w:rsid w:val="004F72D2"/>
    <w:rsid w:val="004F7379"/>
    <w:rsid w:val="004F7681"/>
    <w:rsid w:val="004F781D"/>
    <w:rsid w:val="004F78AE"/>
    <w:rsid w:val="004F7908"/>
    <w:rsid w:val="004F7AC6"/>
    <w:rsid w:val="005006CC"/>
    <w:rsid w:val="005008EA"/>
    <w:rsid w:val="00500B7A"/>
    <w:rsid w:val="00500ED8"/>
    <w:rsid w:val="00501093"/>
    <w:rsid w:val="00501388"/>
    <w:rsid w:val="005015F6"/>
    <w:rsid w:val="005016D5"/>
    <w:rsid w:val="00501834"/>
    <w:rsid w:val="00501C20"/>
    <w:rsid w:val="00502380"/>
    <w:rsid w:val="005027D0"/>
    <w:rsid w:val="00502B11"/>
    <w:rsid w:val="005033EB"/>
    <w:rsid w:val="0050385F"/>
    <w:rsid w:val="00503A0B"/>
    <w:rsid w:val="00503B98"/>
    <w:rsid w:val="00503D8D"/>
    <w:rsid w:val="005042FE"/>
    <w:rsid w:val="005044ED"/>
    <w:rsid w:val="00504566"/>
    <w:rsid w:val="005045ED"/>
    <w:rsid w:val="00504619"/>
    <w:rsid w:val="00504695"/>
    <w:rsid w:val="00504749"/>
    <w:rsid w:val="00504771"/>
    <w:rsid w:val="0050522C"/>
    <w:rsid w:val="005052DD"/>
    <w:rsid w:val="00505579"/>
    <w:rsid w:val="005055B6"/>
    <w:rsid w:val="00505E15"/>
    <w:rsid w:val="00505EBC"/>
    <w:rsid w:val="00505FDC"/>
    <w:rsid w:val="0050608E"/>
    <w:rsid w:val="0050612E"/>
    <w:rsid w:val="0050615D"/>
    <w:rsid w:val="00506162"/>
    <w:rsid w:val="0050667B"/>
    <w:rsid w:val="005066E0"/>
    <w:rsid w:val="005069B1"/>
    <w:rsid w:val="00506C2D"/>
    <w:rsid w:val="00506F78"/>
    <w:rsid w:val="005071F3"/>
    <w:rsid w:val="005075F6"/>
    <w:rsid w:val="00507ED7"/>
    <w:rsid w:val="00507EDA"/>
    <w:rsid w:val="005103A6"/>
    <w:rsid w:val="0051045E"/>
    <w:rsid w:val="00510647"/>
    <w:rsid w:val="0051091B"/>
    <w:rsid w:val="005113AB"/>
    <w:rsid w:val="00511AC3"/>
    <w:rsid w:val="00511C72"/>
    <w:rsid w:val="00511F8A"/>
    <w:rsid w:val="0051213B"/>
    <w:rsid w:val="005122AB"/>
    <w:rsid w:val="00512392"/>
    <w:rsid w:val="005123CC"/>
    <w:rsid w:val="005124DF"/>
    <w:rsid w:val="0051259D"/>
    <w:rsid w:val="005129A0"/>
    <w:rsid w:val="00513135"/>
    <w:rsid w:val="00513226"/>
    <w:rsid w:val="005132FD"/>
    <w:rsid w:val="0051350B"/>
    <w:rsid w:val="00513801"/>
    <w:rsid w:val="0051383C"/>
    <w:rsid w:val="005138E3"/>
    <w:rsid w:val="00513950"/>
    <w:rsid w:val="00513BA8"/>
    <w:rsid w:val="005141F4"/>
    <w:rsid w:val="00514711"/>
    <w:rsid w:val="00514A3E"/>
    <w:rsid w:val="00514CE4"/>
    <w:rsid w:val="00514D10"/>
    <w:rsid w:val="00514DCD"/>
    <w:rsid w:val="00514F48"/>
    <w:rsid w:val="0051551C"/>
    <w:rsid w:val="00515608"/>
    <w:rsid w:val="00515962"/>
    <w:rsid w:val="00515C21"/>
    <w:rsid w:val="00515CF4"/>
    <w:rsid w:val="00515D57"/>
    <w:rsid w:val="00515DE1"/>
    <w:rsid w:val="005160DC"/>
    <w:rsid w:val="005162BC"/>
    <w:rsid w:val="005165A5"/>
    <w:rsid w:val="00516688"/>
    <w:rsid w:val="005166F7"/>
    <w:rsid w:val="00516990"/>
    <w:rsid w:val="00516C13"/>
    <w:rsid w:val="00516F73"/>
    <w:rsid w:val="00516FA1"/>
    <w:rsid w:val="00517200"/>
    <w:rsid w:val="0051724E"/>
    <w:rsid w:val="00517277"/>
    <w:rsid w:val="0051744A"/>
    <w:rsid w:val="0051745D"/>
    <w:rsid w:val="005175DE"/>
    <w:rsid w:val="00517695"/>
    <w:rsid w:val="00517783"/>
    <w:rsid w:val="00517796"/>
    <w:rsid w:val="005178C5"/>
    <w:rsid w:val="00520220"/>
    <w:rsid w:val="00520AE7"/>
    <w:rsid w:val="00520CF2"/>
    <w:rsid w:val="00520DDD"/>
    <w:rsid w:val="00520FFB"/>
    <w:rsid w:val="0052134B"/>
    <w:rsid w:val="00521419"/>
    <w:rsid w:val="00521A3D"/>
    <w:rsid w:val="00522849"/>
    <w:rsid w:val="00522C4E"/>
    <w:rsid w:val="00522D19"/>
    <w:rsid w:val="00522DC0"/>
    <w:rsid w:val="005230AE"/>
    <w:rsid w:val="005230FF"/>
    <w:rsid w:val="00523169"/>
    <w:rsid w:val="005235DF"/>
    <w:rsid w:val="00523837"/>
    <w:rsid w:val="00523BAE"/>
    <w:rsid w:val="00523E2A"/>
    <w:rsid w:val="00523FC8"/>
    <w:rsid w:val="00524283"/>
    <w:rsid w:val="005245BB"/>
    <w:rsid w:val="005247D5"/>
    <w:rsid w:val="00524951"/>
    <w:rsid w:val="0052496E"/>
    <w:rsid w:val="00524AD2"/>
    <w:rsid w:val="005257A0"/>
    <w:rsid w:val="00526187"/>
    <w:rsid w:val="0052669C"/>
    <w:rsid w:val="0052698D"/>
    <w:rsid w:val="00526FBB"/>
    <w:rsid w:val="00527201"/>
    <w:rsid w:val="00527417"/>
    <w:rsid w:val="00527881"/>
    <w:rsid w:val="00527A56"/>
    <w:rsid w:val="00527B3B"/>
    <w:rsid w:val="005301BC"/>
    <w:rsid w:val="0053036C"/>
    <w:rsid w:val="005309E1"/>
    <w:rsid w:val="00530E6A"/>
    <w:rsid w:val="00530EBE"/>
    <w:rsid w:val="00531026"/>
    <w:rsid w:val="00531068"/>
    <w:rsid w:val="005315E0"/>
    <w:rsid w:val="00531A10"/>
    <w:rsid w:val="00531A23"/>
    <w:rsid w:val="00531BF4"/>
    <w:rsid w:val="0053230E"/>
    <w:rsid w:val="005323A0"/>
    <w:rsid w:val="005327CE"/>
    <w:rsid w:val="00532994"/>
    <w:rsid w:val="00532F0D"/>
    <w:rsid w:val="005330F2"/>
    <w:rsid w:val="005331FB"/>
    <w:rsid w:val="0053330A"/>
    <w:rsid w:val="00533608"/>
    <w:rsid w:val="00533D27"/>
    <w:rsid w:val="00534474"/>
    <w:rsid w:val="00534499"/>
    <w:rsid w:val="00534606"/>
    <w:rsid w:val="005347F6"/>
    <w:rsid w:val="0053494E"/>
    <w:rsid w:val="005349B2"/>
    <w:rsid w:val="00534B0A"/>
    <w:rsid w:val="00535105"/>
    <w:rsid w:val="005351D0"/>
    <w:rsid w:val="00535237"/>
    <w:rsid w:val="005352D4"/>
    <w:rsid w:val="0053536E"/>
    <w:rsid w:val="005358BA"/>
    <w:rsid w:val="00535B2A"/>
    <w:rsid w:val="00535FD5"/>
    <w:rsid w:val="0053626C"/>
    <w:rsid w:val="005365D9"/>
    <w:rsid w:val="0053666B"/>
    <w:rsid w:val="00536E76"/>
    <w:rsid w:val="00537367"/>
    <w:rsid w:val="005373F5"/>
    <w:rsid w:val="0053748D"/>
    <w:rsid w:val="00537521"/>
    <w:rsid w:val="00540103"/>
    <w:rsid w:val="005402AC"/>
    <w:rsid w:val="005405DF"/>
    <w:rsid w:val="00540AA3"/>
    <w:rsid w:val="00540B0C"/>
    <w:rsid w:val="00540B73"/>
    <w:rsid w:val="005411A3"/>
    <w:rsid w:val="005414EB"/>
    <w:rsid w:val="00541554"/>
    <w:rsid w:val="0054180A"/>
    <w:rsid w:val="005419F2"/>
    <w:rsid w:val="00541BFA"/>
    <w:rsid w:val="00541C1F"/>
    <w:rsid w:val="00541CB1"/>
    <w:rsid w:val="00541D84"/>
    <w:rsid w:val="00541FA8"/>
    <w:rsid w:val="00541FD2"/>
    <w:rsid w:val="00542192"/>
    <w:rsid w:val="005422C3"/>
    <w:rsid w:val="0054263F"/>
    <w:rsid w:val="00542CDD"/>
    <w:rsid w:val="00543068"/>
    <w:rsid w:val="005430ED"/>
    <w:rsid w:val="0054334B"/>
    <w:rsid w:val="00543672"/>
    <w:rsid w:val="00543730"/>
    <w:rsid w:val="0054401C"/>
    <w:rsid w:val="00544075"/>
    <w:rsid w:val="005448DC"/>
    <w:rsid w:val="00544BD3"/>
    <w:rsid w:val="00544CAA"/>
    <w:rsid w:val="00545149"/>
    <w:rsid w:val="005455E1"/>
    <w:rsid w:val="00545A77"/>
    <w:rsid w:val="00545D46"/>
    <w:rsid w:val="00545FD7"/>
    <w:rsid w:val="005462DE"/>
    <w:rsid w:val="00546A87"/>
    <w:rsid w:val="005470F0"/>
    <w:rsid w:val="00547640"/>
    <w:rsid w:val="00547E48"/>
    <w:rsid w:val="00547EBE"/>
    <w:rsid w:val="0055041C"/>
    <w:rsid w:val="0055087B"/>
    <w:rsid w:val="005509A3"/>
    <w:rsid w:val="00550A4B"/>
    <w:rsid w:val="00550CD2"/>
    <w:rsid w:val="00550D92"/>
    <w:rsid w:val="00550E26"/>
    <w:rsid w:val="00550F29"/>
    <w:rsid w:val="0055144D"/>
    <w:rsid w:val="00551840"/>
    <w:rsid w:val="00551DC8"/>
    <w:rsid w:val="005521E2"/>
    <w:rsid w:val="005521F5"/>
    <w:rsid w:val="0055296B"/>
    <w:rsid w:val="00552E10"/>
    <w:rsid w:val="00553063"/>
    <w:rsid w:val="00553075"/>
    <w:rsid w:val="0055368B"/>
    <w:rsid w:val="00553949"/>
    <w:rsid w:val="005539CD"/>
    <w:rsid w:val="00553A0A"/>
    <w:rsid w:val="00553B2E"/>
    <w:rsid w:val="00553C7A"/>
    <w:rsid w:val="00553C96"/>
    <w:rsid w:val="00553F1B"/>
    <w:rsid w:val="00553F54"/>
    <w:rsid w:val="00553F86"/>
    <w:rsid w:val="00554404"/>
    <w:rsid w:val="00554BC8"/>
    <w:rsid w:val="00554CDB"/>
    <w:rsid w:val="00554EFD"/>
    <w:rsid w:val="0055501C"/>
    <w:rsid w:val="005550C7"/>
    <w:rsid w:val="005551FC"/>
    <w:rsid w:val="00555625"/>
    <w:rsid w:val="005559E6"/>
    <w:rsid w:val="00555EFA"/>
    <w:rsid w:val="00556006"/>
    <w:rsid w:val="0055600F"/>
    <w:rsid w:val="0055617D"/>
    <w:rsid w:val="005565E6"/>
    <w:rsid w:val="00556755"/>
    <w:rsid w:val="0055677F"/>
    <w:rsid w:val="00556975"/>
    <w:rsid w:val="00556A45"/>
    <w:rsid w:val="00556D00"/>
    <w:rsid w:val="00556D51"/>
    <w:rsid w:val="00556EF8"/>
    <w:rsid w:val="00556FAC"/>
    <w:rsid w:val="005570A7"/>
    <w:rsid w:val="005571B3"/>
    <w:rsid w:val="00557390"/>
    <w:rsid w:val="005573C0"/>
    <w:rsid w:val="00557419"/>
    <w:rsid w:val="005574A2"/>
    <w:rsid w:val="00560144"/>
    <w:rsid w:val="00560273"/>
    <w:rsid w:val="00560783"/>
    <w:rsid w:val="005608E1"/>
    <w:rsid w:val="00560C9C"/>
    <w:rsid w:val="00560D32"/>
    <w:rsid w:val="00561094"/>
    <w:rsid w:val="0056133D"/>
    <w:rsid w:val="00562631"/>
    <w:rsid w:val="00562D57"/>
    <w:rsid w:val="00562E55"/>
    <w:rsid w:val="00562F96"/>
    <w:rsid w:val="00563025"/>
    <w:rsid w:val="005630FF"/>
    <w:rsid w:val="0056320C"/>
    <w:rsid w:val="005637CA"/>
    <w:rsid w:val="0056389E"/>
    <w:rsid w:val="00563B12"/>
    <w:rsid w:val="005641BC"/>
    <w:rsid w:val="0056449B"/>
    <w:rsid w:val="005644C4"/>
    <w:rsid w:val="00564527"/>
    <w:rsid w:val="00564B6F"/>
    <w:rsid w:val="0056502E"/>
    <w:rsid w:val="005654FE"/>
    <w:rsid w:val="00565632"/>
    <w:rsid w:val="00565A25"/>
    <w:rsid w:val="00565BDE"/>
    <w:rsid w:val="00565DA7"/>
    <w:rsid w:val="0056676D"/>
    <w:rsid w:val="005667C4"/>
    <w:rsid w:val="00566968"/>
    <w:rsid w:val="005670EB"/>
    <w:rsid w:val="005673F9"/>
    <w:rsid w:val="005674FE"/>
    <w:rsid w:val="00567570"/>
    <w:rsid w:val="0056761D"/>
    <w:rsid w:val="00567811"/>
    <w:rsid w:val="00567957"/>
    <w:rsid w:val="00567A35"/>
    <w:rsid w:val="00567A47"/>
    <w:rsid w:val="00567B20"/>
    <w:rsid w:val="00567D28"/>
    <w:rsid w:val="00567D81"/>
    <w:rsid w:val="0057021A"/>
    <w:rsid w:val="005704C7"/>
    <w:rsid w:val="0057066F"/>
    <w:rsid w:val="005706EF"/>
    <w:rsid w:val="00570A42"/>
    <w:rsid w:val="00570BA8"/>
    <w:rsid w:val="00570C96"/>
    <w:rsid w:val="00570DCD"/>
    <w:rsid w:val="00570EEC"/>
    <w:rsid w:val="00571004"/>
    <w:rsid w:val="0057166F"/>
    <w:rsid w:val="0057182B"/>
    <w:rsid w:val="005719DF"/>
    <w:rsid w:val="00571CF4"/>
    <w:rsid w:val="00571D83"/>
    <w:rsid w:val="00571EA5"/>
    <w:rsid w:val="00571F0A"/>
    <w:rsid w:val="00571FD5"/>
    <w:rsid w:val="0057216C"/>
    <w:rsid w:val="005721A7"/>
    <w:rsid w:val="00572375"/>
    <w:rsid w:val="005729AA"/>
    <w:rsid w:val="005729D9"/>
    <w:rsid w:val="005729EB"/>
    <w:rsid w:val="00572C12"/>
    <w:rsid w:val="00572C71"/>
    <w:rsid w:val="00573486"/>
    <w:rsid w:val="005734F7"/>
    <w:rsid w:val="00573524"/>
    <w:rsid w:val="0057384F"/>
    <w:rsid w:val="0057392B"/>
    <w:rsid w:val="00573972"/>
    <w:rsid w:val="00573CD5"/>
    <w:rsid w:val="00573E98"/>
    <w:rsid w:val="005741FC"/>
    <w:rsid w:val="0057453B"/>
    <w:rsid w:val="00574A5F"/>
    <w:rsid w:val="00575009"/>
    <w:rsid w:val="005755E5"/>
    <w:rsid w:val="00575D7C"/>
    <w:rsid w:val="00575E3B"/>
    <w:rsid w:val="00575F9B"/>
    <w:rsid w:val="0057679B"/>
    <w:rsid w:val="00576D65"/>
    <w:rsid w:val="00577206"/>
    <w:rsid w:val="00577414"/>
    <w:rsid w:val="005778D7"/>
    <w:rsid w:val="00577BAC"/>
    <w:rsid w:val="00577E73"/>
    <w:rsid w:val="0058046E"/>
    <w:rsid w:val="005804CB"/>
    <w:rsid w:val="0058058B"/>
    <w:rsid w:val="00580A1C"/>
    <w:rsid w:val="00580A88"/>
    <w:rsid w:val="00580B88"/>
    <w:rsid w:val="0058131A"/>
    <w:rsid w:val="00581323"/>
    <w:rsid w:val="0058186D"/>
    <w:rsid w:val="00581B1B"/>
    <w:rsid w:val="00581BF8"/>
    <w:rsid w:val="00581EA1"/>
    <w:rsid w:val="0058209F"/>
    <w:rsid w:val="0058230B"/>
    <w:rsid w:val="00582406"/>
    <w:rsid w:val="0058293B"/>
    <w:rsid w:val="005837D0"/>
    <w:rsid w:val="0058384D"/>
    <w:rsid w:val="0058386D"/>
    <w:rsid w:val="0058389B"/>
    <w:rsid w:val="00583BC8"/>
    <w:rsid w:val="0058434B"/>
    <w:rsid w:val="0058486B"/>
    <w:rsid w:val="00584887"/>
    <w:rsid w:val="0058496F"/>
    <w:rsid w:val="00584B21"/>
    <w:rsid w:val="00584E34"/>
    <w:rsid w:val="00584F25"/>
    <w:rsid w:val="005850EF"/>
    <w:rsid w:val="00585605"/>
    <w:rsid w:val="0058582B"/>
    <w:rsid w:val="00585C14"/>
    <w:rsid w:val="00585FC0"/>
    <w:rsid w:val="00586850"/>
    <w:rsid w:val="00586ADC"/>
    <w:rsid w:val="00586C83"/>
    <w:rsid w:val="00586F4C"/>
    <w:rsid w:val="00587111"/>
    <w:rsid w:val="00587170"/>
    <w:rsid w:val="005875C2"/>
    <w:rsid w:val="00587985"/>
    <w:rsid w:val="00587E77"/>
    <w:rsid w:val="0059032E"/>
    <w:rsid w:val="0059065A"/>
    <w:rsid w:val="00590784"/>
    <w:rsid w:val="005908F9"/>
    <w:rsid w:val="00590E44"/>
    <w:rsid w:val="00590F61"/>
    <w:rsid w:val="00590FB4"/>
    <w:rsid w:val="005910D0"/>
    <w:rsid w:val="005915B6"/>
    <w:rsid w:val="005916C0"/>
    <w:rsid w:val="00591918"/>
    <w:rsid w:val="00591BE4"/>
    <w:rsid w:val="00591F37"/>
    <w:rsid w:val="00592040"/>
    <w:rsid w:val="005928BB"/>
    <w:rsid w:val="00592939"/>
    <w:rsid w:val="00592C19"/>
    <w:rsid w:val="005934B9"/>
    <w:rsid w:val="00593553"/>
    <w:rsid w:val="005937B9"/>
    <w:rsid w:val="0059399C"/>
    <w:rsid w:val="00593A69"/>
    <w:rsid w:val="0059411F"/>
    <w:rsid w:val="005941B5"/>
    <w:rsid w:val="005947C1"/>
    <w:rsid w:val="005949EC"/>
    <w:rsid w:val="005949F1"/>
    <w:rsid w:val="00594CCD"/>
    <w:rsid w:val="00595AD3"/>
    <w:rsid w:val="00595E53"/>
    <w:rsid w:val="0059645C"/>
    <w:rsid w:val="0059670E"/>
    <w:rsid w:val="00596728"/>
    <w:rsid w:val="005970B1"/>
    <w:rsid w:val="00597124"/>
    <w:rsid w:val="00597417"/>
    <w:rsid w:val="005978ED"/>
    <w:rsid w:val="00597BC9"/>
    <w:rsid w:val="005A040D"/>
    <w:rsid w:val="005A06B6"/>
    <w:rsid w:val="005A0796"/>
    <w:rsid w:val="005A0BBB"/>
    <w:rsid w:val="005A1773"/>
    <w:rsid w:val="005A1871"/>
    <w:rsid w:val="005A1A62"/>
    <w:rsid w:val="005A1B19"/>
    <w:rsid w:val="005A1C46"/>
    <w:rsid w:val="005A2099"/>
    <w:rsid w:val="005A24AD"/>
    <w:rsid w:val="005A291A"/>
    <w:rsid w:val="005A29EB"/>
    <w:rsid w:val="005A2BDC"/>
    <w:rsid w:val="005A2C11"/>
    <w:rsid w:val="005A3114"/>
    <w:rsid w:val="005A338C"/>
    <w:rsid w:val="005A347F"/>
    <w:rsid w:val="005A3867"/>
    <w:rsid w:val="005A3E42"/>
    <w:rsid w:val="005A3EDC"/>
    <w:rsid w:val="005A449A"/>
    <w:rsid w:val="005A454D"/>
    <w:rsid w:val="005A468E"/>
    <w:rsid w:val="005A4814"/>
    <w:rsid w:val="005A4A9A"/>
    <w:rsid w:val="005A4CD4"/>
    <w:rsid w:val="005A4DFF"/>
    <w:rsid w:val="005A57D5"/>
    <w:rsid w:val="005A5815"/>
    <w:rsid w:val="005A5CB3"/>
    <w:rsid w:val="005A5CCB"/>
    <w:rsid w:val="005A5DA6"/>
    <w:rsid w:val="005A5FB0"/>
    <w:rsid w:val="005A5FC6"/>
    <w:rsid w:val="005A6034"/>
    <w:rsid w:val="005A629D"/>
    <w:rsid w:val="005A6339"/>
    <w:rsid w:val="005A65ED"/>
    <w:rsid w:val="005A6613"/>
    <w:rsid w:val="005A6D6F"/>
    <w:rsid w:val="005A6E1A"/>
    <w:rsid w:val="005A6FC9"/>
    <w:rsid w:val="005A704D"/>
    <w:rsid w:val="005A7286"/>
    <w:rsid w:val="005A73BA"/>
    <w:rsid w:val="005A76E1"/>
    <w:rsid w:val="005A7BD3"/>
    <w:rsid w:val="005B009F"/>
    <w:rsid w:val="005B095A"/>
    <w:rsid w:val="005B0AD3"/>
    <w:rsid w:val="005B0DEE"/>
    <w:rsid w:val="005B1A6E"/>
    <w:rsid w:val="005B20FB"/>
    <w:rsid w:val="005B2223"/>
    <w:rsid w:val="005B29D8"/>
    <w:rsid w:val="005B2AFD"/>
    <w:rsid w:val="005B2C97"/>
    <w:rsid w:val="005B2DDB"/>
    <w:rsid w:val="005B3282"/>
    <w:rsid w:val="005B3676"/>
    <w:rsid w:val="005B3909"/>
    <w:rsid w:val="005B3FF8"/>
    <w:rsid w:val="005B4339"/>
    <w:rsid w:val="005B4939"/>
    <w:rsid w:val="005B49D4"/>
    <w:rsid w:val="005B510F"/>
    <w:rsid w:val="005B5871"/>
    <w:rsid w:val="005B5C40"/>
    <w:rsid w:val="005B5FED"/>
    <w:rsid w:val="005B6024"/>
    <w:rsid w:val="005B63C3"/>
    <w:rsid w:val="005B64F5"/>
    <w:rsid w:val="005B6691"/>
    <w:rsid w:val="005B6738"/>
    <w:rsid w:val="005B6AA4"/>
    <w:rsid w:val="005B6B4A"/>
    <w:rsid w:val="005B6CF3"/>
    <w:rsid w:val="005B6D40"/>
    <w:rsid w:val="005B6E5D"/>
    <w:rsid w:val="005B7073"/>
    <w:rsid w:val="005B72CF"/>
    <w:rsid w:val="005B740F"/>
    <w:rsid w:val="005B7523"/>
    <w:rsid w:val="005B7CFC"/>
    <w:rsid w:val="005B7FC0"/>
    <w:rsid w:val="005C0045"/>
    <w:rsid w:val="005C0358"/>
    <w:rsid w:val="005C13BE"/>
    <w:rsid w:val="005C140C"/>
    <w:rsid w:val="005C1481"/>
    <w:rsid w:val="005C14C5"/>
    <w:rsid w:val="005C18B5"/>
    <w:rsid w:val="005C1DA4"/>
    <w:rsid w:val="005C1DB9"/>
    <w:rsid w:val="005C21C6"/>
    <w:rsid w:val="005C2272"/>
    <w:rsid w:val="005C2670"/>
    <w:rsid w:val="005C27A1"/>
    <w:rsid w:val="005C27F2"/>
    <w:rsid w:val="005C2ABB"/>
    <w:rsid w:val="005C2B04"/>
    <w:rsid w:val="005C2C8B"/>
    <w:rsid w:val="005C3691"/>
    <w:rsid w:val="005C4435"/>
    <w:rsid w:val="005C44F4"/>
    <w:rsid w:val="005C4520"/>
    <w:rsid w:val="005C4559"/>
    <w:rsid w:val="005C5DBC"/>
    <w:rsid w:val="005C6B90"/>
    <w:rsid w:val="005C6C5A"/>
    <w:rsid w:val="005C6FC8"/>
    <w:rsid w:val="005C7133"/>
    <w:rsid w:val="005C713E"/>
    <w:rsid w:val="005C729A"/>
    <w:rsid w:val="005C73DA"/>
    <w:rsid w:val="005C74E8"/>
    <w:rsid w:val="005C7639"/>
    <w:rsid w:val="005C77DB"/>
    <w:rsid w:val="005C79EA"/>
    <w:rsid w:val="005C7C8C"/>
    <w:rsid w:val="005C7E2D"/>
    <w:rsid w:val="005D05D9"/>
    <w:rsid w:val="005D073E"/>
    <w:rsid w:val="005D07ED"/>
    <w:rsid w:val="005D0B90"/>
    <w:rsid w:val="005D0E70"/>
    <w:rsid w:val="005D11BD"/>
    <w:rsid w:val="005D1391"/>
    <w:rsid w:val="005D141D"/>
    <w:rsid w:val="005D1863"/>
    <w:rsid w:val="005D19B3"/>
    <w:rsid w:val="005D1B34"/>
    <w:rsid w:val="005D1EB7"/>
    <w:rsid w:val="005D2175"/>
    <w:rsid w:val="005D22A9"/>
    <w:rsid w:val="005D2507"/>
    <w:rsid w:val="005D30C3"/>
    <w:rsid w:val="005D31B2"/>
    <w:rsid w:val="005D3691"/>
    <w:rsid w:val="005D3C41"/>
    <w:rsid w:val="005D3CBD"/>
    <w:rsid w:val="005D3D10"/>
    <w:rsid w:val="005D3D42"/>
    <w:rsid w:val="005D3DC8"/>
    <w:rsid w:val="005D46B8"/>
    <w:rsid w:val="005D48BD"/>
    <w:rsid w:val="005D4A88"/>
    <w:rsid w:val="005D4C6C"/>
    <w:rsid w:val="005D4E28"/>
    <w:rsid w:val="005D5101"/>
    <w:rsid w:val="005D59A5"/>
    <w:rsid w:val="005D5A11"/>
    <w:rsid w:val="005D6325"/>
    <w:rsid w:val="005D6BA1"/>
    <w:rsid w:val="005D6CCB"/>
    <w:rsid w:val="005D6EE7"/>
    <w:rsid w:val="005D788C"/>
    <w:rsid w:val="005D789E"/>
    <w:rsid w:val="005D7C41"/>
    <w:rsid w:val="005D7E5F"/>
    <w:rsid w:val="005E01E9"/>
    <w:rsid w:val="005E0537"/>
    <w:rsid w:val="005E08FD"/>
    <w:rsid w:val="005E09F2"/>
    <w:rsid w:val="005E0BB2"/>
    <w:rsid w:val="005E0D54"/>
    <w:rsid w:val="005E0D8B"/>
    <w:rsid w:val="005E0F5B"/>
    <w:rsid w:val="005E0FB2"/>
    <w:rsid w:val="005E13C5"/>
    <w:rsid w:val="005E1BEB"/>
    <w:rsid w:val="005E1C8D"/>
    <w:rsid w:val="005E1D3E"/>
    <w:rsid w:val="005E2086"/>
    <w:rsid w:val="005E24AE"/>
    <w:rsid w:val="005E2920"/>
    <w:rsid w:val="005E2A72"/>
    <w:rsid w:val="005E2B7A"/>
    <w:rsid w:val="005E2E6B"/>
    <w:rsid w:val="005E2F47"/>
    <w:rsid w:val="005E3122"/>
    <w:rsid w:val="005E34B3"/>
    <w:rsid w:val="005E3672"/>
    <w:rsid w:val="005E3B88"/>
    <w:rsid w:val="005E3E6D"/>
    <w:rsid w:val="005E41D2"/>
    <w:rsid w:val="005E4313"/>
    <w:rsid w:val="005E4882"/>
    <w:rsid w:val="005E4892"/>
    <w:rsid w:val="005E48D6"/>
    <w:rsid w:val="005E4BAE"/>
    <w:rsid w:val="005E4C78"/>
    <w:rsid w:val="005E4C89"/>
    <w:rsid w:val="005E4E1D"/>
    <w:rsid w:val="005E4EDE"/>
    <w:rsid w:val="005E5102"/>
    <w:rsid w:val="005E546F"/>
    <w:rsid w:val="005E5511"/>
    <w:rsid w:val="005E5811"/>
    <w:rsid w:val="005E5886"/>
    <w:rsid w:val="005E5B23"/>
    <w:rsid w:val="005E5CBF"/>
    <w:rsid w:val="005E67E8"/>
    <w:rsid w:val="005E6861"/>
    <w:rsid w:val="005E68DA"/>
    <w:rsid w:val="005E6B5C"/>
    <w:rsid w:val="005E6E0F"/>
    <w:rsid w:val="005E729F"/>
    <w:rsid w:val="005E7362"/>
    <w:rsid w:val="005E73CB"/>
    <w:rsid w:val="005E7673"/>
    <w:rsid w:val="005E774C"/>
    <w:rsid w:val="005E784E"/>
    <w:rsid w:val="005E7936"/>
    <w:rsid w:val="005E7B9B"/>
    <w:rsid w:val="005E7DC2"/>
    <w:rsid w:val="005F024C"/>
    <w:rsid w:val="005F0761"/>
    <w:rsid w:val="005F0B6B"/>
    <w:rsid w:val="005F0F21"/>
    <w:rsid w:val="005F0FB5"/>
    <w:rsid w:val="005F12AC"/>
    <w:rsid w:val="005F16FF"/>
    <w:rsid w:val="005F1AFD"/>
    <w:rsid w:val="005F1C1A"/>
    <w:rsid w:val="005F1C45"/>
    <w:rsid w:val="005F237D"/>
    <w:rsid w:val="005F2B01"/>
    <w:rsid w:val="005F2B25"/>
    <w:rsid w:val="005F2B99"/>
    <w:rsid w:val="005F316D"/>
    <w:rsid w:val="005F3778"/>
    <w:rsid w:val="005F3912"/>
    <w:rsid w:val="005F392F"/>
    <w:rsid w:val="005F3A2F"/>
    <w:rsid w:val="005F3B78"/>
    <w:rsid w:val="005F3D1A"/>
    <w:rsid w:val="005F3E00"/>
    <w:rsid w:val="005F4367"/>
    <w:rsid w:val="005F465D"/>
    <w:rsid w:val="005F4C66"/>
    <w:rsid w:val="005F5071"/>
    <w:rsid w:val="005F5DE9"/>
    <w:rsid w:val="005F5E4F"/>
    <w:rsid w:val="005F5E71"/>
    <w:rsid w:val="005F60EF"/>
    <w:rsid w:val="005F6467"/>
    <w:rsid w:val="005F680B"/>
    <w:rsid w:val="005F691F"/>
    <w:rsid w:val="005F6954"/>
    <w:rsid w:val="005F6AD1"/>
    <w:rsid w:val="005F6E4E"/>
    <w:rsid w:val="005F72D3"/>
    <w:rsid w:val="005F72FA"/>
    <w:rsid w:val="005F7355"/>
    <w:rsid w:val="005F74BA"/>
    <w:rsid w:val="005F76C1"/>
    <w:rsid w:val="005F77A1"/>
    <w:rsid w:val="005F7802"/>
    <w:rsid w:val="005F7A72"/>
    <w:rsid w:val="006001ED"/>
    <w:rsid w:val="0060058E"/>
    <w:rsid w:val="00600E71"/>
    <w:rsid w:val="0060164B"/>
    <w:rsid w:val="00601BEC"/>
    <w:rsid w:val="00601F7F"/>
    <w:rsid w:val="00601FB1"/>
    <w:rsid w:val="0060250A"/>
    <w:rsid w:val="006025E5"/>
    <w:rsid w:val="006028D2"/>
    <w:rsid w:val="00602A2A"/>
    <w:rsid w:val="00602C38"/>
    <w:rsid w:val="00602CB9"/>
    <w:rsid w:val="00603038"/>
    <w:rsid w:val="006034DC"/>
    <w:rsid w:val="0060386E"/>
    <w:rsid w:val="00603B24"/>
    <w:rsid w:val="00603E30"/>
    <w:rsid w:val="006040E9"/>
    <w:rsid w:val="00604944"/>
    <w:rsid w:val="006049D9"/>
    <w:rsid w:val="00604A68"/>
    <w:rsid w:val="00604B5B"/>
    <w:rsid w:val="006056E1"/>
    <w:rsid w:val="00605854"/>
    <w:rsid w:val="00605C79"/>
    <w:rsid w:val="00606390"/>
    <w:rsid w:val="006069C3"/>
    <w:rsid w:val="00606B0F"/>
    <w:rsid w:val="00606D57"/>
    <w:rsid w:val="00606FD1"/>
    <w:rsid w:val="00607189"/>
    <w:rsid w:val="0060720A"/>
    <w:rsid w:val="00607360"/>
    <w:rsid w:val="00607584"/>
    <w:rsid w:val="0060762A"/>
    <w:rsid w:val="006076C2"/>
    <w:rsid w:val="00607BB2"/>
    <w:rsid w:val="00607E92"/>
    <w:rsid w:val="00607FF4"/>
    <w:rsid w:val="006101DB"/>
    <w:rsid w:val="0061077E"/>
    <w:rsid w:val="006108A2"/>
    <w:rsid w:val="006109CC"/>
    <w:rsid w:val="00610A98"/>
    <w:rsid w:val="00610D6B"/>
    <w:rsid w:val="006110D4"/>
    <w:rsid w:val="00611297"/>
    <w:rsid w:val="00611452"/>
    <w:rsid w:val="00611798"/>
    <w:rsid w:val="006119B9"/>
    <w:rsid w:val="00611F9D"/>
    <w:rsid w:val="0061221B"/>
    <w:rsid w:val="006123BD"/>
    <w:rsid w:val="006125DF"/>
    <w:rsid w:val="00612A6B"/>
    <w:rsid w:val="00613168"/>
    <w:rsid w:val="00613212"/>
    <w:rsid w:val="0061390C"/>
    <w:rsid w:val="00613BB6"/>
    <w:rsid w:val="00613C49"/>
    <w:rsid w:val="00613C4A"/>
    <w:rsid w:val="00613CBD"/>
    <w:rsid w:val="00613DE6"/>
    <w:rsid w:val="00613E47"/>
    <w:rsid w:val="0061441B"/>
    <w:rsid w:val="0061467A"/>
    <w:rsid w:val="006146BD"/>
    <w:rsid w:val="00614CFB"/>
    <w:rsid w:val="00614F84"/>
    <w:rsid w:val="00615304"/>
    <w:rsid w:val="006153C3"/>
    <w:rsid w:val="0061594A"/>
    <w:rsid w:val="00615B11"/>
    <w:rsid w:val="00615EF8"/>
    <w:rsid w:val="006162F7"/>
    <w:rsid w:val="00616443"/>
    <w:rsid w:val="00616879"/>
    <w:rsid w:val="00616AE6"/>
    <w:rsid w:val="00616BEF"/>
    <w:rsid w:val="00616CC8"/>
    <w:rsid w:val="00616ED7"/>
    <w:rsid w:val="006173CD"/>
    <w:rsid w:val="006175A7"/>
    <w:rsid w:val="0061785A"/>
    <w:rsid w:val="00617C65"/>
    <w:rsid w:val="0062007C"/>
    <w:rsid w:val="006201EC"/>
    <w:rsid w:val="00620689"/>
    <w:rsid w:val="0062075A"/>
    <w:rsid w:val="0062088A"/>
    <w:rsid w:val="00620906"/>
    <w:rsid w:val="0062097C"/>
    <w:rsid w:val="00620BAA"/>
    <w:rsid w:val="0062115B"/>
    <w:rsid w:val="0062146F"/>
    <w:rsid w:val="006217C1"/>
    <w:rsid w:val="00621BE5"/>
    <w:rsid w:val="006220A1"/>
    <w:rsid w:val="00622B90"/>
    <w:rsid w:val="00622D1A"/>
    <w:rsid w:val="00622E4A"/>
    <w:rsid w:val="00623318"/>
    <w:rsid w:val="006234D6"/>
    <w:rsid w:val="006237A3"/>
    <w:rsid w:val="006246E7"/>
    <w:rsid w:val="00624A4F"/>
    <w:rsid w:val="00624B27"/>
    <w:rsid w:val="00624B8C"/>
    <w:rsid w:val="00624D79"/>
    <w:rsid w:val="00624E11"/>
    <w:rsid w:val="00624E23"/>
    <w:rsid w:val="00625782"/>
    <w:rsid w:val="00625BD2"/>
    <w:rsid w:val="00625CE8"/>
    <w:rsid w:val="00625E5B"/>
    <w:rsid w:val="00626102"/>
    <w:rsid w:val="006268FF"/>
    <w:rsid w:val="00626996"/>
    <w:rsid w:val="00626DC0"/>
    <w:rsid w:val="00626EF4"/>
    <w:rsid w:val="006276F6"/>
    <w:rsid w:val="006278DA"/>
    <w:rsid w:val="00627CD6"/>
    <w:rsid w:val="00627D25"/>
    <w:rsid w:val="00627DCD"/>
    <w:rsid w:val="00627F1E"/>
    <w:rsid w:val="00630133"/>
    <w:rsid w:val="006302B9"/>
    <w:rsid w:val="00630413"/>
    <w:rsid w:val="006305C2"/>
    <w:rsid w:val="006305DF"/>
    <w:rsid w:val="00630655"/>
    <w:rsid w:val="006309BC"/>
    <w:rsid w:val="00630DA0"/>
    <w:rsid w:val="00630E49"/>
    <w:rsid w:val="0063111E"/>
    <w:rsid w:val="006312D5"/>
    <w:rsid w:val="00631312"/>
    <w:rsid w:val="006316BB"/>
    <w:rsid w:val="00631AE0"/>
    <w:rsid w:val="00631D06"/>
    <w:rsid w:val="006323E3"/>
    <w:rsid w:val="0063244E"/>
    <w:rsid w:val="006325B9"/>
    <w:rsid w:val="00632A01"/>
    <w:rsid w:val="00632D77"/>
    <w:rsid w:val="006341F9"/>
    <w:rsid w:val="00634582"/>
    <w:rsid w:val="00634815"/>
    <w:rsid w:val="00634853"/>
    <w:rsid w:val="006348CC"/>
    <w:rsid w:val="006349B1"/>
    <w:rsid w:val="00634C85"/>
    <w:rsid w:val="00634CA3"/>
    <w:rsid w:val="00634CE2"/>
    <w:rsid w:val="00634D43"/>
    <w:rsid w:val="00634F32"/>
    <w:rsid w:val="00634FBF"/>
    <w:rsid w:val="00634FCE"/>
    <w:rsid w:val="00635064"/>
    <w:rsid w:val="006350CE"/>
    <w:rsid w:val="006351FA"/>
    <w:rsid w:val="0063565E"/>
    <w:rsid w:val="0063584F"/>
    <w:rsid w:val="00635B94"/>
    <w:rsid w:val="0063653C"/>
    <w:rsid w:val="0063679B"/>
    <w:rsid w:val="006367D5"/>
    <w:rsid w:val="006368A9"/>
    <w:rsid w:val="006368C9"/>
    <w:rsid w:val="00636ABC"/>
    <w:rsid w:val="00636ADD"/>
    <w:rsid w:val="0063708F"/>
    <w:rsid w:val="006373B2"/>
    <w:rsid w:val="006374E4"/>
    <w:rsid w:val="0063752C"/>
    <w:rsid w:val="006378E5"/>
    <w:rsid w:val="00637905"/>
    <w:rsid w:val="00637A3F"/>
    <w:rsid w:val="00637A48"/>
    <w:rsid w:val="00637DDA"/>
    <w:rsid w:val="00637E5B"/>
    <w:rsid w:val="006407A2"/>
    <w:rsid w:val="0064080A"/>
    <w:rsid w:val="0064097C"/>
    <w:rsid w:val="00640B93"/>
    <w:rsid w:val="00640D06"/>
    <w:rsid w:val="00640E41"/>
    <w:rsid w:val="00640ED3"/>
    <w:rsid w:val="006410D5"/>
    <w:rsid w:val="006412D1"/>
    <w:rsid w:val="00641558"/>
    <w:rsid w:val="00641988"/>
    <w:rsid w:val="0064199D"/>
    <w:rsid w:val="006419A9"/>
    <w:rsid w:val="00641F87"/>
    <w:rsid w:val="0064247C"/>
    <w:rsid w:val="006425B6"/>
    <w:rsid w:val="006426ED"/>
    <w:rsid w:val="00642735"/>
    <w:rsid w:val="00642D01"/>
    <w:rsid w:val="00643131"/>
    <w:rsid w:val="00643167"/>
    <w:rsid w:val="006431C3"/>
    <w:rsid w:val="006432DA"/>
    <w:rsid w:val="006432E5"/>
    <w:rsid w:val="006435A1"/>
    <w:rsid w:val="0064364A"/>
    <w:rsid w:val="00643EA7"/>
    <w:rsid w:val="00644444"/>
    <w:rsid w:val="00644482"/>
    <w:rsid w:val="0064458B"/>
    <w:rsid w:val="006448F3"/>
    <w:rsid w:val="00644CC4"/>
    <w:rsid w:val="00644D3C"/>
    <w:rsid w:val="00644D88"/>
    <w:rsid w:val="00644E32"/>
    <w:rsid w:val="006452C0"/>
    <w:rsid w:val="0064552F"/>
    <w:rsid w:val="0064588E"/>
    <w:rsid w:val="006461BA"/>
    <w:rsid w:val="006474EB"/>
    <w:rsid w:val="0064752C"/>
    <w:rsid w:val="006477AD"/>
    <w:rsid w:val="00647A41"/>
    <w:rsid w:val="00647AA1"/>
    <w:rsid w:val="0065000D"/>
    <w:rsid w:val="00650935"/>
    <w:rsid w:val="00650982"/>
    <w:rsid w:val="00650D82"/>
    <w:rsid w:val="00651334"/>
    <w:rsid w:val="0065172D"/>
    <w:rsid w:val="006520B6"/>
    <w:rsid w:val="006521C9"/>
    <w:rsid w:val="0065226D"/>
    <w:rsid w:val="00652AD0"/>
    <w:rsid w:val="00653038"/>
    <w:rsid w:val="006532BB"/>
    <w:rsid w:val="006533A6"/>
    <w:rsid w:val="00653609"/>
    <w:rsid w:val="00653C17"/>
    <w:rsid w:val="00653C33"/>
    <w:rsid w:val="00653DF1"/>
    <w:rsid w:val="0065441A"/>
    <w:rsid w:val="00654716"/>
    <w:rsid w:val="00654A48"/>
    <w:rsid w:val="00654AAE"/>
    <w:rsid w:val="00654AFB"/>
    <w:rsid w:val="00654C8E"/>
    <w:rsid w:val="00654CC0"/>
    <w:rsid w:val="00654E49"/>
    <w:rsid w:val="006552E3"/>
    <w:rsid w:val="00655592"/>
    <w:rsid w:val="006558E8"/>
    <w:rsid w:val="00656050"/>
    <w:rsid w:val="00656729"/>
    <w:rsid w:val="00656933"/>
    <w:rsid w:val="006569E5"/>
    <w:rsid w:val="006570A5"/>
    <w:rsid w:val="00660200"/>
    <w:rsid w:val="0066026E"/>
    <w:rsid w:val="006602B5"/>
    <w:rsid w:val="00660559"/>
    <w:rsid w:val="00660D60"/>
    <w:rsid w:val="0066101C"/>
    <w:rsid w:val="00661203"/>
    <w:rsid w:val="00661418"/>
    <w:rsid w:val="0066142A"/>
    <w:rsid w:val="00661499"/>
    <w:rsid w:val="00661E2B"/>
    <w:rsid w:val="00661E9D"/>
    <w:rsid w:val="00661F6E"/>
    <w:rsid w:val="00662028"/>
    <w:rsid w:val="00662381"/>
    <w:rsid w:val="006623F8"/>
    <w:rsid w:val="00662976"/>
    <w:rsid w:val="00662C57"/>
    <w:rsid w:val="00662CBA"/>
    <w:rsid w:val="00662F86"/>
    <w:rsid w:val="006632B5"/>
    <w:rsid w:val="006632F9"/>
    <w:rsid w:val="006636CF"/>
    <w:rsid w:val="00663E58"/>
    <w:rsid w:val="006640A6"/>
    <w:rsid w:val="00664332"/>
    <w:rsid w:val="006644FD"/>
    <w:rsid w:val="006645E9"/>
    <w:rsid w:val="006648C2"/>
    <w:rsid w:val="006649B6"/>
    <w:rsid w:val="00664EE9"/>
    <w:rsid w:val="0066502C"/>
    <w:rsid w:val="006650EE"/>
    <w:rsid w:val="00665252"/>
    <w:rsid w:val="00665712"/>
    <w:rsid w:val="00665FAA"/>
    <w:rsid w:val="00666120"/>
    <w:rsid w:val="0066648D"/>
    <w:rsid w:val="006665B6"/>
    <w:rsid w:val="00666970"/>
    <w:rsid w:val="006676B9"/>
    <w:rsid w:val="00667AE5"/>
    <w:rsid w:val="00667B30"/>
    <w:rsid w:val="00667C6C"/>
    <w:rsid w:val="00667EAF"/>
    <w:rsid w:val="0067002D"/>
    <w:rsid w:val="006700E4"/>
    <w:rsid w:val="00670FE3"/>
    <w:rsid w:val="0067113A"/>
    <w:rsid w:val="00671786"/>
    <w:rsid w:val="00671895"/>
    <w:rsid w:val="0067194F"/>
    <w:rsid w:val="00671B10"/>
    <w:rsid w:val="00671BB2"/>
    <w:rsid w:val="006721A6"/>
    <w:rsid w:val="0067220C"/>
    <w:rsid w:val="00672240"/>
    <w:rsid w:val="00672248"/>
    <w:rsid w:val="0067257D"/>
    <w:rsid w:val="00672584"/>
    <w:rsid w:val="00672C04"/>
    <w:rsid w:val="00673132"/>
    <w:rsid w:val="00673484"/>
    <w:rsid w:val="006740ED"/>
    <w:rsid w:val="00674663"/>
    <w:rsid w:val="006748D2"/>
    <w:rsid w:val="00674945"/>
    <w:rsid w:val="00674DCA"/>
    <w:rsid w:val="00674F05"/>
    <w:rsid w:val="00675115"/>
    <w:rsid w:val="00675133"/>
    <w:rsid w:val="00675A36"/>
    <w:rsid w:val="00675AD7"/>
    <w:rsid w:val="00676052"/>
    <w:rsid w:val="0067615D"/>
    <w:rsid w:val="0067648F"/>
    <w:rsid w:val="0067658B"/>
    <w:rsid w:val="00676873"/>
    <w:rsid w:val="006768C1"/>
    <w:rsid w:val="006768C6"/>
    <w:rsid w:val="00676993"/>
    <w:rsid w:val="00676DE4"/>
    <w:rsid w:val="00676F09"/>
    <w:rsid w:val="006770FF"/>
    <w:rsid w:val="0067716B"/>
    <w:rsid w:val="00677324"/>
    <w:rsid w:val="00677560"/>
    <w:rsid w:val="0067758B"/>
    <w:rsid w:val="006777B8"/>
    <w:rsid w:val="006779A3"/>
    <w:rsid w:val="00677C3D"/>
    <w:rsid w:val="0068020C"/>
    <w:rsid w:val="00680624"/>
    <w:rsid w:val="00680948"/>
    <w:rsid w:val="00680B43"/>
    <w:rsid w:val="00681311"/>
    <w:rsid w:val="00681518"/>
    <w:rsid w:val="00681ABC"/>
    <w:rsid w:val="00681C3D"/>
    <w:rsid w:val="00681D37"/>
    <w:rsid w:val="00681F42"/>
    <w:rsid w:val="006820B2"/>
    <w:rsid w:val="0068261B"/>
    <w:rsid w:val="0068292F"/>
    <w:rsid w:val="00682F35"/>
    <w:rsid w:val="006830F9"/>
    <w:rsid w:val="006836A9"/>
    <w:rsid w:val="0068393B"/>
    <w:rsid w:val="00683B17"/>
    <w:rsid w:val="00683E25"/>
    <w:rsid w:val="00683F66"/>
    <w:rsid w:val="0068412A"/>
    <w:rsid w:val="006842CB"/>
    <w:rsid w:val="0068474B"/>
    <w:rsid w:val="0068480F"/>
    <w:rsid w:val="00684A01"/>
    <w:rsid w:val="00684AAA"/>
    <w:rsid w:val="00684DD0"/>
    <w:rsid w:val="0068502C"/>
    <w:rsid w:val="0068512A"/>
    <w:rsid w:val="00685371"/>
    <w:rsid w:val="006858CD"/>
    <w:rsid w:val="0068592B"/>
    <w:rsid w:val="0068634C"/>
    <w:rsid w:val="006867C1"/>
    <w:rsid w:val="00686B96"/>
    <w:rsid w:val="00686DC5"/>
    <w:rsid w:val="00687058"/>
    <w:rsid w:val="0068740F"/>
    <w:rsid w:val="00687414"/>
    <w:rsid w:val="00687678"/>
    <w:rsid w:val="00687787"/>
    <w:rsid w:val="00687C75"/>
    <w:rsid w:val="00687F3E"/>
    <w:rsid w:val="006901D2"/>
    <w:rsid w:val="00690345"/>
    <w:rsid w:val="00690507"/>
    <w:rsid w:val="006905FF"/>
    <w:rsid w:val="0069070F"/>
    <w:rsid w:val="00690737"/>
    <w:rsid w:val="0069123A"/>
    <w:rsid w:val="00691530"/>
    <w:rsid w:val="00691879"/>
    <w:rsid w:val="00691A30"/>
    <w:rsid w:val="00691A36"/>
    <w:rsid w:val="00691DBF"/>
    <w:rsid w:val="00692121"/>
    <w:rsid w:val="0069238D"/>
    <w:rsid w:val="0069264D"/>
    <w:rsid w:val="00692743"/>
    <w:rsid w:val="00692BE5"/>
    <w:rsid w:val="00692E6C"/>
    <w:rsid w:val="00693151"/>
    <w:rsid w:val="00693450"/>
    <w:rsid w:val="006935DE"/>
    <w:rsid w:val="006937EA"/>
    <w:rsid w:val="006938B1"/>
    <w:rsid w:val="00693FDE"/>
    <w:rsid w:val="006942E4"/>
    <w:rsid w:val="00694484"/>
    <w:rsid w:val="006946BF"/>
    <w:rsid w:val="0069478A"/>
    <w:rsid w:val="00694BE7"/>
    <w:rsid w:val="00694D5C"/>
    <w:rsid w:val="00694F47"/>
    <w:rsid w:val="006951E9"/>
    <w:rsid w:val="00695B9D"/>
    <w:rsid w:val="00695BE5"/>
    <w:rsid w:val="00695C7C"/>
    <w:rsid w:val="00696712"/>
    <w:rsid w:val="00696991"/>
    <w:rsid w:val="00696BFB"/>
    <w:rsid w:val="00696C8F"/>
    <w:rsid w:val="00696F59"/>
    <w:rsid w:val="006970F6"/>
    <w:rsid w:val="00697463"/>
    <w:rsid w:val="0069762F"/>
    <w:rsid w:val="00697827"/>
    <w:rsid w:val="00697CCC"/>
    <w:rsid w:val="00697FCE"/>
    <w:rsid w:val="006A0383"/>
    <w:rsid w:val="006A0417"/>
    <w:rsid w:val="006A0704"/>
    <w:rsid w:val="006A0953"/>
    <w:rsid w:val="006A0F22"/>
    <w:rsid w:val="006A11C6"/>
    <w:rsid w:val="006A1326"/>
    <w:rsid w:val="006A1677"/>
    <w:rsid w:val="006A194D"/>
    <w:rsid w:val="006A1984"/>
    <w:rsid w:val="006A19F6"/>
    <w:rsid w:val="006A1A2F"/>
    <w:rsid w:val="006A1A46"/>
    <w:rsid w:val="006A1DD0"/>
    <w:rsid w:val="006A1E8D"/>
    <w:rsid w:val="006A2161"/>
    <w:rsid w:val="006A2396"/>
    <w:rsid w:val="006A265C"/>
    <w:rsid w:val="006A26D0"/>
    <w:rsid w:val="006A2787"/>
    <w:rsid w:val="006A2C33"/>
    <w:rsid w:val="006A2CA5"/>
    <w:rsid w:val="006A2E18"/>
    <w:rsid w:val="006A32EA"/>
    <w:rsid w:val="006A32FD"/>
    <w:rsid w:val="006A3396"/>
    <w:rsid w:val="006A33A4"/>
    <w:rsid w:val="006A35B1"/>
    <w:rsid w:val="006A379E"/>
    <w:rsid w:val="006A37C4"/>
    <w:rsid w:val="006A3878"/>
    <w:rsid w:val="006A387D"/>
    <w:rsid w:val="006A3EA7"/>
    <w:rsid w:val="006A3EB9"/>
    <w:rsid w:val="006A46AE"/>
    <w:rsid w:val="006A473B"/>
    <w:rsid w:val="006A4A51"/>
    <w:rsid w:val="006A52CA"/>
    <w:rsid w:val="006A53AD"/>
    <w:rsid w:val="006A5990"/>
    <w:rsid w:val="006A5A20"/>
    <w:rsid w:val="006A5C05"/>
    <w:rsid w:val="006A5C4D"/>
    <w:rsid w:val="006A5E33"/>
    <w:rsid w:val="006A607D"/>
    <w:rsid w:val="006A60DD"/>
    <w:rsid w:val="006A63FA"/>
    <w:rsid w:val="006A665F"/>
    <w:rsid w:val="006A6739"/>
    <w:rsid w:val="006A6A04"/>
    <w:rsid w:val="006A6CEE"/>
    <w:rsid w:val="006A73BF"/>
    <w:rsid w:val="006A746A"/>
    <w:rsid w:val="006A76C2"/>
    <w:rsid w:val="006A7AE8"/>
    <w:rsid w:val="006A7C2B"/>
    <w:rsid w:val="006A7C78"/>
    <w:rsid w:val="006A7D52"/>
    <w:rsid w:val="006A7E06"/>
    <w:rsid w:val="006A7E0F"/>
    <w:rsid w:val="006B003C"/>
    <w:rsid w:val="006B0143"/>
    <w:rsid w:val="006B061F"/>
    <w:rsid w:val="006B0813"/>
    <w:rsid w:val="006B122D"/>
    <w:rsid w:val="006B12EE"/>
    <w:rsid w:val="006B161F"/>
    <w:rsid w:val="006B1EA1"/>
    <w:rsid w:val="006B2133"/>
    <w:rsid w:val="006B224C"/>
    <w:rsid w:val="006B2D14"/>
    <w:rsid w:val="006B3513"/>
    <w:rsid w:val="006B36A0"/>
    <w:rsid w:val="006B36F2"/>
    <w:rsid w:val="006B375F"/>
    <w:rsid w:val="006B3912"/>
    <w:rsid w:val="006B3DBD"/>
    <w:rsid w:val="006B3E40"/>
    <w:rsid w:val="006B407F"/>
    <w:rsid w:val="006B42F6"/>
    <w:rsid w:val="006B48BC"/>
    <w:rsid w:val="006B52A8"/>
    <w:rsid w:val="006B56C8"/>
    <w:rsid w:val="006B5A3A"/>
    <w:rsid w:val="006B6427"/>
    <w:rsid w:val="006B650B"/>
    <w:rsid w:val="006B6921"/>
    <w:rsid w:val="006B6A8A"/>
    <w:rsid w:val="006B6BFC"/>
    <w:rsid w:val="006B710C"/>
    <w:rsid w:val="006B71E4"/>
    <w:rsid w:val="006B7252"/>
    <w:rsid w:val="006B7423"/>
    <w:rsid w:val="006B74BF"/>
    <w:rsid w:val="006B7D07"/>
    <w:rsid w:val="006B7EB2"/>
    <w:rsid w:val="006C0135"/>
    <w:rsid w:val="006C037B"/>
    <w:rsid w:val="006C0669"/>
    <w:rsid w:val="006C0685"/>
    <w:rsid w:val="006C0961"/>
    <w:rsid w:val="006C09CD"/>
    <w:rsid w:val="006C0A3E"/>
    <w:rsid w:val="006C0D9A"/>
    <w:rsid w:val="006C0DC0"/>
    <w:rsid w:val="006C0F47"/>
    <w:rsid w:val="006C1065"/>
    <w:rsid w:val="006C10B8"/>
    <w:rsid w:val="006C1416"/>
    <w:rsid w:val="006C1927"/>
    <w:rsid w:val="006C1A5E"/>
    <w:rsid w:val="006C1B93"/>
    <w:rsid w:val="006C1CC8"/>
    <w:rsid w:val="006C1CED"/>
    <w:rsid w:val="006C1FFD"/>
    <w:rsid w:val="006C236C"/>
    <w:rsid w:val="006C27D2"/>
    <w:rsid w:val="006C2C5E"/>
    <w:rsid w:val="006C2D62"/>
    <w:rsid w:val="006C2F02"/>
    <w:rsid w:val="006C3511"/>
    <w:rsid w:val="006C3537"/>
    <w:rsid w:val="006C378D"/>
    <w:rsid w:val="006C3AD9"/>
    <w:rsid w:val="006C3DD8"/>
    <w:rsid w:val="006C4158"/>
    <w:rsid w:val="006C43C9"/>
    <w:rsid w:val="006C4426"/>
    <w:rsid w:val="006C47F9"/>
    <w:rsid w:val="006C4C15"/>
    <w:rsid w:val="006C4D0A"/>
    <w:rsid w:val="006C5151"/>
    <w:rsid w:val="006C519F"/>
    <w:rsid w:val="006C51B7"/>
    <w:rsid w:val="006C54F6"/>
    <w:rsid w:val="006C54F8"/>
    <w:rsid w:val="006C5B57"/>
    <w:rsid w:val="006C5D4B"/>
    <w:rsid w:val="006C5D8E"/>
    <w:rsid w:val="006C5DE2"/>
    <w:rsid w:val="006C63DF"/>
    <w:rsid w:val="006C65D6"/>
    <w:rsid w:val="006C66C8"/>
    <w:rsid w:val="006C6CB8"/>
    <w:rsid w:val="006C6E8F"/>
    <w:rsid w:val="006C7329"/>
    <w:rsid w:val="006C73A3"/>
    <w:rsid w:val="006C7923"/>
    <w:rsid w:val="006C7C07"/>
    <w:rsid w:val="006C7D39"/>
    <w:rsid w:val="006C7DA0"/>
    <w:rsid w:val="006D00F7"/>
    <w:rsid w:val="006D02A4"/>
    <w:rsid w:val="006D04A9"/>
    <w:rsid w:val="006D050C"/>
    <w:rsid w:val="006D063E"/>
    <w:rsid w:val="006D085E"/>
    <w:rsid w:val="006D0E6E"/>
    <w:rsid w:val="006D1088"/>
    <w:rsid w:val="006D113C"/>
    <w:rsid w:val="006D1939"/>
    <w:rsid w:val="006D1BAD"/>
    <w:rsid w:val="006D1D79"/>
    <w:rsid w:val="006D2231"/>
    <w:rsid w:val="006D2292"/>
    <w:rsid w:val="006D27E5"/>
    <w:rsid w:val="006D2C43"/>
    <w:rsid w:val="006D2D2C"/>
    <w:rsid w:val="006D3091"/>
    <w:rsid w:val="006D3159"/>
    <w:rsid w:val="006D33BF"/>
    <w:rsid w:val="006D340B"/>
    <w:rsid w:val="006D34A5"/>
    <w:rsid w:val="006D3773"/>
    <w:rsid w:val="006D3BCC"/>
    <w:rsid w:val="006D3E9E"/>
    <w:rsid w:val="006D41E5"/>
    <w:rsid w:val="006D43E0"/>
    <w:rsid w:val="006D4461"/>
    <w:rsid w:val="006D499B"/>
    <w:rsid w:val="006D4A96"/>
    <w:rsid w:val="006D4BE4"/>
    <w:rsid w:val="006D551D"/>
    <w:rsid w:val="006D5550"/>
    <w:rsid w:val="006D55FD"/>
    <w:rsid w:val="006D5B50"/>
    <w:rsid w:val="006D5B5C"/>
    <w:rsid w:val="006D5C0B"/>
    <w:rsid w:val="006D5C7F"/>
    <w:rsid w:val="006D639E"/>
    <w:rsid w:val="006D652D"/>
    <w:rsid w:val="006D68F4"/>
    <w:rsid w:val="006D6E1A"/>
    <w:rsid w:val="006D7237"/>
    <w:rsid w:val="006D77A3"/>
    <w:rsid w:val="006D79D2"/>
    <w:rsid w:val="006D7A44"/>
    <w:rsid w:val="006D7C1F"/>
    <w:rsid w:val="006D7C61"/>
    <w:rsid w:val="006D7D90"/>
    <w:rsid w:val="006E0D53"/>
    <w:rsid w:val="006E0EB5"/>
    <w:rsid w:val="006E0F37"/>
    <w:rsid w:val="006E1088"/>
    <w:rsid w:val="006E11BD"/>
    <w:rsid w:val="006E13D2"/>
    <w:rsid w:val="006E1529"/>
    <w:rsid w:val="006E16DD"/>
    <w:rsid w:val="006E1B65"/>
    <w:rsid w:val="006E1B9C"/>
    <w:rsid w:val="006E2042"/>
    <w:rsid w:val="006E28EC"/>
    <w:rsid w:val="006E2B03"/>
    <w:rsid w:val="006E35BC"/>
    <w:rsid w:val="006E3602"/>
    <w:rsid w:val="006E38B4"/>
    <w:rsid w:val="006E3C23"/>
    <w:rsid w:val="006E43E6"/>
    <w:rsid w:val="006E44B8"/>
    <w:rsid w:val="006E461A"/>
    <w:rsid w:val="006E497A"/>
    <w:rsid w:val="006E4C74"/>
    <w:rsid w:val="006E4E19"/>
    <w:rsid w:val="006E4FBB"/>
    <w:rsid w:val="006E52B8"/>
    <w:rsid w:val="006E5F19"/>
    <w:rsid w:val="006E65FA"/>
    <w:rsid w:val="006E683C"/>
    <w:rsid w:val="006E6A2A"/>
    <w:rsid w:val="006E6B07"/>
    <w:rsid w:val="006E6C83"/>
    <w:rsid w:val="006E7160"/>
    <w:rsid w:val="006E743A"/>
    <w:rsid w:val="006E75DB"/>
    <w:rsid w:val="006E77A7"/>
    <w:rsid w:val="006E7AC2"/>
    <w:rsid w:val="006E7C68"/>
    <w:rsid w:val="006F02B5"/>
    <w:rsid w:val="006F0323"/>
    <w:rsid w:val="006F0335"/>
    <w:rsid w:val="006F080A"/>
    <w:rsid w:val="006F0FC0"/>
    <w:rsid w:val="006F10FF"/>
    <w:rsid w:val="006F1460"/>
    <w:rsid w:val="006F1477"/>
    <w:rsid w:val="006F199A"/>
    <w:rsid w:val="006F1A42"/>
    <w:rsid w:val="006F1AE1"/>
    <w:rsid w:val="006F1E88"/>
    <w:rsid w:val="006F1EEF"/>
    <w:rsid w:val="006F2078"/>
    <w:rsid w:val="006F2242"/>
    <w:rsid w:val="006F2478"/>
    <w:rsid w:val="006F27C6"/>
    <w:rsid w:val="006F2877"/>
    <w:rsid w:val="006F28F0"/>
    <w:rsid w:val="006F2927"/>
    <w:rsid w:val="006F2993"/>
    <w:rsid w:val="006F325F"/>
    <w:rsid w:val="006F3525"/>
    <w:rsid w:val="006F3700"/>
    <w:rsid w:val="006F3E37"/>
    <w:rsid w:val="006F4196"/>
    <w:rsid w:val="006F4230"/>
    <w:rsid w:val="006F45DC"/>
    <w:rsid w:val="006F47AD"/>
    <w:rsid w:val="006F5E58"/>
    <w:rsid w:val="006F658D"/>
    <w:rsid w:val="006F67FF"/>
    <w:rsid w:val="006F6823"/>
    <w:rsid w:val="006F6AE4"/>
    <w:rsid w:val="006F6B6E"/>
    <w:rsid w:val="006F6C9A"/>
    <w:rsid w:val="006F6E9A"/>
    <w:rsid w:val="006F6FA9"/>
    <w:rsid w:val="006F71E4"/>
    <w:rsid w:val="006F7298"/>
    <w:rsid w:val="006F74BF"/>
    <w:rsid w:val="006F762A"/>
    <w:rsid w:val="006F78EA"/>
    <w:rsid w:val="006F7A5E"/>
    <w:rsid w:val="006F7DFA"/>
    <w:rsid w:val="007000C7"/>
    <w:rsid w:val="00700254"/>
    <w:rsid w:val="007005A4"/>
    <w:rsid w:val="007005D8"/>
    <w:rsid w:val="0070092D"/>
    <w:rsid w:val="00700973"/>
    <w:rsid w:val="00700C10"/>
    <w:rsid w:val="00700FF2"/>
    <w:rsid w:val="0070122C"/>
    <w:rsid w:val="00701416"/>
    <w:rsid w:val="00701684"/>
    <w:rsid w:val="00701DC4"/>
    <w:rsid w:val="00701E65"/>
    <w:rsid w:val="007027C7"/>
    <w:rsid w:val="00703206"/>
    <w:rsid w:val="00703331"/>
    <w:rsid w:val="0070341A"/>
    <w:rsid w:val="007036E9"/>
    <w:rsid w:val="007038D6"/>
    <w:rsid w:val="00703AA8"/>
    <w:rsid w:val="00703AEF"/>
    <w:rsid w:val="00704168"/>
    <w:rsid w:val="007043DC"/>
    <w:rsid w:val="007043E6"/>
    <w:rsid w:val="00704965"/>
    <w:rsid w:val="00704988"/>
    <w:rsid w:val="007049A9"/>
    <w:rsid w:val="00704CBB"/>
    <w:rsid w:val="00704F48"/>
    <w:rsid w:val="007051C2"/>
    <w:rsid w:val="00705230"/>
    <w:rsid w:val="007053B5"/>
    <w:rsid w:val="007055BF"/>
    <w:rsid w:val="007056E8"/>
    <w:rsid w:val="00705CF2"/>
    <w:rsid w:val="00705FAB"/>
    <w:rsid w:val="0070626E"/>
    <w:rsid w:val="007070C0"/>
    <w:rsid w:val="00707132"/>
    <w:rsid w:val="0070716F"/>
    <w:rsid w:val="007071B8"/>
    <w:rsid w:val="007076A2"/>
    <w:rsid w:val="00710296"/>
    <w:rsid w:val="0071087F"/>
    <w:rsid w:val="00710909"/>
    <w:rsid w:val="0071112B"/>
    <w:rsid w:val="0071151D"/>
    <w:rsid w:val="00711694"/>
    <w:rsid w:val="007118E7"/>
    <w:rsid w:val="00711D3E"/>
    <w:rsid w:val="00711EA2"/>
    <w:rsid w:val="007120B7"/>
    <w:rsid w:val="007122CE"/>
    <w:rsid w:val="00712383"/>
    <w:rsid w:val="007123F2"/>
    <w:rsid w:val="007123FE"/>
    <w:rsid w:val="00712B56"/>
    <w:rsid w:val="00712D0F"/>
    <w:rsid w:val="00712DAB"/>
    <w:rsid w:val="007135B3"/>
    <w:rsid w:val="007135E9"/>
    <w:rsid w:val="00713762"/>
    <w:rsid w:val="00713AC6"/>
    <w:rsid w:val="00713F08"/>
    <w:rsid w:val="00714075"/>
    <w:rsid w:val="0071443A"/>
    <w:rsid w:val="00714B0D"/>
    <w:rsid w:val="0071501E"/>
    <w:rsid w:val="00715024"/>
    <w:rsid w:val="007156DE"/>
    <w:rsid w:val="00716367"/>
    <w:rsid w:val="0071680C"/>
    <w:rsid w:val="00716E1A"/>
    <w:rsid w:val="00717046"/>
    <w:rsid w:val="007172D6"/>
    <w:rsid w:val="00717352"/>
    <w:rsid w:val="007176ED"/>
    <w:rsid w:val="00717787"/>
    <w:rsid w:val="00717803"/>
    <w:rsid w:val="0071789B"/>
    <w:rsid w:val="00717AFE"/>
    <w:rsid w:val="00717BF3"/>
    <w:rsid w:val="00720097"/>
    <w:rsid w:val="007202DB"/>
    <w:rsid w:val="00720F99"/>
    <w:rsid w:val="00721242"/>
    <w:rsid w:val="007212A6"/>
    <w:rsid w:val="00721AE1"/>
    <w:rsid w:val="00722438"/>
    <w:rsid w:val="00722A5D"/>
    <w:rsid w:val="00722C00"/>
    <w:rsid w:val="00722C4B"/>
    <w:rsid w:val="00722C96"/>
    <w:rsid w:val="00722D7C"/>
    <w:rsid w:val="0072321D"/>
    <w:rsid w:val="007233C0"/>
    <w:rsid w:val="0072356A"/>
    <w:rsid w:val="00723676"/>
    <w:rsid w:val="0072408D"/>
    <w:rsid w:val="00724562"/>
    <w:rsid w:val="00724E15"/>
    <w:rsid w:val="00724E52"/>
    <w:rsid w:val="00725341"/>
    <w:rsid w:val="007258B3"/>
    <w:rsid w:val="00725960"/>
    <w:rsid w:val="007259EC"/>
    <w:rsid w:val="007259F6"/>
    <w:rsid w:val="00725C84"/>
    <w:rsid w:val="00725E29"/>
    <w:rsid w:val="007260D2"/>
    <w:rsid w:val="007267F7"/>
    <w:rsid w:val="00726AB3"/>
    <w:rsid w:val="00726C21"/>
    <w:rsid w:val="0072732F"/>
    <w:rsid w:val="0072733C"/>
    <w:rsid w:val="00727412"/>
    <w:rsid w:val="007275FC"/>
    <w:rsid w:val="007276BA"/>
    <w:rsid w:val="00727E1C"/>
    <w:rsid w:val="007301E5"/>
    <w:rsid w:val="00730456"/>
    <w:rsid w:val="007305A3"/>
    <w:rsid w:val="007305D7"/>
    <w:rsid w:val="0073064F"/>
    <w:rsid w:val="00730930"/>
    <w:rsid w:val="00730AD5"/>
    <w:rsid w:val="00730AE8"/>
    <w:rsid w:val="00730FAE"/>
    <w:rsid w:val="007313C8"/>
    <w:rsid w:val="007318C4"/>
    <w:rsid w:val="00731D42"/>
    <w:rsid w:val="00731E7E"/>
    <w:rsid w:val="00731E98"/>
    <w:rsid w:val="007320F4"/>
    <w:rsid w:val="00732333"/>
    <w:rsid w:val="00732455"/>
    <w:rsid w:val="007329B0"/>
    <w:rsid w:val="00732BF0"/>
    <w:rsid w:val="0073351D"/>
    <w:rsid w:val="00733822"/>
    <w:rsid w:val="00733DFC"/>
    <w:rsid w:val="00733FD7"/>
    <w:rsid w:val="007343FF"/>
    <w:rsid w:val="0073502F"/>
    <w:rsid w:val="0073515B"/>
    <w:rsid w:val="00735246"/>
    <w:rsid w:val="007356C0"/>
    <w:rsid w:val="0073582B"/>
    <w:rsid w:val="00735A67"/>
    <w:rsid w:val="00735B79"/>
    <w:rsid w:val="00735DF6"/>
    <w:rsid w:val="00735FEB"/>
    <w:rsid w:val="00736DEB"/>
    <w:rsid w:val="00736E8E"/>
    <w:rsid w:val="00737130"/>
    <w:rsid w:val="007375ED"/>
    <w:rsid w:val="00737605"/>
    <w:rsid w:val="0073780E"/>
    <w:rsid w:val="007379DE"/>
    <w:rsid w:val="00737B88"/>
    <w:rsid w:val="00737DFD"/>
    <w:rsid w:val="00737E2B"/>
    <w:rsid w:val="00740192"/>
    <w:rsid w:val="00740661"/>
    <w:rsid w:val="00740EEE"/>
    <w:rsid w:val="00740F98"/>
    <w:rsid w:val="00741500"/>
    <w:rsid w:val="007418C9"/>
    <w:rsid w:val="00741D35"/>
    <w:rsid w:val="00741EBE"/>
    <w:rsid w:val="00742326"/>
    <w:rsid w:val="00742A2E"/>
    <w:rsid w:val="00742F79"/>
    <w:rsid w:val="00743282"/>
    <w:rsid w:val="007432AE"/>
    <w:rsid w:val="00743B6F"/>
    <w:rsid w:val="00743C26"/>
    <w:rsid w:val="00744001"/>
    <w:rsid w:val="00744085"/>
    <w:rsid w:val="007449CC"/>
    <w:rsid w:val="00744EAA"/>
    <w:rsid w:val="00745343"/>
    <w:rsid w:val="007453C3"/>
    <w:rsid w:val="00745A4B"/>
    <w:rsid w:val="00745B62"/>
    <w:rsid w:val="00745C24"/>
    <w:rsid w:val="00745CFF"/>
    <w:rsid w:val="00745F88"/>
    <w:rsid w:val="00746AD7"/>
    <w:rsid w:val="00746CD3"/>
    <w:rsid w:val="0074723D"/>
    <w:rsid w:val="007475A2"/>
    <w:rsid w:val="00747787"/>
    <w:rsid w:val="00747BDE"/>
    <w:rsid w:val="00747E2A"/>
    <w:rsid w:val="00747FCB"/>
    <w:rsid w:val="00750649"/>
    <w:rsid w:val="00750670"/>
    <w:rsid w:val="007506A9"/>
    <w:rsid w:val="0075070F"/>
    <w:rsid w:val="00750B2C"/>
    <w:rsid w:val="00751266"/>
    <w:rsid w:val="0075157A"/>
    <w:rsid w:val="00751687"/>
    <w:rsid w:val="0075188E"/>
    <w:rsid w:val="00751DC7"/>
    <w:rsid w:val="00751E5B"/>
    <w:rsid w:val="00751EFD"/>
    <w:rsid w:val="007523C8"/>
    <w:rsid w:val="00752A3B"/>
    <w:rsid w:val="00752C47"/>
    <w:rsid w:val="00752F34"/>
    <w:rsid w:val="00753092"/>
    <w:rsid w:val="007536F0"/>
    <w:rsid w:val="00753C8B"/>
    <w:rsid w:val="00754709"/>
    <w:rsid w:val="00754C69"/>
    <w:rsid w:val="00754E6B"/>
    <w:rsid w:val="00754F4F"/>
    <w:rsid w:val="0075525F"/>
    <w:rsid w:val="00755369"/>
    <w:rsid w:val="00755738"/>
    <w:rsid w:val="0075597A"/>
    <w:rsid w:val="007559FC"/>
    <w:rsid w:val="00755A65"/>
    <w:rsid w:val="00755B56"/>
    <w:rsid w:val="00755BD7"/>
    <w:rsid w:val="00755E0C"/>
    <w:rsid w:val="00755FA0"/>
    <w:rsid w:val="0075624E"/>
    <w:rsid w:val="007563AB"/>
    <w:rsid w:val="00756467"/>
    <w:rsid w:val="00756595"/>
    <w:rsid w:val="00757679"/>
    <w:rsid w:val="00757F36"/>
    <w:rsid w:val="0076000D"/>
    <w:rsid w:val="00760545"/>
    <w:rsid w:val="00760748"/>
    <w:rsid w:val="0076074C"/>
    <w:rsid w:val="00760750"/>
    <w:rsid w:val="00760D08"/>
    <w:rsid w:val="00760E55"/>
    <w:rsid w:val="00761094"/>
    <w:rsid w:val="007615AC"/>
    <w:rsid w:val="0076167C"/>
    <w:rsid w:val="007616EC"/>
    <w:rsid w:val="0076176A"/>
    <w:rsid w:val="00761C80"/>
    <w:rsid w:val="00761C91"/>
    <w:rsid w:val="00761EDA"/>
    <w:rsid w:val="00761F3D"/>
    <w:rsid w:val="007620AF"/>
    <w:rsid w:val="0076235B"/>
    <w:rsid w:val="007623DF"/>
    <w:rsid w:val="00762494"/>
    <w:rsid w:val="007625A2"/>
    <w:rsid w:val="007625E2"/>
    <w:rsid w:val="00762AFA"/>
    <w:rsid w:val="00762CE8"/>
    <w:rsid w:val="00762E13"/>
    <w:rsid w:val="00762F8A"/>
    <w:rsid w:val="00763152"/>
    <w:rsid w:val="0076332C"/>
    <w:rsid w:val="007637DE"/>
    <w:rsid w:val="00763BC4"/>
    <w:rsid w:val="007640D1"/>
    <w:rsid w:val="0076495F"/>
    <w:rsid w:val="00764CB8"/>
    <w:rsid w:val="00764E69"/>
    <w:rsid w:val="00765379"/>
    <w:rsid w:val="00765697"/>
    <w:rsid w:val="0076574C"/>
    <w:rsid w:val="007657B1"/>
    <w:rsid w:val="007658A1"/>
    <w:rsid w:val="00765B9C"/>
    <w:rsid w:val="00765D82"/>
    <w:rsid w:val="007660E7"/>
    <w:rsid w:val="007660EA"/>
    <w:rsid w:val="007662E4"/>
    <w:rsid w:val="0076639B"/>
    <w:rsid w:val="00766750"/>
    <w:rsid w:val="00766937"/>
    <w:rsid w:val="00766B80"/>
    <w:rsid w:val="00766BB4"/>
    <w:rsid w:val="00766BF5"/>
    <w:rsid w:val="00767191"/>
    <w:rsid w:val="0076728A"/>
    <w:rsid w:val="007672A3"/>
    <w:rsid w:val="00767356"/>
    <w:rsid w:val="007674F9"/>
    <w:rsid w:val="00767720"/>
    <w:rsid w:val="007677DE"/>
    <w:rsid w:val="00767F9C"/>
    <w:rsid w:val="00767FBE"/>
    <w:rsid w:val="00767FCA"/>
    <w:rsid w:val="00767FF0"/>
    <w:rsid w:val="00770113"/>
    <w:rsid w:val="00770412"/>
    <w:rsid w:val="00770691"/>
    <w:rsid w:val="00770796"/>
    <w:rsid w:val="007708FE"/>
    <w:rsid w:val="0077092A"/>
    <w:rsid w:val="00770E63"/>
    <w:rsid w:val="007711B9"/>
    <w:rsid w:val="00771A24"/>
    <w:rsid w:val="00771D4B"/>
    <w:rsid w:val="0077208C"/>
    <w:rsid w:val="007722D2"/>
    <w:rsid w:val="007724ED"/>
    <w:rsid w:val="00772536"/>
    <w:rsid w:val="007727F3"/>
    <w:rsid w:val="00772D2C"/>
    <w:rsid w:val="00773560"/>
    <w:rsid w:val="0077375B"/>
    <w:rsid w:val="00773C5A"/>
    <w:rsid w:val="00773CE8"/>
    <w:rsid w:val="00774282"/>
    <w:rsid w:val="007744AB"/>
    <w:rsid w:val="007745B6"/>
    <w:rsid w:val="007747C1"/>
    <w:rsid w:val="007748ED"/>
    <w:rsid w:val="007749B7"/>
    <w:rsid w:val="00775069"/>
    <w:rsid w:val="0077537B"/>
    <w:rsid w:val="00775624"/>
    <w:rsid w:val="007758BB"/>
    <w:rsid w:val="00775C83"/>
    <w:rsid w:val="00775E23"/>
    <w:rsid w:val="00775EDD"/>
    <w:rsid w:val="007760CC"/>
    <w:rsid w:val="0077723E"/>
    <w:rsid w:val="00777403"/>
    <w:rsid w:val="0078044E"/>
    <w:rsid w:val="0078049D"/>
    <w:rsid w:val="0078063E"/>
    <w:rsid w:val="00780A88"/>
    <w:rsid w:val="00781A08"/>
    <w:rsid w:val="00781F01"/>
    <w:rsid w:val="00782751"/>
    <w:rsid w:val="007828AC"/>
    <w:rsid w:val="00782ABE"/>
    <w:rsid w:val="00782B41"/>
    <w:rsid w:val="00782D5C"/>
    <w:rsid w:val="00782F2C"/>
    <w:rsid w:val="00783243"/>
    <w:rsid w:val="00783D4B"/>
    <w:rsid w:val="00784356"/>
    <w:rsid w:val="00784DFD"/>
    <w:rsid w:val="00784E9F"/>
    <w:rsid w:val="00785360"/>
    <w:rsid w:val="007855C6"/>
    <w:rsid w:val="00785648"/>
    <w:rsid w:val="00785C5D"/>
    <w:rsid w:val="00786224"/>
    <w:rsid w:val="00786D16"/>
    <w:rsid w:val="00786EE6"/>
    <w:rsid w:val="00786F62"/>
    <w:rsid w:val="00786FAA"/>
    <w:rsid w:val="007871EC"/>
    <w:rsid w:val="0078779A"/>
    <w:rsid w:val="007878AB"/>
    <w:rsid w:val="0078791D"/>
    <w:rsid w:val="00787DF1"/>
    <w:rsid w:val="00790013"/>
    <w:rsid w:val="007908A5"/>
    <w:rsid w:val="00790909"/>
    <w:rsid w:val="00790C26"/>
    <w:rsid w:val="00790C98"/>
    <w:rsid w:val="00790DC4"/>
    <w:rsid w:val="00791115"/>
    <w:rsid w:val="00791C81"/>
    <w:rsid w:val="007923F1"/>
    <w:rsid w:val="00792559"/>
    <w:rsid w:val="0079312C"/>
    <w:rsid w:val="007931CD"/>
    <w:rsid w:val="0079320B"/>
    <w:rsid w:val="00793697"/>
    <w:rsid w:val="00793736"/>
    <w:rsid w:val="00793DDD"/>
    <w:rsid w:val="00793E0F"/>
    <w:rsid w:val="0079437F"/>
    <w:rsid w:val="007947A4"/>
    <w:rsid w:val="007947F1"/>
    <w:rsid w:val="00794AAD"/>
    <w:rsid w:val="00794E0F"/>
    <w:rsid w:val="00794FF3"/>
    <w:rsid w:val="00795081"/>
    <w:rsid w:val="007950AE"/>
    <w:rsid w:val="0079552A"/>
    <w:rsid w:val="0079577E"/>
    <w:rsid w:val="00795CC2"/>
    <w:rsid w:val="007961C0"/>
    <w:rsid w:val="00796427"/>
    <w:rsid w:val="00796659"/>
    <w:rsid w:val="0079671B"/>
    <w:rsid w:val="00796A7A"/>
    <w:rsid w:val="00796AE1"/>
    <w:rsid w:val="00796F03"/>
    <w:rsid w:val="00796F15"/>
    <w:rsid w:val="00797309"/>
    <w:rsid w:val="00797382"/>
    <w:rsid w:val="007975CE"/>
    <w:rsid w:val="00797956"/>
    <w:rsid w:val="00797D8D"/>
    <w:rsid w:val="007A0206"/>
    <w:rsid w:val="007A04F0"/>
    <w:rsid w:val="007A07A1"/>
    <w:rsid w:val="007A07D8"/>
    <w:rsid w:val="007A0F2E"/>
    <w:rsid w:val="007A1315"/>
    <w:rsid w:val="007A133A"/>
    <w:rsid w:val="007A13A3"/>
    <w:rsid w:val="007A146C"/>
    <w:rsid w:val="007A16D7"/>
    <w:rsid w:val="007A18EC"/>
    <w:rsid w:val="007A1F42"/>
    <w:rsid w:val="007A2091"/>
    <w:rsid w:val="007A2197"/>
    <w:rsid w:val="007A22C2"/>
    <w:rsid w:val="007A2601"/>
    <w:rsid w:val="007A2684"/>
    <w:rsid w:val="007A29D1"/>
    <w:rsid w:val="007A2CCD"/>
    <w:rsid w:val="007A2DEB"/>
    <w:rsid w:val="007A2E2D"/>
    <w:rsid w:val="007A307A"/>
    <w:rsid w:val="007A335E"/>
    <w:rsid w:val="007A3644"/>
    <w:rsid w:val="007A373E"/>
    <w:rsid w:val="007A38BD"/>
    <w:rsid w:val="007A3D7B"/>
    <w:rsid w:val="007A3D8A"/>
    <w:rsid w:val="007A43A3"/>
    <w:rsid w:val="007A474B"/>
    <w:rsid w:val="007A4E88"/>
    <w:rsid w:val="007A4ECB"/>
    <w:rsid w:val="007A5493"/>
    <w:rsid w:val="007A576C"/>
    <w:rsid w:val="007A5D48"/>
    <w:rsid w:val="007A5F00"/>
    <w:rsid w:val="007A6873"/>
    <w:rsid w:val="007A6933"/>
    <w:rsid w:val="007A69F8"/>
    <w:rsid w:val="007A6B17"/>
    <w:rsid w:val="007A6BEF"/>
    <w:rsid w:val="007A7100"/>
    <w:rsid w:val="007A73EE"/>
    <w:rsid w:val="007A75E6"/>
    <w:rsid w:val="007A7602"/>
    <w:rsid w:val="007A79DD"/>
    <w:rsid w:val="007A7C7E"/>
    <w:rsid w:val="007A7D51"/>
    <w:rsid w:val="007B0102"/>
    <w:rsid w:val="007B01FD"/>
    <w:rsid w:val="007B05DC"/>
    <w:rsid w:val="007B0755"/>
    <w:rsid w:val="007B0AFA"/>
    <w:rsid w:val="007B0CF2"/>
    <w:rsid w:val="007B0D73"/>
    <w:rsid w:val="007B0E6B"/>
    <w:rsid w:val="007B115B"/>
    <w:rsid w:val="007B11AD"/>
    <w:rsid w:val="007B11AF"/>
    <w:rsid w:val="007B1410"/>
    <w:rsid w:val="007B157A"/>
    <w:rsid w:val="007B164B"/>
    <w:rsid w:val="007B19D2"/>
    <w:rsid w:val="007B1B1C"/>
    <w:rsid w:val="007B1E64"/>
    <w:rsid w:val="007B20FF"/>
    <w:rsid w:val="007B2202"/>
    <w:rsid w:val="007B223E"/>
    <w:rsid w:val="007B22A7"/>
    <w:rsid w:val="007B23B7"/>
    <w:rsid w:val="007B271A"/>
    <w:rsid w:val="007B27DE"/>
    <w:rsid w:val="007B28EB"/>
    <w:rsid w:val="007B3059"/>
    <w:rsid w:val="007B31FF"/>
    <w:rsid w:val="007B379B"/>
    <w:rsid w:val="007B3990"/>
    <w:rsid w:val="007B45F4"/>
    <w:rsid w:val="007B4731"/>
    <w:rsid w:val="007B474E"/>
    <w:rsid w:val="007B487E"/>
    <w:rsid w:val="007B48E3"/>
    <w:rsid w:val="007B4B81"/>
    <w:rsid w:val="007B4BE5"/>
    <w:rsid w:val="007B4C24"/>
    <w:rsid w:val="007B4F3A"/>
    <w:rsid w:val="007B54F9"/>
    <w:rsid w:val="007B597C"/>
    <w:rsid w:val="007B5C70"/>
    <w:rsid w:val="007B5E2A"/>
    <w:rsid w:val="007B62F5"/>
    <w:rsid w:val="007B6705"/>
    <w:rsid w:val="007B6707"/>
    <w:rsid w:val="007B6D1D"/>
    <w:rsid w:val="007B6D58"/>
    <w:rsid w:val="007B6F5A"/>
    <w:rsid w:val="007B7E3F"/>
    <w:rsid w:val="007C0037"/>
    <w:rsid w:val="007C02EF"/>
    <w:rsid w:val="007C03BD"/>
    <w:rsid w:val="007C0587"/>
    <w:rsid w:val="007C07CD"/>
    <w:rsid w:val="007C086A"/>
    <w:rsid w:val="007C087F"/>
    <w:rsid w:val="007C0EAA"/>
    <w:rsid w:val="007C0F24"/>
    <w:rsid w:val="007C1178"/>
    <w:rsid w:val="007C141F"/>
    <w:rsid w:val="007C1495"/>
    <w:rsid w:val="007C17CD"/>
    <w:rsid w:val="007C20C0"/>
    <w:rsid w:val="007C223F"/>
    <w:rsid w:val="007C2337"/>
    <w:rsid w:val="007C29D8"/>
    <w:rsid w:val="007C2DB7"/>
    <w:rsid w:val="007C2E10"/>
    <w:rsid w:val="007C2E6F"/>
    <w:rsid w:val="007C32AE"/>
    <w:rsid w:val="007C32D4"/>
    <w:rsid w:val="007C3467"/>
    <w:rsid w:val="007C3721"/>
    <w:rsid w:val="007C39AF"/>
    <w:rsid w:val="007C39EE"/>
    <w:rsid w:val="007C3CA2"/>
    <w:rsid w:val="007C4261"/>
    <w:rsid w:val="007C447B"/>
    <w:rsid w:val="007C468E"/>
    <w:rsid w:val="007C4ED6"/>
    <w:rsid w:val="007C4FF8"/>
    <w:rsid w:val="007C52BB"/>
    <w:rsid w:val="007C52F8"/>
    <w:rsid w:val="007C56E1"/>
    <w:rsid w:val="007C5759"/>
    <w:rsid w:val="007C5898"/>
    <w:rsid w:val="007C597D"/>
    <w:rsid w:val="007C5E6C"/>
    <w:rsid w:val="007C5EF9"/>
    <w:rsid w:val="007C617C"/>
    <w:rsid w:val="007C650C"/>
    <w:rsid w:val="007C67A0"/>
    <w:rsid w:val="007C7135"/>
    <w:rsid w:val="007C72E1"/>
    <w:rsid w:val="007C7310"/>
    <w:rsid w:val="007C745F"/>
    <w:rsid w:val="007C7492"/>
    <w:rsid w:val="007C74DA"/>
    <w:rsid w:val="007C753F"/>
    <w:rsid w:val="007C7A73"/>
    <w:rsid w:val="007D00C6"/>
    <w:rsid w:val="007D033A"/>
    <w:rsid w:val="007D0BE1"/>
    <w:rsid w:val="007D0E33"/>
    <w:rsid w:val="007D0F23"/>
    <w:rsid w:val="007D120C"/>
    <w:rsid w:val="007D1617"/>
    <w:rsid w:val="007D17A3"/>
    <w:rsid w:val="007D17DB"/>
    <w:rsid w:val="007D181A"/>
    <w:rsid w:val="007D191F"/>
    <w:rsid w:val="007D19C1"/>
    <w:rsid w:val="007D24B5"/>
    <w:rsid w:val="007D2772"/>
    <w:rsid w:val="007D290E"/>
    <w:rsid w:val="007D29B8"/>
    <w:rsid w:val="007D2A36"/>
    <w:rsid w:val="007D2ACE"/>
    <w:rsid w:val="007D2E69"/>
    <w:rsid w:val="007D301C"/>
    <w:rsid w:val="007D315D"/>
    <w:rsid w:val="007D33DE"/>
    <w:rsid w:val="007D34D0"/>
    <w:rsid w:val="007D373C"/>
    <w:rsid w:val="007D3785"/>
    <w:rsid w:val="007D38FB"/>
    <w:rsid w:val="007D3BD3"/>
    <w:rsid w:val="007D3BDA"/>
    <w:rsid w:val="007D3FF3"/>
    <w:rsid w:val="007D41DF"/>
    <w:rsid w:val="007D4361"/>
    <w:rsid w:val="007D4481"/>
    <w:rsid w:val="007D4742"/>
    <w:rsid w:val="007D49C6"/>
    <w:rsid w:val="007D4B6C"/>
    <w:rsid w:val="007D4D23"/>
    <w:rsid w:val="007D4FF1"/>
    <w:rsid w:val="007D515E"/>
    <w:rsid w:val="007D54E0"/>
    <w:rsid w:val="007D5D01"/>
    <w:rsid w:val="007D5D7D"/>
    <w:rsid w:val="007D63B7"/>
    <w:rsid w:val="007D664E"/>
    <w:rsid w:val="007D67CF"/>
    <w:rsid w:val="007D6E77"/>
    <w:rsid w:val="007D7088"/>
    <w:rsid w:val="007D71F4"/>
    <w:rsid w:val="007D740B"/>
    <w:rsid w:val="007D7712"/>
    <w:rsid w:val="007D7E53"/>
    <w:rsid w:val="007D7EA2"/>
    <w:rsid w:val="007E05D7"/>
    <w:rsid w:val="007E067F"/>
    <w:rsid w:val="007E089C"/>
    <w:rsid w:val="007E0B52"/>
    <w:rsid w:val="007E0CE3"/>
    <w:rsid w:val="007E115F"/>
    <w:rsid w:val="007E12B5"/>
    <w:rsid w:val="007E1506"/>
    <w:rsid w:val="007E1528"/>
    <w:rsid w:val="007E15E5"/>
    <w:rsid w:val="007E1BE1"/>
    <w:rsid w:val="007E2111"/>
    <w:rsid w:val="007E22B4"/>
    <w:rsid w:val="007E23A0"/>
    <w:rsid w:val="007E2633"/>
    <w:rsid w:val="007E2C2B"/>
    <w:rsid w:val="007E2CBF"/>
    <w:rsid w:val="007E2D9A"/>
    <w:rsid w:val="007E3092"/>
    <w:rsid w:val="007E3646"/>
    <w:rsid w:val="007E3905"/>
    <w:rsid w:val="007E3A6F"/>
    <w:rsid w:val="007E3B04"/>
    <w:rsid w:val="007E3D68"/>
    <w:rsid w:val="007E3FB1"/>
    <w:rsid w:val="007E41A2"/>
    <w:rsid w:val="007E42D9"/>
    <w:rsid w:val="007E4969"/>
    <w:rsid w:val="007E4FFA"/>
    <w:rsid w:val="007E5627"/>
    <w:rsid w:val="007E577C"/>
    <w:rsid w:val="007E5AD0"/>
    <w:rsid w:val="007E5AE9"/>
    <w:rsid w:val="007E5B30"/>
    <w:rsid w:val="007E5D83"/>
    <w:rsid w:val="007E6577"/>
    <w:rsid w:val="007E71A1"/>
    <w:rsid w:val="007E71F0"/>
    <w:rsid w:val="007E744B"/>
    <w:rsid w:val="007E77CE"/>
    <w:rsid w:val="007E79B8"/>
    <w:rsid w:val="007F00E0"/>
    <w:rsid w:val="007F0246"/>
    <w:rsid w:val="007F02CC"/>
    <w:rsid w:val="007F0383"/>
    <w:rsid w:val="007F03BE"/>
    <w:rsid w:val="007F055B"/>
    <w:rsid w:val="007F0607"/>
    <w:rsid w:val="007F07D0"/>
    <w:rsid w:val="007F0B9A"/>
    <w:rsid w:val="007F0E7D"/>
    <w:rsid w:val="007F1015"/>
    <w:rsid w:val="007F1118"/>
    <w:rsid w:val="007F12C7"/>
    <w:rsid w:val="007F13B0"/>
    <w:rsid w:val="007F164B"/>
    <w:rsid w:val="007F16D5"/>
    <w:rsid w:val="007F175B"/>
    <w:rsid w:val="007F1842"/>
    <w:rsid w:val="007F1A33"/>
    <w:rsid w:val="007F1E1A"/>
    <w:rsid w:val="007F1E5D"/>
    <w:rsid w:val="007F2079"/>
    <w:rsid w:val="007F223E"/>
    <w:rsid w:val="007F2471"/>
    <w:rsid w:val="007F26C0"/>
    <w:rsid w:val="007F27D1"/>
    <w:rsid w:val="007F2940"/>
    <w:rsid w:val="007F2D60"/>
    <w:rsid w:val="007F2E6E"/>
    <w:rsid w:val="007F31E6"/>
    <w:rsid w:val="007F35FC"/>
    <w:rsid w:val="007F3AE8"/>
    <w:rsid w:val="007F3B38"/>
    <w:rsid w:val="007F3BD9"/>
    <w:rsid w:val="007F3DCA"/>
    <w:rsid w:val="007F40B3"/>
    <w:rsid w:val="007F457D"/>
    <w:rsid w:val="007F4E78"/>
    <w:rsid w:val="007F584D"/>
    <w:rsid w:val="007F58DF"/>
    <w:rsid w:val="007F59B1"/>
    <w:rsid w:val="007F5ADA"/>
    <w:rsid w:val="007F5D7E"/>
    <w:rsid w:val="007F5F79"/>
    <w:rsid w:val="007F60E6"/>
    <w:rsid w:val="007F6110"/>
    <w:rsid w:val="007F6537"/>
    <w:rsid w:val="007F654A"/>
    <w:rsid w:val="007F6551"/>
    <w:rsid w:val="007F65AB"/>
    <w:rsid w:val="007F6BAD"/>
    <w:rsid w:val="007F6C76"/>
    <w:rsid w:val="007F6D67"/>
    <w:rsid w:val="007F726E"/>
    <w:rsid w:val="007F7294"/>
    <w:rsid w:val="007F7FAB"/>
    <w:rsid w:val="00800375"/>
    <w:rsid w:val="00800747"/>
    <w:rsid w:val="008007E7"/>
    <w:rsid w:val="00800DD3"/>
    <w:rsid w:val="00801131"/>
    <w:rsid w:val="0080128B"/>
    <w:rsid w:val="00801445"/>
    <w:rsid w:val="00801511"/>
    <w:rsid w:val="00801B9F"/>
    <w:rsid w:val="00801C5C"/>
    <w:rsid w:val="00801D9F"/>
    <w:rsid w:val="00801DF8"/>
    <w:rsid w:val="0080204C"/>
    <w:rsid w:val="00802232"/>
    <w:rsid w:val="008023E7"/>
    <w:rsid w:val="00802653"/>
    <w:rsid w:val="00802696"/>
    <w:rsid w:val="008028A7"/>
    <w:rsid w:val="00802C51"/>
    <w:rsid w:val="00802D3A"/>
    <w:rsid w:val="00802E16"/>
    <w:rsid w:val="00802F68"/>
    <w:rsid w:val="00803542"/>
    <w:rsid w:val="0080374B"/>
    <w:rsid w:val="00803926"/>
    <w:rsid w:val="00803CC1"/>
    <w:rsid w:val="00803D99"/>
    <w:rsid w:val="008040E2"/>
    <w:rsid w:val="00804356"/>
    <w:rsid w:val="00804635"/>
    <w:rsid w:val="00804859"/>
    <w:rsid w:val="00804875"/>
    <w:rsid w:val="00804AEF"/>
    <w:rsid w:val="00805186"/>
    <w:rsid w:val="00805867"/>
    <w:rsid w:val="008062F2"/>
    <w:rsid w:val="00806313"/>
    <w:rsid w:val="0080694C"/>
    <w:rsid w:val="00806B95"/>
    <w:rsid w:val="00806F55"/>
    <w:rsid w:val="008072E6"/>
    <w:rsid w:val="00807434"/>
    <w:rsid w:val="0080744A"/>
    <w:rsid w:val="008077F6"/>
    <w:rsid w:val="00807834"/>
    <w:rsid w:val="00810114"/>
    <w:rsid w:val="0081039D"/>
    <w:rsid w:val="00810409"/>
    <w:rsid w:val="00810BF3"/>
    <w:rsid w:val="00810D22"/>
    <w:rsid w:val="0081107A"/>
    <w:rsid w:val="008111E0"/>
    <w:rsid w:val="008111EA"/>
    <w:rsid w:val="008112DE"/>
    <w:rsid w:val="00811B2B"/>
    <w:rsid w:val="00811CD9"/>
    <w:rsid w:val="00811F19"/>
    <w:rsid w:val="00812849"/>
    <w:rsid w:val="00812F04"/>
    <w:rsid w:val="008130AD"/>
    <w:rsid w:val="00813377"/>
    <w:rsid w:val="008135B1"/>
    <w:rsid w:val="0081377A"/>
    <w:rsid w:val="00813FF2"/>
    <w:rsid w:val="00814176"/>
    <w:rsid w:val="008146B6"/>
    <w:rsid w:val="0081495C"/>
    <w:rsid w:val="00815123"/>
    <w:rsid w:val="0081514A"/>
    <w:rsid w:val="008157B8"/>
    <w:rsid w:val="00815D53"/>
    <w:rsid w:val="00815E98"/>
    <w:rsid w:val="00816157"/>
    <w:rsid w:val="008161D7"/>
    <w:rsid w:val="008169A8"/>
    <w:rsid w:val="008169CF"/>
    <w:rsid w:val="00816C71"/>
    <w:rsid w:val="00817045"/>
    <w:rsid w:val="0081731A"/>
    <w:rsid w:val="008174DC"/>
    <w:rsid w:val="008177D6"/>
    <w:rsid w:val="008179C6"/>
    <w:rsid w:val="00817AA2"/>
    <w:rsid w:val="00817C54"/>
    <w:rsid w:val="00817DDC"/>
    <w:rsid w:val="00817DE3"/>
    <w:rsid w:val="00817E9B"/>
    <w:rsid w:val="008200B9"/>
    <w:rsid w:val="008200C8"/>
    <w:rsid w:val="008200F9"/>
    <w:rsid w:val="00820111"/>
    <w:rsid w:val="0082011D"/>
    <w:rsid w:val="008201C8"/>
    <w:rsid w:val="008214F2"/>
    <w:rsid w:val="00821577"/>
    <w:rsid w:val="00821582"/>
    <w:rsid w:val="0082164D"/>
    <w:rsid w:val="00821F76"/>
    <w:rsid w:val="00821F7B"/>
    <w:rsid w:val="0082215C"/>
    <w:rsid w:val="00822265"/>
    <w:rsid w:val="00822801"/>
    <w:rsid w:val="00822C46"/>
    <w:rsid w:val="00822EB6"/>
    <w:rsid w:val="008231A2"/>
    <w:rsid w:val="00823411"/>
    <w:rsid w:val="00823C99"/>
    <w:rsid w:val="00823CD5"/>
    <w:rsid w:val="008242C4"/>
    <w:rsid w:val="00824676"/>
    <w:rsid w:val="0082475D"/>
    <w:rsid w:val="00824DA0"/>
    <w:rsid w:val="00824EA3"/>
    <w:rsid w:val="008252BB"/>
    <w:rsid w:val="0082531C"/>
    <w:rsid w:val="008256C8"/>
    <w:rsid w:val="00825767"/>
    <w:rsid w:val="00825E48"/>
    <w:rsid w:val="00825F54"/>
    <w:rsid w:val="008260F4"/>
    <w:rsid w:val="008262B5"/>
    <w:rsid w:val="00826943"/>
    <w:rsid w:val="00826EED"/>
    <w:rsid w:val="00827476"/>
    <w:rsid w:val="00827575"/>
    <w:rsid w:val="0082773D"/>
    <w:rsid w:val="00827FBE"/>
    <w:rsid w:val="0083000C"/>
    <w:rsid w:val="00830432"/>
    <w:rsid w:val="008309B3"/>
    <w:rsid w:val="00830BB4"/>
    <w:rsid w:val="00830D1A"/>
    <w:rsid w:val="00830DD1"/>
    <w:rsid w:val="00831013"/>
    <w:rsid w:val="008314C8"/>
    <w:rsid w:val="008316CE"/>
    <w:rsid w:val="008319BC"/>
    <w:rsid w:val="0083267C"/>
    <w:rsid w:val="0083272F"/>
    <w:rsid w:val="00832CCB"/>
    <w:rsid w:val="00832E6D"/>
    <w:rsid w:val="00833080"/>
    <w:rsid w:val="00833DCC"/>
    <w:rsid w:val="008342D6"/>
    <w:rsid w:val="00834B80"/>
    <w:rsid w:val="00834BB3"/>
    <w:rsid w:val="00834E03"/>
    <w:rsid w:val="008350D0"/>
    <w:rsid w:val="008356DA"/>
    <w:rsid w:val="008356DD"/>
    <w:rsid w:val="00835720"/>
    <w:rsid w:val="00835B3D"/>
    <w:rsid w:val="008361CE"/>
    <w:rsid w:val="0083675A"/>
    <w:rsid w:val="00836BC2"/>
    <w:rsid w:val="0083704A"/>
    <w:rsid w:val="008370E3"/>
    <w:rsid w:val="00837294"/>
    <w:rsid w:val="00837353"/>
    <w:rsid w:val="00837610"/>
    <w:rsid w:val="00837954"/>
    <w:rsid w:val="00837D1B"/>
    <w:rsid w:val="008406A2"/>
    <w:rsid w:val="00840F22"/>
    <w:rsid w:val="00841281"/>
    <w:rsid w:val="00841380"/>
    <w:rsid w:val="008414A2"/>
    <w:rsid w:val="00841870"/>
    <w:rsid w:val="00841F0F"/>
    <w:rsid w:val="00841FB3"/>
    <w:rsid w:val="008424BA"/>
    <w:rsid w:val="008426CA"/>
    <w:rsid w:val="00842946"/>
    <w:rsid w:val="00842E67"/>
    <w:rsid w:val="00842E94"/>
    <w:rsid w:val="008434B4"/>
    <w:rsid w:val="008436E6"/>
    <w:rsid w:val="008437A0"/>
    <w:rsid w:val="008438CA"/>
    <w:rsid w:val="00844211"/>
    <w:rsid w:val="008446AC"/>
    <w:rsid w:val="008447CD"/>
    <w:rsid w:val="00845143"/>
    <w:rsid w:val="00845824"/>
    <w:rsid w:val="0084638E"/>
    <w:rsid w:val="0084652C"/>
    <w:rsid w:val="008469E4"/>
    <w:rsid w:val="0084703F"/>
    <w:rsid w:val="0084719B"/>
    <w:rsid w:val="008471C2"/>
    <w:rsid w:val="008472CB"/>
    <w:rsid w:val="008472CE"/>
    <w:rsid w:val="00847386"/>
    <w:rsid w:val="008476D9"/>
    <w:rsid w:val="00847791"/>
    <w:rsid w:val="00847B77"/>
    <w:rsid w:val="00847D6A"/>
    <w:rsid w:val="00847F2C"/>
    <w:rsid w:val="00847FA6"/>
    <w:rsid w:val="0085007E"/>
    <w:rsid w:val="00850414"/>
    <w:rsid w:val="0085042A"/>
    <w:rsid w:val="0085073C"/>
    <w:rsid w:val="0085074B"/>
    <w:rsid w:val="0085080F"/>
    <w:rsid w:val="00850C06"/>
    <w:rsid w:val="00850D00"/>
    <w:rsid w:val="00850E90"/>
    <w:rsid w:val="00850EA8"/>
    <w:rsid w:val="00851294"/>
    <w:rsid w:val="008516A6"/>
    <w:rsid w:val="008517BF"/>
    <w:rsid w:val="0085188E"/>
    <w:rsid w:val="00851CB1"/>
    <w:rsid w:val="0085219A"/>
    <w:rsid w:val="00852B0D"/>
    <w:rsid w:val="00852B85"/>
    <w:rsid w:val="00852DED"/>
    <w:rsid w:val="0085315E"/>
    <w:rsid w:val="008534E4"/>
    <w:rsid w:val="008539DF"/>
    <w:rsid w:val="00854121"/>
    <w:rsid w:val="008545D3"/>
    <w:rsid w:val="00854A44"/>
    <w:rsid w:val="00855295"/>
    <w:rsid w:val="00855412"/>
    <w:rsid w:val="00855AD5"/>
    <w:rsid w:val="00855E89"/>
    <w:rsid w:val="00856D16"/>
    <w:rsid w:val="00856E76"/>
    <w:rsid w:val="00857429"/>
    <w:rsid w:val="00857743"/>
    <w:rsid w:val="0085787B"/>
    <w:rsid w:val="008609B1"/>
    <w:rsid w:val="00860ADC"/>
    <w:rsid w:val="00860B21"/>
    <w:rsid w:val="00860CDE"/>
    <w:rsid w:val="008612E8"/>
    <w:rsid w:val="008614EE"/>
    <w:rsid w:val="00861668"/>
    <w:rsid w:val="0086195B"/>
    <w:rsid w:val="0086199C"/>
    <w:rsid w:val="00861C60"/>
    <w:rsid w:val="00861E4D"/>
    <w:rsid w:val="00861F2E"/>
    <w:rsid w:val="00862D32"/>
    <w:rsid w:val="0086302D"/>
    <w:rsid w:val="00863332"/>
    <w:rsid w:val="00863367"/>
    <w:rsid w:val="00863753"/>
    <w:rsid w:val="00863960"/>
    <w:rsid w:val="008639E5"/>
    <w:rsid w:val="00863D18"/>
    <w:rsid w:val="008645C8"/>
    <w:rsid w:val="00864615"/>
    <w:rsid w:val="00864678"/>
    <w:rsid w:val="00864910"/>
    <w:rsid w:val="00864B9E"/>
    <w:rsid w:val="00864F28"/>
    <w:rsid w:val="00864F65"/>
    <w:rsid w:val="00865135"/>
    <w:rsid w:val="00865A11"/>
    <w:rsid w:val="00865C5B"/>
    <w:rsid w:val="00865C9D"/>
    <w:rsid w:val="00865CB5"/>
    <w:rsid w:val="00866275"/>
    <w:rsid w:val="00866663"/>
    <w:rsid w:val="008669C7"/>
    <w:rsid w:val="0086767D"/>
    <w:rsid w:val="00867C2C"/>
    <w:rsid w:val="00867EE0"/>
    <w:rsid w:val="0087033C"/>
    <w:rsid w:val="0087078C"/>
    <w:rsid w:val="008707B8"/>
    <w:rsid w:val="00870BC7"/>
    <w:rsid w:val="00871355"/>
    <w:rsid w:val="008717D6"/>
    <w:rsid w:val="00871D38"/>
    <w:rsid w:val="00872199"/>
    <w:rsid w:val="008725FE"/>
    <w:rsid w:val="0087276F"/>
    <w:rsid w:val="0087292A"/>
    <w:rsid w:val="00873153"/>
    <w:rsid w:val="0087362B"/>
    <w:rsid w:val="0087372F"/>
    <w:rsid w:val="008737A0"/>
    <w:rsid w:val="00873932"/>
    <w:rsid w:val="008739D9"/>
    <w:rsid w:val="00873F22"/>
    <w:rsid w:val="00873F50"/>
    <w:rsid w:val="00873FE8"/>
    <w:rsid w:val="008740C4"/>
    <w:rsid w:val="0087413B"/>
    <w:rsid w:val="008742B3"/>
    <w:rsid w:val="008744B7"/>
    <w:rsid w:val="008745A7"/>
    <w:rsid w:val="00874662"/>
    <w:rsid w:val="008746A2"/>
    <w:rsid w:val="00874DC0"/>
    <w:rsid w:val="00874E76"/>
    <w:rsid w:val="00874EA1"/>
    <w:rsid w:val="008751F2"/>
    <w:rsid w:val="008752A7"/>
    <w:rsid w:val="008753AD"/>
    <w:rsid w:val="008754BA"/>
    <w:rsid w:val="0087565D"/>
    <w:rsid w:val="008756CA"/>
    <w:rsid w:val="0087582D"/>
    <w:rsid w:val="008759D4"/>
    <w:rsid w:val="00875A5A"/>
    <w:rsid w:val="00875E29"/>
    <w:rsid w:val="00875FED"/>
    <w:rsid w:val="0087632B"/>
    <w:rsid w:val="00876474"/>
    <w:rsid w:val="008766A2"/>
    <w:rsid w:val="00876795"/>
    <w:rsid w:val="00877604"/>
    <w:rsid w:val="0087769F"/>
    <w:rsid w:val="008776B7"/>
    <w:rsid w:val="008779BD"/>
    <w:rsid w:val="00877CCE"/>
    <w:rsid w:val="00877CD1"/>
    <w:rsid w:val="008800B9"/>
    <w:rsid w:val="00880150"/>
    <w:rsid w:val="0088017A"/>
    <w:rsid w:val="008802D7"/>
    <w:rsid w:val="0088043B"/>
    <w:rsid w:val="00880487"/>
    <w:rsid w:val="0088077B"/>
    <w:rsid w:val="008809A4"/>
    <w:rsid w:val="00880D78"/>
    <w:rsid w:val="00880EF2"/>
    <w:rsid w:val="00880F7B"/>
    <w:rsid w:val="00881261"/>
    <w:rsid w:val="00881503"/>
    <w:rsid w:val="00881745"/>
    <w:rsid w:val="00881A02"/>
    <w:rsid w:val="00881E06"/>
    <w:rsid w:val="00881ED8"/>
    <w:rsid w:val="008821AA"/>
    <w:rsid w:val="0088256F"/>
    <w:rsid w:val="00882ED8"/>
    <w:rsid w:val="00882EF7"/>
    <w:rsid w:val="00882FA8"/>
    <w:rsid w:val="008833B5"/>
    <w:rsid w:val="00883468"/>
    <w:rsid w:val="00883757"/>
    <w:rsid w:val="008838B0"/>
    <w:rsid w:val="00883948"/>
    <w:rsid w:val="00883B25"/>
    <w:rsid w:val="00883BA5"/>
    <w:rsid w:val="00883D50"/>
    <w:rsid w:val="00883EBF"/>
    <w:rsid w:val="00883F9A"/>
    <w:rsid w:val="008842BC"/>
    <w:rsid w:val="00884509"/>
    <w:rsid w:val="00884554"/>
    <w:rsid w:val="0088510C"/>
    <w:rsid w:val="008853C4"/>
    <w:rsid w:val="0088596E"/>
    <w:rsid w:val="008859DB"/>
    <w:rsid w:val="00885A8B"/>
    <w:rsid w:val="00885B94"/>
    <w:rsid w:val="00886455"/>
    <w:rsid w:val="0088668F"/>
    <w:rsid w:val="008867C3"/>
    <w:rsid w:val="00886B2D"/>
    <w:rsid w:val="00886B50"/>
    <w:rsid w:val="00886C98"/>
    <w:rsid w:val="00886D77"/>
    <w:rsid w:val="00886E2C"/>
    <w:rsid w:val="008873B0"/>
    <w:rsid w:val="008873FC"/>
    <w:rsid w:val="008878DF"/>
    <w:rsid w:val="00887D79"/>
    <w:rsid w:val="00887E64"/>
    <w:rsid w:val="00890003"/>
    <w:rsid w:val="008903A3"/>
    <w:rsid w:val="00890505"/>
    <w:rsid w:val="00890673"/>
    <w:rsid w:val="008906A6"/>
    <w:rsid w:val="00890916"/>
    <w:rsid w:val="00890EC2"/>
    <w:rsid w:val="00891B68"/>
    <w:rsid w:val="00891FF2"/>
    <w:rsid w:val="008920E5"/>
    <w:rsid w:val="0089246E"/>
    <w:rsid w:val="008927E0"/>
    <w:rsid w:val="00892D73"/>
    <w:rsid w:val="00892E28"/>
    <w:rsid w:val="00893033"/>
    <w:rsid w:val="00893085"/>
    <w:rsid w:val="00893147"/>
    <w:rsid w:val="008931B4"/>
    <w:rsid w:val="008938DC"/>
    <w:rsid w:val="00893C66"/>
    <w:rsid w:val="00893D07"/>
    <w:rsid w:val="00893D13"/>
    <w:rsid w:val="00893E6F"/>
    <w:rsid w:val="00893E9F"/>
    <w:rsid w:val="008940E7"/>
    <w:rsid w:val="00894726"/>
    <w:rsid w:val="00894819"/>
    <w:rsid w:val="00894EFF"/>
    <w:rsid w:val="00894F3E"/>
    <w:rsid w:val="00895210"/>
    <w:rsid w:val="0089544F"/>
    <w:rsid w:val="008955D2"/>
    <w:rsid w:val="00895AB4"/>
    <w:rsid w:val="00895AE8"/>
    <w:rsid w:val="00896E98"/>
    <w:rsid w:val="00896F20"/>
    <w:rsid w:val="00896FCB"/>
    <w:rsid w:val="0089705F"/>
    <w:rsid w:val="00897394"/>
    <w:rsid w:val="00897557"/>
    <w:rsid w:val="008979D9"/>
    <w:rsid w:val="008A0297"/>
    <w:rsid w:val="008A03E2"/>
    <w:rsid w:val="008A0760"/>
    <w:rsid w:val="008A0903"/>
    <w:rsid w:val="008A0992"/>
    <w:rsid w:val="008A0A4E"/>
    <w:rsid w:val="008A0C25"/>
    <w:rsid w:val="008A1432"/>
    <w:rsid w:val="008A14E7"/>
    <w:rsid w:val="008A1510"/>
    <w:rsid w:val="008A159C"/>
    <w:rsid w:val="008A1728"/>
    <w:rsid w:val="008A1A4E"/>
    <w:rsid w:val="008A1B42"/>
    <w:rsid w:val="008A1BF6"/>
    <w:rsid w:val="008A2448"/>
    <w:rsid w:val="008A280D"/>
    <w:rsid w:val="008A2A51"/>
    <w:rsid w:val="008A2D86"/>
    <w:rsid w:val="008A2E2F"/>
    <w:rsid w:val="008A2E42"/>
    <w:rsid w:val="008A31B5"/>
    <w:rsid w:val="008A3248"/>
    <w:rsid w:val="008A336E"/>
    <w:rsid w:val="008A3535"/>
    <w:rsid w:val="008A394C"/>
    <w:rsid w:val="008A39CD"/>
    <w:rsid w:val="008A4746"/>
    <w:rsid w:val="008A4789"/>
    <w:rsid w:val="008A4989"/>
    <w:rsid w:val="008A4E5E"/>
    <w:rsid w:val="008A4F47"/>
    <w:rsid w:val="008A5088"/>
    <w:rsid w:val="008A524E"/>
    <w:rsid w:val="008A5326"/>
    <w:rsid w:val="008A5485"/>
    <w:rsid w:val="008A57AA"/>
    <w:rsid w:val="008A5FD8"/>
    <w:rsid w:val="008A624D"/>
    <w:rsid w:val="008A6264"/>
    <w:rsid w:val="008A64AB"/>
    <w:rsid w:val="008A6560"/>
    <w:rsid w:val="008A6728"/>
    <w:rsid w:val="008A6AC7"/>
    <w:rsid w:val="008A6DB9"/>
    <w:rsid w:val="008A7374"/>
    <w:rsid w:val="008A73DF"/>
    <w:rsid w:val="008A75C1"/>
    <w:rsid w:val="008A7669"/>
    <w:rsid w:val="008A7B49"/>
    <w:rsid w:val="008A7BA0"/>
    <w:rsid w:val="008B0061"/>
    <w:rsid w:val="008B035E"/>
    <w:rsid w:val="008B0451"/>
    <w:rsid w:val="008B06DF"/>
    <w:rsid w:val="008B0805"/>
    <w:rsid w:val="008B0842"/>
    <w:rsid w:val="008B0A9C"/>
    <w:rsid w:val="008B0E1B"/>
    <w:rsid w:val="008B12B3"/>
    <w:rsid w:val="008B160A"/>
    <w:rsid w:val="008B24F5"/>
    <w:rsid w:val="008B273A"/>
    <w:rsid w:val="008B288C"/>
    <w:rsid w:val="008B29A2"/>
    <w:rsid w:val="008B29EC"/>
    <w:rsid w:val="008B2A34"/>
    <w:rsid w:val="008B2BB3"/>
    <w:rsid w:val="008B2C37"/>
    <w:rsid w:val="008B34B5"/>
    <w:rsid w:val="008B35FD"/>
    <w:rsid w:val="008B3D60"/>
    <w:rsid w:val="008B417A"/>
    <w:rsid w:val="008B433A"/>
    <w:rsid w:val="008B45E3"/>
    <w:rsid w:val="008B4674"/>
    <w:rsid w:val="008B46D5"/>
    <w:rsid w:val="008B4BF3"/>
    <w:rsid w:val="008B4C6C"/>
    <w:rsid w:val="008B4E9E"/>
    <w:rsid w:val="008B50DF"/>
    <w:rsid w:val="008B5403"/>
    <w:rsid w:val="008B550D"/>
    <w:rsid w:val="008B560D"/>
    <w:rsid w:val="008B5D3D"/>
    <w:rsid w:val="008B5DEC"/>
    <w:rsid w:val="008B5EDF"/>
    <w:rsid w:val="008B5F53"/>
    <w:rsid w:val="008B610B"/>
    <w:rsid w:val="008B635D"/>
    <w:rsid w:val="008B63F5"/>
    <w:rsid w:val="008B6FBC"/>
    <w:rsid w:val="008B7269"/>
    <w:rsid w:val="008B732A"/>
    <w:rsid w:val="008B74AD"/>
    <w:rsid w:val="008B7516"/>
    <w:rsid w:val="008B7C36"/>
    <w:rsid w:val="008C00E1"/>
    <w:rsid w:val="008C02B2"/>
    <w:rsid w:val="008C045F"/>
    <w:rsid w:val="008C0603"/>
    <w:rsid w:val="008C0BD1"/>
    <w:rsid w:val="008C0C67"/>
    <w:rsid w:val="008C0E0D"/>
    <w:rsid w:val="008C0E23"/>
    <w:rsid w:val="008C10F0"/>
    <w:rsid w:val="008C1717"/>
    <w:rsid w:val="008C172D"/>
    <w:rsid w:val="008C1A29"/>
    <w:rsid w:val="008C1E5D"/>
    <w:rsid w:val="008C1F8E"/>
    <w:rsid w:val="008C212B"/>
    <w:rsid w:val="008C229C"/>
    <w:rsid w:val="008C26C4"/>
    <w:rsid w:val="008C2722"/>
    <w:rsid w:val="008C28EF"/>
    <w:rsid w:val="008C2B5E"/>
    <w:rsid w:val="008C2BD3"/>
    <w:rsid w:val="008C33C5"/>
    <w:rsid w:val="008C3524"/>
    <w:rsid w:val="008C358D"/>
    <w:rsid w:val="008C3834"/>
    <w:rsid w:val="008C38D9"/>
    <w:rsid w:val="008C39CE"/>
    <w:rsid w:val="008C4388"/>
    <w:rsid w:val="008C44C7"/>
    <w:rsid w:val="008C4705"/>
    <w:rsid w:val="008C48DE"/>
    <w:rsid w:val="008C4A4D"/>
    <w:rsid w:val="008C4DA1"/>
    <w:rsid w:val="008C56BA"/>
    <w:rsid w:val="008C573C"/>
    <w:rsid w:val="008C579C"/>
    <w:rsid w:val="008C5889"/>
    <w:rsid w:val="008C58B4"/>
    <w:rsid w:val="008C6480"/>
    <w:rsid w:val="008C6A58"/>
    <w:rsid w:val="008C6F8D"/>
    <w:rsid w:val="008C6FBE"/>
    <w:rsid w:val="008C7174"/>
    <w:rsid w:val="008C741F"/>
    <w:rsid w:val="008C7723"/>
    <w:rsid w:val="008C77D6"/>
    <w:rsid w:val="008C7BC0"/>
    <w:rsid w:val="008C7C2E"/>
    <w:rsid w:val="008D01C2"/>
    <w:rsid w:val="008D0496"/>
    <w:rsid w:val="008D0939"/>
    <w:rsid w:val="008D0E98"/>
    <w:rsid w:val="008D0F43"/>
    <w:rsid w:val="008D16A8"/>
    <w:rsid w:val="008D1896"/>
    <w:rsid w:val="008D2313"/>
    <w:rsid w:val="008D234A"/>
    <w:rsid w:val="008D23B8"/>
    <w:rsid w:val="008D2564"/>
    <w:rsid w:val="008D25A9"/>
    <w:rsid w:val="008D26FF"/>
    <w:rsid w:val="008D28EC"/>
    <w:rsid w:val="008D2920"/>
    <w:rsid w:val="008D2D74"/>
    <w:rsid w:val="008D2DC1"/>
    <w:rsid w:val="008D2DD2"/>
    <w:rsid w:val="008D2E14"/>
    <w:rsid w:val="008D338B"/>
    <w:rsid w:val="008D33BD"/>
    <w:rsid w:val="008D3484"/>
    <w:rsid w:val="008D38B5"/>
    <w:rsid w:val="008D38ED"/>
    <w:rsid w:val="008D3B53"/>
    <w:rsid w:val="008D3C26"/>
    <w:rsid w:val="008D3EAD"/>
    <w:rsid w:val="008D3F22"/>
    <w:rsid w:val="008D40B9"/>
    <w:rsid w:val="008D48EF"/>
    <w:rsid w:val="008D4D95"/>
    <w:rsid w:val="008D4EFF"/>
    <w:rsid w:val="008D5108"/>
    <w:rsid w:val="008D55B6"/>
    <w:rsid w:val="008D561F"/>
    <w:rsid w:val="008D5687"/>
    <w:rsid w:val="008D5CD5"/>
    <w:rsid w:val="008D607C"/>
    <w:rsid w:val="008D60FE"/>
    <w:rsid w:val="008D6896"/>
    <w:rsid w:val="008D6A18"/>
    <w:rsid w:val="008D6D76"/>
    <w:rsid w:val="008D7C6A"/>
    <w:rsid w:val="008D7E35"/>
    <w:rsid w:val="008D7F49"/>
    <w:rsid w:val="008E01A5"/>
    <w:rsid w:val="008E0329"/>
    <w:rsid w:val="008E0413"/>
    <w:rsid w:val="008E07E9"/>
    <w:rsid w:val="008E0C5B"/>
    <w:rsid w:val="008E0F9E"/>
    <w:rsid w:val="008E153D"/>
    <w:rsid w:val="008E16C7"/>
    <w:rsid w:val="008E1AB6"/>
    <w:rsid w:val="008E1AD7"/>
    <w:rsid w:val="008E21B8"/>
    <w:rsid w:val="008E2864"/>
    <w:rsid w:val="008E2C65"/>
    <w:rsid w:val="008E2F0A"/>
    <w:rsid w:val="008E2F77"/>
    <w:rsid w:val="008E339B"/>
    <w:rsid w:val="008E36A3"/>
    <w:rsid w:val="008E3952"/>
    <w:rsid w:val="008E3A73"/>
    <w:rsid w:val="008E3DB5"/>
    <w:rsid w:val="008E3E26"/>
    <w:rsid w:val="008E3EEC"/>
    <w:rsid w:val="008E4128"/>
    <w:rsid w:val="008E4192"/>
    <w:rsid w:val="008E448C"/>
    <w:rsid w:val="008E4DC5"/>
    <w:rsid w:val="008E4F6D"/>
    <w:rsid w:val="008E5697"/>
    <w:rsid w:val="008E56E7"/>
    <w:rsid w:val="008E5845"/>
    <w:rsid w:val="008E58A3"/>
    <w:rsid w:val="008E5CC0"/>
    <w:rsid w:val="008E6517"/>
    <w:rsid w:val="008E6652"/>
    <w:rsid w:val="008E6707"/>
    <w:rsid w:val="008E6B84"/>
    <w:rsid w:val="008E6BB4"/>
    <w:rsid w:val="008E6DEB"/>
    <w:rsid w:val="008E762D"/>
    <w:rsid w:val="008E78EE"/>
    <w:rsid w:val="008E7C81"/>
    <w:rsid w:val="008E7FF3"/>
    <w:rsid w:val="008F0002"/>
    <w:rsid w:val="008F035A"/>
    <w:rsid w:val="008F088E"/>
    <w:rsid w:val="008F0E38"/>
    <w:rsid w:val="008F1184"/>
    <w:rsid w:val="008F13A8"/>
    <w:rsid w:val="008F1653"/>
    <w:rsid w:val="008F1776"/>
    <w:rsid w:val="008F17CB"/>
    <w:rsid w:val="008F1D77"/>
    <w:rsid w:val="008F1F83"/>
    <w:rsid w:val="008F26DE"/>
    <w:rsid w:val="008F26F5"/>
    <w:rsid w:val="008F2A16"/>
    <w:rsid w:val="008F360B"/>
    <w:rsid w:val="008F3AFA"/>
    <w:rsid w:val="008F3C69"/>
    <w:rsid w:val="008F40CE"/>
    <w:rsid w:val="008F410B"/>
    <w:rsid w:val="008F44D7"/>
    <w:rsid w:val="008F4626"/>
    <w:rsid w:val="008F47EB"/>
    <w:rsid w:val="008F5011"/>
    <w:rsid w:val="008F54CE"/>
    <w:rsid w:val="008F561F"/>
    <w:rsid w:val="008F587E"/>
    <w:rsid w:val="008F5E5C"/>
    <w:rsid w:val="008F64FC"/>
    <w:rsid w:val="008F7092"/>
    <w:rsid w:val="008F717B"/>
    <w:rsid w:val="008F71C2"/>
    <w:rsid w:val="008F73DD"/>
    <w:rsid w:val="008F744B"/>
    <w:rsid w:val="008F74BF"/>
    <w:rsid w:val="008F7702"/>
    <w:rsid w:val="008F793F"/>
    <w:rsid w:val="008F7E5B"/>
    <w:rsid w:val="008F7FC3"/>
    <w:rsid w:val="0090048D"/>
    <w:rsid w:val="009007EC"/>
    <w:rsid w:val="00900C50"/>
    <w:rsid w:val="0090116A"/>
    <w:rsid w:val="009011E9"/>
    <w:rsid w:val="0090139A"/>
    <w:rsid w:val="009014FD"/>
    <w:rsid w:val="0090159D"/>
    <w:rsid w:val="009018AC"/>
    <w:rsid w:val="0090192A"/>
    <w:rsid w:val="0090201B"/>
    <w:rsid w:val="00902257"/>
    <w:rsid w:val="009023CF"/>
    <w:rsid w:val="00902900"/>
    <w:rsid w:val="00902A60"/>
    <w:rsid w:val="00902FCA"/>
    <w:rsid w:val="009030DD"/>
    <w:rsid w:val="00903394"/>
    <w:rsid w:val="00903672"/>
    <w:rsid w:val="0090375E"/>
    <w:rsid w:val="00903B37"/>
    <w:rsid w:val="00903B53"/>
    <w:rsid w:val="00903E07"/>
    <w:rsid w:val="00904655"/>
    <w:rsid w:val="00905039"/>
    <w:rsid w:val="0090566C"/>
    <w:rsid w:val="0090584C"/>
    <w:rsid w:val="00905D8D"/>
    <w:rsid w:val="00905F52"/>
    <w:rsid w:val="00906033"/>
    <w:rsid w:val="009060B5"/>
    <w:rsid w:val="00906121"/>
    <w:rsid w:val="00906806"/>
    <w:rsid w:val="00906928"/>
    <w:rsid w:val="00907172"/>
    <w:rsid w:val="009071CD"/>
    <w:rsid w:val="0090739B"/>
    <w:rsid w:val="00907AAE"/>
    <w:rsid w:val="0091012C"/>
    <w:rsid w:val="00910711"/>
    <w:rsid w:val="00910A0B"/>
    <w:rsid w:val="00910A9E"/>
    <w:rsid w:val="00910F27"/>
    <w:rsid w:val="00910F2C"/>
    <w:rsid w:val="00910F50"/>
    <w:rsid w:val="009116CC"/>
    <w:rsid w:val="00911800"/>
    <w:rsid w:val="00911E11"/>
    <w:rsid w:val="00911E68"/>
    <w:rsid w:val="00911FC8"/>
    <w:rsid w:val="0091202C"/>
    <w:rsid w:val="009120EE"/>
    <w:rsid w:val="009121B1"/>
    <w:rsid w:val="00912526"/>
    <w:rsid w:val="0091255D"/>
    <w:rsid w:val="00912718"/>
    <w:rsid w:val="009128BD"/>
    <w:rsid w:val="009129B3"/>
    <w:rsid w:val="009134BB"/>
    <w:rsid w:val="0091394B"/>
    <w:rsid w:val="00914112"/>
    <w:rsid w:val="00914152"/>
    <w:rsid w:val="009141C5"/>
    <w:rsid w:val="009149DD"/>
    <w:rsid w:val="00914E78"/>
    <w:rsid w:val="00914EAE"/>
    <w:rsid w:val="00914F79"/>
    <w:rsid w:val="00915148"/>
    <w:rsid w:val="009155FE"/>
    <w:rsid w:val="009157D1"/>
    <w:rsid w:val="009157E8"/>
    <w:rsid w:val="009159C1"/>
    <w:rsid w:val="0091636B"/>
    <w:rsid w:val="0091637A"/>
    <w:rsid w:val="009165CA"/>
    <w:rsid w:val="00916BC4"/>
    <w:rsid w:val="0091709B"/>
    <w:rsid w:val="009170FB"/>
    <w:rsid w:val="00917291"/>
    <w:rsid w:val="0091732A"/>
    <w:rsid w:val="00917483"/>
    <w:rsid w:val="00917523"/>
    <w:rsid w:val="00917644"/>
    <w:rsid w:val="00917689"/>
    <w:rsid w:val="0091772D"/>
    <w:rsid w:val="009177C8"/>
    <w:rsid w:val="009177CA"/>
    <w:rsid w:val="0091790E"/>
    <w:rsid w:val="009179EF"/>
    <w:rsid w:val="00917EA3"/>
    <w:rsid w:val="0092005D"/>
    <w:rsid w:val="009201DB"/>
    <w:rsid w:val="0092082E"/>
    <w:rsid w:val="00920916"/>
    <w:rsid w:val="00920A24"/>
    <w:rsid w:val="00920D21"/>
    <w:rsid w:val="009211E2"/>
    <w:rsid w:val="009215E0"/>
    <w:rsid w:val="00921863"/>
    <w:rsid w:val="00921A11"/>
    <w:rsid w:val="00922731"/>
    <w:rsid w:val="00922B5F"/>
    <w:rsid w:val="00922BB7"/>
    <w:rsid w:val="00922D90"/>
    <w:rsid w:val="009232AF"/>
    <w:rsid w:val="009232F0"/>
    <w:rsid w:val="009234C8"/>
    <w:rsid w:val="00923637"/>
    <w:rsid w:val="00923E25"/>
    <w:rsid w:val="00924101"/>
    <w:rsid w:val="009241B0"/>
    <w:rsid w:val="00924278"/>
    <w:rsid w:val="0092429B"/>
    <w:rsid w:val="00924459"/>
    <w:rsid w:val="00924550"/>
    <w:rsid w:val="009245CC"/>
    <w:rsid w:val="009251C3"/>
    <w:rsid w:val="00925222"/>
    <w:rsid w:val="00925490"/>
    <w:rsid w:val="00925553"/>
    <w:rsid w:val="00925564"/>
    <w:rsid w:val="00925668"/>
    <w:rsid w:val="00925E76"/>
    <w:rsid w:val="00926180"/>
    <w:rsid w:val="009262BC"/>
    <w:rsid w:val="0092662F"/>
    <w:rsid w:val="009267D6"/>
    <w:rsid w:val="00926CDA"/>
    <w:rsid w:val="00926DC2"/>
    <w:rsid w:val="00926F6F"/>
    <w:rsid w:val="009271A2"/>
    <w:rsid w:val="009273E9"/>
    <w:rsid w:val="009275A6"/>
    <w:rsid w:val="009275EA"/>
    <w:rsid w:val="0092774E"/>
    <w:rsid w:val="009277F5"/>
    <w:rsid w:val="00927AF1"/>
    <w:rsid w:val="00927BA6"/>
    <w:rsid w:val="00930055"/>
    <w:rsid w:val="00930087"/>
    <w:rsid w:val="0093061E"/>
    <w:rsid w:val="00930852"/>
    <w:rsid w:val="00930CCF"/>
    <w:rsid w:val="009315AF"/>
    <w:rsid w:val="00931899"/>
    <w:rsid w:val="0093199E"/>
    <w:rsid w:val="00931A68"/>
    <w:rsid w:val="00931BBB"/>
    <w:rsid w:val="00931E4B"/>
    <w:rsid w:val="00932113"/>
    <w:rsid w:val="00932160"/>
    <w:rsid w:val="009326DD"/>
    <w:rsid w:val="0093297E"/>
    <w:rsid w:val="009329A4"/>
    <w:rsid w:val="00932E67"/>
    <w:rsid w:val="00933302"/>
    <w:rsid w:val="00933B58"/>
    <w:rsid w:val="00933BFC"/>
    <w:rsid w:val="00933C23"/>
    <w:rsid w:val="0093443C"/>
    <w:rsid w:val="00934CFF"/>
    <w:rsid w:val="00934D27"/>
    <w:rsid w:val="0093530E"/>
    <w:rsid w:val="009353BD"/>
    <w:rsid w:val="009354BD"/>
    <w:rsid w:val="00935EED"/>
    <w:rsid w:val="00935EF1"/>
    <w:rsid w:val="0093626C"/>
    <w:rsid w:val="009362CA"/>
    <w:rsid w:val="0093657A"/>
    <w:rsid w:val="009365B0"/>
    <w:rsid w:val="00937201"/>
    <w:rsid w:val="00937458"/>
    <w:rsid w:val="00937523"/>
    <w:rsid w:val="00937600"/>
    <w:rsid w:val="009376A8"/>
    <w:rsid w:val="00937AE7"/>
    <w:rsid w:val="00937B1A"/>
    <w:rsid w:val="00937C58"/>
    <w:rsid w:val="00937D31"/>
    <w:rsid w:val="00937F10"/>
    <w:rsid w:val="009403E0"/>
    <w:rsid w:val="0094054D"/>
    <w:rsid w:val="009405C7"/>
    <w:rsid w:val="00940699"/>
    <w:rsid w:val="00940A00"/>
    <w:rsid w:val="0094122B"/>
    <w:rsid w:val="00941523"/>
    <w:rsid w:val="00941535"/>
    <w:rsid w:val="0094160B"/>
    <w:rsid w:val="00941717"/>
    <w:rsid w:val="00941743"/>
    <w:rsid w:val="00941B55"/>
    <w:rsid w:val="009421A8"/>
    <w:rsid w:val="0094243C"/>
    <w:rsid w:val="00942454"/>
    <w:rsid w:val="00942484"/>
    <w:rsid w:val="00942999"/>
    <w:rsid w:val="00942A45"/>
    <w:rsid w:val="00942C7E"/>
    <w:rsid w:val="00942D1F"/>
    <w:rsid w:val="009430A3"/>
    <w:rsid w:val="009435F5"/>
    <w:rsid w:val="00943725"/>
    <w:rsid w:val="0094396D"/>
    <w:rsid w:val="00943AAD"/>
    <w:rsid w:val="0094431B"/>
    <w:rsid w:val="00944AF5"/>
    <w:rsid w:val="00944CF1"/>
    <w:rsid w:val="00944D18"/>
    <w:rsid w:val="00944D69"/>
    <w:rsid w:val="00944F9D"/>
    <w:rsid w:val="0094528F"/>
    <w:rsid w:val="009455C7"/>
    <w:rsid w:val="009456A7"/>
    <w:rsid w:val="009459FE"/>
    <w:rsid w:val="00945A77"/>
    <w:rsid w:val="00945A8D"/>
    <w:rsid w:val="00945C2C"/>
    <w:rsid w:val="00946059"/>
    <w:rsid w:val="00946566"/>
    <w:rsid w:val="009465BE"/>
    <w:rsid w:val="009466B7"/>
    <w:rsid w:val="0094690E"/>
    <w:rsid w:val="009469E2"/>
    <w:rsid w:val="00946CD6"/>
    <w:rsid w:val="00946D41"/>
    <w:rsid w:val="009477A4"/>
    <w:rsid w:val="00947B61"/>
    <w:rsid w:val="00947B8B"/>
    <w:rsid w:val="009509D2"/>
    <w:rsid w:val="00950B5C"/>
    <w:rsid w:val="00950B99"/>
    <w:rsid w:val="00950BBC"/>
    <w:rsid w:val="00950CD9"/>
    <w:rsid w:val="00950CDC"/>
    <w:rsid w:val="0095122E"/>
    <w:rsid w:val="00951664"/>
    <w:rsid w:val="00951A28"/>
    <w:rsid w:val="00951DF1"/>
    <w:rsid w:val="00951EF2"/>
    <w:rsid w:val="00952745"/>
    <w:rsid w:val="0095310C"/>
    <w:rsid w:val="009532D1"/>
    <w:rsid w:val="009536AF"/>
    <w:rsid w:val="00953944"/>
    <w:rsid w:val="0095396B"/>
    <w:rsid w:val="00953D72"/>
    <w:rsid w:val="00953F1B"/>
    <w:rsid w:val="00954391"/>
    <w:rsid w:val="0095482A"/>
    <w:rsid w:val="00954A03"/>
    <w:rsid w:val="00954A41"/>
    <w:rsid w:val="00954AA8"/>
    <w:rsid w:val="00954C80"/>
    <w:rsid w:val="00954D3F"/>
    <w:rsid w:val="00954DA1"/>
    <w:rsid w:val="00954DE0"/>
    <w:rsid w:val="00954E8B"/>
    <w:rsid w:val="00955595"/>
    <w:rsid w:val="009559E9"/>
    <w:rsid w:val="00955A45"/>
    <w:rsid w:val="00955B27"/>
    <w:rsid w:val="00955E05"/>
    <w:rsid w:val="00956070"/>
    <w:rsid w:val="0095626F"/>
    <w:rsid w:val="009563BA"/>
    <w:rsid w:val="0095659F"/>
    <w:rsid w:val="00956600"/>
    <w:rsid w:val="00956855"/>
    <w:rsid w:val="00956B1F"/>
    <w:rsid w:val="00956C5B"/>
    <w:rsid w:val="00956FA2"/>
    <w:rsid w:val="009572AD"/>
    <w:rsid w:val="00957320"/>
    <w:rsid w:val="0095733A"/>
    <w:rsid w:val="00957CE6"/>
    <w:rsid w:val="0096014B"/>
    <w:rsid w:val="00960361"/>
    <w:rsid w:val="009605F8"/>
    <w:rsid w:val="00960640"/>
    <w:rsid w:val="00960A6C"/>
    <w:rsid w:val="00960C5F"/>
    <w:rsid w:val="00960D29"/>
    <w:rsid w:val="00960DBD"/>
    <w:rsid w:val="00961761"/>
    <w:rsid w:val="009617B5"/>
    <w:rsid w:val="009618CC"/>
    <w:rsid w:val="00961ED2"/>
    <w:rsid w:val="009621B9"/>
    <w:rsid w:val="0096222E"/>
    <w:rsid w:val="00962A21"/>
    <w:rsid w:val="00962CF3"/>
    <w:rsid w:val="00962E5A"/>
    <w:rsid w:val="00963154"/>
    <w:rsid w:val="00963258"/>
    <w:rsid w:val="0096348C"/>
    <w:rsid w:val="009636CA"/>
    <w:rsid w:val="00963873"/>
    <w:rsid w:val="00963A84"/>
    <w:rsid w:val="00963D6C"/>
    <w:rsid w:val="00963EC8"/>
    <w:rsid w:val="00964046"/>
    <w:rsid w:val="0096445E"/>
    <w:rsid w:val="009644E8"/>
    <w:rsid w:val="009650D1"/>
    <w:rsid w:val="00965320"/>
    <w:rsid w:val="0096554D"/>
    <w:rsid w:val="009655B6"/>
    <w:rsid w:val="009655BB"/>
    <w:rsid w:val="009655FE"/>
    <w:rsid w:val="00965B3A"/>
    <w:rsid w:val="009661E0"/>
    <w:rsid w:val="00966250"/>
    <w:rsid w:val="0096682F"/>
    <w:rsid w:val="00966838"/>
    <w:rsid w:val="00966A58"/>
    <w:rsid w:val="00966A71"/>
    <w:rsid w:val="00966ACD"/>
    <w:rsid w:val="00966C81"/>
    <w:rsid w:val="00966D39"/>
    <w:rsid w:val="00967026"/>
    <w:rsid w:val="009670C8"/>
    <w:rsid w:val="0096736A"/>
    <w:rsid w:val="0096769B"/>
    <w:rsid w:val="009677A4"/>
    <w:rsid w:val="00967E15"/>
    <w:rsid w:val="00967E87"/>
    <w:rsid w:val="00967FEB"/>
    <w:rsid w:val="009701CF"/>
    <w:rsid w:val="0097045A"/>
    <w:rsid w:val="009708A3"/>
    <w:rsid w:val="00970BB0"/>
    <w:rsid w:val="00970ECF"/>
    <w:rsid w:val="009710CA"/>
    <w:rsid w:val="00971526"/>
    <w:rsid w:val="009715F2"/>
    <w:rsid w:val="00971793"/>
    <w:rsid w:val="00971F31"/>
    <w:rsid w:val="0097214C"/>
    <w:rsid w:val="009723B0"/>
    <w:rsid w:val="00972556"/>
    <w:rsid w:val="00972CC5"/>
    <w:rsid w:val="00972E00"/>
    <w:rsid w:val="009730F1"/>
    <w:rsid w:val="009748CB"/>
    <w:rsid w:val="00974B26"/>
    <w:rsid w:val="00974D82"/>
    <w:rsid w:val="009751F5"/>
    <w:rsid w:val="0097555B"/>
    <w:rsid w:val="00975BAC"/>
    <w:rsid w:val="00975CEE"/>
    <w:rsid w:val="00975E54"/>
    <w:rsid w:val="00976090"/>
    <w:rsid w:val="0097666C"/>
    <w:rsid w:val="00976966"/>
    <w:rsid w:val="00976B24"/>
    <w:rsid w:val="009771B0"/>
    <w:rsid w:val="0097739D"/>
    <w:rsid w:val="009776E2"/>
    <w:rsid w:val="009776F6"/>
    <w:rsid w:val="009777E6"/>
    <w:rsid w:val="00977AEE"/>
    <w:rsid w:val="00977CE7"/>
    <w:rsid w:val="00977E7A"/>
    <w:rsid w:val="00977FBC"/>
    <w:rsid w:val="0098002F"/>
    <w:rsid w:val="009801A3"/>
    <w:rsid w:val="00980291"/>
    <w:rsid w:val="00980427"/>
    <w:rsid w:val="009807C7"/>
    <w:rsid w:val="00980857"/>
    <w:rsid w:val="00980B0D"/>
    <w:rsid w:val="00980D5B"/>
    <w:rsid w:val="00980E08"/>
    <w:rsid w:val="0098123E"/>
    <w:rsid w:val="009812C7"/>
    <w:rsid w:val="0098147E"/>
    <w:rsid w:val="00981874"/>
    <w:rsid w:val="00981F34"/>
    <w:rsid w:val="0098219E"/>
    <w:rsid w:val="0098225A"/>
    <w:rsid w:val="00982DEA"/>
    <w:rsid w:val="009833E7"/>
    <w:rsid w:val="00983481"/>
    <w:rsid w:val="00983585"/>
    <w:rsid w:val="00983592"/>
    <w:rsid w:val="009836B7"/>
    <w:rsid w:val="009836C8"/>
    <w:rsid w:val="00983AD6"/>
    <w:rsid w:val="00983B2E"/>
    <w:rsid w:val="00983D3B"/>
    <w:rsid w:val="00983F94"/>
    <w:rsid w:val="00984180"/>
    <w:rsid w:val="00984204"/>
    <w:rsid w:val="00985104"/>
    <w:rsid w:val="00985185"/>
    <w:rsid w:val="009855C2"/>
    <w:rsid w:val="009858F6"/>
    <w:rsid w:val="00986004"/>
    <w:rsid w:val="0098642C"/>
    <w:rsid w:val="009867C2"/>
    <w:rsid w:val="00986F23"/>
    <w:rsid w:val="0098717E"/>
    <w:rsid w:val="009872B4"/>
    <w:rsid w:val="00987377"/>
    <w:rsid w:val="0098763B"/>
    <w:rsid w:val="00987B5B"/>
    <w:rsid w:val="00987C74"/>
    <w:rsid w:val="00987E14"/>
    <w:rsid w:val="00987F0A"/>
    <w:rsid w:val="0099025A"/>
    <w:rsid w:val="009902CB"/>
    <w:rsid w:val="00990B15"/>
    <w:rsid w:val="00990CDB"/>
    <w:rsid w:val="00991792"/>
    <w:rsid w:val="00991884"/>
    <w:rsid w:val="00991984"/>
    <w:rsid w:val="009919D4"/>
    <w:rsid w:val="00991F07"/>
    <w:rsid w:val="0099237B"/>
    <w:rsid w:val="0099330A"/>
    <w:rsid w:val="009936E8"/>
    <w:rsid w:val="00993993"/>
    <w:rsid w:val="0099407B"/>
    <w:rsid w:val="0099424E"/>
    <w:rsid w:val="009942B6"/>
    <w:rsid w:val="00994337"/>
    <w:rsid w:val="009944D4"/>
    <w:rsid w:val="009947F0"/>
    <w:rsid w:val="00994D07"/>
    <w:rsid w:val="00994D6B"/>
    <w:rsid w:val="00994DCD"/>
    <w:rsid w:val="00995575"/>
    <w:rsid w:val="00995ADA"/>
    <w:rsid w:val="00995B30"/>
    <w:rsid w:val="00995FB9"/>
    <w:rsid w:val="00996427"/>
    <w:rsid w:val="0099691D"/>
    <w:rsid w:val="00996A10"/>
    <w:rsid w:val="00996D0D"/>
    <w:rsid w:val="009970B6"/>
    <w:rsid w:val="009971E7"/>
    <w:rsid w:val="0099753D"/>
    <w:rsid w:val="00997748"/>
    <w:rsid w:val="00997AF1"/>
    <w:rsid w:val="00997BD8"/>
    <w:rsid w:val="00997CA9"/>
    <w:rsid w:val="009A0305"/>
    <w:rsid w:val="009A05ED"/>
    <w:rsid w:val="009A05F0"/>
    <w:rsid w:val="009A0CDA"/>
    <w:rsid w:val="009A0E79"/>
    <w:rsid w:val="009A172C"/>
    <w:rsid w:val="009A1805"/>
    <w:rsid w:val="009A190A"/>
    <w:rsid w:val="009A1CA7"/>
    <w:rsid w:val="009A1DC5"/>
    <w:rsid w:val="009A1F3B"/>
    <w:rsid w:val="009A1F56"/>
    <w:rsid w:val="009A2107"/>
    <w:rsid w:val="009A21A3"/>
    <w:rsid w:val="009A2297"/>
    <w:rsid w:val="009A2298"/>
    <w:rsid w:val="009A272E"/>
    <w:rsid w:val="009A2943"/>
    <w:rsid w:val="009A2AE1"/>
    <w:rsid w:val="009A2B6F"/>
    <w:rsid w:val="009A2C24"/>
    <w:rsid w:val="009A2EC2"/>
    <w:rsid w:val="009A3073"/>
    <w:rsid w:val="009A32E5"/>
    <w:rsid w:val="009A3A2F"/>
    <w:rsid w:val="009A3F63"/>
    <w:rsid w:val="009A4542"/>
    <w:rsid w:val="009A493E"/>
    <w:rsid w:val="009A49FB"/>
    <w:rsid w:val="009A4F5D"/>
    <w:rsid w:val="009A5664"/>
    <w:rsid w:val="009A58E7"/>
    <w:rsid w:val="009A5B20"/>
    <w:rsid w:val="009A5DA3"/>
    <w:rsid w:val="009A5E75"/>
    <w:rsid w:val="009A5F20"/>
    <w:rsid w:val="009A5FCC"/>
    <w:rsid w:val="009A602D"/>
    <w:rsid w:val="009A63B0"/>
    <w:rsid w:val="009A6549"/>
    <w:rsid w:val="009A6710"/>
    <w:rsid w:val="009A6D36"/>
    <w:rsid w:val="009A72E7"/>
    <w:rsid w:val="009A7560"/>
    <w:rsid w:val="009A757D"/>
    <w:rsid w:val="009A7BC7"/>
    <w:rsid w:val="009A7E3B"/>
    <w:rsid w:val="009A7F09"/>
    <w:rsid w:val="009B0014"/>
    <w:rsid w:val="009B01E9"/>
    <w:rsid w:val="009B0580"/>
    <w:rsid w:val="009B0B35"/>
    <w:rsid w:val="009B0D36"/>
    <w:rsid w:val="009B12DC"/>
    <w:rsid w:val="009B1461"/>
    <w:rsid w:val="009B1709"/>
    <w:rsid w:val="009B18C2"/>
    <w:rsid w:val="009B1AED"/>
    <w:rsid w:val="009B1B73"/>
    <w:rsid w:val="009B207E"/>
    <w:rsid w:val="009B227F"/>
    <w:rsid w:val="009B26BC"/>
    <w:rsid w:val="009B26C1"/>
    <w:rsid w:val="009B28BB"/>
    <w:rsid w:val="009B2A91"/>
    <w:rsid w:val="009B2B9B"/>
    <w:rsid w:val="009B2D1D"/>
    <w:rsid w:val="009B3103"/>
    <w:rsid w:val="009B3432"/>
    <w:rsid w:val="009B3737"/>
    <w:rsid w:val="009B375A"/>
    <w:rsid w:val="009B3BD9"/>
    <w:rsid w:val="009B3F3D"/>
    <w:rsid w:val="009B47F5"/>
    <w:rsid w:val="009B4B1F"/>
    <w:rsid w:val="009B4BA2"/>
    <w:rsid w:val="009B4C95"/>
    <w:rsid w:val="009B505A"/>
    <w:rsid w:val="009B5069"/>
    <w:rsid w:val="009B50B2"/>
    <w:rsid w:val="009B5518"/>
    <w:rsid w:val="009B58B8"/>
    <w:rsid w:val="009B5C56"/>
    <w:rsid w:val="009B5D1C"/>
    <w:rsid w:val="009B5D6B"/>
    <w:rsid w:val="009B5D79"/>
    <w:rsid w:val="009B5F13"/>
    <w:rsid w:val="009B6344"/>
    <w:rsid w:val="009B643F"/>
    <w:rsid w:val="009B6EE2"/>
    <w:rsid w:val="009B6FBE"/>
    <w:rsid w:val="009B732B"/>
    <w:rsid w:val="009B7589"/>
    <w:rsid w:val="009B77E2"/>
    <w:rsid w:val="009B7BC3"/>
    <w:rsid w:val="009B7CBD"/>
    <w:rsid w:val="009B7EC0"/>
    <w:rsid w:val="009B7F31"/>
    <w:rsid w:val="009C0581"/>
    <w:rsid w:val="009C07F2"/>
    <w:rsid w:val="009C0888"/>
    <w:rsid w:val="009C0AF8"/>
    <w:rsid w:val="009C0B94"/>
    <w:rsid w:val="009C0BC6"/>
    <w:rsid w:val="009C1086"/>
    <w:rsid w:val="009C10D7"/>
    <w:rsid w:val="009C10FC"/>
    <w:rsid w:val="009C14D7"/>
    <w:rsid w:val="009C17A7"/>
    <w:rsid w:val="009C18D0"/>
    <w:rsid w:val="009C1CB0"/>
    <w:rsid w:val="009C1CCC"/>
    <w:rsid w:val="009C1ECD"/>
    <w:rsid w:val="009C21C4"/>
    <w:rsid w:val="009C2693"/>
    <w:rsid w:val="009C26D3"/>
    <w:rsid w:val="009C318E"/>
    <w:rsid w:val="009C3519"/>
    <w:rsid w:val="009C3BAB"/>
    <w:rsid w:val="009C3C43"/>
    <w:rsid w:val="009C4B2B"/>
    <w:rsid w:val="009C4C8B"/>
    <w:rsid w:val="009C50C5"/>
    <w:rsid w:val="009C53E9"/>
    <w:rsid w:val="009C55C3"/>
    <w:rsid w:val="009C5834"/>
    <w:rsid w:val="009C63AB"/>
    <w:rsid w:val="009C6CBD"/>
    <w:rsid w:val="009C6DAD"/>
    <w:rsid w:val="009C74ED"/>
    <w:rsid w:val="009C766B"/>
    <w:rsid w:val="009C7969"/>
    <w:rsid w:val="009C7A08"/>
    <w:rsid w:val="009C7A8E"/>
    <w:rsid w:val="009D01C5"/>
    <w:rsid w:val="009D0208"/>
    <w:rsid w:val="009D0387"/>
    <w:rsid w:val="009D048E"/>
    <w:rsid w:val="009D0B2F"/>
    <w:rsid w:val="009D0D2F"/>
    <w:rsid w:val="009D1BB7"/>
    <w:rsid w:val="009D1D2E"/>
    <w:rsid w:val="009D1EC4"/>
    <w:rsid w:val="009D208A"/>
    <w:rsid w:val="009D223D"/>
    <w:rsid w:val="009D2510"/>
    <w:rsid w:val="009D26F7"/>
    <w:rsid w:val="009D28EF"/>
    <w:rsid w:val="009D2CEF"/>
    <w:rsid w:val="009D2DB5"/>
    <w:rsid w:val="009D3352"/>
    <w:rsid w:val="009D335A"/>
    <w:rsid w:val="009D33A3"/>
    <w:rsid w:val="009D34F8"/>
    <w:rsid w:val="009D3652"/>
    <w:rsid w:val="009D3830"/>
    <w:rsid w:val="009D3945"/>
    <w:rsid w:val="009D3A76"/>
    <w:rsid w:val="009D3EA3"/>
    <w:rsid w:val="009D3EF6"/>
    <w:rsid w:val="009D41B5"/>
    <w:rsid w:val="009D4749"/>
    <w:rsid w:val="009D4AB2"/>
    <w:rsid w:val="009D4D9F"/>
    <w:rsid w:val="009D4DB7"/>
    <w:rsid w:val="009D4FB2"/>
    <w:rsid w:val="009D508F"/>
    <w:rsid w:val="009D52AC"/>
    <w:rsid w:val="009D57B4"/>
    <w:rsid w:val="009D586A"/>
    <w:rsid w:val="009D5966"/>
    <w:rsid w:val="009D5A42"/>
    <w:rsid w:val="009D6279"/>
    <w:rsid w:val="009D63A7"/>
    <w:rsid w:val="009D6848"/>
    <w:rsid w:val="009D690E"/>
    <w:rsid w:val="009D6926"/>
    <w:rsid w:val="009D6A80"/>
    <w:rsid w:val="009D6C15"/>
    <w:rsid w:val="009D6DDB"/>
    <w:rsid w:val="009D6FB0"/>
    <w:rsid w:val="009D7041"/>
    <w:rsid w:val="009D70A1"/>
    <w:rsid w:val="009D70FA"/>
    <w:rsid w:val="009D7182"/>
    <w:rsid w:val="009D71B6"/>
    <w:rsid w:val="009D729D"/>
    <w:rsid w:val="009D7624"/>
    <w:rsid w:val="009D76B7"/>
    <w:rsid w:val="009D7770"/>
    <w:rsid w:val="009D7DDD"/>
    <w:rsid w:val="009E0179"/>
    <w:rsid w:val="009E0993"/>
    <w:rsid w:val="009E1151"/>
    <w:rsid w:val="009E12EE"/>
    <w:rsid w:val="009E1C0C"/>
    <w:rsid w:val="009E1C0D"/>
    <w:rsid w:val="009E1F8E"/>
    <w:rsid w:val="009E21DD"/>
    <w:rsid w:val="009E2362"/>
    <w:rsid w:val="009E257B"/>
    <w:rsid w:val="009E270E"/>
    <w:rsid w:val="009E275D"/>
    <w:rsid w:val="009E27B5"/>
    <w:rsid w:val="009E2CF3"/>
    <w:rsid w:val="009E3050"/>
    <w:rsid w:val="009E30A9"/>
    <w:rsid w:val="009E340C"/>
    <w:rsid w:val="009E3628"/>
    <w:rsid w:val="009E3738"/>
    <w:rsid w:val="009E3EA2"/>
    <w:rsid w:val="009E3F70"/>
    <w:rsid w:val="009E3F80"/>
    <w:rsid w:val="009E4090"/>
    <w:rsid w:val="009E4726"/>
    <w:rsid w:val="009E5147"/>
    <w:rsid w:val="009E53F5"/>
    <w:rsid w:val="009E576C"/>
    <w:rsid w:val="009E60D1"/>
    <w:rsid w:val="009E6B4B"/>
    <w:rsid w:val="009E6CAB"/>
    <w:rsid w:val="009E6E12"/>
    <w:rsid w:val="009E7189"/>
    <w:rsid w:val="009E78BC"/>
    <w:rsid w:val="009E79EE"/>
    <w:rsid w:val="009E7BAB"/>
    <w:rsid w:val="009E7E21"/>
    <w:rsid w:val="009F0288"/>
    <w:rsid w:val="009F0416"/>
    <w:rsid w:val="009F05DA"/>
    <w:rsid w:val="009F0D8A"/>
    <w:rsid w:val="009F0FBB"/>
    <w:rsid w:val="009F13E5"/>
    <w:rsid w:val="009F176E"/>
    <w:rsid w:val="009F2A79"/>
    <w:rsid w:val="009F2B71"/>
    <w:rsid w:val="009F2F54"/>
    <w:rsid w:val="009F3045"/>
    <w:rsid w:val="009F32E0"/>
    <w:rsid w:val="009F38D4"/>
    <w:rsid w:val="009F3A1F"/>
    <w:rsid w:val="009F3BD5"/>
    <w:rsid w:val="009F3DBA"/>
    <w:rsid w:val="009F4461"/>
    <w:rsid w:val="009F4A5B"/>
    <w:rsid w:val="009F5628"/>
    <w:rsid w:val="009F5C96"/>
    <w:rsid w:val="009F5DB5"/>
    <w:rsid w:val="009F5E84"/>
    <w:rsid w:val="009F630C"/>
    <w:rsid w:val="009F6A85"/>
    <w:rsid w:val="009F6AB8"/>
    <w:rsid w:val="009F6E47"/>
    <w:rsid w:val="009F6EE6"/>
    <w:rsid w:val="009F7121"/>
    <w:rsid w:val="009F73C5"/>
    <w:rsid w:val="009F74B3"/>
    <w:rsid w:val="009F766A"/>
    <w:rsid w:val="009F7872"/>
    <w:rsid w:val="009F7951"/>
    <w:rsid w:val="009F797B"/>
    <w:rsid w:val="009F7F8E"/>
    <w:rsid w:val="00A0043D"/>
    <w:rsid w:val="00A00538"/>
    <w:rsid w:val="00A006E6"/>
    <w:rsid w:val="00A006ED"/>
    <w:rsid w:val="00A0075D"/>
    <w:rsid w:val="00A00BC6"/>
    <w:rsid w:val="00A00C48"/>
    <w:rsid w:val="00A00C86"/>
    <w:rsid w:val="00A00EE3"/>
    <w:rsid w:val="00A01200"/>
    <w:rsid w:val="00A0129B"/>
    <w:rsid w:val="00A0137F"/>
    <w:rsid w:val="00A014CF"/>
    <w:rsid w:val="00A01506"/>
    <w:rsid w:val="00A01846"/>
    <w:rsid w:val="00A01D07"/>
    <w:rsid w:val="00A01D6E"/>
    <w:rsid w:val="00A0200E"/>
    <w:rsid w:val="00A02494"/>
    <w:rsid w:val="00A025F3"/>
    <w:rsid w:val="00A02765"/>
    <w:rsid w:val="00A0295B"/>
    <w:rsid w:val="00A02A8E"/>
    <w:rsid w:val="00A02C96"/>
    <w:rsid w:val="00A02D49"/>
    <w:rsid w:val="00A02E69"/>
    <w:rsid w:val="00A030C0"/>
    <w:rsid w:val="00A0337E"/>
    <w:rsid w:val="00A03484"/>
    <w:rsid w:val="00A036F4"/>
    <w:rsid w:val="00A039B1"/>
    <w:rsid w:val="00A041C8"/>
    <w:rsid w:val="00A0428D"/>
    <w:rsid w:val="00A04C02"/>
    <w:rsid w:val="00A04DEA"/>
    <w:rsid w:val="00A04E45"/>
    <w:rsid w:val="00A04FB6"/>
    <w:rsid w:val="00A05062"/>
    <w:rsid w:val="00A0510B"/>
    <w:rsid w:val="00A051D3"/>
    <w:rsid w:val="00A056EB"/>
    <w:rsid w:val="00A05A58"/>
    <w:rsid w:val="00A05CDC"/>
    <w:rsid w:val="00A05E90"/>
    <w:rsid w:val="00A0600C"/>
    <w:rsid w:val="00A062B3"/>
    <w:rsid w:val="00A06E13"/>
    <w:rsid w:val="00A07408"/>
    <w:rsid w:val="00A0759F"/>
    <w:rsid w:val="00A078CD"/>
    <w:rsid w:val="00A07ED2"/>
    <w:rsid w:val="00A10246"/>
    <w:rsid w:val="00A1024A"/>
    <w:rsid w:val="00A103AF"/>
    <w:rsid w:val="00A1094F"/>
    <w:rsid w:val="00A10FB6"/>
    <w:rsid w:val="00A11248"/>
    <w:rsid w:val="00A11775"/>
    <w:rsid w:val="00A11A25"/>
    <w:rsid w:val="00A11E2D"/>
    <w:rsid w:val="00A11F38"/>
    <w:rsid w:val="00A12AC8"/>
    <w:rsid w:val="00A12BDE"/>
    <w:rsid w:val="00A1322F"/>
    <w:rsid w:val="00A13941"/>
    <w:rsid w:val="00A13A0A"/>
    <w:rsid w:val="00A13C5C"/>
    <w:rsid w:val="00A13D63"/>
    <w:rsid w:val="00A1407B"/>
    <w:rsid w:val="00A1453C"/>
    <w:rsid w:val="00A14D81"/>
    <w:rsid w:val="00A14E07"/>
    <w:rsid w:val="00A158D2"/>
    <w:rsid w:val="00A15ACE"/>
    <w:rsid w:val="00A15C29"/>
    <w:rsid w:val="00A15F0F"/>
    <w:rsid w:val="00A161A4"/>
    <w:rsid w:val="00A16371"/>
    <w:rsid w:val="00A16725"/>
    <w:rsid w:val="00A16796"/>
    <w:rsid w:val="00A169A3"/>
    <w:rsid w:val="00A16B34"/>
    <w:rsid w:val="00A16FD7"/>
    <w:rsid w:val="00A174BA"/>
    <w:rsid w:val="00A17529"/>
    <w:rsid w:val="00A17705"/>
    <w:rsid w:val="00A17848"/>
    <w:rsid w:val="00A1787C"/>
    <w:rsid w:val="00A178DE"/>
    <w:rsid w:val="00A17971"/>
    <w:rsid w:val="00A17CD8"/>
    <w:rsid w:val="00A202FC"/>
    <w:rsid w:val="00A205A0"/>
    <w:rsid w:val="00A2074D"/>
    <w:rsid w:val="00A20C16"/>
    <w:rsid w:val="00A20E17"/>
    <w:rsid w:val="00A20ED4"/>
    <w:rsid w:val="00A218C5"/>
    <w:rsid w:val="00A21D09"/>
    <w:rsid w:val="00A21D18"/>
    <w:rsid w:val="00A22C8B"/>
    <w:rsid w:val="00A22DDB"/>
    <w:rsid w:val="00A22E36"/>
    <w:rsid w:val="00A232F5"/>
    <w:rsid w:val="00A234C5"/>
    <w:rsid w:val="00A23517"/>
    <w:rsid w:val="00A23805"/>
    <w:rsid w:val="00A23A75"/>
    <w:rsid w:val="00A23BB9"/>
    <w:rsid w:val="00A23CB5"/>
    <w:rsid w:val="00A2422B"/>
    <w:rsid w:val="00A2426B"/>
    <w:rsid w:val="00A242FE"/>
    <w:rsid w:val="00A2430E"/>
    <w:rsid w:val="00A24334"/>
    <w:rsid w:val="00A24376"/>
    <w:rsid w:val="00A24431"/>
    <w:rsid w:val="00A2473C"/>
    <w:rsid w:val="00A24785"/>
    <w:rsid w:val="00A24837"/>
    <w:rsid w:val="00A24AA0"/>
    <w:rsid w:val="00A24C2E"/>
    <w:rsid w:val="00A25632"/>
    <w:rsid w:val="00A258D9"/>
    <w:rsid w:val="00A26129"/>
    <w:rsid w:val="00A262E8"/>
    <w:rsid w:val="00A26303"/>
    <w:rsid w:val="00A26AA9"/>
    <w:rsid w:val="00A27014"/>
    <w:rsid w:val="00A27462"/>
    <w:rsid w:val="00A27756"/>
    <w:rsid w:val="00A27880"/>
    <w:rsid w:val="00A27BE5"/>
    <w:rsid w:val="00A27DB1"/>
    <w:rsid w:val="00A27E51"/>
    <w:rsid w:val="00A30B44"/>
    <w:rsid w:val="00A30B8A"/>
    <w:rsid w:val="00A313B3"/>
    <w:rsid w:val="00A31AF0"/>
    <w:rsid w:val="00A31F3E"/>
    <w:rsid w:val="00A321E1"/>
    <w:rsid w:val="00A329D6"/>
    <w:rsid w:val="00A32D7B"/>
    <w:rsid w:val="00A33442"/>
    <w:rsid w:val="00A33AFF"/>
    <w:rsid w:val="00A33FF0"/>
    <w:rsid w:val="00A3405F"/>
    <w:rsid w:val="00A345CC"/>
    <w:rsid w:val="00A346A2"/>
    <w:rsid w:val="00A346E4"/>
    <w:rsid w:val="00A3477A"/>
    <w:rsid w:val="00A3488C"/>
    <w:rsid w:val="00A34D7E"/>
    <w:rsid w:val="00A355D6"/>
    <w:rsid w:val="00A355E2"/>
    <w:rsid w:val="00A35B4A"/>
    <w:rsid w:val="00A35E74"/>
    <w:rsid w:val="00A36044"/>
    <w:rsid w:val="00A362C7"/>
    <w:rsid w:val="00A368E0"/>
    <w:rsid w:val="00A36981"/>
    <w:rsid w:val="00A36B93"/>
    <w:rsid w:val="00A36FA8"/>
    <w:rsid w:val="00A37065"/>
    <w:rsid w:val="00A3771F"/>
    <w:rsid w:val="00A37742"/>
    <w:rsid w:val="00A37947"/>
    <w:rsid w:val="00A379B7"/>
    <w:rsid w:val="00A37A08"/>
    <w:rsid w:val="00A37A7D"/>
    <w:rsid w:val="00A37D07"/>
    <w:rsid w:val="00A37FB3"/>
    <w:rsid w:val="00A37FE8"/>
    <w:rsid w:val="00A40016"/>
    <w:rsid w:val="00A4014E"/>
    <w:rsid w:val="00A40181"/>
    <w:rsid w:val="00A4020D"/>
    <w:rsid w:val="00A40403"/>
    <w:rsid w:val="00A406F6"/>
    <w:rsid w:val="00A40770"/>
    <w:rsid w:val="00A408C3"/>
    <w:rsid w:val="00A408FD"/>
    <w:rsid w:val="00A40F46"/>
    <w:rsid w:val="00A40FC9"/>
    <w:rsid w:val="00A41018"/>
    <w:rsid w:val="00A410AE"/>
    <w:rsid w:val="00A41279"/>
    <w:rsid w:val="00A41B19"/>
    <w:rsid w:val="00A41CD7"/>
    <w:rsid w:val="00A41E46"/>
    <w:rsid w:val="00A41E9F"/>
    <w:rsid w:val="00A422E5"/>
    <w:rsid w:val="00A4278A"/>
    <w:rsid w:val="00A42791"/>
    <w:rsid w:val="00A427EA"/>
    <w:rsid w:val="00A42C0A"/>
    <w:rsid w:val="00A42C19"/>
    <w:rsid w:val="00A42C4F"/>
    <w:rsid w:val="00A42CF9"/>
    <w:rsid w:val="00A4307A"/>
    <w:rsid w:val="00A431B9"/>
    <w:rsid w:val="00A432DD"/>
    <w:rsid w:val="00A43591"/>
    <w:rsid w:val="00A43749"/>
    <w:rsid w:val="00A43846"/>
    <w:rsid w:val="00A43CF1"/>
    <w:rsid w:val="00A43E24"/>
    <w:rsid w:val="00A441D3"/>
    <w:rsid w:val="00A45375"/>
    <w:rsid w:val="00A4538D"/>
    <w:rsid w:val="00A455AE"/>
    <w:rsid w:val="00A45A6E"/>
    <w:rsid w:val="00A45A88"/>
    <w:rsid w:val="00A45FDD"/>
    <w:rsid w:val="00A4621B"/>
    <w:rsid w:val="00A46280"/>
    <w:rsid w:val="00A462EC"/>
    <w:rsid w:val="00A46A87"/>
    <w:rsid w:val="00A46C6A"/>
    <w:rsid w:val="00A46CA4"/>
    <w:rsid w:val="00A47279"/>
    <w:rsid w:val="00A478EF"/>
    <w:rsid w:val="00A4790D"/>
    <w:rsid w:val="00A47A57"/>
    <w:rsid w:val="00A47CFA"/>
    <w:rsid w:val="00A47F85"/>
    <w:rsid w:val="00A50551"/>
    <w:rsid w:val="00A50DAC"/>
    <w:rsid w:val="00A50DCF"/>
    <w:rsid w:val="00A510B1"/>
    <w:rsid w:val="00A51364"/>
    <w:rsid w:val="00A51481"/>
    <w:rsid w:val="00A515F1"/>
    <w:rsid w:val="00A51E14"/>
    <w:rsid w:val="00A520DD"/>
    <w:rsid w:val="00A52407"/>
    <w:rsid w:val="00A52427"/>
    <w:rsid w:val="00A52555"/>
    <w:rsid w:val="00A52811"/>
    <w:rsid w:val="00A5290D"/>
    <w:rsid w:val="00A52AF0"/>
    <w:rsid w:val="00A52AFB"/>
    <w:rsid w:val="00A52DA6"/>
    <w:rsid w:val="00A53109"/>
    <w:rsid w:val="00A53395"/>
    <w:rsid w:val="00A53553"/>
    <w:rsid w:val="00A53578"/>
    <w:rsid w:val="00A53810"/>
    <w:rsid w:val="00A53D77"/>
    <w:rsid w:val="00A54094"/>
    <w:rsid w:val="00A540B4"/>
    <w:rsid w:val="00A5413C"/>
    <w:rsid w:val="00A541B6"/>
    <w:rsid w:val="00A54A22"/>
    <w:rsid w:val="00A54E8B"/>
    <w:rsid w:val="00A54FD0"/>
    <w:rsid w:val="00A55F06"/>
    <w:rsid w:val="00A55F29"/>
    <w:rsid w:val="00A55F3A"/>
    <w:rsid w:val="00A56048"/>
    <w:rsid w:val="00A56094"/>
    <w:rsid w:val="00A5650B"/>
    <w:rsid w:val="00A56549"/>
    <w:rsid w:val="00A5654E"/>
    <w:rsid w:val="00A56BCC"/>
    <w:rsid w:val="00A56ED5"/>
    <w:rsid w:val="00A56FBB"/>
    <w:rsid w:val="00A572A4"/>
    <w:rsid w:val="00A5739F"/>
    <w:rsid w:val="00A575FA"/>
    <w:rsid w:val="00A577DC"/>
    <w:rsid w:val="00A577F3"/>
    <w:rsid w:val="00A57822"/>
    <w:rsid w:val="00A57B69"/>
    <w:rsid w:val="00A57CD4"/>
    <w:rsid w:val="00A57CE5"/>
    <w:rsid w:val="00A57DE7"/>
    <w:rsid w:val="00A6047D"/>
    <w:rsid w:val="00A60A49"/>
    <w:rsid w:val="00A60AEC"/>
    <w:rsid w:val="00A60B86"/>
    <w:rsid w:val="00A60C33"/>
    <w:rsid w:val="00A60CFD"/>
    <w:rsid w:val="00A60DE1"/>
    <w:rsid w:val="00A61061"/>
    <w:rsid w:val="00A61228"/>
    <w:rsid w:val="00A612E8"/>
    <w:rsid w:val="00A6133B"/>
    <w:rsid w:val="00A61746"/>
    <w:rsid w:val="00A61E07"/>
    <w:rsid w:val="00A6275D"/>
    <w:rsid w:val="00A627E2"/>
    <w:rsid w:val="00A62B7C"/>
    <w:rsid w:val="00A62EA1"/>
    <w:rsid w:val="00A63594"/>
    <w:rsid w:val="00A63709"/>
    <w:rsid w:val="00A63A58"/>
    <w:rsid w:val="00A63B87"/>
    <w:rsid w:val="00A63D14"/>
    <w:rsid w:val="00A63D8D"/>
    <w:rsid w:val="00A63EBD"/>
    <w:rsid w:val="00A64779"/>
    <w:rsid w:val="00A649F2"/>
    <w:rsid w:val="00A64E55"/>
    <w:rsid w:val="00A65640"/>
    <w:rsid w:val="00A65A30"/>
    <w:rsid w:val="00A65E0D"/>
    <w:rsid w:val="00A6636F"/>
    <w:rsid w:val="00A66413"/>
    <w:rsid w:val="00A6671A"/>
    <w:rsid w:val="00A66AD2"/>
    <w:rsid w:val="00A66CDB"/>
    <w:rsid w:val="00A66FCC"/>
    <w:rsid w:val="00A671CB"/>
    <w:rsid w:val="00A672B5"/>
    <w:rsid w:val="00A676A2"/>
    <w:rsid w:val="00A67B79"/>
    <w:rsid w:val="00A67C89"/>
    <w:rsid w:val="00A67F23"/>
    <w:rsid w:val="00A70266"/>
    <w:rsid w:val="00A70318"/>
    <w:rsid w:val="00A70504"/>
    <w:rsid w:val="00A70BB4"/>
    <w:rsid w:val="00A70D31"/>
    <w:rsid w:val="00A71259"/>
    <w:rsid w:val="00A714E9"/>
    <w:rsid w:val="00A71758"/>
    <w:rsid w:val="00A719A1"/>
    <w:rsid w:val="00A71BCD"/>
    <w:rsid w:val="00A71C11"/>
    <w:rsid w:val="00A72312"/>
    <w:rsid w:val="00A724D9"/>
    <w:rsid w:val="00A72830"/>
    <w:rsid w:val="00A7289F"/>
    <w:rsid w:val="00A73059"/>
    <w:rsid w:val="00A73312"/>
    <w:rsid w:val="00A73619"/>
    <w:rsid w:val="00A73666"/>
    <w:rsid w:val="00A73808"/>
    <w:rsid w:val="00A73863"/>
    <w:rsid w:val="00A738BB"/>
    <w:rsid w:val="00A73B58"/>
    <w:rsid w:val="00A73C65"/>
    <w:rsid w:val="00A741D8"/>
    <w:rsid w:val="00A74390"/>
    <w:rsid w:val="00A74571"/>
    <w:rsid w:val="00A745C0"/>
    <w:rsid w:val="00A745E1"/>
    <w:rsid w:val="00A7461F"/>
    <w:rsid w:val="00A746F6"/>
    <w:rsid w:val="00A7494F"/>
    <w:rsid w:val="00A74BB2"/>
    <w:rsid w:val="00A74CD8"/>
    <w:rsid w:val="00A74D61"/>
    <w:rsid w:val="00A74F94"/>
    <w:rsid w:val="00A74FFA"/>
    <w:rsid w:val="00A755C3"/>
    <w:rsid w:val="00A75604"/>
    <w:rsid w:val="00A7608F"/>
    <w:rsid w:val="00A760E2"/>
    <w:rsid w:val="00A7692B"/>
    <w:rsid w:val="00A76BFB"/>
    <w:rsid w:val="00A76D38"/>
    <w:rsid w:val="00A76E5B"/>
    <w:rsid w:val="00A76F03"/>
    <w:rsid w:val="00A77091"/>
    <w:rsid w:val="00A77199"/>
    <w:rsid w:val="00A77528"/>
    <w:rsid w:val="00A77661"/>
    <w:rsid w:val="00A77770"/>
    <w:rsid w:val="00A7787C"/>
    <w:rsid w:val="00A77A90"/>
    <w:rsid w:val="00A77D2A"/>
    <w:rsid w:val="00A801C5"/>
    <w:rsid w:val="00A80267"/>
    <w:rsid w:val="00A80455"/>
    <w:rsid w:val="00A8066C"/>
    <w:rsid w:val="00A80908"/>
    <w:rsid w:val="00A80CDB"/>
    <w:rsid w:val="00A80D11"/>
    <w:rsid w:val="00A8122D"/>
    <w:rsid w:val="00A81365"/>
    <w:rsid w:val="00A8137D"/>
    <w:rsid w:val="00A81683"/>
    <w:rsid w:val="00A817D8"/>
    <w:rsid w:val="00A81AB3"/>
    <w:rsid w:val="00A81D40"/>
    <w:rsid w:val="00A82117"/>
    <w:rsid w:val="00A82121"/>
    <w:rsid w:val="00A822F6"/>
    <w:rsid w:val="00A8272F"/>
    <w:rsid w:val="00A82A32"/>
    <w:rsid w:val="00A83DC8"/>
    <w:rsid w:val="00A83DE3"/>
    <w:rsid w:val="00A83FBF"/>
    <w:rsid w:val="00A83FC0"/>
    <w:rsid w:val="00A84814"/>
    <w:rsid w:val="00A84DFF"/>
    <w:rsid w:val="00A84F75"/>
    <w:rsid w:val="00A851D1"/>
    <w:rsid w:val="00A8551D"/>
    <w:rsid w:val="00A855E9"/>
    <w:rsid w:val="00A85887"/>
    <w:rsid w:val="00A85C5E"/>
    <w:rsid w:val="00A860DC"/>
    <w:rsid w:val="00A86600"/>
    <w:rsid w:val="00A867C9"/>
    <w:rsid w:val="00A86CCA"/>
    <w:rsid w:val="00A8721A"/>
    <w:rsid w:val="00A87444"/>
    <w:rsid w:val="00A874CB"/>
    <w:rsid w:val="00A87510"/>
    <w:rsid w:val="00A87A83"/>
    <w:rsid w:val="00A87B34"/>
    <w:rsid w:val="00A87D2A"/>
    <w:rsid w:val="00A87D85"/>
    <w:rsid w:val="00A9000D"/>
    <w:rsid w:val="00A9001A"/>
    <w:rsid w:val="00A90128"/>
    <w:rsid w:val="00A901D4"/>
    <w:rsid w:val="00A9061E"/>
    <w:rsid w:val="00A908FC"/>
    <w:rsid w:val="00A90965"/>
    <w:rsid w:val="00A90ACA"/>
    <w:rsid w:val="00A90C2E"/>
    <w:rsid w:val="00A90EB3"/>
    <w:rsid w:val="00A914CD"/>
    <w:rsid w:val="00A91669"/>
    <w:rsid w:val="00A916B8"/>
    <w:rsid w:val="00A917B9"/>
    <w:rsid w:val="00A91AEB"/>
    <w:rsid w:val="00A91C3F"/>
    <w:rsid w:val="00A91E5B"/>
    <w:rsid w:val="00A91F42"/>
    <w:rsid w:val="00A92248"/>
    <w:rsid w:val="00A9269C"/>
    <w:rsid w:val="00A92A4C"/>
    <w:rsid w:val="00A92D81"/>
    <w:rsid w:val="00A931AF"/>
    <w:rsid w:val="00A9346F"/>
    <w:rsid w:val="00A93558"/>
    <w:rsid w:val="00A93860"/>
    <w:rsid w:val="00A9400F"/>
    <w:rsid w:val="00A94189"/>
    <w:rsid w:val="00A94488"/>
    <w:rsid w:val="00A948A2"/>
    <w:rsid w:val="00A94A3A"/>
    <w:rsid w:val="00A94CD6"/>
    <w:rsid w:val="00A94D06"/>
    <w:rsid w:val="00A95607"/>
    <w:rsid w:val="00A95881"/>
    <w:rsid w:val="00A95886"/>
    <w:rsid w:val="00A959B8"/>
    <w:rsid w:val="00A95B56"/>
    <w:rsid w:val="00A95CA8"/>
    <w:rsid w:val="00A95FFA"/>
    <w:rsid w:val="00A961AB"/>
    <w:rsid w:val="00A9654F"/>
    <w:rsid w:val="00A96805"/>
    <w:rsid w:val="00A96A63"/>
    <w:rsid w:val="00A96EAF"/>
    <w:rsid w:val="00A96F13"/>
    <w:rsid w:val="00A96F42"/>
    <w:rsid w:val="00A9741E"/>
    <w:rsid w:val="00A97ABB"/>
    <w:rsid w:val="00A97C2A"/>
    <w:rsid w:val="00A97D92"/>
    <w:rsid w:val="00A97DB2"/>
    <w:rsid w:val="00AA098F"/>
    <w:rsid w:val="00AA0A13"/>
    <w:rsid w:val="00AA0AE1"/>
    <w:rsid w:val="00AA0B38"/>
    <w:rsid w:val="00AA0D41"/>
    <w:rsid w:val="00AA0DBC"/>
    <w:rsid w:val="00AA111F"/>
    <w:rsid w:val="00AA1225"/>
    <w:rsid w:val="00AA15AF"/>
    <w:rsid w:val="00AA19D4"/>
    <w:rsid w:val="00AA1E4E"/>
    <w:rsid w:val="00AA249D"/>
    <w:rsid w:val="00AA2820"/>
    <w:rsid w:val="00AA2AA3"/>
    <w:rsid w:val="00AA2D1F"/>
    <w:rsid w:val="00AA2E4B"/>
    <w:rsid w:val="00AA2E99"/>
    <w:rsid w:val="00AA33A8"/>
    <w:rsid w:val="00AA3F46"/>
    <w:rsid w:val="00AA3FB6"/>
    <w:rsid w:val="00AA447C"/>
    <w:rsid w:val="00AA492D"/>
    <w:rsid w:val="00AA4B2F"/>
    <w:rsid w:val="00AA4DA3"/>
    <w:rsid w:val="00AA55B1"/>
    <w:rsid w:val="00AA5A12"/>
    <w:rsid w:val="00AA5E56"/>
    <w:rsid w:val="00AA6118"/>
    <w:rsid w:val="00AA648A"/>
    <w:rsid w:val="00AA68CD"/>
    <w:rsid w:val="00AA69DD"/>
    <w:rsid w:val="00AA6B29"/>
    <w:rsid w:val="00AA6B3E"/>
    <w:rsid w:val="00AA71A6"/>
    <w:rsid w:val="00AA72B7"/>
    <w:rsid w:val="00AA76EB"/>
    <w:rsid w:val="00AA7A2B"/>
    <w:rsid w:val="00AB04E4"/>
    <w:rsid w:val="00AB05D7"/>
    <w:rsid w:val="00AB0637"/>
    <w:rsid w:val="00AB0A3C"/>
    <w:rsid w:val="00AB0B3D"/>
    <w:rsid w:val="00AB0EA5"/>
    <w:rsid w:val="00AB1094"/>
    <w:rsid w:val="00AB1159"/>
    <w:rsid w:val="00AB15C7"/>
    <w:rsid w:val="00AB1714"/>
    <w:rsid w:val="00AB1CEC"/>
    <w:rsid w:val="00AB1D44"/>
    <w:rsid w:val="00AB1F10"/>
    <w:rsid w:val="00AB2069"/>
    <w:rsid w:val="00AB20F5"/>
    <w:rsid w:val="00AB21FD"/>
    <w:rsid w:val="00AB2260"/>
    <w:rsid w:val="00AB22E9"/>
    <w:rsid w:val="00AB2406"/>
    <w:rsid w:val="00AB2AAC"/>
    <w:rsid w:val="00AB2ACD"/>
    <w:rsid w:val="00AB2C3E"/>
    <w:rsid w:val="00AB2DD4"/>
    <w:rsid w:val="00AB2F13"/>
    <w:rsid w:val="00AB2FD9"/>
    <w:rsid w:val="00AB2FE5"/>
    <w:rsid w:val="00AB36F7"/>
    <w:rsid w:val="00AB38D3"/>
    <w:rsid w:val="00AB3E9A"/>
    <w:rsid w:val="00AB504A"/>
    <w:rsid w:val="00AB52D3"/>
    <w:rsid w:val="00AB532F"/>
    <w:rsid w:val="00AB5472"/>
    <w:rsid w:val="00AB5C52"/>
    <w:rsid w:val="00AB5F69"/>
    <w:rsid w:val="00AB5F97"/>
    <w:rsid w:val="00AB627F"/>
    <w:rsid w:val="00AB6965"/>
    <w:rsid w:val="00AB76B0"/>
    <w:rsid w:val="00AB776A"/>
    <w:rsid w:val="00AC0316"/>
    <w:rsid w:val="00AC0562"/>
    <w:rsid w:val="00AC06C3"/>
    <w:rsid w:val="00AC08C8"/>
    <w:rsid w:val="00AC0939"/>
    <w:rsid w:val="00AC0986"/>
    <w:rsid w:val="00AC10A7"/>
    <w:rsid w:val="00AC1540"/>
    <w:rsid w:val="00AC19DB"/>
    <w:rsid w:val="00AC1A4E"/>
    <w:rsid w:val="00AC1D8F"/>
    <w:rsid w:val="00AC2363"/>
    <w:rsid w:val="00AC23C4"/>
    <w:rsid w:val="00AC25EC"/>
    <w:rsid w:val="00AC2714"/>
    <w:rsid w:val="00AC2A20"/>
    <w:rsid w:val="00AC2F08"/>
    <w:rsid w:val="00AC2FD7"/>
    <w:rsid w:val="00AC3A7D"/>
    <w:rsid w:val="00AC3E57"/>
    <w:rsid w:val="00AC4194"/>
    <w:rsid w:val="00AC4765"/>
    <w:rsid w:val="00AC481D"/>
    <w:rsid w:val="00AC4C91"/>
    <w:rsid w:val="00AC5C0C"/>
    <w:rsid w:val="00AC5C28"/>
    <w:rsid w:val="00AC5C68"/>
    <w:rsid w:val="00AC6D9C"/>
    <w:rsid w:val="00AC6F74"/>
    <w:rsid w:val="00AC7041"/>
    <w:rsid w:val="00AC71E1"/>
    <w:rsid w:val="00AC7823"/>
    <w:rsid w:val="00AC7891"/>
    <w:rsid w:val="00AC7D09"/>
    <w:rsid w:val="00AD0077"/>
    <w:rsid w:val="00AD0334"/>
    <w:rsid w:val="00AD0408"/>
    <w:rsid w:val="00AD046E"/>
    <w:rsid w:val="00AD09AD"/>
    <w:rsid w:val="00AD1577"/>
    <w:rsid w:val="00AD19CA"/>
    <w:rsid w:val="00AD1A1A"/>
    <w:rsid w:val="00AD1AF5"/>
    <w:rsid w:val="00AD2266"/>
    <w:rsid w:val="00AD22CA"/>
    <w:rsid w:val="00AD260F"/>
    <w:rsid w:val="00AD2876"/>
    <w:rsid w:val="00AD2C45"/>
    <w:rsid w:val="00AD2C8F"/>
    <w:rsid w:val="00AD2E25"/>
    <w:rsid w:val="00AD3460"/>
    <w:rsid w:val="00AD35F6"/>
    <w:rsid w:val="00AD3AE7"/>
    <w:rsid w:val="00AD3C2F"/>
    <w:rsid w:val="00AD3F6E"/>
    <w:rsid w:val="00AD3FC9"/>
    <w:rsid w:val="00AD4050"/>
    <w:rsid w:val="00AD45DB"/>
    <w:rsid w:val="00AD5839"/>
    <w:rsid w:val="00AD5D54"/>
    <w:rsid w:val="00AD629D"/>
    <w:rsid w:val="00AD6601"/>
    <w:rsid w:val="00AD7649"/>
    <w:rsid w:val="00AD7C16"/>
    <w:rsid w:val="00AD7C46"/>
    <w:rsid w:val="00AD7C5C"/>
    <w:rsid w:val="00AE024E"/>
    <w:rsid w:val="00AE0555"/>
    <w:rsid w:val="00AE0787"/>
    <w:rsid w:val="00AE0B9E"/>
    <w:rsid w:val="00AE0D70"/>
    <w:rsid w:val="00AE0E3F"/>
    <w:rsid w:val="00AE1383"/>
    <w:rsid w:val="00AE13DB"/>
    <w:rsid w:val="00AE1665"/>
    <w:rsid w:val="00AE1926"/>
    <w:rsid w:val="00AE1C14"/>
    <w:rsid w:val="00AE1C6C"/>
    <w:rsid w:val="00AE1F3F"/>
    <w:rsid w:val="00AE2021"/>
    <w:rsid w:val="00AE2091"/>
    <w:rsid w:val="00AE22B9"/>
    <w:rsid w:val="00AE250E"/>
    <w:rsid w:val="00AE293E"/>
    <w:rsid w:val="00AE2D3D"/>
    <w:rsid w:val="00AE33A9"/>
    <w:rsid w:val="00AE3796"/>
    <w:rsid w:val="00AE386C"/>
    <w:rsid w:val="00AE3921"/>
    <w:rsid w:val="00AE3A27"/>
    <w:rsid w:val="00AE3F3F"/>
    <w:rsid w:val="00AE4124"/>
    <w:rsid w:val="00AE44B0"/>
    <w:rsid w:val="00AE4C16"/>
    <w:rsid w:val="00AE5566"/>
    <w:rsid w:val="00AE58BC"/>
    <w:rsid w:val="00AE5A42"/>
    <w:rsid w:val="00AE5E95"/>
    <w:rsid w:val="00AE6048"/>
    <w:rsid w:val="00AE60FB"/>
    <w:rsid w:val="00AE61FF"/>
    <w:rsid w:val="00AE657D"/>
    <w:rsid w:val="00AE659E"/>
    <w:rsid w:val="00AE679D"/>
    <w:rsid w:val="00AE687E"/>
    <w:rsid w:val="00AE6DFC"/>
    <w:rsid w:val="00AE6EE8"/>
    <w:rsid w:val="00AE71CC"/>
    <w:rsid w:val="00AE763D"/>
    <w:rsid w:val="00AE79CA"/>
    <w:rsid w:val="00AE7B94"/>
    <w:rsid w:val="00AE7C25"/>
    <w:rsid w:val="00AE7CBF"/>
    <w:rsid w:val="00AE7F6E"/>
    <w:rsid w:val="00AF0170"/>
    <w:rsid w:val="00AF0371"/>
    <w:rsid w:val="00AF081F"/>
    <w:rsid w:val="00AF0C83"/>
    <w:rsid w:val="00AF1817"/>
    <w:rsid w:val="00AF18C4"/>
    <w:rsid w:val="00AF292E"/>
    <w:rsid w:val="00AF329A"/>
    <w:rsid w:val="00AF330F"/>
    <w:rsid w:val="00AF3627"/>
    <w:rsid w:val="00AF3641"/>
    <w:rsid w:val="00AF393B"/>
    <w:rsid w:val="00AF397B"/>
    <w:rsid w:val="00AF3B7D"/>
    <w:rsid w:val="00AF4D5B"/>
    <w:rsid w:val="00AF5886"/>
    <w:rsid w:val="00AF5A4B"/>
    <w:rsid w:val="00AF610F"/>
    <w:rsid w:val="00AF6275"/>
    <w:rsid w:val="00AF6468"/>
    <w:rsid w:val="00AF6839"/>
    <w:rsid w:val="00AF6C5F"/>
    <w:rsid w:val="00AF6FA6"/>
    <w:rsid w:val="00AF723D"/>
    <w:rsid w:val="00AF7332"/>
    <w:rsid w:val="00AF7432"/>
    <w:rsid w:val="00AF745E"/>
    <w:rsid w:val="00AF7567"/>
    <w:rsid w:val="00AF78AB"/>
    <w:rsid w:val="00AF7EA7"/>
    <w:rsid w:val="00B00204"/>
    <w:rsid w:val="00B00209"/>
    <w:rsid w:val="00B00230"/>
    <w:rsid w:val="00B0044F"/>
    <w:rsid w:val="00B0100E"/>
    <w:rsid w:val="00B0198C"/>
    <w:rsid w:val="00B01C0C"/>
    <w:rsid w:val="00B01E6C"/>
    <w:rsid w:val="00B01ED8"/>
    <w:rsid w:val="00B0205C"/>
    <w:rsid w:val="00B02166"/>
    <w:rsid w:val="00B02432"/>
    <w:rsid w:val="00B0279C"/>
    <w:rsid w:val="00B0279E"/>
    <w:rsid w:val="00B02F22"/>
    <w:rsid w:val="00B02FB8"/>
    <w:rsid w:val="00B032D0"/>
    <w:rsid w:val="00B03437"/>
    <w:rsid w:val="00B035E3"/>
    <w:rsid w:val="00B03778"/>
    <w:rsid w:val="00B03833"/>
    <w:rsid w:val="00B03983"/>
    <w:rsid w:val="00B03A51"/>
    <w:rsid w:val="00B03A8C"/>
    <w:rsid w:val="00B03E38"/>
    <w:rsid w:val="00B04142"/>
    <w:rsid w:val="00B041F3"/>
    <w:rsid w:val="00B04220"/>
    <w:rsid w:val="00B04663"/>
    <w:rsid w:val="00B04664"/>
    <w:rsid w:val="00B04740"/>
    <w:rsid w:val="00B04926"/>
    <w:rsid w:val="00B04E03"/>
    <w:rsid w:val="00B05027"/>
    <w:rsid w:val="00B056B7"/>
    <w:rsid w:val="00B0585F"/>
    <w:rsid w:val="00B05915"/>
    <w:rsid w:val="00B059B1"/>
    <w:rsid w:val="00B05C94"/>
    <w:rsid w:val="00B05D9B"/>
    <w:rsid w:val="00B062D4"/>
    <w:rsid w:val="00B062DC"/>
    <w:rsid w:val="00B063E7"/>
    <w:rsid w:val="00B0686A"/>
    <w:rsid w:val="00B06E24"/>
    <w:rsid w:val="00B0712E"/>
    <w:rsid w:val="00B0721B"/>
    <w:rsid w:val="00B0738D"/>
    <w:rsid w:val="00B07995"/>
    <w:rsid w:val="00B1014A"/>
    <w:rsid w:val="00B10168"/>
    <w:rsid w:val="00B10911"/>
    <w:rsid w:val="00B10D6D"/>
    <w:rsid w:val="00B11227"/>
    <w:rsid w:val="00B1197C"/>
    <w:rsid w:val="00B11E90"/>
    <w:rsid w:val="00B11EB5"/>
    <w:rsid w:val="00B11FB1"/>
    <w:rsid w:val="00B122A5"/>
    <w:rsid w:val="00B12712"/>
    <w:rsid w:val="00B12A4F"/>
    <w:rsid w:val="00B12E5E"/>
    <w:rsid w:val="00B13270"/>
    <w:rsid w:val="00B13778"/>
    <w:rsid w:val="00B13BB9"/>
    <w:rsid w:val="00B13D21"/>
    <w:rsid w:val="00B13FB5"/>
    <w:rsid w:val="00B14575"/>
    <w:rsid w:val="00B1468A"/>
    <w:rsid w:val="00B14A69"/>
    <w:rsid w:val="00B14AF4"/>
    <w:rsid w:val="00B14C19"/>
    <w:rsid w:val="00B14DDF"/>
    <w:rsid w:val="00B14E2F"/>
    <w:rsid w:val="00B15908"/>
    <w:rsid w:val="00B15A0D"/>
    <w:rsid w:val="00B15A4E"/>
    <w:rsid w:val="00B15D98"/>
    <w:rsid w:val="00B15E2A"/>
    <w:rsid w:val="00B15F69"/>
    <w:rsid w:val="00B16028"/>
    <w:rsid w:val="00B16997"/>
    <w:rsid w:val="00B169DE"/>
    <w:rsid w:val="00B16F6B"/>
    <w:rsid w:val="00B17104"/>
    <w:rsid w:val="00B171E5"/>
    <w:rsid w:val="00B17201"/>
    <w:rsid w:val="00B174F1"/>
    <w:rsid w:val="00B174FC"/>
    <w:rsid w:val="00B17750"/>
    <w:rsid w:val="00B179B5"/>
    <w:rsid w:val="00B20032"/>
    <w:rsid w:val="00B20911"/>
    <w:rsid w:val="00B209C2"/>
    <w:rsid w:val="00B20CFB"/>
    <w:rsid w:val="00B20DAC"/>
    <w:rsid w:val="00B20EED"/>
    <w:rsid w:val="00B210CD"/>
    <w:rsid w:val="00B213C1"/>
    <w:rsid w:val="00B215A3"/>
    <w:rsid w:val="00B2182F"/>
    <w:rsid w:val="00B21E71"/>
    <w:rsid w:val="00B21F09"/>
    <w:rsid w:val="00B21F73"/>
    <w:rsid w:val="00B22165"/>
    <w:rsid w:val="00B224D4"/>
    <w:rsid w:val="00B22634"/>
    <w:rsid w:val="00B22947"/>
    <w:rsid w:val="00B23066"/>
    <w:rsid w:val="00B23178"/>
    <w:rsid w:val="00B23297"/>
    <w:rsid w:val="00B23441"/>
    <w:rsid w:val="00B23490"/>
    <w:rsid w:val="00B234D3"/>
    <w:rsid w:val="00B2360E"/>
    <w:rsid w:val="00B238A4"/>
    <w:rsid w:val="00B23D7B"/>
    <w:rsid w:val="00B2419F"/>
    <w:rsid w:val="00B241E1"/>
    <w:rsid w:val="00B243E5"/>
    <w:rsid w:val="00B248FB"/>
    <w:rsid w:val="00B24A20"/>
    <w:rsid w:val="00B24B51"/>
    <w:rsid w:val="00B25192"/>
    <w:rsid w:val="00B25325"/>
    <w:rsid w:val="00B25328"/>
    <w:rsid w:val="00B25735"/>
    <w:rsid w:val="00B25919"/>
    <w:rsid w:val="00B25E22"/>
    <w:rsid w:val="00B25E69"/>
    <w:rsid w:val="00B25FA3"/>
    <w:rsid w:val="00B25FF7"/>
    <w:rsid w:val="00B2610E"/>
    <w:rsid w:val="00B261FD"/>
    <w:rsid w:val="00B264B8"/>
    <w:rsid w:val="00B27277"/>
    <w:rsid w:val="00B273FF"/>
    <w:rsid w:val="00B274EB"/>
    <w:rsid w:val="00B27529"/>
    <w:rsid w:val="00B27A06"/>
    <w:rsid w:val="00B27A20"/>
    <w:rsid w:val="00B27CA8"/>
    <w:rsid w:val="00B27D5E"/>
    <w:rsid w:val="00B27F0E"/>
    <w:rsid w:val="00B30149"/>
    <w:rsid w:val="00B30432"/>
    <w:rsid w:val="00B30B26"/>
    <w:rsid w:val="00B30B30"/>
    <w:rsid w:val="00B30E79"/>
    <w:rsid w:val="00B30EB9"/>
    <w:rsid w:val="00B31C1B"/>
    <w:rsid w:val="00B31C41"/>
    <w:rsid w:val="00B31E82"/>
    <w:rsid w:val="00B32247"/>
    <w:rsid w:val="00B3263B"/>
    <w:rsid w:val="00B326A9"/>
    <w:rsid w:val="00B33668"/>
    <w:rsid w:val="00B33872"/>
    <w:rsid w:val="00B33938"/>
    <w:rsid w:val="00B33A02"/>
    <w:rsid w:val="00B33BEE"/>
    <w:rsid w:val="00B33C15"/>
    <w:rsid w:val="00B33E08"/>
    <w:rsid w:val="00B33F3F"/>
    <w:rsid w:val="00B341C5"/>
    <w:rsid w:val="00B344A3"/>
    <w:rsid w:val="00B3497A"/>
    <w:rsid w:val="00B34A22"/>
    <w:rsid w:val="00B34C62"/>
    <w:rsid w:val="00B34D4E"/>
    <w:rsid w:val="00B34E66"/>
    <w:rsid w:val="00B352EC"/>
    <w:rsid w:val="00B3544D"/>
    <w:rsid w:val="00B35A81"/>
    <w:rsid w:val="00B35BEB"/>
    <w:rsid w:val="00B36176"/>
    <w:rsid w:val="00B3640D"/>
    <w:rsid w:val="00B36510"/>
    <w:rsid w:val="00B36B0F"/>
    <w:rsid w:val="00B36C1F"/>
    <w:rsid w:val="00B36CE0"/>
    <w:rsid w:val="00B36FEF"/>
    <w:rsid w:val="00B372D7"/>
    <w:rsid w:val="00B3740A"/>
    <w:rsid w:val="00B377DF"/>
    <w:rsid w:val="00B3782A"/>
    <w:rsid w:val="00B378AD"/>
    <w:rsid w:val="00B4036F"/>
    <w:rsid w:val="00B407C6"/>
    <w:rsid w:val="00B40864"/>
    <w:rsid w:val="00B40B36"/>
    <w:rsid w:val="00B40C41"/>
    <w:rsid w:val="00B412A8"/>
    <w:rsid w:val="00B41341"/>
    <w:rsid w:val="00B41488"/>
    <w:rsid w:val="00B41610"/>
    <w:rsid w:val="00B4167C"/>
    <w:rsid w:val="00B418CB"/>
    <w:rsid w:val="00B41915"/>
    <w:rsid w:val="00B41C67"/>
    <w:rsid w:val="00B42005"/>
    <w:rsid w:val="00B422E8"/>
    <w:rsid w:val="00B4250C"/>
    <w:rsid w:val="00B429F4"/>
    <w:rsid w:val="00B42A62"/>
    <w:rsid w:val="00B42BD3"/>
    <w:rsid w:val="00B43635"/>
    <w:rsid w:val="00B439A5"/>
    <w:rsid w:val="00B43A10"/>
    <w:rsid w:val="00B43AE0"/>
    <w:rsid w:val="00B45127"/>
    <w:rsid w:val="00B4522D"/>
    <w:rsid w:val="00B4537B"/>
    <w:rsid w:val="00B4571B"/>
    <w:rsid w:val="00B45899"/>
    <w:rsid w:val="00B45C20"/>
    <w:rsid w:val="00B46003"/>
    <w:rsid w:val="00B4665B"/>
    <w:rsid w:val="00B46933"/>
    <w:rsid w:val="00B46949"/>
    <w:rsid w:val="00B46EFA"/>
    <w:rsid w:val="00B47641"/>
    <w:rsid w:val="00B47A56"/>
    <w:rsid w:val="00B47A5D"/>
    <w:rsid w:val="00B47FD1"/>
    <w:rsid w:val="00B50314"/>
    <w:rsid w:val="00B50386"/>
    <w:rsid w:val="00B5065E"/>
    <w:rsid w:val="00B50B67"/>
    <w:rsid w:val="00B50F39"/>
    <w:rsid w:val="00B51479"/>
    <w:rsid w:val="00B51621"/>
    <w:rsid w:val="00B518F0"/>
    <w:rsid w:val="00B5193E"/>
    <w:rsid w:val="00B5197D"/>
    <w:rsid w:val="00B519FA"/>
    <w:rsid w:val="00B51EF2"/>
    <w:rsid w:val="00B520DE"/>
    <w:rsid w:val="00B52F8C"/>
    <w:rsid w:val="00B52FF3"/>
    <w:rsid w:val="00B53064"/>
    <w:rsid w:val="00B531FF"/>
    <w:rsid w:val="00B53876"/>
    <w:rsid w:val="00B53DC8"/>
    <w:rsid w:val="00B54142"/>
    <w:rsid w:val="00B54499"/>
    <w:rsid w:val="00B54741"/>
    <w:rsid w:val="00B547C8"/>
    <w:rsid w:val="00B547F2"/>
    <w:rsid w:val="00B54896"/>
    <w:rsid w:val="00B54E99"/>
    <w:rsid w:val="00B5509B"/>
    <w:rsid w:val="00B552D7"/>
    <w:rsid w:val="00B55380"/>
    <w:rsid w:val="00B55962"/>
    <w:rsid w:val="00B55A1B"/>
    <w:rsid w:val="00B55D38"/>
    <w:rsid w:val="00B55EAC"/>
    <w:rsid w:val="00B560E4"/>
    <w:rsid w:val="00B562D2"/>
    <w:rsid w:val="00B56DBC"/>
    <w:rsid w:val="00B571AE"/>
    <w:rsid w:val="00B57313"/>
    <w:rsid w:val="00B573D6"/>
    <w:rsid w:val="00B578FC"/>
    <w:rsid w:val="00B57F02"/>
    <w:rsid w:val="00B57FAD"/>
    <w:rsid w:val="00B600F5"/>
    <w:rsid w:val="00B6025F"/>
    <w:rsid w:val="00B6034B"/>
    <w:rsid w:val="00B606A8"/>
    <w:rsid w:val="00B6094D"/>
    <w:rsid w:val="00B60A4A"/>
    <w:rsid w:val="00B60DF7"/>
    <w:rsid w:val="00B60E11"/>
    <w:rsid w:val="00B60EB6"/>
    <w:rsid w:val="00B60EBC"/>
    <w:rsid w:val="00B60EBF"/>
    <w:rsid w:val="00B616A0"/>
    <w:rsid w:val="00B616C6"/>
    <w:rsid w:val="00B6177E"/>
    <w:rsid w:val="00B61BD0"/>
    <w:rsid w:val="00B61EE7"/>
    <w:rsid w:val="00B61F35"/>
    <w:rsid w:val="00B62605"/>
    <w:rsid w:val="00B62829"/>
    <w:rsid w:val="00B6286A"/>
    <w:rsid w:val="00B62A5B"/>
    <w:rsid w:val="00B63503"/>
    <w:rsid w:val="00B636B0"/>
    <w:rsid w:val="00B63AD4"/>
    <w:rsid w:val="00B63EFC"/>
    <w:rsid w:val="00B6465D"/>
    <w:rsid w:val="00B64829"/>
    <w:rsid w:val="00B64988"/>
    <w:rsid w:val="00B649B7"/>
    <w:rsid w:val="00B65094"/>
    <w:rsid w:val="00B655A6"/>
    <w:rsid w:val="00B65651"/>
    <w:rsid w:val="00B656B6"/>
    <w:rsid w:val="00B65764"/>
    <w:rsid w:val="00B658BC"/>
    <w:rsid w:val="00B65DAB"/>
    <w:rsid w:val="00B65E46"/>
    <w:rsid w:val="00B66349"/>
    <w:rsid w:val="00B66B2A"/>
    <w:rsid w:val="00B66FAF"/>
    <w:rsid w:val="00B67311"/>
    <w:rsid w:val="00B674F8"/>
    <w:rsid w:val="00B67636"/>
    <w:rsid w:val="00B67A64"/>
    <w:rsid w:val="00B67D28"/>
    <w:rsid w:val="00B67EDC"/>
    <w:rsid w:val="00B67F89"/>
    <w:rsid w:val="00B706A2"/>
    <w:rsid w:val="00B711F8"/>
    <w:rsid w:val="00B71447"/>
    <w:rsid w:val="00B71822"/>
    <w:rsid w:val="00B71B63"/>
    <w:rsid w:val="00B71E90"/>
    <w:rsid w:val="00B71ECF"/>
    <w:rsid w:val="00B72096"/>
    <w:rsid w:val="00B7219F"/>
    <w:rsid w:val="00B7228A"/>
    <w:rsid w:val="00B72431"/>
    <w:rsid w:val="00B7265A"/>
    <w:rsid w:val="00B72A01"/>
    <w:rsid w:val="00B72B5E"/>
    <w:rsid w:val="00B72C42"/>
    <w:rsid w:val="00B732E7"/>
    <w:rsid w:val="00B73372"/>
    <w:rsid w:val="00B734E6"/>
    <w:rsid w:val="00B7369A"/>
    <w:rsid w:val="00B73A2A"/>
    <w:rsid w:val="00B73CCE"/>
    <w:rsid w:val="00B747E7"/>
    <w:rsid w:val="00B749DB"/>
    <w:rsid w:val="00B74AA5"/>
    <w:rsid w:val="00B74AAE"/>
    <w:rsid w:val="00B74B5D"/>
    <w:rsid w:val="00B74FEE"/>
    <w:rsid w:val="00B75965"/>
    <w:rsid w:val="00B75AD5"/>
    <w:rsid w:val="00B75D96"/>
    <w:rsid w:val="00B75E15"/>
    <w:rsid w:val="00B75EBA"/>
    <w:rsid w:val="00B75ECF"/>
    <w:rsid w:val="00B75F9F"/>
    <w:rsid w:val="00B765E0"/>
    <w:rsid w:val="00B7673D"/>
    <w:rsid w:val="00B7694E"/>
    <w:rsid w:val="00B7712C"/>
    <w:rsid w:val="00B7727A"/>
    <w:rsid w:val="00B778AD"/>
    <w:rsid w:val="00B77B91"/>
    <w:rsid w:val="00B77C5D"/>
    <w:rsid w:val="00B77C6C"/>
    <w:rsid w:val="00B77C91"/>
    <w:rsid w:val="00B77CC0"/>
    <w:rsid w:val="00B77FE8"/>
    <w:rsid w:val="00B802D4"/>
    <w:rsid w:val="00B8055A"/>
    <w:rsid w:val="00B80830"/>
    <w:rsid w:val="00B80967"/>
    <w:rsid w:val="00B80B02"/>
    <w:rsid w:val="00B80F2D"/>
    <w:rsid w:val="00B81D29"/>
    <w:rsid w:val="00B81E97"/>
    <w:rsid w:val="00B8239D"/>
    <w:rsid w:val="00B823A8"/>
    <w:rsid w:val="00B823FD"/>
    <w:rsid w:val="00B825BF"/>
    <w:rsid w:val="00B82A5A"/>
    <w:rsid w:val="00B82A82"/>
    <w:rsid w:val="00B82FF2"/>
    <w:rsid w:val="00B8326D"/>
    <w:rsid w:val="00B8368D"/>
    <w:rsid w:val="00B836B9"/>
    <w:rsid w:val="00B8392F"/>
    <w:rsid w:val="00B83C09"/>
    <w:rsid w:val="00B84178"/>
    <w:rsid w:val="00B84530"/>
    <w:rsid w:val="00B845B2"/>
    <w:rsid w:val="00B84724"/>
    <w:rsid w:val="00B85339"/>
    <w:rsid w:val="00B857BB"/>
    <w:rsid w:val="00B858EE"/>
    <w:rsid w:val="00B85ED0"/>
    <w:rsid w:val="00B860E5"/>
    <w:rsid w:val="00B861D6"/>
    <w:rsid w:val="00B862D3"/>
    <w:rsid w:val="00B863E3"/>
    <w:rsid w:val="00B86693"/>
    <w:rsid w:val="00B86724"/>
    <w:rsid w:val="00B86A5F"/>
    <w:rsid w:val="00B86BF1"/>
    <w:rsid w:val="00B86D40"/>
    <w:rsid w:val="00B86E39"/>
    <w:rsid w:val="00B8708F"/>
    <w:rsid w:val="00B87450"/>
    <w:rsid w:val="00B87758"/>
    <w:rsid w:val="00B87B8B"/>
    <w:rsid w:val="00B87CD2"/>
    <w:rsid w:val="00B903F5"/>
    <w:rsid w:val="00B905C0"/>
    <w:rsid w:val="00B9069D"/>
    <w:rsid w:val="00B90C33"/>
    <w:rsid w:val="00B9130B"/>
    <w:rsid w:val="00B91428"/>
    <w:rsid w:val="00B9153B"/>
    <w:rsid w:val="00B91F83"/>
    <w:rsid w:val="00B91FE1"/>
    <w:rsid w:val="00B925E7"/>
    <w:rsid w:val="00B929D6"/>
    <w:rsid w:val="00B92E71"/>
    <w:rsid w:val="00B9305E"/>
    <w:rsid w:val="00B93123"/>
    <w:rsid w:val="00B93474"/>
    <w:rsid w:val="00B93480"/>
    <w:rsid w:val="00B937DC"/>
    <w:rsid w:val="00B93850"/>
    <w:rsid w:val="00B93AAE"/>
    <w:rsid w:val="00B93E37"/>
    <w:rsid w:val="00B94369"/>
    <w:rsid w:val="00B9476D"/>
    <w:rsid w:val="00B94F29"/>
    <w:rsid w:val="00B95230"/>
    <w:rsid w:val="00B956BF"/>
    <w:rsid w:val="00B95745"/>
    <w:rsid w:val="00B9595A"/>
    <w:rsid w:val="00B95C1B"/>
    <w:rsid w:val="00B95C8F"/>
    <w:rsid w:val="00B96A2D"/>
    <w:rsid w:val="00B96C1F"/>
    <w:rsid w:val="00B96D22"/>
    <w:rsid w:val="00B96F5F"/>
    <w:rsid w:val="00B97484"/>
    <w:rsid w:val="00B97929"/>
    <w:rsid w:val="00B97AEF"/>
    <w:rsid w:val="00B97C58"/>
    <w:rsid w:val="00B97D0E"/>
    <w:rsid w:val="00BA0617"/>
    <w:rsid w:val="00BA0800"/>
    <w:rsid w:val="00BA0945"/>
    <w:rsid w:val="00BA0D76"/>
    <w:rsid w:val="00BA1058"/>
    <w:rsid w:val="00BA105B"/>
    <w:rsid w:val="00BA123C"/>
    <w:rsid w:val="00BA1726"/>
    <w:rsid w:val="00BA17DC"/>
    <w:rsid w:val="00BA1E32"/>
    <w:rsid w:val="00BA20AF"/>
    <w:rsid w:val="00BA21CA"/>
    <w:rsid w:val="00BA224A"/>
    <w:rsid w:val="00BA2817"/>
    <w:rsid w:val="00BA2F59"/>
    <w:rsid w:val="00BA365C"/>
    <w:rsid w:val="00BA3784"/>
    <w:rsid w:val="00BA396C"/>
    <w:rsid w:val="00BA3F8B"/>
    <w:rsid w:val="00BA4335"/>
    <w:rsid w:val="00BA491C"/>
    <w:rsid w:val="00BA49F9"/>
    <w:rsid w:val="00BA4A4B"/>
    <w:rsid w:val="00BA4C12"/>
    <w:rsid w:val="00BA4E0E"/>
    <w:rsid w:val="00BA5476"/>
    <w:rsid w:val="00BA54EF"/>
    <w:rsid w:val="00BA58D0"/>
    <w:rsid w:val="00BA58D1"/>
    <w:rsid w:val="00BA592E"/>
    <w:rsid w:val="00BA5A47"/>
    <w:rsid w:val="00BA5B7A"/>
    <w:rsid w:val="00BA5E5F"/>
    <w:rsid w:val="00BA6089"/>
    <w:rsid w:val="00BA627B"/>
    <w:rsid w:val="00BA62D1"/>
    <w:rsid w:val="00BA69E6"/>
    <w:rsid w:val="00BA7204"/>
    <w:rsid w:val="00BA72B7"/>
    <w:rsid w:val="00BA72C4"/>
    <w:rsid w:val="00BA7539"/>
    <w:rsid w:val="00BA7BE4"/>
    <w:rsid w:val="00BA7CC6"/>
    <w:rsid w:val="00BA7ED4"/>
    <w:rsid w:val="00BB005C"/>
    <w:rsid w:val="00BB0356"/>
    <w:rsid w:val="00BB0AE4"/>
    <w:rsid w:val="00BB0DDB"/>
    <w:rsid w:val="00BB1037"/>
    <w:rsid w:val="00BB1238"/>
    <w:rsid w:val="00BB197E"/>
    <w:rsid w:val="00BB1C54"/>
    <w:rsid w:val="00BB2711"/>
    <w:rsid w:val="00BB27A2"/>
    <w:rsid w:val="00BB29F9"/>
    <w:rsid w:val="00BB2B06"/>
    <w:rsid w:val="00BB2B16"/>
    <w:rsid w:val="00BB2E4E"/>
    <w:rsid w:val="00BB3151"/>
    <w:rsid w:val="00BB33A9"/>
    <w:rsid w:val="00BB35F3"/>
    <w:rsid w:val="00BB3877"/>
    <w:rsid w:val="00BB3A1B"/>
    <w:rsid w:val="00BB3BD5"/>
    <w:rsid w:val="00BB3C7E"/>
    <w:rsid w:val="00BB3E3C"/>
    <w:rsid w:val="00BB3FA7"/>
    <w:rsid w:val="00BB4706"/>
    <w:rsid w:val="00BB4893"/>
    <w:rsid w:val="00BB49C2"/>
    <w:rsid w:val="00BB503D"/>
    <w:rsid w:val="00BB50F7"/>
    <w:rsid w:val="00BB55A7"/>
    <w:rsid w:val="00BB5615"/>
    <w:rsid w:val="00BB57FE"/>
    <w:rsid w:val="00BB592C"/>
    <w:rsid w:val="00BB597E"/>
    <w:rsid w:val="00BB59C9"/>
    <w:rsid w:val="00BB6172"/>
    <w:rsid w:val="00BB658A"/>
    <w:rsid w:val="00BB68F1"/>
    <w:rsid w:val="00BB692C"/>
    <w:rsid w:val="00BB6DE8"/>
    <w:rsid w:val="00BB725D"/>
    <w:rsid w:val="00BB7F66"/>
    <w:rsid w:val="00BC01E6"/>
    <w:rsid w:val="00BC0487"/>
    <w:rsid w:val="00BC04C4"/>
    <w:rsid w:val="00BC056C"/>
    <w:rsid w:val="00BC05DC"/>
    <w:rsid w:val="00BC060F"/>
    <w:rsid w:val="00BC0705"/>
    <w:rsid w:val="00BC0935"/>
    <w:rsid w:val="00BC0986"/>
    <w:rsid w:val="00BC0A9D"/>
    <w:rsid w:val="00BC0C54"/>
    <w:rsid w:val="00BC0D67"/>
    <w:rsid w:val="00BC0F75"/>
    <w:rsid w:val="00BC12F7"/>
    <w:rsid w:val="00BC159D"/>
    <w:rsid w:val="00BC1DC9"/>
    <w:rsid w:val="00BC240C"/>
    <w:rsid w:val="00BC24AD"/>
    <w:rsid w:val="00BC24B4"/>
    <w:rsid w:val="00BC2B19"/>
    <w:rsid w:val="00BC2D7D"/>
    <w:rsid w:val="00BC3620"/>
    <w:rsid w:val="00BC3A60"/>
    <w:rsid w:val="00BC45F6"/>
    <w:rsid w:val="00BC4A6E"/>
    <w:rsid w:val="00BC4B04"/>
    <w:rsid w:val="00BC4C70"/>
    <w:rsid w:val="00BC584C"/>
    <w:rsid w:val="00BC5931"/>
    <w:rsid w:val="00BC5C1E"/>
    <w:rsid w:val="00BC6082"/>
    <w:rsid w:val="00BC60FD"/>
    <w:rsid w:val="00BC62AE"/>
    <w:rsid w:val="00BC647F"/>
    <w:rsid w:val="00BC65BA"/>
    <w:rsid w:val="00BC68F9"/>
    <w:rsid w:val="00BC69F0"/>
    <w:rsid w:val="00BC6CE8"/>
    <w:rsid w:val="00BC6D0D"/>
    <w:rsid w:val="00BC6F74"/>
    <w:rsid w:val="00BC7144"/>
    <w:rsid w:val="00BC7620"/>
    <w:rsid w:val="00BC7C71"/>
    <w:rsid w:val="00BC7E3C"/>
    <w:rsid w:val="00BD02A8"/>
    <w:rsid w:val="00BD059B"/>
    <w:rsid w:val="00BD088F"/>
    <w:rsid w:val="00BD0DA4"/>
    <w:rsid w:val="00BD0E6A"/>
    <w:rsid w:val="00BD0F2B"/>
    <w:rsid w:val="00BD0F70"/>
    <w:rsid w:val="00BD1367"/>
    <w:rsid w:val="00BD1600"/>
    <w:rsid w:val="00BD163F"/>
    <w:rsid w:val="00BD169E"/>
    <w:rsid w:val="00BD173D"/>
    <w:rsid w:val="00BD1DFC"/>
    <w:rsid w:val="00BD2085"/>
    <w:rsid w:val="00BD2270"/>
    <w:rsid w:val="00BD2409"/>
    <w:rsid w:val="00BD246B"/>
    <w:rsid w:val="00BD2529"/>
    <w:rsid w:val="00BD2884"/>
    <w:rsid w:val="00BD2A3C"/>
    <w:rsid w:val="00BD2B0F"/>
    <w:rsid w:val="00BD2D55"/>
    <w:rsid w:val="00BD2E7D"/>
    <w:rsid w:val="00BD3346"/>
    <w:rsid w:val="00BD361A"/>
    <w:rsid w:val="00BD3991"/>
    <w:rsid w:val="00BD4BCA"/>
    <w:rsid w:val="00BD4D83"/>
    <w:rsid w:val="00BD4D86"/>
    <w:rsid w:val="00BD4EA7"/>
    <w:rsid w:val="00BD4F07"/>
    <w:rsid w:val="00BD5091"/>
    <w:rsid w:val="00BD53F7"/>
    <w:rsid w:val="00BD5464"/>
    <w:rsid w:val="00BD56AE"/>
    <w:rsid w:val="00BD5B8D"/>
    <w:rsid w:val="00BD5C2F"/>
    <w:rsid w:val="00BD62F3"/>
    <w:rsid w:val="00BD631B"/>
    <w:rsid w:val="00BD641A"/>
    <w:rsid w:val="00BD6A16"/>
    <w:rsid w:val="00BD6BCE"/>
    <w:rsid w:val="00BD6DCF"/>
    <w:rsid w:val="00BD6E3A"/>
    <w:rsid w:val="00BD6F2E"/>
    <w:rsid w:val="00BD7004"/>
    <w:rsid w:val="00BD7262"/>
    <w:rsid w:val="00BD7C00"/>
    <w:rsid w:val="00BD7FAC"/>
    <w:rsid w:val="00BE020D"/>
    <w:rsid w:val="00BE0266"/>
    <w:rsid w:val="00BE0521"/>
    <w:rsid w:val="00BE0AD0"/>
    <w:rsid w:val="00BE11B7"/>
    <w:rsid w:val="00BE11F6"/>
    <w:rsid w:val="00BE130F"/>
    <w:rsid w:val="00BE1715"/>
    <w:rsid w:val="00BE20A4"/>
    <w:rsid w:val="00BE21CF"/>
    <w:rsid w:val="00BE2450"/>
    <w:rsid w:val="00BE24B0"/>
    <w:rsid w:val="00BE293F"/>
    <w:rsid w:val="00BE2C1E"/>
    <w:rsid w:val="00BE2C70"/>
    <w:rsid w:val="00BE2D72"/>
    <w:rsid w:val="00BE32E7"/>
    <w:rsid w:val="00BE3435"/>
    <w:rsid w:val="00BE37B4"/>
    <w:rsid w:val="00BE4364"/>
    <w:rsid w:val="00BE456B"/>
    <w:rsid w:val="00BE4585"/>
    <w:rsid w:val="00BE46DD"/>
    <w:rsid w:val="00BE4893"/>
    <w:rsid w:val="00BE495B"/>
    <w:rsid w:val="00BE506C"/>
    <w:rsid w:val="00BE51C2"/>
    <w:rsid w:val="00BE54F1"/>
    <w:rsid w:val="00BE6207"/>
    <w:rsid w:val="00BE62F6"/>
    <w:rsid w:val="00BE6376"/>
    <w:rsid w:val="00BE690B"/>
    <w:rsid w:val="00BE6DC3"/>
    <w:rsid w:val="00BE6E66"/>
    <w:rsid w:val="00BE70AC"/>
    <w:rsid w:val="00BE7310"/>
    <w:rsid w:val="00BE7364"/>
    <w:rsid w:val="00BE76F5"/>
    <w:rsid w:val="00BE7809"/>
    <w:rsid w:val="00BE7C8D"/>
    <w:rsid w:val="00BE7ED0"/>
    <w:rsid w:val="00BF034D"/>
    <w:rsid w:val="00BF0A9F"/>
    <w:rsid w:val="00BF0C1D"/>
    <w:rsid w:val="00BF0F5F"/>
    <w:rsid w:val="00BF1022"/>
    <w:rsid w:val="00BF144F"/>
    <w:rsid w:val="00BF1A87"/>
    <w:rsid w:val="00BF20B3"/>
    <w:rsid w:val="00BF2255"/>
    <w:rsid w:val="00BF2326"/>
    <w:rsid w:val="00BF2445"/>
    <w:rsid w:val="00BF2465"/>
    <w:rsid w:val="00BF2AE3"/>
    <w:rsid w:val="00BF2CAA"/>
    <w:rsid w:val="00BF2D98"/>
    <w:rsid w:val="00BF3359"/>
    <w:rsid w:val="00BF33CB"/>
    <w:rsid w:val="00BF340A"/>
    <w:rsid w:val="00BF3522"/>
    <w:rsid w:val="00BF39D0"/>
    <w:rsid w:val="00BF3A11"/>
    <w:rsid w:val="00BF3CBB"/>
    <w:rsid w:val="00BF3D85"/>
    <w:rsid w:val="00BF3DE3"/>
    <w:rsid w:val="00BF3F98"/>
    <w:rsid w:val="00BF4443"/>
    <w:rsid w:val="00BF44FE"/>
    <w:rsid w:val="00BF48E7"/>
    <w:rsid w:val="00BF4D9F"/>
    <w:rsid w:val="00BF4F59"/>
    <w:rsid w:val="00BF5019"/>
    <w:rsid w:val="00BF50DF"/>
    <w:rsid w:val="00BF5138"/>
    <w:rsid w:val="00BF516B"/>
    <w:rsid w:val="00BF51D7"/>
    <w:rsid w:val="00BF552F"/>
    <w:rsid w:val="00BF5F83"/>
    <w:rsid w:val="00BF5FE5"/>
    <w:rsid w:val="00BF60DF"/>
    <w:rsid w:val="00BF64C2"/>
    <w:rsid w:val="00BF65B7"/>
    <w:rsid w:val="00BF6649"/>
    <w:rsid w:val="00BF72DF"/>
    <w:rsid w:val="00BF74CC"/>
    <w:rsid w:val="00BF7558"/>
    <w:rsid w:val="00BF788D"/>
    <w:rsid w:val="00BF7A42"/>
    <w:rsid w:val="00BF7BA4"/>
    <w:rsid w:val="00BF7BD7"/>
    <w:rsid w:val="00C00A5F"/>
    <w:rsid w:val="00C00D27"/>
    <w:rsid w:val="00C00FB6"/>
    <w:rsid w:val="00C0102A"/>
    <w:rsid w:val="00C0127C"/>
    <w:rsid w:val="00C015E2"/>
    <w:rsid w:val="00C0167D"/>
    <w:rsid w:val="00C0174B"/>
    <w:rsid w:val="00C01DA8"/>
    <w:rsid w:val="00C01F85"/>
    <w:rsid w:val="00C01FA6"/>
    <w:rsid w:val="00C020AE"/>
    <w:rsid w:val="00C020DB"/>
    <w:rsid w:val="00C023FE"/>
    <w:rsid w:val="00C0256F"/>
    <w:rsid w:val="00C029BF"/>
    <w:rsid w:val="00C02ADC"/>
    <w:rsid w:val="00C03A2C"/>
    <w:rsid w:val="00C03E9E"/>
    <w:rsid w:val="00C04351"/>
    <w:rsid w:val="00C043BF"/>
    <w:rsid w:val="00C04757"/>
    <w:rsid w:val="00C04B06"/>
    <w:rsid w:val="00C04B5B"/>
    <w:rsid w:val="00C04CA7"/>
    <w:rsid w:val="00C05042"/>
    <w:rsid w:val="00C0528F"/>
    <w:rsid w:val="00C056C4"/>
    <w:rsid w:val="00C05907"/>
    <w:rsid w:val="00C05D95"/>
    <w:rsid w:val="00C06415"/>
    <w:rsid w:val="00C06F08"/>
    <w:rsid w:val="00C07294"/>
    <w:rsid w:val="00C07A37"/>
    <w:rsid w:val="00C07E5E"/>
    <w:rsid w:val="00C10057"/>
    <w:rsid w:val="00C1005E"/>
    <w:rsid w:val="00C100B3"/>
    <w:rsid w:val="00C11008"/>
    <w:rsid w:val="00C11351"/>
    <w:rsid w:val="00C11410"/>
    <w:rsid w:val="00C114B4"/>
    <w:rsid w:val="00C11679"/>
    <w:rsid w:val="00C117EC"/>
    <w:rsid w:val="00C1185A"/>
    <w:rsid w:val="00C11C0C"/>
    <w:rsid w:val="00C120E1"/>
    <w:rsid w:val="00C121B0"/>
    <w:rsid w:val="00C121DE"/>
    <w:rsid w:val="00C12693"/>
    <w:rsid w:val="00C12725"/>
    <w:rsid w:val="00C1275D"/>
    <w:rsid w:val="00C128F2"/>
    <w:rsid w:val="00C130B2"/>
    <w:rsid w:val="00C135BA"/>
    <w:rsid w:val="00C138E0"/>
    <w:rsid w:val="00C13FB3"/>
    <w:rsid w:val="00C1405C"/>
    <w:rsid w:val="00C14192"/>
    <w:rsid w:val="00C14224"/>
    <w:rsid w:val="00C14A18"/>
    <w:rsid w:val="00C14A4E"/>
    <w:rsid w:val="00C14AFC"/>
    <w:rsid w:val="00C14C2D"/>
    <w:rsid w:val="00C14CC5"/>
    <w:rsid w:val="00C14ED9"/>
    <w:rsid w:val="00C15057"/>
    <w:rsid w:val="00C15147"/>
    <w:rsid w:val="00C15290"/>
    <w:rsid w:val="00C153B9"/>
    <w:rsid w:val="00C156E0"/>
    <w:rsid w:val="00C159B4"/>
    <w:rsid w:val="00C15E69"/>
    <w:rsid w:val="00C15E75"/>
    <w:rsid w:val="00C16C2D"/>
    <w:rsid w:val="00C16D8B"/>
    <w:rsid w:val="00C16FE0"/>
    <w:rsid w:val="00C174DA"/>
    <w:rsid w:val="00C17976"/>
    <w:rsid w:val="00C17BF2"/>
    <w:rsid w:val="00C17DBB"/>
    <w:rsid w:val="00C200C9"/>
    <w:rsid w:val="00C20865"/>
    <w:rsid w:val="00C20A48"/>
    <w:rsid w:val="00C20A4A"/>
    <w:rsid w:val="00C20A97"/>
    <w:rsid w:val="00C21354"/>
    <w:rsid w:val="00C21428"/>
    <w:rsid w:val="00C21464"/>
    <w:rsid w:val="00C21610"/>
    <w:rsid w:val="00C21704"/>
    <w:rsid w:val="00C21905"/>
    <w:rsid w:val="00C21A4A"/>
    <w:rsid w:val="00C21A8B"/>
    <w:rsid w:val="00C21DBB"/>
    <w:rsid w:val="00C21E38"/>
    <w:rsid w:val="00C220F6"/>
    <w:rsid w:val="00C22553"/>
    <w:rsid w:val="00C22579"/>
    <w:rsid w:val="00C2258D"/>
    <w:rsid w:val="00C2272B"/>
    <w:rsid w:val="00C227BB"/>
    <w:rsid w:val="00C22824"/>
    <w:rsid w:val="00C22D7E"/>
    <w:rsid w:val="00C2373F"/>
    <w:rsid w:val="00C23A18"/>
    <w:rsid w:val="00C23CD0"/>
    <w:rsid w:val="00C2424D"/>
    <w:rsid w:val="00C243DF"/>
    <w:rsid w:val="00C2455C"/>
    <w:rsid w:val="00C249A7"/>
    <w:rsid w:val="00C24B5E"/>
    <w:rsid w:val="00C24F16"/>
    <w:rsid w:val="00C25257"/>
    <w:rsid w:val="00C25888"/>
    <w:rsid w:val="00C25DE3"/>
    <w:rsid w:val="00C269CD"/>
    <w:rsid w:val="00C27108"/>
    <w:rsid w:val="00C2710D"/>
    <w:rsid w:val="00C27223"/>
    <w:rsid w:val="00C27225"/>
    <w:rsid w:val="00C27242"/>
    <w:rsid w:val="00C273D7"/>
    <w:rsid w:val="00C276C4"/>
    <w:rsid w:val="00C27792"/>
    <w:rsid w:val="00C27858"/>
    <w:rsid w:val="00C27C17"/>
    <w:rsid w:val="00C27DAD"/>
    <w:rsid w:val="00C305A7"/>
    <w:rsid w:val="00C30A30"/>
    <w:rsid w:val="00C30B63"/>
    <w:rsid w:val="00C30BF9"/>
    <w:rsid w:val="00C30EB7"/>
    <w:rsid w:val="00C31673"/>
    <w:rsid w:val="00C3195D"/>
    <w:rsid w:val="00C31CDF"/>
    <w:rsid w:val="00C31D47"/>
    <w:rsid w:val="00C31E34"/>
    <w:rsid w:val="00C32031"/>
    <w:rsid w:val="00C322CA"/>
    <w:rsid w:val="00C32BEB"/>
    <w:rsid w:val="00C32D33"/>
    <w:rsid w:val="00C32F35"/>
    <w:rsid w:val="00C33474"/>
    <w:rsid w:val="00C3353D"/>
    <w:rsid w:val="00C337BC"/>
    <w:rsid w:val="00C3385A"/>
    <w:rsid w:val="00C33FDC"/>
    <w:rsid w:val="00C34146"/>
    <w:rsid w:val="00C34E84"/>
    <w:rsid w:val="00C34ED7"/>
    <w:rsid w:val="00C3515A"/>
    <w:rsid w:val="00C352FB"/>
    <w:rsid w:val="00C3534A"/>
    <w:rsid w:val="00C35350"/>
    <w:rsid w:val="00C35B03"/>
    <w:rsid w:val="00C35B80"/>
    <w:rsid w:val="00C35CB3"/>
    <w:rsid w:val="00C35E1B"/>
    <w:rsid w:val="00C35EC8"/>
    <w:rsid w:val="00C35F76"/>
    <w:rsid w:val="00C3604D"/>
    <w:rsid w:val="00C36172"/>
    <w:rsid w:val="00C3632B"/>
    <w:rsid w:val="00C36665"/>
    <w:rsid w:val="00C366E6"/>
    <w:rsid w:val="00C367EA"/>
    <w:rsid w:val="00C36B58"/>
    <w:rsid w:val="00C36BA7"/>
    <w:rsid w:val="00C36E6E"/>
    <w:rsid w:val="00C36EE2"/>
    <w:rsid w:val="00C3701F"/>
    <w:rsid w:val="00C3731C"/>
    <w:rsid w:val="00C3748A"/>
    <w:rsid w:val="00C37FAF"/>
    <w:rsid w:val="00C401AA"/>
    <w:rsid w:val="00C40633"/>
    <w:rsid w:val="00C4087E"/>
    <w:rsid w:val="00C409DF"/>
    <w:rsid w:val="00C40BCD"/>
    <w:rsid w:val="00C40D71"/>
    <w:rsid w:val="00C41388"/>
    <w:rsid w:val="00C418E3"/>
    <w:rsid w:val="00C418F0"/>
    <w:rsid w:val="00C4239A"/>
    <w:rsid w:val="00C42434"/>
    <w:rsid w:val="00C42485"/>
    <w:rsid w:val="00C4265A"/>
    <w:rsid w:val="00C42A66"/>
    <w:rsid w:val="00C42CC4"/>
    <w:rsid w:val="00C439E0"/>
    <w:rsid w:val="00C43CC5"/>
    <w:rsid w:val="00C43CED"/>
    <w:rsid w:val="00C441F3"/>
    <w:rsid w:val="00C44349"/>
    <w:rsid w:val="00C44A9E"/>
    <w:rsid w:val="00C44D0B"/>
    <w:rsid w:val="00C44DB3"/>
    <w:rsid w:val="00C44DE4"/>
    <w:rsid w:val="00C44EC2"/>
    <w:rsid w:val="00C44F9F"/>
    <w:rsid w:val="00C45228"/>
    <w:rsid w:val="00C45985"/>
    <w:rsid w:val="00C45A47"/>
    <w:rsid w:val="00C45C49"/>
    <w:rsid w:val="00C45E55"/>
    <w:rsid w:val="00C46139"/>
    <w:rsid w:val="00C46152"/>
    <w:rsid w:val="00C461C1"/>
    <w:rsid w:val="00C46286"/>
    <w:rsid w:val="00C47158"/>
    <w:rsid w:val="00C47633"/>
    <w:rsid w:val="00C47714"/>
    <w:rsid w:val="00C4790F"/>
    <w:rsid w:val="00C47D8D"/>
    <w:rsid w:val="00C5001F"/>
    <w:rsid w:val="00C50145"/>
    <w:rsid w:val="00C5018D"/>
    <w:rsid w:val="00C50539"/>
    <w:rsid w:val="00C50745"/>
    <w:rsid w:val="00C50919"/>
    <w:rsid w:val="00C50AD9"/>
    <w:rsid w:val="00C50D28"/>
    <w:rsid w:val="00C50D8A"/>
    <w:rsid w:val="00C512AB"/>
    <w:rsid w:val="00C51680"/>
    <w:rsid w:val="00C5171B"/>
    <w:rsid w:val="00C51750"/>
    <w:rsid w:val="00C518A8"/>
    <w:rsid w:val="00C51F84"/>
    <w:rsid w:val="00C5224B"/>
    <w:rsid w:val="00C528C5"/>
    <w:rsid w:val="00C52902"/>
    <w:rsid w:val="00C529A7"/>
    <w:rsid w:val="00C529C1"/>
    <w:rsid w:val="00C53272"/>
    <w:rsid w:val="00C53A5F"/>
    <w:rsid w:val="00C53C6B"/>
    <w:rsid w:val="00C54149"/>
    <w:rsid w:val="00C5443A"/>
    <w:rsid w:val="00C54551"/>
    <w:rsid w:val="00C54977"/>
    <w:rsid w:val="00C54A40"/>
    <w:rsid w:val="00C54C74"/>
    <w:rsid w:val="00C54D67"/>
    <w:rsid w:val="00C54FAF"/>
    <w:rsid w:val="00C55091"/>
    <w:rsid w:val="00C55224"/>
    <w:rsid w:val="00C55FEA"/>
    <w:rsid w:val="00C55FF1"/>
    <w:rsid w:val="00C56106"/>
    <w:rsid w:val="00C564F0"/>
    <w:rsid w:val="00C5683A"/>
    <w:rsid w:val="00C56F8C"/>
    <w:rsid w:val="00C57226"/>
    <w:rsid w:val="00C574BD"/>
    <w:rsid w:val="00C5757F"/>
    <w:rsid w:val="00C576E3"/>
    <w:rsid w:val="00C57858"/>
    <w:rsid w:val="00C5794B"/>
    <w:rsid w:val="00C57D11"/>
    <w:rsid w:val="00C609D2"/>
    <w:rsid w:val="00C60CDD"/>
    <w:rsid w:val="00C60F65"/>
    <w:rsid w:val="00C61093"/>
    <w:rsid w:val="00C610C5"/>
    <w:rsid w:val="00C614E3"/>
    <w:rsid w:val="00C616A6"/>
    <w:rsid w:val="00C61AB8"/>
    <w:rsid w:val="00C6230C"/>
    <w:rsid w:val="00C62A98"/>
    <w:rsid w:val="00C62C55"/>
    <w:rsid w:val="00C62CEE"/>
    <w:rsid w:val="00C62DF2"/>
    <w:rsid w:val="00C62E63"/>
    <w:rsid w:val="00C62F0F"/>
    <w:rsid w:val="00C63047"/>
    <w:rsid w:val="00C63312"/>
    <w:rsid w:val="00C63369"/>
    <w:rsid w:val="00C63680"/>
    <w:rsid w:val="00C63B45"/>
    <w:rsid w:val="00C63C02"/>
    <w:rsid w:val="00C63EAE"/>
    <w:rsid w:val="00C641A7"/>
    <w:rsid w:val="00C64206"/>
    <w:rsid w:val="00C64AFA"/>
    <w:rsid w:val="00C64BBA"/>
    <w:rsid w:val="00C64E06"/>
    <w:rsid w:val="00C6500A"/>
    <w:rsid w:val="00C651E3"/>
    <w:rsid w:val="00C65514"/>
    <w:rsid w:val="00C65539"/>
    <w:rsid w:val="00C6557D"/>
    <w:rsid w:val="00C664F1"/>
    <w:rsid w:val="00C666C7"/>
    <w:rsid w:val="00C66BA1"/>
    <w:rsid w:val="00C67894"/>
    <w:rsid w:val="00C7003F"/>
    <w:rsid w:val="00C7010A"/>
    <w:rsid w:val="00C7050D"/>
    <w:rsid w:val="00C70CA8"/>
    <w:rsid w:val="00C7128B"/>
    <w:rsid w:val="00C71596"/>
    <w:rsid w:val="00C71808"/>
    <w:rsid w:val="00C7182C"/>
    <w:rsid w:val="00C71A84"/>
    <w:rsid w:val="00C71D55"/>
    <w:rsid w:val="00C72193"/>
    <w:rsid w:val="00C72330"/>
    <w:rsid w:val="00C72382"/>
    <w:rsid w:val="00C724DE"/>
    <w:rsid w:val="00C7298F"/>
    <w:rsid w:val="00C72D1B"/>
    <w:rsid w:val="00C730C6"/>
    <w:rsid w:val="00C73244"/>
    <w:rsid w:val="00C7324A"/>
    <w:rsid w:val="00C73258"/>
    <w:rsid w:val="00C73B92"/>
    <w:rsid w:val="00C73DE1"/>
    <w:rsid w:val="00C745AC"/>
    <w:rsid w:val="00C74D90"/>
    <w:rsid w:val="00C751DA"/>
    <w:rsid w:val="00C75294"/>
    <w:rsid w:val="00C75327"/>
    <w:rsid w:val="00C7663A"/>
    <w:rsid w:val="00C767D5"/>
    <w:rsid w:val="00C76EB8"/>
    <w:rsid w:val="00C774DA"/>
    <w:rsid w:val="00C77705"/>
    <w:rsid w:val="00C77F48"/>
    <w:rsid w:val="00C80220"/>
    <w:rsid w:val="00C804C7"/>
    <w:rsid w:val="00C80597"/>
    <w:rsid w:val="00C80E06"/>
    <w:rsid w:val="00C80EB9"/>
    <w:rsid w:val="00C81301"/>
    <w:rsid w:val="00C81487"/>
    <w:rsid w:val="00C817B7"/>
    <w:rsid w:val="00C81C6C"/>
    <w:rsid w:val="00C81DDE"/>
    <w:rsid w:val="00C82012"/>
    <w:rsid w:val="00C82074"/>
    <w:rsid w:val="00C824C6"/>
    <w:rsid w:val="00C82BD8"/>
    <w:rsid w:val="00C82ED1"/>
    <w:rsid w:val="00C82FDD"/>
    <w:rsid w:val="00C8308C"/>
    <w:rsid w:val="00C83099"/>
    <w:rsid w:val="00C8378F"/>
    <w:rsid w:val="00C83833"/>
    <w:rsid w:val="00C839B6"/>
    <w:rsid w:val="00C840B0"/>
    <w:rsid w:val="00C8427D"/>
    <w:rsid w:val="00C84655"/>
    <w:rsid w:val="00C84B57"/>
    <w:rsid w:val="00C85B64"/>
    <w:rsid w:val="00C85B7D"/>
    <w:rsid w:val="00C85F3C"/>
    <w:rsid w:val="00C85F7D"/>
    <w:rsid w:val="00C86028"/>
    <w:rsid w:val="00C8647F"/>
    <w:rsid w:val="00C86587"/>
    <w:rsid w:val="00C8669B"/>
    <w:rsid w:val="00C86924"/>
    <w:rsid w:val="00C86E59"/>
    <w:rsid w:val="00C87047"/>
    <w:rsid w:val="00C871B8"/>
    <w:rsid w:val="00C87365"/>
    <w:rsid w:val="00C8747F"/>
    <w:rsid w:val="00C87736"/>
    <w:rsid w:val="00C87883"/>
    <w:rsid w:val="00C87993"/>
    <w:rsid w:val="00C87BE5"/>
    <w:rsid w:val="00C87CAD"/>
    <w:rsid w:val="00C87CFE"/>
    <w:rsid w:val="00C9016B"/>
    <w:rsid w:val="00C903F8"/>
    <w:rsid w:val="00C909EF"/>
    <w:rsid w:val="00C91477"/>
    <w:rsid w:val="00C919BE"/>
    <w:rsid w:val="00C91AE7"/>
    <w:rsid w:val="00C91BA6"/>
    <w:rsid w:val="00C91ED5"/>
    <w:rsid w:val="00C91FA2"/>
    <w:rsid w:val="00C92034"/>
    <w:rsid w:val="00C924A7"/>
    <w:rsid w:val="00C92A9A"/>
    <w:rsid w:val="00C92AEB"/>
    <w:rsid w:val="00C93860"/>
    <w:rsid w:val="00C938B6"/>
    <w:rsid w:val="00C93AFE"/>
    <w:rsid w:val="00C93D52"/>
    <w:rsid w:val="00C944CE"/>
    <w:rsid w:val="00C94A96"/>
    <w:rsid w:val="00C94F1B"/>
    <w:rsid w:val="00C94FE9"/>
    <w:rsid w:val="00C9572E"/>
    <w:rsid w:val="00C95960"/>
    <w:rsid w:val="00C95C54"/>
    <w:rsid w:val="00C95E9A"/>
    <w:rsid w:val="00C963CE"/>
    <w:rsid w:val="00C96561"/>
    <w:rsid w:val="00C967BE"/>
    <w:rsid w:val="00C967DE"/>
    <w:rsid w:val="00C96958"/>
    <w:rsid w:val="00C969C8"/>
    <w:rsid w:val="00C96CFE"/>
    <w:rsid w:val="00C96EB4"/>
    <w:rsid w:val="00C97296"/>
    <w:rsid w:val="00C972CF"/>
    <w:rsid w:val="00C97320"/>
    <w:rsid w:val="00C97506"/>
    <w:rsid w:val="00C97959"/>
    <w:rsid w:val="00C97ACD"/>
    <w:rsid w:val="00C97AE9"/>
    <w:rsid w:val="00C97CAB"/>
    <w:rsid w:val="00C97D94"/>
    <w:rsid w:val="00CA022B"/>
    <w:rsid w:val="00CA059F"/>
    <w:rsid w:val="00CA05CC"/>
    <w:rsid w:val="00CA08D3"/>
    <w:rsid w:val="00CA13B8"/>
    <w:rsid w:val="00CA1BF4"/>
    <w:rsid w:val="00CA1C11"/>
    <w:rsid w:val="00CA1D44"/>
    <w:rsid w:val="00CA2B2D"/>
    <w:rsid w:val="00CA2B5F"/>
    <w:rsid w:val="00CA2DBE"/>
    <w:rsid w:val="00CA2E38"/>
    <w:rsid w:val="00CA2F54"/>
    <w:rsid w:val="00CA3406"/>
    <w:rsid w:val="00CA38E1"/>
    <w:rsid w:val="00CA394E"/>
    <w:rsid w:val="00CA39BC"/>
    <w:rsid w:val="00CA3CD1"/>
    <w:rsid w:val="00CA3E96"/>
    <w:rsid w:val="00CA4172"/>
    <w:rsid w:val="00CA429F"/>
    <w:rsid w:val="00CA4480"/>
    <w:rsid w:val="00CA45CB"/>
    <w:rsid w:val="00CA49CD"/>
    <w:rsid w:val="00CA52CB"/>
    <w:rsid w:val="00CA581F"/>
    <w:rsid w:val="00CA5DDA"/>
    <w:rsid w:val="00CA6028"/>
    <w:rsid w:val="00CA67A7"/>
    <w:rsid w:val="00CA6B54"/>
    <w:rsid w:val="00CA6E86"/>
    <w:rsid w:val="00CA6F2B"/>
    <w:rsid w:val="00CA6FDA"/>
    <w:rsid w:val="00CA70E3"/>
    <w:rsid w:val="00CA71C6"/>
    <w:rsid w:val="00CA751E"/>
    <w:rsid w:val="00CA7636"/>
    <w:rsid w:val="00CA7E79"/>
    <w:rsid w:val="00CB005D"/>
    <w:rsid w:val="00CB0AE0"/>
    <w:rsid w:val="00CB111C"/>
    <w:rsid w:val="00CB1177"/>
    <w:rsid w:val="00CB1E3D"/>
    <w:rsid w:val="00CB1FF7"/>
    <w:rsid w:val="00CB243A"/>
    <w:rsid w:val="00CB2B8E"/>
    <w:rsid w:val="00CB2D8A"/>
    <w:rsid w:val="00CB2FD3"/>
    <w:rsid w:val="00CB337F"/>
    <w:rsid w:val="00CB33A1"/>
    <w:rsid w:val="00CB384F"/>
    <w:rsid w:val="00CB3BCD"/>
    <w:rsid w:val="00CB4080"/>
    <w:rsid w:val="00CB43BE"/>
    <w:rsid w:val="00CB4BB5"/>
    <w:rsid w:val="00CB5209"/>
    <w:rsid w:val="00CB53D3"/>
    <w:rsid w:val="00CB5598"/>
    <w:rsid w:val="00CB5D56"/>
    <w:rsid w:val="00CB6035"/>
    <w:rsid w:val="00CB6100"/>
    <w:rsid w:val="00CB614A"/>
    <w:rsid w:val="00CB62F8"/>
    <w:rsid w:val="00CB6475"/>
    <w:rsid w:val="00CB66F1"/>
    <w:rsid w:val="00CB6E70"/>
    <w:rsid w:val="00CB7C02"/>
    <w:rsid w:val="00CB7CBB"/>
    <w:rsid w:val="00CC01D5"/>
    <w:rsid w:val="00CC022C"/>
    <w:rsid w:val="00CC0460"/>
    <w:rsid w:val="00CC04C4"/>
    <w:rsid w:val="00CC05BE"/>
    <w:rsid w:val="00CC0944"/>
    <w:rsid w:val="00CC0BFB"/>
    <w:rsid w:val="00CC0E21"/>
    <w:rsid w:val="00CC0E8B"/>
    <w:rsid w:val="00CC14B7"/>
    <w:rsid w:val="00CC158A"/>
    <w:rsid w:val="00CC15D0"/>
    <w:rsid w:val="00CC199E"/>
    <w:rsid w:val="00CC1A39"/>
    <w:rsid w:val="00CC1D1B"/>
    <w:rsid w:val="00CC2032"/>
    <w:rsid w:val="00CC300E"/>
    <w:rsid w:val="00CC364C"/>
    <w:rsid w:val="00CC3672"/>
    <w:rsid w:val="00CC37FF"/>
    <w:rsid w:val="00CC396A"/>
    <w:rsid w:val="00CC3973"/>
    <w:rsid w:val="00CC3C03"/>
    <w:rsid w:val="00CC3F39"/>
    <w:rsid w:val="00CC40EB"/>
    <w:rsid w:val="00CC43D5"/>
    <w:rsid w:val="00CC45C9"/>
    <w:rsid w:val="00CC4897"/>
    <w:rsid w:val="00CC4C24"/>
    <w:rsid w:val="00CC5005"/>
    <w:rsid w:val="00CC5B74"/>
    <w:rsid w:val="00CC5C84"/>
    <w:rsid w:val="00CC5EB0"/>
    <w:rsid w:val="00CC5F4F"/>
    <w:rsid w:val="00CC64AC"/>
    <w:rsid w:val="00CC6633"/>
    <w:rsid w:val="00CC6C23"/>
    <w:rsid w:val="00CC6CCC"/>
    <w:rsid w:val="00CC6EDC"/>
    <w:rsid w:val="00CC7190"/>
    <w:rsid w:val="00CC7327"/>
    <w:rsid w:val="00CC7869"/>
    <w:rsid w:val="00CC7AB5"/>
    <w:rsid w:val="00CC7B0E"/>
    <w:rsid w:val="00CC7DA1"/>
    <w:rsid w:val="00CD09E9"/>
    <w:rsid w:val="00CD0A1D"/>
    <w:rsid w:val="00CD0CC6"/>
    <w:rsid w:val="00CD114A"/>
    <w:rsid w:val="00CD1483"/>
    <w:rsid w:val="00CD1D7A"/>
    <w:rsid w:val="00CD262A"/>
    <w:rsid w:val="00CD2858"/>
    <w:rsid w:val="00CD294D"/>
    <w:rsid w:val="00CD2D04"/>
    <w:rsid w:val="00CD300E"/>
    <w:rsid w:val="00CD3368"/>
    <w:rsid w:val="00CD3369"/>
    <w:rsid w:val="00CD336D"/>
    <w:rsid w:val="00CD3548"/>
    <w:rsid w:val="00CD36D4"/>
    <w:rsid w:val="00CD3879"/>
    <w:rsid w:val="00CD3C94"/>
    <w:rsid w:val="00CD3D28"/>
    <w:rsid w:val="00CD3FB1"/>
    <w:rsid w:val="00CD40B2"/>
    <w:rsid w:val="00CD42CC"/>
    <w:rsid w:val="00CD4440"/>
    <w:rsid w:val="00CD4590"/>
    <w:rsid w:val="00CD4682"/>
    <w:rsid w:val="00CD4CD2"/>
    <w:rsid w:val="00CD4E83"/>
    <w:rsid w:val="00CD4F60"/>
    <w:rsid w:val="00CD64D2"/>
    <w:rsid w:val="00CD6A20"/>
    <w:rsid w:val="00CD6EE0"/>
    <w:rsid w:val="00CD6FD6"/>
    <w:rsid w:val="00CD7254"/>
    <w:rsid w:val="00CD7835"/>
    <w:rsid w:val="00CD7A5B"/>
    <w:rsid w:val="00CD7AFC"/>
    <w:rsid w:val="00CD7DFD"/>
    <w:rsid w:val="00CE0190"/>
    <w:rsid w:val="00CE01E6"/>
    <w:rsid w:val="00CE0564"/>
    <w:rsid w:val="00CE07C1"/>
    <w:rsid w:val="00CE0A0C"/>
    <w:rsid w:val="00CE0B6D"/>
    <w:rsid w:val="00CE11E4"/>
    <w:rsid w:val="00CE141D"/>
    <w:rsid w:val="00CE189C"/>
    <w:rsid w:val="00CE19AC"/>
    <w:rsid w:val="00CE1B13"/>
    <w:rsid w:val="00CE1C44"/>
    <w:rsid w:val="00CE1E6D"/>
    <w:rsid w:val="00CE201C"/>
    <w:rsid w:val="00CE21BF"/>
    <w:rsid w:val="00CE251D"/>
    <w:rsid w:val="00CE2680"/>
    <w:rsid w:val="00CE2686"/>
    <w:rsid w:val="00CE2999"/>
    <w:rsid w:val="00CE2CEF"/>
    <w:rsid w:val="00CE2F68"/>
    <w:rsid w:val="00CE36A0"/>
    <w:rsid w:val="00CE36C4"/>
    <w:rsid w:val="00CE38B8"/>
    <w:rsid w:val="00CE38C7"/>
    <w:rsid w:val="00CE3C1F"/>
    <w:rsid w:val="00CE3F0A"/>
    <w:rsid w:val="00CE452A"/>
    <w:rsid w:val="00CE4A93"/>
    <w:rsid w:val="00CE50AD"/>
    <w:rsid w:val="00CE5606"/>
    <w:rsid w:val="00CE59F9"/>
    <w:rsid w:val="00CE5E93"/>
    <w:rsid w:val="00CE6188"/>
    <w:rsid w:val="00CE624A"/>
    <w:rsid w:val="00CE64D5"/>
    <w:rsid w:val="00CE65FD"/>
    <w:rsid w:val="00CE6A17"/>
    <w:rsid w:val="00CE6E63"/>
    <w:rsid w:val="00CE6F1D"/>
    <w:rsid w:val="00CE724E"/>
    <w:rsid w:val="00CE7547"/>
    <w:rsid w:val="00CE78BB"/>
    <w:rsid w:val="00CE78D3"/>
    <w:rsid w:val="00CE7C6F"/>
    <w:rsid w:val="00CE7DD0"/>
    <w:rsid w:val="00CF0074"/>
    <w:rsid w:val="00CF00F9"/>
    <w:rsid w:val="00CF011E"/>
    <w:rsid w:val="00CF0647"/>
    <w:rsid w:val="00CF07FD"/>
    <w:rsid w:val="00CF0BF0"/>
    <w:rsid w:val="00CF0D17"/>
    <w:rsid w:val="00CF1621"/>
    <w:rsid w:val="00CF1964"/>
    <w:rsid w:val="00CF199E"/>
    <w:rsid w:val="00CF1BBD"/>
    <w:rsid w:val="00CF1E6D"/>
    <w:rsid w:val="00CF1FA2"/>
    <w:rsid w:val="00CF1FC0"/>
    <w:rsid w:val="00CF1FF1"/>
    <w:rsid w:val="00CF224E"/>
    <w:rsid w:val="00CF2283"/>
    <w:rsid w:val="00CF23A5"/>
    <w:rsid w:val="00CF27CC"/>
    <w:rsid w:val="00CF281A"/>
    <w:rsid w:val="00CF2944"/>
    <w:rsid w:val="00CF2C94"/>
    <w:rsid w:val="00CF2E14"/>
    <w:rsid w:val="00CF2EB3"/>
    <w:rsid w:val="00CF306A"/>
    <w:rsid w:val="00CF3098"/>
    <w:rsid w:val="00CF368A"/>
    <w:rsid w:val="00CF36A8"/>
    <w:rsid w:val="00CF3738"/>
    <w:rsid w:val="00CF38A2"/>
    <w:rsid w:val="00CF401D"/>
    <w:rsid w:val="00CF4BB2"/>
    <w:rsid w:val="00CF5080"/>
    <w:rsid w:val="00CF50DF"/>
    <w:rsid w:val="00CF5414"/>
    <w:rsid w:val="00CF57B1"/>
    <w:rsid w:val="00CF5A8E"/>
    <w:rsid w:val="00CF5B6D"/>
    <w:rsid w:val="00CF5E97"/>
    <w:rsid w:val="00CF701A"/>
    <w:rsid w:val="00CF707D"/>
    <w:rsid w:val="00CF7312"/>
    <w:rsid w:val="00CF7A55"/>
    <w:rsid w:val="00CF7ADD"/>
    <w:rsid w:val="00CF7FE0"/>
    <w:rsid w:val="00D004AA"/>
    <w:rsid w:val="00D00CAC"/>
    <w:rsid w:val="00D01333"/>
    <w:rsid w:val="00D0161B"/>
    <w:rsid w:val="00D016ED"/>
    <w:rsid w:val="00D0202E"/>
    <w:rsid w:val="00D022D9"/>
    <w:rsid w:val="00D026E5"/>
    <w:rsid w:val="00D02AAE"/>
    <w:rsid w:val="00D02B17"/>
    <w:rsid w:val="00D03BD1"/>
    <w:rsid w:val="00D03C9D"/>
    <w:rsid w:val="00D04106"/>
    <w:rsid w:val="00D0437C"/>
    <w:rsid w:val="00D04B96"/>
    <w:rsid w:val="00D04BBF"/>
    <w:rsid w:val="00D04F64"/>
    <w:rsid w:val="00D04FE6"/>
    <w:rsid w:val="00D051F6"/>
    <w:rsid w:val="00D05380"/>
    <w:rsid w:val="00D05574"/>
    <w:rsid w:val="00D0558F"/>
    <w:rsid w:val="00D056CF"/>
    <w:rsid w:val="00D05751"/>
    <w:rsid w:val="00D05AF1"/>
    <w:rsid w:val="00D05C7A"/>
    <w:rsid w:val="00D06629"/>
    <w:rsid w:val="00D0663D"/>
    <w:rsid w:val="00D067FA"/>
    <w:rsid w:val="00D06E64"/>
    <w:rsid w:val="00D072AF"/>
    <w:rsid w:val="00D07CBF"/>
    <w:rsid w:val="00D07F59"/>
    <w:rsid w:val="00D07F72"/>
    <w:rsid w:val="00D1007F"/>
    <w:rsid w:val="00D100E5"/>
    <w:rsid w:val="00D10913"/>
    <w:rsid w:val="00D10957"/>
    <w:rsid w:val="00D10E4E"/>
    <w:rsid w:val="00D1107D"/>
    <w:rsid w:val="00D11080"/>
    <w:rsid w:val="00D1154D"/>
    <w:rsid w:val="00D11D1F"/>
    <w:rsid w:val="00D11EBC"/>
    <w:rsid w:val="00D11F8D"/>
    <w:rsid w:val="00D11FA3"/>
    <w:rsid w:val="00D120FC"/>
    <w:rsid w:val="00D12414"/>
    <w:rsid w:val="00D125C8"/>
    <w:rsid w:val="00D126B8"/>
    <w:rsid w:val="00D13CAB"/>
    <w:rsid w:val="00D13CC2"/>
    <w:rsid w:val="00D13D71"/>
    <w:rsid w:val="00D13D72"/>
    <w:rsid w:val="00D13DCD"/>
    <w:rsid w:val="00D140CB"/>
    <w:rsid w:val="00D1426C"/>
    <w:rsid w:val="00D14501"/>
    <w:rsid w:val="00D1465B"/>
    <w:rsid w:val="00D147AC"/>
    <w:rsid w:val="00D14949"/>
    <w:rsid w:val="00D14953"/>
    <w:rsid w:val="00D14B66"/>
    <w:rsid w:val="00D14F84"/>
    <w:rsid w:val="00D1500A"/>
    <w:rsid w:val="00D151A5"/>
    <w:rsid w:val="00D151AD"/>
    <w:rsid w:val="00D15685"/>
    <w:rsid w:val="00D15DCB"/>
    <w:rsid w:val="00D15F68"/>
    <w:rsid w:val="00D15F72"/>
    <w:rsid w:val="00D16050"/>
    <w:rsid w:val="00D1622F"/>
    <w:rsid w:val="00D16304"/>
    <w:rsid w:val="00D16450"/>
    <w:rsid w:val="00D1707C"/>
    <w:rsid w:val="00D172C3"/>
    <w:rsid w:val="00D1759F"/>
    <w:rsid w:val="00D177AB"/>
    <w:rsid w:val="00D178EB"/>
    <w:rsid w:val="00D2047C"/>
    <w:rsid w:val="00D2057E"/>
    <w:rsid w:val="00D20666"/>
    <w:rsid w:val="00D2068B"/>
    <w:rsid w:val="00D2069E"/>
    <w:rsid w:val="00D20BBD"/>
    <w:rsid w:val="00D20F3B"/>
    <w:rsid w:val="00D2119A"/>
    <w:rsid w:val="00D212D9"/>
    <w:rsid w:val="00D22036"/>
    <w:rsid w:val="00D220FF"/>
    <w:rsid w:val="00D224D9"/>
    <w:rsid w:val="00D22521"/>
    <w:rsid w:val="00D2253A"/>
    <w:rsid w:val="00D228E2"/>
    <w:rsid w:val="00D22900"/>
    <w:rsid w:val="00D2292E"/>
    <w:rsid w:val="00D22994"/>
    <w:rsid w:val="00D22BC9"/>
    <w:rsid w:val="00D230F4"/>
    <w:rsid w:val="00D233DB"/>
    <w:rsid w:val="00D23422"/>
    <w:rsid w:val="00D23D0A"/>
    <w:rsid w:val="00D2426A"/>
    <w:rsid w:val="00D24377"/>
    <w:rsid w:val="00D2454A"/>
    <w:rsid w:val="00D247AE"/>
    <w:rsid w:val="00D24C86"/>
    <w:rsid w:val="00D250B7"/>
    <w:rsid w:val="00D253B4"/>
    <w:rsid w:val="00D25C0D"/>
    <w:rsid w:val="00D25C9B"/>
    <w:rsid w:val="00D25D52"/>
    <w:rsid w:val="00D25EB8"/>
    <w:rsid w:val="00D26076"/>
    <w:rsid w:val="00D261EB"/>
    <w:rsid w:val="00D26702"/>
    <w:rsid w:val="00D26798"/>
    <w:rsid w:val="00D26B8E"/>
    <w:rsid w:val="00D26D16"/>
    <w:rsid w:val="00D270A0"/>
    <w:rsid w:val="00D2724A"/>
    <w:rsid w:val="00D273A8"/>
    <w:rsid w:val="00D274DA"/>
    <w:rsid w:val="00D27CC3"/>
    <w:rsid w:val="00D300FF"/>
    <w:rsid w:val="00D301F2"/>
    <w:rsid w:val="00D304DC"/>
    <w:rsid w:val="00D30919"/>
    <w:rsid w:val="00D3094C"/>
    <w:rsid w:val="00D30B39"/>
    <w:rsid w:val="00D30C60"/>
    <w:rsid w:val="00D30D2D"/>
    <w:rsid w:val="00D30D67"/>
    <w:rsid w:val="00D31258"/>
    <w:rsid w:val="00D32149"/>
    <w:rsid w:val="00D324DB"/>
    <w:rsid w:val="00D326B5"/>
    <w:rsid w:val="00D327BE"/>
    <w:rsid w:val="00D328E5"/>
    <w:rsid w:val="00D32B8C"/>
    <w:rsid w:val="00D32C13"/>
    <w:rsid w:val="00D3323E"/>
    <w:rsid w:val="00D33586"/>
    <w:rsid w:val="00D33589"/>
    <w:rsid w:val="00D3388F"/>
    <w:rsid w:val="00D33B69"/>
    <w:rsid w:val="00D3440E"/>
    <w:rsid w:val="00D34C1C"/>
    <w:rsid w:val="00D34C8A"/>
    <w:rsid w:val="00D34DA6"/>
    <w:rsid w:val="00D34F1D"/>
    <w:rsid w:val="00D34F3B"/>
    <w:rsid w:val="00D3537E"/>
    <w:rsid w:val="00D3572E"/>
    <w:rsid w:val="00D369FA"/>
    <w:rsid w:val="00D36B3A"/>
    <w:rsid w:val="00D36E3F"/>
    <w:rsid w:val="00D372DB"/>
    <w:rsid w:val="00D37548"/>
    <w:rsid w:val="00D376ED"/>
    <w:rsid w:val="00D37708"/>
    <w:rsid w:val="00D3795F"/>
    <w:rsid w:val="00D37D90"/>
    <w:rsid w:val="00D37EE1"/>
    <w:rsid w:val="00D37F06"/>
    <w:rsid w:val="00D40246"/>
    <w:rsid w:val="00D405F6"/>
    <w:rsid w:val="00D407E0"/>
    <w:rsid w:val="00D41418"/>
    <w:rsid w:val="00D4146A"/>
    <w:rsid w:val="00D4161A"/>
    <w:rsid w:val="00D419D5"/>
    <w:rsid w:val="00D41DC4"/>
    <w:rsid w:val="00D41DED"/>
    <w:rsid w:val="00D42171"/>
    <w:rsid w:val="00D4218F"/>
    <w:rsid w:val="00D42386"/>
    <w:rsid w:val="00D42394"/>
    <w:rsid w:val="00D4249B"/>
    <w:rsid w:val="00D428CE"/>
    <w:rsid w:val="00D42A7E"/>
    <w:rsid w:val="00D42DFD"/>
    <w:rsid w:val="00D42E14"/>
    <w:rsid w:val="00D43055"/>
    <w:rsid w:val="00D4346D"/>
    <w:rsid w:val="00D437EE"/>
    <w:rsid w:val="00D44500"/>
    <w:rsid w:val="00D4451F"/>
    <w:rsid w:val="00D445A6"/>
    <w:rsid w:val="00D44884"/>
    <w:rsid w:val="00D44E26"/>
    <w:rsid w:val="00D4508D"/>
    <w:rsid w:val="00D461D6"/>
    <w:rsid w:val="00D46AC0"/>
    <w:rsid w:val="00D46ADD"/>
    <w:rsid w:val="00D4724D"/>
    <w:rsid w:val="00D47464"/>
    <w:rsid w:val="00D477E2"/>
    <w:rsid w:val="00D47814"/>
    <w:rsid w:val="00D478A1"/>
    <w:rsid w:val="00D47DF9"/>
    <w:rsid w:val="00D47E96"/>
    <w:rsid w:val="00D47F24"/>
    <w:rsid w:val="00D500A5"/>
    <w:rsid w:val="00D500ED"/>
    <w:rsid w:val="00D502DF"/>
    <w:rsid w:val="00D507B4"/>
    <w:rsid w:val="00D50889"/>
    <w:rsid w:val="00D508D9"/>
    <w:rsid w:val="00D50963"/>
    <w:rsid w:val="00D50CD5"/>
    <w:rsid w:val="00D50E05"/>
    <w:rsid w:val="00D5129E"/>
    <w:rsid w:val="00D51A5B"/>
    <w:rsid w:val="00D51BB8"/>
    <w:rsid w:val="00D51E54"/>
    <w:rsid w:val="00D51F9F"/>
    <w:rsid w:val="00D52433"/>
    <w:rsid w:val="00D5287C"/>
    <w:rsid w:val="00D52AB0"/>
    <w:rsid w:val="00D52C2E"/>
    <w:rsid w:val="00D52DAE"/>
    <w:rsid w:val="00D530B0"/>
    <w:rsid w:val="00D5316A"/>
    <w:rsid w:val="00D53C9D"/>
    <w:rsid w:val="00D53D11"/>
    <w:rsid w:val="00D53E20"/>
    <w:rsid w:val="00D53E44"/>
    <w:rsid w:val="00D5453E"/>
    <w:rsid w:val="00D545EA"/>
    <w:rsid w:val="00D54A2C"/>
    <w:rsid w:val="00D54B4F"/>
    <w:rsid w:val="00D54B6C"/>
    <w:rsid w:val="00D54CFE"/>
    <w:rsid w:val="00D54FB7"/>
    <w:rsid w:val="00D552CE"/>
    <w:rsid w:val="00D5545F"/>
    <w:rsid w:val="00D55673"/>
    <w:rsid w:val="00D557FD"/>
    <w:rsid w:val="00D55850"/>
    <w:rsid w:val="00D55B71"/>
    <w:rsid w:val="00D55BAC"/>
    <w:rsid w:val="00D55D9A"/>
    <w:rsid w:val="00D56218"/>
    <w:rsid w:val="00D5638F"/>
    <w:rsid w:val="00D56852"/>
    <w:rsid w:val="00D5693A"/>
    <w:rsid w:val="00D5694D"/>
    <w:rsid w:val="00D56BD5"/>
    <w:rsid w:val="00D56D95"/>
    <w:rsid w:val="00D56F3D"/>
    <w:rsid w:val="00D57091"/>
    <w:rsid w:val="00D57499"/>
    <w:rsid w:val="00D57CAF"/>
    <w:rsid w:val="00D57DBF"/>
    <w:rsid w:val="00D57E4B"/>
    <w:rsid w:val="00D60164"/>
    <w:rsid w:val="00D60AE8"/>
    <w:rsid w:val="00D60B18"/>
    <w:rsid w:val="00D6150B"/>
    <w:rsid w:val="00D61561"/>
    <w:rsid w:val="00D61950"/>
    <w:rsid w:val="00D61E04"/>
    <w:rsid w:val="00D61E8C"/>
    <w:rsid w:val="00D62145"/>
    <w:rsid w:val="00D6229A"/>
    <w:rsid w:val="00D6273C"/>
    <w:rsid w:val="00D62A65"/>
    <w:rsid w:val="00D62A69"/>
    <w:rsid w:val="00D632D9"/>
    <w:rsid w:val="00D63449"/>
    <w:rsid w:val="00D6384A"/>
    <w:rsid w:val="00D63BC4"/>
    <w:rsid w:val="00D63F12"/>
    <w:rsid w:val="00D64001"/>
    <w:rsid w:val="00D643E3"/>
    <w:rsid w:val="00D64C3A"/>
    <w:rsid w:val="00D64C97"/>
    <w:rsid w:val="00D656CD"/>
    <w:rsid w:val="00D658F0"/>
    <w:rsid w:val="00D659CA"/>
    <w:rsid w:val="00D659CB"/>
    <w:rsid w:val="00D66087"/>
    <w:rsid w:val="00D66106"/>
    <w:rsid w:val="00D665D8"/>
    <w:rsid w:val="00D66CC2"/>
    <w:rsid w:val="00D66E15"/>
    <w:rsid w:val="00D67219"/>
    <w:rsid w:val="00D67359"/>
    <w:rsid w:val="00D674F1"/>
    <w:rsid w:val="00D67CF8"/>
    <w:rsid w:val="00D704D6"/>
    <w:rsid w:val="00D707E4"/>
    <w:rsid w:val="00D70F79"/>
    <w:rsid w:val="00D70FA1"/>
    <w:rsid w:val="00D71A89"/>
    <w:rsid w:val="00D71B11"/>
    <w:rsid w:val="00D723A3"/>
    <w:rsid w:val="00D72BD4"/>
    <w:rsid w:val="00D72CDD"/>
    <w:rsid w:val="00D72D2F"/>
    <w:rsid w:val="00D72D8A"/>
    <w:rsid w:val="00D72DC2"/>
    <w:rsid w:val="00D7302F"/>
    <w:rsid w:val="00D73413"/>
    <w:rsid w:val="00D73884"/>
    <w:rsid w:val="00D738B8"/>
    <w:rsid w:val="00D73BAF"/>
    <w:rsid w:val="00D73CDC"/>
    <w:rsid w:val="00D73D03"/>
    <w:rsid w:val="00D73F14"/>
    <w:rsid w:val="00D7448E"/>
    <w:rsid w:val="00D74717"/>
    <w:rsid w:val="00D74C29"/>
    <w:rsid w:val="00D74CDC"/>
    <w:rsid w:val="00D74F6C"/>
    <w:rsid w:val="00D7506B"/>
    <w:rsid w:val="00D750A7"/>
    <w:rsid w:val="00D750AF"/>
    <w:rsid w:val="00D75268"/>
    <w:rsid w:val="00D75473"/>
    <w:rsid w:val="00D754E5"/>
    <w:rsid w:val="00D75654"/>
    <w:rsid w:val="00D75793"/>
    <w:rsid w:val="00D7607A"/>
    <w:rsid w:val="00D761E9"/>
    <w:rsid w:val="00D7621D"/>
    <w:rsid w:val="00D76778"/>
    <w:rsid w:val="00D76A00"/>
    <w:rsid w:val="00D771AD"/>
    <w:rsid w:val="00D77246"/>
    <w:rsid w:val="00D772FC"/>
    <w:rsid w:val="00D773D3"/>
    <w:rsid w:val="00D774D2"/>
    <w:rsid w:val="00D775D6"/>
    <w:rsid w:val="00D77678"/>
    <w:rsid w:val="00D777F3"/>
    <w:rsid w:val="00D77AE3"/>
    <w:rsid w:val="00D77B25"/>
    <w:rsid w:val="00D77B4F"/>
    <w:rsid w:val="00D77B90"/>
    <w:rsid w:val="00D77F49"/>
    <w:rsid w:val="00D80050"/>
    <w:rsid w:val="00D800D1"/>
    <w:rsid w:val="00D8094C"/>
    <w:rsid w:val="00D80C03"/>
    <w:rsid w:val="00D80DDC"/>
    <w:rsid w:val="00D81009"/>
    <w:rsid w:val="00D81036"/>
    <w:rsid w:val="00D81BA7"/>
    <w:rsid w:val="00D81C41"/>
    <w:rsid w:val="00D82443"/>
    <w:rsid w:val="00D8284A"/>
    <w:rsid w:val="00D82EDB"/>
    <w:rsid w:val="00D832E5"/>
    <w:rsid w:val="00D83960"/>
    <w:rsid w:val="00D8398E"/>
    <w:rsid w:val="00D83AA4"/>
    <w:rsid w:val="00D83DF3"/>
    <w:rsid w:val="00D83F08"/>
    <w:rsid w:val="00D841C9"/>
    <w:rsid w:val="00D842E8"/>
    <w:rsid w:val="00D84526"/>
    <w:rsid w:val="00D84619"/>
    <w:rsid w:val="00D846BB"/>
    <w:rsid w:val="00D8496B"/>
    <w:rsid w:val="00D84ACD"/>
    <w:rsid w:val="00D85247"/>
    <w:rsid w:val="00D85A32"/>
    <w:rsid w:val="00D8618C"/>
    <w:rsid w:val="00D8673E"/>
    <w:rsid w:val="00D86859"/>
    <w:rsid w:val="00D86917"/>
    <w:rsid w:val="00D86B62"/>
    <w:rsid w:val="00D86BB8"/>
    <w:rsid w:val="00D86F8E"/>
    <w:rsid w:val="00D872E7"/>
    <w:rsid w:val="00D8732A"/>
    <w:rsid w:val="00D87525"/>
    <w:rsid w:val="00D8765C"/>
    <w:rsid w:val="00D87801"/>
    <w:rsid w:val="00D87ABB"/>
    <w:rsid w:val="00D87B28"/>
    <w:rsid w:val="00D87D29"/>
    <w:rsid w:val="00D90310"/>
    <w:rsid w:val="00D9089F"/>
    <w:rsid w:val="00D91009"/>
    <w:rsid w:val="00D91096"/>
    <w:rsid w:val="00D9117A"/>
    <w:rsid w:val="00D91357"/>
    <w:rsid w:val="00D9149D"/>
    <w:rsid w:val="00D91731"/>
    <w:rsid w:val="00D91D48"/>
    <w:rsid w:val="00D921EE"/>
    <w:rsid w:val="00D9223F"/>
    <w:rsid w:val="00D924BE"/>
    <w:rsid w:val="00D92611"/>
    <w:rsid w:val="00D928DC"/>
    <w:rsid w:val="00D92923"/>
    <w:rsid w:val="00D92924"/>
    <w:rsid w:val="00D92ACF"/>
    <w:rsid w:val="00D92B03"/>
    <w:rsid w:val="00D931C7"/>
    <w:rsid w:val="00D9372D"/>
    <w:rsid w:val="00D93875"/>
    <w:rsid w:val="00D93AC0"/>
    <w:rsid w:val="00D93DEB"/>
    <w:rsid w:val="00D93ED6"/>
    <w:rsid w:val="00D94143"/>
    <w:rsid w:val="00D9467D"/>
    <w:rsid w:val="00D94ADD"/>
    <w:rsid w:val="00D95041"/>
    <w:rsid w:val="00D9512F"/>
    <w:rsid w:val="00D95413"/>
    <w:rsid w:val="00D95964"/>
    <w:rsid w:val="00D95A17"/>
    <w:rsid w:val="00D95ECD"/>
    <w:rsid w:val="00D961FA"/>
    <w:rsid w:val="00D965EF"/>
    <w:rsid w:val="00D96B87"/>
    <w:rsid w:val="00D96C21"/>
    <w:rsid w:val="00D96DE2"/>
    <w:rsid w:val="00D96FE9"/>
    <w:rsid w:val="00D970BE"/>
    <w:rsid w:val="00D97139"/>
    <w:rsid w:val="00D974E8"/>
    <w:rsid w:val="00D974EF"/>
    <w:rsid w:val="00D97578"/>
    <w:rsid w:val="00D97B0E"/>
    <w:rsid w:val="00D97C3C"/>
    <w:rsid w:val="00DA0029"/>
    <w:rsid w:val="00DA0287"/>
    <w:rsid w:val="00DA0327"/>
    <w:rsid w:val="00DA0397"/>
    <w:rsid w:val="00DA1036"/>
    <w:rsid w:val="00DA110F"/>
    <w:rsid w:val="00DA17BE"/>
    <w:rsid w:val="00DA185D"/>
    <w:rsid w:val="00DA1D64"/>
    <w:rsid w:val="00DA2105"/>
    <w:rsid w:val="00DA223F"/>
    <w:rsid w:val="00DA23FE"/>
    <w:rsid w:val="00DA286D"/>
    <w:rsid w:val="00DA2CE0"/>
    <w:rsid w:val="00DA3395"/>
    <w:rsid w:val="00DA349E"/>
    <w:rsid w:val="00DA372A"/>
    <w:rsid w:val="00DA3E94"/>
    <w:rsid w:val="00DA3EF3"/>
    <w:rsid w:val="00DA433B"/>
    <w:rsid w:val="00DA435D"/>
    <w:rsid w:val="00DA4436"/>
    <w:rsid w:val="00DA4595"/>
    <w:rsid w:val="00DA47EB"/>
    <w:rsid w:val="00DA4F45"/>
    <w:rsid w:val="00DA50D4"/>
    <w:rsid w:val="00DA515B"/>
    <w:rsid w:val="00DA52FE"/>
    <w:rsid w:val="00DA53D2"/>
    <w:rsid w:val="00DA575E"/>
    <w:rsid w:val="00DA5867"/>
    <w:rsid w:val="00DA5ABD"/>
    <w:rsid w:val="00DA5BCD"/>
    <w:rsid w:val="00DA6145"/>
    <w:rsid w:val="00DA6164"/>
    <w:rsid w:val="00DA61EE"/>
    <w:rsid w:val="00DA6213"/>
    <w:rsid w:val="00DA6880"/>
    <w:rsid w:val="00DA6C4C"/>
    <w:rsid w:val="00DA71D4"/>
    <w:rsid w:val="00DA77A6"/>
    <w:rsid w:val="00DA7802"/>
    <w:rsid w:val="00DA78D9"/>
    <w:rsid w:val="00DA7D59"/>
    <w:rsid w:val="00DA7FE2"/>
    <w:rsid w:val="00DB06CB"/>
    <w:rsid w:val="00DB0883"/>
    <w:rsid w:val="00DB09E1"/>
    <w:rsid w:val="00DB0AF0"/>
    <w:rsid w:val="00DB1938"/>
    <w:rsid w:val="00DB1B2D"/>
    <w:rsid w:val="00DB2019"/>
    <w:rsid w:val="00DB208F"/>
    <w:rsid w:val="00DB215B"/>
    <w:rsid w:val="00DB2277"/>
    <w:rsid w:val="00DB2448"/>
    <w:rsid w:val="00DB245C"/>
    <w:rsid w:val="00DB27A5"/>
    <w:rsid w:val="00DB2929"/>
    <w:rsid w:val="00DB34A0"/>
    <w:rsid w:val="00DB3733"/>
    <w:rsid w:val="00DB380C"/>
    <w:rsid w:val="00DB3814"/>
    <w:rsid w:val="00DB3DFE"/>
    <w:rsid w:val="00DB3F73"/>
    <w:rsid w:val="00DB44E0"/>
    <w:rsid w:val="00DB4509"/>
    <w:rsid w:val="00DB4732"/>
    <w:rsid w:val="00DB5225"/>
    <w:rsid w:val="00DB543E"/>
    <w:rsid w:val="00DB5533"/>
    <w:rsid w:val="00DB5559"/>
    <w:rsid w:val="00DB5774"/>
    <w:rsid w:val="00DB5886"/>
    <w:rsid w:val="00DB62AD"/>
    <w:rsid w:val="00DB6434"/>
    <w:rsid w:val="00DB7119"/>
    <w:rsid w:val="00DB72D0"/>
    <w:rsid w:val="00DB751C"/>
    <w:rsid w:val="00DB752D"/>
    <w:rsid w:val="00DB7CE7"/>
    <w:rsid w:val="00DB7D1A"/>
    <w:rsid w:val="00DC01FB"/>
    <w:rsid w:val="00DC0735"/>
    <w:rsid w:val="00DC0A08"/>
    <w:rsid w:val="00DC0A33"/>
    <w:rsid w:val="00DC0C93"/>
    <w:rsid w:val="00DC129B"/>
    <w:rsid w:val="00DC1345"/>
    <w:rsid w:val="00DC1440"/>
    <w:rsid w:val="00DC145E"/>
    <w:rsid w:val="00DC151A"/>
    <w:rsid w:val="00DC1EB3"/>
    <w:rsid w:val="00DC1F1B"/>
    <w:rsid w:val="00DC2112"/>
    <w:rsid w:val="00DC2508"/>
    <w:rsid w:val="00DC25B5"/>
    <w:rsid w:val="00DC25D0"/>
    <w:rsid w:val="00DC29B3"/>
    <w:rsid w:val="00DC2FBC"/>
    <w:rsid w:val="00DC3236"/>
    <w:rsid w:val="00DC3595"/>
    <w:rsid w:val="00DC391A"/>
    <w:rsid w:val="00DC409B"/>
    <w:rsid w:val="00DC4202"/>
    <w:rsid w:val="00DC4608"/>
    <w:rsid w:val="00DC4622"/>
    <w:rsid w:val="00DC4799"/>
    <w:rsid w:val="00DC4882"/>
    <w:rsid w:val="00DC489D"/>
    <w:rsid w:val="00DC4AD0"/>
    <w:rsid w:val="00DC5072"/>
    <w:rsid w:val="00DC5790"/>
    <w:rsid w:val="00DC57CE"/>
    <w:rsid w:val="00DC5927"/>
    <w:rsid w:val="00DC59B1"/>
    <w:rsid w:val="00DC5E26"/>
    <w:rsid w:val="00DC5ED1"/>
    <w:rsid w:val="00DC630D"/>
    <w:rsid w:val="00DC6550"/>
    <w:rsid w:val="00DC6A62"/>
    <w:rsid w:val="00DC6BAC"/>
    <w:rsid w:val="00DC6CBD"/>
    <w:rsid w:val="00DC6E22"/>
    <w:rsid w:val="00DC7270"/>
    <w:rsid w:val="00DC78AA"/>
    <w:rsid w:val="00DC7AF7"/>
    <w:rsid w:val="00DC7C30"/>
    <w:rsid w:val="00DD0299"/>
    <w:rsid w:val="00DD02D8"/>
    <w:rsid w:val="00DD0646"/>
    <w:rsid w:val="00DD0AAF"/>
    <w:rsid w:val="00DD1372"/>
    <w:rsid w:val="00DD1776"/>
    <w:rsid w:val="00DD1D47"/>
    <w:rsid w:val="00DD1E09"/>
    <w:rsid w:val="00DD2124"/>
    <w:rsid w:val="00DD25D2"/>
    <w:rsid w:val="00DD2B36"/>
    <w:rsid w:val="00DD2E18"/>
    <w:rsid w:val="00DD3832"/>
    <w:rsid w:val="00DD3CC1"/>
    <w:rsid w:val="00DD426E"/>
    <w:rsid w:val="00DD4426"/>
    <w:rsid w:val="00DD46DD"/>
    <w:rsid w:val="00DD48C8"/>
    <w:rsid w:val="00DD48D7"/>
    <w:rsid w:val="00DD4A66"/>
    <w:rsid w:val="00DD4C2D"/>
    <w:rsid w:val="00DD5422"/>
    <w:rsid w:val="00DD577C"/>
    <w:rsid w:val="00DD59EB"/>
    <w:rsid w:val="00DD5C09"/>
    <w:rsid w:val="00DD5D89"/>
    <w:rsid w:val="00DD5FE5"/>
    <w:rsid w:val="00DD633E"/>
    <w:rsid w:val="00DD64EB"/>
    <w:rsid w:val="00DD6AC5"/>
    <w:rsid w:val="00DD6BBC"/>
    <w:rsid w:val="00DD6D78"/>
    <w:rsid w:val="00DD6F82"/>
    <w:rsid w:val="00DD721B"/>
    <w:rsid w:val="00DD7304"/>
    <w:rsid w:val="00DD7360"/>
    <w:rsid w:val="00DD763B"/>
    <w:rsid w:val="00DD7731"/>
    <w:rsid w:val="00DD7930"/>
    <w:rsid w:val="00DE02E9"/>
    <w:rsid w:val="00DE0AD2"/>
    <w:rsid w:val="00DE0AD9"/>
    <w:rsid w:val="00DE0DB3"/>
    <w:rsid w:val="00DE0DF0"/>
    <w:rsid w:val="00DE1400"/>
    <w:rsid w:val="00DE154E"/>
    <w:rsid w:val="00DE20FF"/>
    <w:rsid w:val="00DE22FB"/>
    <w:rsid w:val="00DE34D4"/>
    <w:rsid w:val="00DE3778"/>
    <w:rsid w:val="00DE3937"/>
    <w:rsid w:val="00DE3D9D"/>
    <w:rsid w:val="00DE4266"/>
    <w:rsid w:val="00DE4848"/>
    <w:rsid w:val="00DE4982"/>
    <w:rsid w:val="00DE4E13"/>
    <w:rsid w:val="00DE518A"/>
    <w:rsid w:val="00DE51F8"/>
    <w:rsid w:val="00DE526A"/>
    <w:rsid w:val="00DE56DB"/>
    <w:rsid w:val="00DE588E"/>
    <w:rsid w:val="00DE5E62"/>
    <w:rsid w:val="00DE5EF2"/>
    <w:rsid w:val="00DE5F06"/>
    <w:rsid w:val="00DE5FE0"/>
    <w:rsid w:val="00DE6536"/>
    <w:rsid w:val="00DE6548"/>
    <w:rsid w:val="00DE66B7"/>
    <w:rsid w:val="00DE6724"/>
    <w:rsid w:val="00DE691A"/>
    <w:rsid w:val="00DE69F2"/>
    <w:rsid w:val="00DE71FC"/>
    <w:rsid w:val="00DE7229"/>
    <w:rsid w:val="00DE7A4C"/>
    <w:rsid w:val="00DE7AF8"/>
    <w:rsid w:val="00DE7C83"/>
    <w:rsid w:val="00DF015C"/>
    <w:rsid w:val="00DF050A"/>
    <w:rsid w:val="00DF05EF"/>
    <w:rsid w:val="00DF0939"/>
    <w:rsid w:val="00DF0BF7"/>
    <w:rsid w:val="00DF0EBC"/>
    <w:rsid w:val="00DF0F7A"/>
    <w:rsid w:val="00DF0FBF"/>
    <w:rsid w:val="00DF1051"/>
    <w:rsid w:val="00DF13D1"/>
    <w:rsid w:val="00DF163F"/>
    <w:rsid w:val="00DF18CE"/>
    <w:rsid w:val="00DF21F8"/>
    <w:rsid w:val="00DF2237"/>
    <w:rsid w:val="00DF2627"/>
    <w:rsid w:val="00DF270A"/>
    <w:rsid w:val="00DF2871"/>
    <w:rsid w:val="00DF2873"/>
    <w:rsid w:val="00DF30F6"/>
    <w:rsid w:val="00DF3745"/>
    <w:rsid w:val="00DF3A34"/>
    <w:rsid w:val="00DF3B2A"/>
    <w:rsid w:val="00DF3CDF"/>
    <w:rsid w:val="00DF3FC8"/>
    <w:rsid w:val="00DF424C"/>
    <w:rsid w:val="00DF481E"/>
    <w:rsid w:val="00DF4921"/>
    <w:rsid w:val="00DF4DDF"/>
    <w:rsid w:val="00DF4F1C"/>
    <w:rsid w:val="00DF5516"/>
    <w:rsid w:val="00DF5586"/>
    <w:rsid w:val="00DF6029"/>
    <w:rsid w:val="00DF615B"/>
    <w:rsid w:val="00DF6202"/>
    <w:rsid w:val="00DF6701"/>
    <w:rsid w:val="00DF704A"/>
    <w:rsid w:val="00DF7210"/>
    <w:rsid w:val="00DF7A3F"/>
    <w:rsid w:val="00DF7CDD"/>
    <w:rsid w:val="00DF7FA8"/>
    <w:rsid w:val="00E000F9"/>
    <w:rsid w:val="00E003B4"/>
    <w:rsid w:val="00E0078E"/>
    <w:rsid w:val="00E00957"/>
    <w:rsid w:val="00E009E6"/>
    <w:rsid w:val="00E00A28"/>
    <w:rsid w:val="00E00D9F"/>
    <w:rsid w:val="00E01247"/>
    <w:rsid w:val="00E01453"/>
    <w:rsid w:val="00E01AAB"/>
    <w:rsid w:val="00E01B08"/>
    <w:rsid w:val="00E01B40"/>
    <w:rsid w:val="00E025B0"/>
    <w:rsid w:val="00E02A33"/>
    <w:rsid w:val="00E02C1B"/>
    <w:rsid w:val="00E02C6F"/>
    <w:rsid w:val="00E02DAE"/>
    <w:rsid w:val="00E02F48"/>
    <w:rsid w:val="00E033EE"/>
    <w:rsid w:val="00E036DA"/>
    <w:rsid w:val="00E03CB5"/>
    <w:rsid w:val="00E03CF3"/>
    <w:rsid w:val="00E03D86"/>
    <w:rsid w:val="00E03F5F"/>
    <w:rsid w:val="00E04422"/>
    <w:rsid w:val="00E0474A"/>
    <w:rsid w:val="00E04A24"/>
    <w:rsid w:val="00E04CB5"/>
    <w:rsid w:val="00E04DBB"/>
    <w:rsid w:val="00E04DC9"/>
    <w:rsid w:val="00E05066"/>
    <w:rsid w:val="00E0522E"/>
    <w:rsid w:val="00E05631"/>
    <w:rsid w:val="00E057AE"/>
    <w:rsid w:val="00E05929"/>
    <w:rsid w:val="00E05942"/>
    <w:rsid w:val="00E06C70"/>
    <w:rsid w:val="00E06D40"/>
    <w:rsid w:val="00E06E7D"/>
    <w:rsid w:val="00E07522"/>
    <w:rsid w:val="00E07528"/>
    <w:rsid w:val="00E07626"/>
    <w:rsid w:val="00E07B5C"/>
    <w:rsid w:val="00E07EFE"/>
    <w:rsid w:val="00E10599"/>
    <w:rsid w:val="00E10E6D"/>
    <w:rsid w:val="00E11162"/>
    <w:rsid w:val="00E11405"/>
    <w:rsid w:val="00E1150E"/>
    <w:rsid w:val="00E116ED"/>
    <w:rsid w:val="00E11EF6"/>
    <w:rsid w:val="00E12552"/>
    <w:rsid w:val="00E12747"/>
    <w:rsid w:val="00E1298D"/>
    <w:rsid w:val="00E12BE3"/>
    <w:rsid w:val="00E12D73"/>
    <w:rsid w:val="00E13111"/>
    <w:rsid w:val="00E13402"/>
    <w:rsid w:val="00E134DC"/>
    <w:rsid w:val="00E1350B"/>
    <w:rsid w:val="00E13640"/>
    <w:rsid w:val="00E13E90"/>
    <w:rsid w:val="00E13F83"/>
    <w:rsid w:val="00E13FE7"/>
    <w:rsid w:val="00E140CF"/>
    <w:rsid w:val="00E14162"/>
    <w:rsid w:val="00E15104"/>
    <w:rsid w:val="00E152D2"/>
    <w:rsid w:val="00E15B66"/>
    <w:rsid w:val="00E16643"/>
    <w:rsid w:val="00E1701D"/>
    <w:rsid w:val="00E17434"/>
    <w:rsid w:val="00E17681"/>
    <w:rsid w:val="00E178C5"/>
    <w:rsid w:val="00E17D37"/>
    <w:rsid w:val="00E20762"/>
    <w:rsid w:val="00E207EF"/>
    <w:rsid w:val="00E20A74"/>
    <w:rsid w:val="00E20B6E"/>
    <w:rsid w:val="00E20D0B"/>
    <w:rsid w:val="00E20DE0"/>
    <w:rsid w:val="00E21C61"/>
    <w:rsid w:val="00E21F06"/>
    <w:rsid w:val="00E21F19"/>
    <w:rsid w:val="00E223A2"/>
    <w:rsid w:val="00E22554"/>
    <w:rsid w:val="00E22738"/>
    <w:rsid w:val="00E227D9"/>
    <w:rsid w:val="00E22943"/>
    <w:rsid w:val="00E22E7B"/>
    <w:rsid w:val="00E2322C"/>
    <w:rsid w:val="00E23766"/>
    <w:rsid w:val="00E23ACB"/>
    <w:rsid w:val="00E24077"/>
    <w:rsid w:val="00E2428B"/>
    <w:rsid w:val="00E24419"/>
    <w:rsid w:val="00E2460B"/>
    <w:rsid w:val="00E24706"/>
    <w:rsid w:val="00E248CD"/>
    <w:rsid w:val="00E24931"/>
    <w:rsid w:val="00E250D8"/>
    <w:rsid w:val="00E25204"/>
    <w:rsid w:val="00E256A5"/>
    <w:rsid w:val="00E258B3"/>
    <w:rsid w:val="00E25C75"/>
    <w:rsid w:val="00E25F98"/>
    <w:rsid w:val="00E260A2"/>
    <w:rsid w:val="00E263ED"/>
    <w:rsid w:val="00E264D0"/>
    <w:rsid w:val="00E267E5"/>
    <w:rsid w:val="00E268E8"/>
    <w:rsid w:val="00E26ECD"/>
    <w:rsid w:val="00E270E0"/>
    <w:rsid w:val="00E27A7D"/>
    <w:rsid w:val="00E27D21"/>
    <w:rsid w:val="00E27F4D"/>
    <w:rsid w:val="00E30273"/>
    <w:rsid w:val="00E30698"/>
    <w:rsid w:val="00E30763"/>
    <w:rsid w:val="00E30781"/>
    <w:rsid w:val="00E30CF1"/>
    <w:rsid w:val="00E31634"/>
    <w:rsid w:val="00E31694"/>
    <w:rsid w:val="00E317A7"/>
    <w:rsid w:val="00E318AF"/>
    <w:rsid w:val="00E31A13"/>
    <w:rsid w:val="00E31ADF"/>
    <w:rsid w:val="00E31D25"/>
    <w:rsid w:val="00E31D2E"/>
    <w:rsid w:val="00E31D75"/>
    <w:rsid w:val="00E31F51"/>
    <w:rsid w:val="00E329B3"/>
    <w:rsid w:val="00E32ED7"/>
    <w:rsid w:val="00E32EE1"/>
    <w:rsid w:val="00E3304A"/>
    <w:rsid w:val="00E33A08"/>
    <w:rsid w:val="00E33A24"/>
    <w:rsid w:val="00E33A99"/>
    <w:rsid w:val="00E33F81"/>
    <w:rsid w:val="00E34124"/>
    <w:rsid w:val="00E34240"/>
    <w:rsid w:val="00E344AE"/>
    <w:rsid w:val="00E3457E"/>
    <w:rsid w:val="00E345BC"/>
    <w:rsid w:val="00E34606"/>
    <w:rsid w:val="00E34A78"/>
    <w:rsid w:val="00E34CA2"/>
    <w:rsid w:val="00E3557B"/>
    <w:rsid w:val="00E35635"/>
    <w:rsid w:val="00E3582D"/>
    <w:rsid w:val="00E35F56"/>
    <w:rsid w:val="00E35F7E"/>
    <w:rsid w:val="00E36103"/>
    <w:rsid w:val="00E3620A"/>
    <w:rsid w:val="00E36413"/>
    <w:rsid w:val="00E370F9"/>
    <w:rsid w:val="00E370FC"/>
    <w:rsid w:val="00E37687"/>
    <w:rsid w:val="00E3770B"/>
    <w:rsid w:val="00E377DF"/>
    <w:rsid w:val="00E378B3"/>
    <w:rsid w:val="00E37E1C"/>
    <w:rsid w:val="00E400ED"/>
    <w:rsid w:val="00E40432"/>
    <w:rsid w:val="00E4057C"/>
    <w:rsid w:val="00E4061E"/>
    <w:rsid w:val="00E40624"/>
    <w:rsid w:val="00E40798"/>
    <w:rsid w:val="00E408D1"/>
    <w:rsid w:val="00E40A17"/>
    <w:rsid w:val="00E40D7E"/>
    <w:rsid w:val="00E40D9C"/>
    <w:rsid w:val="00E40F50"/>
    <w:rsid w:val="00E41083"/>
    <w:rsid w:val="00E41273"/>
    <w:rsid w:val="00E419B1"/>
    <w:rsid w:val="00E41E8C"/>
    <w:rsid w:val="00E424A9"/>
    <w:rsid w:val="00E425BA"/>
    <w:rsid w:val="00E425D8"/>
    <w:rsid w:val="00E42649"/>
    <w:rsid w:val="00E4277C"/>
    <w:rsid w:val="00E42C67"/>
    <w:rsid w:val="00E430B1"/>
    <w:rsid w:val="00E431FD"/>
    <w:rsid w:val="00E43277"/>
    <w:rsid w:val="00E43331"/>
    <w:rsid w:val="00E4374E"/>
    <w:rsid w:val="00E43A1D"/>
    <w:rsid w:val="00E43D98"/>
    <w:rsid w:val="00E43F46"/>
    <w:rsid w:val="00E44083"/>
    <w:rsid w:val="00E4490B"/>
    <w:rsid w:val="00E4496A"/>
    <w:rsid w:val="00E44ADB"/>
    <w:rsid w:val="00E44BC6"/>
    <w:rsid w:val="00E450A0"/>
    <w:rsid w:val="00E4519E"/>
    <w:rsid w:val="00E451C1"/>
    <w:rsid w:val="00E451D8"/>
    <w:rsid w:val="00E4532F"/>
    <w:rsid w:val="00E4545D"/>
    <w:rsid w:val="00E458E6"/>
    <w:rsid w:val="00E45A45"/>
    <w:rsid w:val="00E45AE8"/>
    <w:rsid w:val="00E45B29"/>
    <w:rsid w:val="00E45B5A"/>
    <w:rsid w:val="00E45E78"/>
    <w:rsid w:val="00E461E0"/>
    <w:rsid w:val="00E4685B"/>
    <w:rsid w:val="00E46888"/>
    <w:rsid w:val="00E46EEB"/>
    <w:rsid w:val="00E470E5"/>
    <w:rsid w:val="00E4716B"/>
    <w:rsid w:val="00E472B5"/>
    <w:rsid w:val="00E47362"/>
    <w:rsid w:val="00E47488"/>
    <w:rsid w:val="00E47637"/>
    <w:rsid w:val="00E477D5"/>
    <w:rsid w:val="00E47CCC"/>
    <w:rsid w:val="00E5061C"/>
    <w:rsid w:val="00E50653"/>
    <w:rsid w:val="00E50ADC"/>
    <w:rsid w:val="00E50B31"/>
    <w:rsid w:val="00E50C53"/>
    <w:rsid w:val="00E50C74"/>
    <w:rsid w:val="00E51089"/>
    <w:rsid w:val="00E516F7"/>
    <w:rsid w:val="00E521BD"/>
    <w:rsid w:val="00E52B28"/>
    <w:rsid w:val="00E531AC"/>
    <w:rsid w:val="00E538E9"/>
    <w:rsid w:val="00E53CD6"/>
    <w:rsid w:val="00E53D77"/>
    <w:rsid w:val="00E542F7"/>
    <w:rsid w:val="00E54DD8"/>
    <w:rsid w:val="00E55524"/>
    <w:rsid w:val="00E55BEC"/>
    <w:rsid w:val="00E56460"/>
    <w:rsid w:val="00E5647E"/>
    <w:rsid w:val="00E566AA"/>
    <w:rsid w:val="00E566D2"/>
    <w:rsid w:val="00E5695F"/>
    <w:rsid w:val="00E56A8E"/>
    <w:rsid w:val="00E56C7D"/>
    <w:rsid w:val="00E57373"/>
    <w:rsid w:val="00E5761C"/>
    <w:rsid w:val="00E57970"/>
    <w:rsid w:val="00E579CB"/>
    <w:rsid w:val="00E57DC4"/>
    <w:rsid w:val="00E57EE1"/>
    <w:rsid w:val="00E6005F"/>
    <w:rsid w:val="00E60075"/>
    <w:rsid w:val="00E60149"/>
    <w:rsid w:val="00E60562"/>
    <w:rsid w:val="00E605A6"/>
    <w:rsid w:val="00E6073B"/>
    <w:rsid w:val="00E6096D"/>
    <w:rsid w:val="00E60ED6"/>
    <w:rsid w:val="00E6143A"/>
    <w:rsid w:val="00E6152E"/>
    <w:rsid w:val="00E617BB"/>
    <w:rsid w:val="00E61F9B"/>
    <w:rsid w:val="00E623DE"/>
    <w:rsid w:val="00E6267E"/>
    <w:rsid w:val="00E626FC"/>
    <w:rsid w:val="00E629DD"/>
    <w:rsid w:val="00E62AB9"/>
    <w:rsid w:val="00E62B03"/>
    <w:rsid w:val="00E62F94"/>
    <w:rsid w:val="00E63460"/>
    <w:rsid w:val="00E638BC"/>
    <w:rsid w:val="00E63A46"/>
    <w:rsid w:val="00E63E20"/>
    <w:rsid w:val="00E642E6"/>
    <w:rsid w:val="00E64862"/>
    <w:rsid w:val="00E64A2E"/>
    <w:rsid w:val="00E64DCF"/>
    <w:rsid w:val="00E65263"/>
    <w:rsid w:val="00E659AC"/>
    <w:rsid w:val="00E65A49"/>
    <w:rsid w:val="00E65F35"/>
    <w:rsid w:val="00E660C7"/>
    <w:rsid w:val="00E660C8"/>
    <w:rsid w:val="00E66606"/>
    <w:rsid w:val="00E668A0"/>
    <w:rsid w:val="00E6696D"/>
    <w:rsid w:val="00E66AE5"/>
    <w:rsid w:val="00E66B5C"/>
    <w:rsid w:val="00E66B5F"/>
    <w:rsid w:val="00E67952"/>
    <w:rsid w:val="00E679E7"/>
    <w:rsid w:val="00E67CF5"/>
    <w:rsid w:val="00E7023F"/>
    <w:rsid w:val="00E7038D"/>
    <w:rsid w:val="00E703B2"/>
    <w:rsid w:val="00E704EF"/>
    <w:rsid w:val="00E70AE1"/>
    <w:rsid w:val="00E70B83"/>
    <w:rsid w:val="00E70BED"/>
    <w:rsid w:val="00E70CFB"/>
    <w:rsid w:val="00E70D03"/>
    <w:rsid w:val="00E70DDA"/>
    <w:rsid w:val="00E7108E"/>
    <w:rsid w:val="00E71127"/>
    <w:rsid w:val="00E71325"/>
    <w:rsid w:val="00E716B1"/>
    <w:rsid w:val="00E717BB"/>
    <w:rsid w:val="00E71C4B"/>
    <w:rsid w:val="00E71FFC"/>
    <w:rsid w:val="00E72215"/>
    <w:rsid w:val="00E722DE"/>
    <w:rsid w:val="00E72930"/>
    <w:rsid w:val="00E72E39"/>
    <w:rsid w:val="00E734D5"/>
    <w:rsid w:val="00E73D6E"/>
    <w:rsid w:val="00E73E90"/>
    <w:rsid w:val="00E741F4"/>
    <w:rsid w:val="00E74234"/>
    <w:rsid w:val="00E74A8A"/>
    <w:rsid w:val="00E74B11"/>
    <w:rsid w:val="00E74BCC"/>
    <w:rsid w:val="00E74DBE"/>
    <w:rsid w:val="00E74E43"/>
    <w:rsid w:val="00E74FF4"/>
    <w:rsid w:val="00E753A7"/>
    <w:rsid w:val="00E75A0E"/>
    <w:rsid w:val="00E75D58"/>
    <w:rsid w:val="00E75EE7"/>
    <w:rsid w:val="00E75F16"/>
    <w:rsid w:val="00E764A2"/>
    <w:rsid w:val="00E769A7"/>
    <w:rsid w:val="00E76C30"/>
    <w:rsid w:val="00E77180"/>
    <w:rsid w:val="00E778EF"/>
    <w:rsid w:val="00E779B7"/>
    <w:rsid w:val="00E77B28"/>
    <w:rsid w:val="00E77B7B"/>
    <w:rsid w:val="00E77FF0"/>
    <w:rsid w:val="00E80226"/>
    <w:rsid w:val="00E8052B"/>
    <w:rsid w:val="00E805F2"/>
    <w:rsid w:val="00E806CD"/>
    <w:rsid w:val="00E80848"/>
    <w:rsid w:val="00E809DF"/>
    <w:rsid w:val="00E80AA5"/>
    <w:rsid w:val="00E80B66"/>
    <w:rsid w:val="00E8123D"/>
    <w:rsid w:val="00E81627"/>
    <w:rsid w:val="00E81B33"/>
    <w:rsid w:val="00E81CCD"/>
    <w:rsid w:val="00E82057"/>
    <w:rsid w:val="00E821DC"/>
    <w:rsid w:val="00E822D5"/>
    <w:rsid w:val="00E82979"/>
    <w:rsid w:val="00E82D60"/>
    <w:rsid w:val="00E82DB5"/>
    <w:rsid w:val="00E83064"/>
    <w:rsid w:val="00E839B0"/>
    <w:rsid w:val="00E83C1A"/>
    <w:rsid w:val="00E83DD9"/>
    <w:rsid w:val="00E841CB"/>
    <w:rsid w:val="00E843D8"/>
    <w:rsid w:val="00E8449F"/>
    <w:rsid w:val="00E8497E"/>
    <w:rsid w:val="00E84F38"/>
    <w:rsid w:val="00E84F6D"/>
    <w:rsid w:val="00E8507B"/>
    <w:rsid w:val="00E85208"/>
    <w:rsid w:val="00E859A5"/>
    <w:rsid w:val="00E85C34"/>
    <w:rsid w:val="00E85C90"/>
    <w:rsid w:val="00E85E09"/>
    <w:rsid w:val="00E85F52"/>
    <w:rsid w:val="00E86451"/>
    <w:rsid w:val="00E86AB7"/>
    <w:rsid w:val="00E86B55"/>
    <w:rsid w:val="00E86B67"/>
    <w:rsid w:val="00E86BCF"/>
    <w:rsid w:val="00E870B0"/>
    <w:rsid w:val="00E87308"/>
    <w:rsid w:val="00E87A2C"/>
    <w:rsid w:val="00E87FEF"/>
    <w:rsid w:val="00E90161"/>
    <w:rsid w:val="00E90783"/>
    <w:rsid w:val="00E90889"/>
    <w:rsid w:val="00E90AB9"/>
    <w:rsid w:val="00E90AE0"/>
    <w:rsid w:val="00E90AF9"/>
    <w:rsid w:val="00E90EB3"/>
    <w:rsid w:val="00E91166"/>
    <w:rsid w:val="00E912A2"/>
    <w:rsid w:val="00E9171D"/>
    <w:rsid w:val="00E91B86"/>
    <w:rsid w:val="00E91D93"/>
    <w:rsid w:val="00E92150"/>
    <w:rsid w:val="00E921AE"/>
    <w:rsid w:val="00E92292"/>
    <w:rsid w:val="00E922C5"/>
    <w:rsid w:val="00E92796"/>
    <w:rsid w:val="00E929C2"/>
    <w:rsid w:val="00E92B40"/>
    <w:rsid w:val="00E930CD"/>
    <w:rsid w:val="00E9350D"/>
    <w:rsid w:val="00E936AD"/>
    <w:rsid w:val="00E938E3"/>
    <w:rsid w:val="00E93981"/>
    <w:rsid w:val="00E93B41"/>
    <w:rsid w:val="00E93F69"/>
    <w:rsid w:val="00E942B4"/>
    <w:rsid w:val="00E943C3"/>
    <w:rsid w:val="00E94A42"/>
    <w:rsid w:val="00E94AC1"/>
    <w:rsid w:val="00E94DBE"/>
    <w:rsid w:val="00E950F6"/>
    <w:rsid w:val="00E9531A"/>
    <w:rsid w:val="00E9550D"/>
    <w:rsid w:val="00E95887"/>
    <w:rsid w:val="00E96095"/>
    <w:rsid w:val="00E963EC"/>
    <w:rsid w:val="00E96C7C"/>
    <w:rsid w:val="00E96CC0"/>
    <w:rsid w:val="00E96E53"/>
    <w:rsid w:val="00E970A6"/>
    <w:rsid w:val="00E97922"/>
    <w:rsid w:val="00E97D8F"/>
    <w:rsid w:val="00E97E1E"/>
    <w:rsid w:val="00EA0183"/>
    <w:rsid w:val="00EA06F5"/>
    <w:rsid w:val="00EA0B99"/>
    <w:rsid w:val="00EA1423"/>
    <w:rsid w:val="00EA165B"/>
    <w:rsid w:val="00EA166F"/>
    <w:rsid w:val="00EA197D"/>
    <w:rsid w:val="00EA1EF1"/>
    <w:rsid w:val="00EA2985"/>
    <w:rsid w:val="00EA2C63"/>
    <w:rsid w:val="00EA300A"/>
    <w:rsid w:val="00EA3025"/>
    <w:rsid w:val="00EA3030"/>
    <w:rsid w:val="00EA3301"/>
    <w:rsid w:val="00EA33E3"/>
    <w:rsid w:val="00EA35B7"/>
    <w:rsid w:val="00EA35F9"/>
    <w:rsid w:val="00EA38ED"/>
    <w:rsid w:val="00EA3C57"/>
    <w:rsid w:val="00EA4240"/>
    <w:rsid w:val="00EA42A0"/>
    <w:rsid w:val="00EA4337"/>
    <w:rsid w:val="00EA451B"/>
    <w:rsid w:val="00EA4757"/>
    <w:rsid w:val="00EA475E"/>
    <w:rsid w:val="00EA4976"/>
    <w:rsid w:val="00EA4E4B"/>
    <w:rsid w:val="00EA52FB"/>
    <w:rsid w:val="00EA5872"/>
    <w:rsid w:val="00EA5FD3"/>
    <w:rsid w:val="00EA685F"/>
    <w:rsid w:val="00EA691C"/>
    <w:rsid w:val="00EA6A6A"/>
    <w:rsid w:val="00EA6BBD"/>
    <w:rsid w:val="00EA7206"/>
    <w:rsid w:val="00EA72D4"/>
    <w:rsid w:val="00EA72D6"/>
    <w:rsid w:val="00EA73B2"/>
    <w:rsid w:val="00EA747C"/>
    <w:rsid w:val="00EA76AD"/>
    <w:rsid w:val="00EA7B91"/>
    <w:rsid w:val="00EA7C82"/>
    <w:rsid w:val="00EA7DC9"/>
    <w:rsid w:val="00EB003B"/>
    <w:rsid w:val="00EB05AA"/>
    <w:rsid w:val="00EB09C8"/>
    <w:rsid w:val="00EB0C62"/>
    <w:rsid w:val="00EB0DC5"/>
    <w:rsid w:val="00EB0E8C"/>
    <w:rsid w:val="00EB10A0"/>
    <w:rsid w:val="00EB1412"/>
    <w:rsid w:val="00EB15E6"/>
    <w:rsid w:val="00EB1890"/>
    <w:rsid w:val="00EB18E8"/>
    <w:rsid w:val="00EB1988"/>
    <w:rsid w:val="00EB2101"/>
    <w:rsid w:val="00EB21D2"/>
    <w:rsid w:val="00EB2778"/>
    <w:rsid w:val="00EB27FD"/>
    <w:rsid w:val="00EB2A73"/>
    <w:rsid w:val="00EB2FE3"/>
    <w:rsid w:val="00EB3CB4"/>
    <w:rsid w:val="00EB3D2F"/>
    <w:rsid w:val="00EB4298"/>
    <w:rsid w:val="00EB44C7"/>
    <w:rsid w:val="00EB4934"/>
    <w:rsid w:val="00EB4936"/>
    <w:rsid w:val="00EB49C1"/>
    <w:rsid w:val="00EB4A1F"/>
    <w:rsid w:val="00EB4D07"/>
    <w:rsid w:val="00EB4EBA"/>
    <w:rsid w:val="00EB4F31"/>
    <w:rsid w:val="00EB52C8"/>
    <w:rsid w:val="00EB536B"/>
    <w:rsid w:val="00EB5801"/>
    <w:rsid w:val="00EB594C"/>
    <w:rsid w:val="00EB5D5A"/>
    <w:rsid w:val="00EB62C9"/>
    <w:rsid w:val="00EB62D7"/>
    <w:rsid w:val="00EB66F6"/>
    <w:rsid w:val="00EB6BB4"/>
    <w:rsid w:val="00EB6D6C"/>
    <w:rsid w:val="00EB7312"/>
    <w:rsid w:val="00EB7775"/>
    <w:rsid w:val="00EB7895"/>
    <w:rsid w:val="00EB79C2"/>
    <w:rsid w:val="00EC03C2"/>
    <w:rsid w:val="00EC04B2"/>
    <w:rsid w:val="00EC057B"/>
    <w:rsid w:val="00EC068B"/>
    <w:rsid w:val="00EC0992"/>
    <w:rsid w:val="00EC0A24"/>
    <w:rsid w:val="00EC0B65"/>
    <w:rsid w:val="00EC10A9"/>
    <w:rsid w:val="00EC10EA"/>
    <w:rsid w:val="00EC1208"/>
    <w:rsid w:val="00EC16F3"/>
    <w:rsid w:val="00EC1876"/>
    <w:rsid w:val="00EC1A09"/>
    <w:rsid w:val="00EC1B64"/>
    <w:rsid w:val="00EC207D"/>
    <w:rsid w:val="00EC2108"/>
    <w:rsid w:val="00EC2213"/>
    <w:rsid w:val="00EC2311"/>
    <w:rsid w:val="00EC2561"/>
    <w:rsid w:val="00EC2B0F"/>
    <w:rsid w:val="00EC2BBC"/>
    <w:rsid w:val="00EC2D01"/>
    <w:rsid w:val="00EC2D22"/>
    <w:rsid w:val="00EC2F2C"/>
    <w:rsid w:val="00EC3120"/>
    <w:rsid w:val="00EC3177"/>
    <w:rsid w:val="00EC3D06"/>
    <w:rsid w:val="00EC40B6"/>
    <w:rsid w:val="00EC415C"/>
    <w:rsid w:val="00EC41D7"/>
    <w:rsid w:val="00EC4349"/>
    <w:rsid w:val="00EC471C"/>
    <w:rsid w:val="00EC473D"/>
    <w:rsid w:val="00EC4CF4"/>
    <w:rsid w:val="00EC4EE4"/>
    <w:rsid w:val="00EC4F07"/>
    <w:rsid w:val="00EC503A"/>
    <w:rsid w:val="00EC50AE"/>
    <w:rsid w:val="00EC53AA"/>
    <w:rsid w:val="00EC5435"/>
    <w:rsid w:val="00EC5463"/>
    <w:rsid w:val="00EC5604"/>
    <w:rsid w:val="00EC58C2"/>
    <w:rsid w:val="00EC5D2B"/>
    <w:rsid w:val="00EC5D75"/>
    <w:rsid w:val="00EC6237"/>
    <w:rsid w:val="00EC632A"/>
    <w:rsid w:val="00EC68D7"/>
    <w:rsid w:val="00EC6F85"/>
    <w:rsid w:val="00EC73F1"/>
    <w:rsid w:val="00EC7771"/>
    <w:rsid w:val="00EC79ED"/>
    <w:rsid w:val="00EC7D8E"/>
    <w:rsid w:val="00EC7DF7"/>
    <w:rsid w:val="00EC7F39"/>
    <w:rsid w:val="00EC7FD2"/>
    <w:rsid w:val="00ED04D6"/>
    <w:rsid w:val="00ED0A5C"/>
    <w:rsid w:val="00ED0E49"/>
    <w:rsid w:val="00ED12ED"/>
    <w:rsid w:val="00ED1763"/>
    <w:rsid w:val="00ED1CD2"/>
    <w:rsid w:val="00ED1DDE"/>
    <w:rsid w:val="00ED2099"/>
    <w:rsid w:val="00ED2410"/>
    <w:rsid w:val="00ED24EA"/>
    <w:rsid w:val="00ED271C"/>
    <w:rsid w:val="00ED298D"/>
    <w:rsid w:val="00ED2AE0"/>
    <w:rsid w:val="00ED2AE7"/>
    <w:rsid w:val="00ED2BB8"/>
    <w:rsid w:val="00ED2E8B"/>
    <w:rsid w:val="00ED303B"/>
    <w:rsid w:val="00ED30D8"/>
    <w:rsid w:val="00ED3560"/>
    <w:rsid w:val="00ED383A"/>
    <w:rsid w:val="00ED39EF"/>
    <w:rsid w:val="00ED3DD0"/>
    <w:rsid w:val="00ED3F94"/>
    <w:rsid w:val="00ED427D"/>
    <w:rsid w:val="00ED440C"/>
    <w:rsid w:val="00ED4618"/>
    <w:rsid w:val="00ED4A57"/>
    <w:rsid w:val="00ED5008"/>
    <w:rsid w:val="00ED538A"/>
    <w:rsid w:val="00ED5880"/>
    <w:rsid w:val="00ED5A5B"/>
    <w:rsid w:val="00ED5D7A"/>
    <w:rsid w:val="00ED6331"/>
    <w:rsid w:val="00ED6518"/>
    <w:rsid w:val="00ED6867"/>
    <w:rsid w:val="00ED696E"/>
    <w:rsid w:val="00ED6AB9"/>
    <w:rsid w:val="00ED6DED"/>
    <w:rsid w:val="00ED75BF"/>
    <w:rsid w:val="00ED7DCD"/>
    <w:rsid w:val="00ED7FCE"/>
    <w:rsid w:val="00EE006D"/>
    <w:rsid w:val="00EE0258"/>
    <w:rsid w:val="00EE025F"/>
    <w:rsid w:val="00EE027B"/>
    <w:rsid w:val="00EE02FA"/>
    <w:rsid w:val="00EE08B8"/>
    <w:rsid w:val="00EE1340"/>
    <w:rsid w:val="00EE13EB"/>
    <w:rsid w:val="00EE163A"/>
    <w:rsid w:val="00EE20E8"/>
    <w:rsid w:val="00EE2375"/>
    <w:rsid w:val="00EE268F"/>
    <w:rsid w:val="00EE27FE"/>
    <w:rsid w:val="00EE2941"/>
    <w:rsid w:val="00EE2AF3"/>
    <w:rsid w:val="00EE2B32"/>
    <w:rsid w:val="00EE3064"/>
    <w:rsid w:val="00EE3108"/>
    <w:rsid w:val="00EE3450"/>
    <w:rsid w:val="00EE3488"/>
    <w:rsid w:val="00EE3611"/>
    <w:rsid w:val="00EE3D0B"/>
    <w:rsid w:val="00EE437E"/>
    <w:rsid w:val="00EE43E8"/>
    <w:rsid w:val="00EE449E"/>
    <w:rsid w:val="00EE49E8"/>
    <w:rsid w:val="00EE521B"/>
    <w:rsid w:val="00EE5367"/>
    <w:rsid w:val="00EE554B"/>
    <w:rsid w:val="00EE56F4"/>
    <w:rsid w:val="00EE576E"/>
    <w:rsid w:val="00EE58B0"/>
    <w:rsid w:val="00EE5903"/>
    <w:rsid w:val="00EE5A5F"/>
    <w:rsid w:val="00EE5D5E"/>
    <w:rsid w:val="00EE5FFB"/>
    <w:rsid w:val="00EE6092"/>
    <w:rsid w:val="00EE6329"/>
    <w:rsid w:val="00EE6715"/>
    <w:rsid w:val="00EE6A9D"/>
    <w:rsid w:val="00EE6B3F"/>
    <w:rsid w:val="00EE6D2F"/>
    <w:rsid w:val="00EE74CA"/>
    <w:rsid w:val="00EE7848"/>
    <w:rsid w:val="00EE79E6"/>
    <w:rsid w:val="00EE7DE3"/>
    <w:rsid w:val="00EE7F5B"/>
    <w:rsid w:val="00EE7FBF"/>
    <w:rsid w:val="00EF0076"/>
    <w:rsid w:val="00EF0216"/>
    <w:rsid w:val="00EF0413"/>
    <w:rsid w:val="00EF058B"/>
    <w:rsid w:val="00EF0E28"/>
    <w:rsid w:val="00EF1655"/>
    <w:rsid w:val="00EF17BC"/>
    <w:rsid w:val="00EF18F9"/>
    <w:rsid w:val="00EF1B70"/>
    <w:rsid w:val="00EF1D58"/>
    <w:rsid w:val="00EF24C9"/>
    <w:rsid w:val="00EF277F"/>
    <w:rsid w:val="00EF2E7A"/>
    <w:rsid w:val="00EF33C7"/>
    <w:rsid w:val="00EF3558"/>
    <w:rsid w:val="00EF3B82"/>
    <w:rsid w:val="00EF3DD0"/>
    <w:rsid w:val="00EF4465"/>
    <w:rsid w:val="00EF4735"/>
    <w:rsid w:val="00EF4884"/>
    <w:rsid w:val="00EF4D7F"/>
    <w:rsid w:val="00EF5228"/>
    <w:rsid w:val="00EF5409"/>
    <w:rsid w:val="00EF5827"/>
    <w:rsid w:val="00EF582F"/>
    <w:rsid w:val="00EF6015"/>
    <w:rsid w:val="00EF601C"/>
    <w:rsid w:val="00EF641E"/>
    <w:rsid w:val="00EF684D"/>
    <w:rsid w:val="00EF685C"/>
    <w:rsid w:val="00EF6BFB"/>
    <w:rsid w:val="00EF6C10"/>
    <w:rsid w:val="00EF6F0C"/>
    <w:rsid w:val="00EF710A"/>
    <w:rsid w:val="00EF7291"/>
    <w:rsid w:val="00EF7582"/>
    <w:rsid w:val="00EF7B92"/>
    <w:rsid w:val="00EF7C72"/>
    <w:rsid w:val="00EF7D13"/>
    <w:rsid w:val="00F00260"/>
    <w:rsid w:val="00F00759"/>
    <w:rsid w:val="00F00762"/>
    <w:rsid w:val="00F007C5"/>
    <w:rsid w:val="00F007F4"/>
    <w:rsid w:val="00F01037"/>
    <w:rsid w:val="00F011C1"/>
    <w:rsid w:val="00F015F9"/>
    <w:rsid w:val="00F01E80"/>
    <w:rsid w:val="00F0207B"/>
    <w:rsid w:val="00F0211B"/>
    <w:rsid w:val="00F02382"/>
    <w:rsid w:val="00F0279D"/>
    <w:rsid w:val="00F0295F"/>
    <w:rsid w:val="00F02FAC"/>
    <w:rsid w:val="00F03588"/>
    <w:rsid w:val="00F039B9"/>
    <w:rsid w:val="00F039F8"/>
    <w:rsid w:val="00F03A6E"/>
    <w:rsid w:val="00F03C06"/>
    <w:rsid w:val="00F03C9C"/>
    <w:rsid w:val="00F03DC6"/>
    <w:rsid w:val="00F03F79"/>
    <w:rsid w:val="00F04175"/>
    <w:rsid w:val="00F04578"/>
    <w:rsid w:val="00F047B4"/>
    <w:rsid w:val="00F04A1A"/>
    <w:rsid w:val="00F04ADA"/>
    <w:rsid w:val="00F04ED6"/>
    <w:rsid w:val="00F050C7"/>
    <w:rsid w:val="00F05779"/>
    <w:rsid w:val="00F05C98"/>
    <w:rsid w:val="00F062C4"/>
    <w:rsid w:val="00F0651D"/>
    <w:rsid w:val="00F06608"/>
    <w:rsid w:val="00F06673"/>
    <w:rsid w:val="00F069AC"/>
    <w:rsid w:val="00F07067"/>
    <w:rsid w:val="00F070FD"/>
    <w:rsid w:val="00F077CF"/>
    <w:rsid w:val="00F0787A"/>
    <w:rsid w:val="00F078BC"/>
    <w:rsid w:val="00F079BB"/>
    <w:rsid w:val="00F07B32"/>
    <w:rsid w:val="00F07D19"/>
    <w:rsid w:val="00F10658"/>
    <w:rsid w:val="00F1093D"/>
    <w:rsid w:val="00F10FF0"/>
    <w:rsid w:val="00F111A3"/>
    <w:rsid w:val="00F11562"/>
    <w:rsid w:val="00F118DD"/>
    <w:rsid w:val="00F11A17"/>
    <w:rsid w:val="00F11AD3"/>
    <w:rsid w:val="00F11DAE"/>
    <w:rsid w:val="00F122E1"/>
    <w:rsid w:val="00F125B1"/>
    <w:rsid w:val="00F127C3"/>
    <w:rsid w:val="00F12B08"/>
    <w:rsid w:val="00F137AE"/>
    <w:rsid w:val="00F1398B"/>
    <w:rsid w:val="00F13C30"/>
    <w:rsid w:val="00F13D93"/>
    <w:rsid w:val="00F14287"/>
    <w:rsid w:val="00F1436E"/>
    <w:rsid w:val="00F14421"/>
    <w:rsid w:val="00F14448"/>
    <w:rsid w:val="00F1491F"/>
    <w:rsid w:val="00F149C1"/>
    <w:rsid w:val="00F1514A"/>
    <w:rsid w:val="00F1546A"/>
    <w:rsid w:val="00F15768"/>
    <w:rsid w:val="00F16B43"/>
    <w:rsid w:val="00F16D14"/>
    <w:rsid w:val="00F1742F"/>
    <w:rsid w:val="00F17663"/>
    <w:rsid w:val="00F1795E"/>
    <w:rsid w:val="00F17BAC"/>
    <w:rsid w:val="00F17C13"/>
    <w:rsid w:val="00F17D9F"/>
    <w:rsid w:val="00F17F93"/>
    <w:rsid w:val="00F17FBC"/>
    <w:rsid w:val="00F204FD"/>
    <w:rsid w:val="00F20B9F"/>
    <w:rsid w:val="00F21627"/>
    <w:rsid w:val="00F2173F"/>
    <w:rsid w:val="00F21857"/>
    <w:rsid w:val="00F219D3"/>
    <w:rsid w:val="00F21D25"/>
    <w:rsid w:val="00F22173"/>
    <w:rsid w:val="00F22427"/>
    <w:rsid w:val="00F22581"/>
    <w:rsid w:val="00F226FB"/>
    <w:rsid w:val="00F227C0"/>
    <w:rsid w:val="00F227F8"/>
    <w:rsid w:val="00F22881"/>
    <w:rsid w:val="00F22A4F"/>
    <w:rsid w:val="00F22BB2"/>
    <w:rsid w:val="00F22D72"/>
    <w:rsid w:val="00F22EE4"/>
    <w:rsid w:val="00F2325A"/>
    <w:rsid w:val="00F23563"/>
    <w:rsid w:val="00F23583"/>
    <w:rsid w:val="00F238E2"/>
    <w:rsid w:val="00F23A39"/>
    <w:rsid w:val="00F23A9A"/>
    <w:rsid w:val="00F23AF3"/>
    <w:rsid w:val="00F23CEC"/>
    <w:rsid w:val="00F23FEE"/>
    <w:rsid w:val="00F24500"/>
    <w:rsid w:val="00F24513"/>
    <w:rsid w:val="00F24786"/>
    <w:rsid w:val="00F247CD"/>
    <w:rsid w:val="00F24852"/>
    <w:rsid w:val="00F24880"/>
    <w:rsid w:val="00F24B16"/>
    <w:rsid w:val="00F24BF2"/>
    <w:rsid w:val="00F24C5D"/>
    <w:rsid w:val="00F24DE0"/>
    <w:rsid w:val="00F253FF"/>
    <w:rsid w:val="00F25509"/>
    <w:rsid w:val="00F257AC"/>
    <w:rsid w:val="00F2587F"/>
    <w:rsid w:val="00F25D01"/>
    <w:rsid w:val="00F25EC3"/>
    <w:rsid w:val="00F260AB"/>
    <w:rsid w:val="00F264CC"/>
    <w:rsid w:val="00F26B38"/>
    <w:rsid w:val="00F26DDA"/>
    <w:rsid w:val="00F26E62"/>
    <w:rsid w:val="00F26E7E"/>
    <w:rsid w:val="00F2706A"/>
    <w:rsid w:val="00F27109"/>
    <w:rsid w:val="00F30145"/>
    <w:rsid w:val="00F3052B"/>
    <w:rsid w:val="00F30AFD"/>
    <w:rsid w:val="00F30EDC"/>
    <w:rsid w:val="00F31037"/>
    <w:rsid w:val="00F31761"/>
    <w:rsid w:val="00F31C4E"/>
    <w:rsid w:val="00F32017"/>
    <w:rsid w:val="00F320E1"/>
    <w:rsid w:val="00F32469"/>
    <w:rsid w:val="00F3256D"/>
    <w:rsid w:val="00F32775"/>
    <w:rsid w:val="00F32B2B"/>
    <w:rsid w:val="00F32BD5"/>
    <w:rsid w:val="00F33ABC"/>
    <w:rsid w:val="00F33E19"/>
    <w:rsid w:val="00F33E60"/>
    <w:rsid w:val="00F34528"/>
    <w:rsid w:val="00F347C6"/>
    <w:rsid w:val="00F34885"/>
    <w:rsid w:val="00F34A6F"/>
    <w:rsid w:val="00F34CFA"/>
    <w:rsid w:val="00F350AF"/>
    <w:rsid w:val="00F3539E"/>
    <w:rsid w:val="00F355C1"/>
    <w:rsid w:val="00F35802"/>
    <w:rsid w:val="00F358DC"/>
    <w:rsid w:val="00F3650D"/>
    <w:rsid w:val="00F365D1"/>
    <w:rsid w:val="00F3687F"/>
    <w:rsid w:val="00F368CC"/>
    <w:rsid w:val="00F36962"/>
    <w:rsid w:val="00F36F55"/>
    <w:rsid w:val="00F37283"/>
    <w:rsid w:val="00F375D1"/>
    <w:rsid w:val="00F377AC"/>
    <w:rsid w:val="00F3795F"/>
    <w:rsid w:val="00F37BF9"/>
    <w:rsid w:val="00F40176"/>
    <w:rsid w:val="00F404C0"/>
    <w:rsid w:val="00F40574"/>
    <w:rsid w:val="00F4070E"/>
    <w:rsid w:val="00F4110D"/>
    <w:rsid w:val="00F4141B"/>
    <w:rsid w:val="00F414B2"/>
    <w:rsid w:val="00F41A9B"/>
    <w:rsid w:val="00F41D58"/>
    <w:rsid w:val="00F41F46"/>
    <w:rsid w:val="00F4215B"/>
    <w:rsid w:val="00F424F9"/>
    <w:rsid w:val="00F42664"/>
    <w:rsid w:val="00F42719"/>
    <w:rsid w:val="00F42DC4"/>
    <w:rsid w:val="00F42E2C"/>
    <w:rsid w:val="00F42FF3"/>
    <w:rsid w:val="00F431E8"/>
    <w:rsid w:val="00F4378C"/>
    <w:rsid w:val="00F4382B"/>
    <w:rsid w:val="00F438D2"/>
    <w:rsid w:val="00F43BD6"/>
    <w:rsid w:val="00F43F0D"/>
    <w:rsid w:val="00F43FE4"/>
    <w:rsid w:val="00F440DA"/>
    <w:rsid w:val="00F440EC"/>
    <w:rsid w:val="00F445E8"/>
    <w:rsid w:val="00F4467F"/>
    <w:rsid w:val="00F447C2"/>
    <w:rsid w:val="00F44851"/>
    <w:rsid w:val="00F44C2E"/>
    <w:rsid w:val="00F44ED6"/>
    <w:rsid w:val="00F451D2"/>
    <w:rsid w:val="00F4540B"/>
    <w:rsid w:val="00F45587"/>
    <w:rsid w:val="00F456AB"/>
    <w:rsid w:val="00F4574E"/>
    <w:rsid w:val="00F45986"/>
    <w:rsid w:val="00F46133"/>
    <w:rsid w:val="00F4614D"/>
    <w:rsid w:val="00F464AC"/>
    <w:rsid w:val="00F46671"/>
    <w:rsid w:val="00F46C45"/>
    <w:rsid w:val="00F46F63"/>
    <w:rsid w:val="00F475D1"/>
    <w:rsid w:val="00F47A76"/>
    <w:rsid w:val="00F47B98"/>
    <w:rsid w:val="00F47BF3"/>
    <w:rsid w:val="00F47C13"/>
    <w:rsid w:val="00F500FB"/>
    <w:rsid w:val="00F5011D"/>
    <w:rsid w:val="00F507B2"/>
    <w:rsid w:val="00F5095E"/>
    <w:rsid w:val="00F50AD7"/>
    <w:rsid w:val="00F50C51"/>
    <w:rsid w:val="00F50D06"/>
    <w:rsid w:val="00F50EF4"/>
    <w:rsid w:val="00F51F78"/>
    <w:rsid w:val="00F527A9"/>
    <w:rsid w:val="00F52872"/>
    <w:rsid w:val="00F528DD"/>
    <w:rsid w:val="00F52A86"/>
    <w:rsid w:val="00F53CCC"/>
    <w:rsid w:val="00F5446B"/>
    <w:rsid w:val="00F54674"/>
    <w:rsid w:val="00F54B64"/>
    <w:rsid w:val="00F550DB"/>
    <w:rsid w:val="00F551E7"/>
    <w:rsid w:val="00F5530D"/>
    <w:rsid w:val="00F55322"/>
    <w:rsid w:val="00F55404"/>
    <w:rsid w:val="00F55507"/>
    <w:rsid w:val="00F55517"/>
    <w:rsid w:val="00F5552D"/>
    <w:rsid w:val="00F55A04"/>
    <w:rsid w:val="00F55DB2"/>
    <w:rsid w:val="00F55DD3"/>
    <w:rsid w:val="00F55E80"/>
    <w:rsid w:val="00F561AC"/>
    <w:rsid w:val="00F563D2"/>
    <w:rsid w:val="00F56455"/>
    <w:rsid w:val="00F565AE"/>
    <w:rsid w:val="00F5663A"/>
    <w:rsid w:val="00F574C1"/>
    <w:rsid w:val="00F576F1"/>
    <w:rsid w:val="00F57ACE"/>
    <w:rsid w:val="00F57FC2"/>
    <w:rsid w:val="00F603CB"/>
    <w:rsid w:val="00F605B7"/>
    <w:rsid w:val="00F60812"/>
    <w:rsid w:val="00F60CEB"/>
    <w:rsid w:val="00F60CF0"/>
    <w:rsid w:val="00F60D55"/>
    <w:rsid w:val="00F60D70"/>
    <w:rsid w:val="00F61183"/>
    <w:rsid w:val="00F6124C"/>
    <w:rsid w:val="00F61289"/>
    <w:rsid w:val="00F61610"/>
    <w:rsid w:val="00F61CCF"/>
    <w:rsid w:val="00F621CC"/>
    <w:rsid w:val="00F621F6"/>
    <w:rsid w:val="00F6229E"/>
    <w:rsid w:val="00F622BD"/>
    <w:rsid w:val="00F62756"/>
    <w:rsid w:val="00F62DCC"/>
    <w:rsid w:val="00F631A5"/>
    <w:rsid w:val="00F6325A"/>
    <w:rsid w:val="00F643C9"/>
    <w:rsid w:val="00F64698"/>
    <w:rsid w:val="00F64771"/>
    <w:rsid w:val="00F64A5F"/>
    <w:rsid w:val="00F64A8C"/>
    <w:rsid w:val="00F64E3D"/>
    <w:rsid w:val="00F651CB"/>
    <w:rsid w:val="00F651DE"/>
    <w:rsid w:val="00F652D7"/>
    <w:rsid w:val="00F653FE"/>
    <w:rsid w:val="00F6559A"/>
    <w:rsid w:val="00F65849"/>
    <w:rsid w:val="00F658EE"/>
    <w:rsid w:val="00F65C79"/>
    <w:rsid w:val="00F660CD"/>
    <w:rsid w:val="00F66157"/>
    <w:rsid w:val="00F6619F"/>
    <w:rsid w:val="00F66336"/>
    <w:rsid w:val="00F665C0"/>
    <w:rsid w:val="00F66732"/>
    <w:rsid w:val="00F66D51"/>
    <w:rsid w:val="00F672A2"/>
    <w:rsid w:val="00F67670"/>
    <w:rsid w:val="00F67853"/>
    <w:rsid w:val="00F678A3"/>
    <w:rsid w:val="00F67B26"/>
    <w:rsid w:val="00F67B35"/>
    <w:rsid w:val="00F67B40"/>
    <w:rsid w:val="00F67C60"/>
    <w:rsid w:val="00F67E0C"/>
    <w:rsid w:val="00F701FF"/>
    <w:rsid w:val="00F709F2"/>
    <w:rsid w:val="00F71088"/>
    <w:rsid w:val="00F7129B"/>
    <w:rsid w:val="00F712A3"/>
    <w:rsid w:val="00F7155C"/>
    <w:rsid w:val="00F717AF"/>
    <w:rsid w:val="00F71899"/>
    <w:rsid w:val="00F71CAE"/>
    <w:rsid w:val="00F71EC8"/>
    <w:rsid w:val="00F7250B"/>
    <w:rsid w:val="00F72575"/>
    <w:rsid w:val="00F72AAF"/>
    <w:rsid w:val="00F73459"/>
    <w:rsid w:val="00F7354A"/>
    <w:rsid w:val="00F73745"/>
    <w:rsid w:val="00F739CA"/>
    <w:rsid w:val="00F73B69"/>
    <w:rsid w:val="00F73CDF"/>
    <w:rsid w:val="00F73E60"/>
    <w:rsid w:val="00F7416F"/>
    <w:rsid w:val="00F74197"/>
    <w:rsid w:val="00F7439A"/>
    <w:rsid w:val="00F74774"/>
    <w:rsid w:val="00F74B32"/>
    <w:rsid w:val="00F74C04"/>
    <w:rsid w:val="00F750AC"/>
    <w:rsid w:val="00F752DE"/>
    <w:rsid w:val="00F75522"/>
    <w:rsid w:val="00F75816"/>
    <w:rsid w:val="00F75932"/>
    <w:rsid w:val="00F75ACF"/>
    <w:rsid w:val="00F75D2B"/>
    <w:rsid w:val="00F75F0A"/>
    <w:rsid w:val="00F76368"/>
    <w:rsid w:val="00F76DF3"/>
    <w:rsid w:val="00F76ECE"/>
    <w:rsid w:val="00F76F88"/>
    <w:rsid w:val="00F7720D"/>
    <w:rsid w:val="00F778B6"/>
    <w:rsid w:val="00F77F8A"/>
    <w:rsid w:val="00F80108"/>
    <w:rsid w:val="00F804CF"/>
    <w:rsid w:val="00F80502"/>
    <w:rsid w:val="00F8050B"/>
    <w:rsid w:val="00F80697"/>
    <w:rsid w:val="00F80960"/>
    <w:rsid w:val="00F80C50"/>
    <w:rsid w:val="00F812BD"/>
    <w:rsid w:val="00F81340"/>
    <w:rsid w:val="00F817FD"/>
    <w:rsid w:val="00F827C1"/>
    <w:rsid w:val="00F82AE6"/>
    <w:rsid w:val="00F82C13"/>
    <w:rsid w:val="00F82DD0"/>
    <w:rsid w:val="00F82EF0"/>
    <w:rsid w:val="00F830C9"/>
    <w:rsid w:val="00F837FB"/>
    <w:rsid w:val="00F8387D"/>
    <w:rsid w:val="00F8396B"/>
    <w:rsid w:val="00F83EBE"/>
    <w:rsid w:val="00F8400E"/>
    <w:rsid w:val="00F84203"/>
    <w:rsid w:val="00F84297"/>
    <w:rsid w:val="00F845EE"/>
    <w:rsid w:val="00F84833"/>
    <w:rsid w:val="00F848B7"/>
    <w:rsid w:val="00F848BF"/>
    <w:rsid w:val="00F849ED"/>
    <w:rsid w:val="00F84A95"/>
    <w:rsid w:val="00F84D6A"/>
    <w:rsid w:val="00F84ED9"/>
    <w:rsid w:val="00F85823"/>
    <w:rsid w:val="00F85D29"/>
    <w:rsid w:val="00F85E2B"/>
    <w:rsid w:val="00F85E37"/>
    <w:rsid w:val="00F8635C"/>
    <w:rsid w:val="00F86386"/>
    <w:rsid w:val="00F86600"/>
    <w:rsid w:val="00F869CC"/>
    <w:rsid w:val="00F86C17"/>
    <w:rsid w:val="00F86C18"/>
    <w:rsid w:val="00F8710A"/>
    <w:rsid w:val="00F87124"/>
    <w:rsid w:val="00F87171"/>
    <w:rsid w:val="00F871DE"/>
    <w:rsid w:val="00F87A6E"/>
    <w:rsid w:val="00F87FCC"/>
    <w:rsid w:val="00F902F1"/>
    <w:rsid w:val="00F909E3"/>
    <w:rsid w:val="00F90E96"/>
    <w:rsid w:val="00F912DD"/>
    <w:rsid w:val="00F91557"/>
    <w:rsid w:val="00F918D6"/>
    <w:rsid w:val="00F91D08"/>
    <w:rsid w:val="00F91FB0"/>
    <w:rsid w:val="00F92324"/>
    <w:rsid w:val="00F9287C"/>
    <w:rsid w:val="00F93396"/>
    <w:rsid w:val="00F939AF"/>
    <w:rsid w:val="00F93B79"/>
    <w:rsid w:val="00F93DF0"/>
    <w:rsid w:val="00F941AA"/>
    <w:rsid w:val="00F94418"/>
    <w:rsid w:val="00F948DE"/>
    <w:rsid w:val="00F94E78"/>
    <w:rsid w:val="00F94EFA"/>
    <w:rsid w:val="00F9507D"/>
    <w:rsid w:val="00F9520E"/>
    <w:rsid w:val="00F9578F"/>
    <w:rsid w:val="00F95E1E"/>
    <w:rsid w:val="00F95EA8"/>
    <w:rsid w:val="00F95F23"/>
    <w:rsid w:val="00F9626A"/>
    <w:rsid w:val="00F96448"/>
    <w:rsid w:val="00F966FC"/>
    <w:rsid w:val="00F96961"/>
    <w:rsid w:val="00F97599"/>
    <w:rsid w:val="00F97605"/>
    <w:rsid w:val="00F978F8"/>
    <w:rsid w:val="00F97B64"/>
    <w:rsid w:val="00F97D4B"/>
    <w:rsid w:val="00F97DB9"/>
    <w:rsid w:val="00F97FD8"/>
    <w:rsid w:val="00FA0088"/>
    <w:rsid w:val="00FA01F3"/>
    <w:rsid w:val="00FA06AA"/>
    <w:rsid w:val="00FA08B7"/>
    <w:rsid w:val="00FA0B4A"/>
    <w:rsid w:val="00FA0B85"/>
    <w:rsid w:val="00FA0EA4"/>
    <w:rsid w:val="00FA11E4"/>
    <w:rsid w:val="00FA12D7"/>
    <w:rsid w:val="00FA197D"/>
    <w:rsid w:val="00FA1A74"/>
    <w:rsid w:val="00FA1E4A"/>
    <w:rsid w:val="00FA1FAE"/>
    <w:rsid w:val="00FA207D"/>
    <w:rsid w:val="00FA25A9"/>
    <w:rsid w:val="00FA2AA9"/>
    <w:rsid w:val="00FA2C3C"/>
    <w:rsid w:val="00FA2CAE"/>
    <w:rsid w:val="00FA2FC1"/>
    <w:rsid w:val="00FA2FF2"/>
    <w:rsid w:val="00FA3167"/>
    <w:rsid w:val="00FA33B0"/>
    <w:rsid w:val="00FA37D8"/>
    <w:rsid w:val="00FA440A"/>
    <w:rsid w:val="00FA4525"/>
    <w:rsid w:val="00FA4FA4"/>
    <w:rsid w:val="00FA56E8"/>
    <w:rsid w:val="00FA5E89"/>
    <w:rsid w:val="00FA6457"/>
    <w:rsid w:val="00FA649B"/>
    <w:rsid w:val="00FA662C"/>
    <w:rsid w:val="00FA665C"/>
    <w:rsid w:val="00FA6A2B"/>
    <w:rsid w:val="00FA6DD0"/>
    <w:rsid w:val="00FA6F22"/>
    <w:rsid w:val="00FA74F6"/>
    <w:rsid w:val="00FA754A"/>
    <w:rsid w:val="00FA758F"/>
    <w:rsid w:val="00FA7E93"/>
    <w:rsid w:val="00FA7F6E"/>
    <w:rsid w:val="00FB0252"/>
    <w:rsid w:val="00FB02A4"/>
    <w:rsid w:val="00FB0462"/>
    <w:rsid w:val="00FB0617"/>
    <w:rsid w:val="00FB0B3E"/>
    <w:rsid w:val="00FB0BC2"/>
    <w:rsid w:val="00FB0E06"/>
    <w:rsid w:val="00FB0F75"/>
    <w:rsid w:val="00FB0FB3"/>
    <w:rsid w:val="00FB1036"/>
    <w:rsid w:val="00FB118C"/>
    <w:rsid w:val="00FB12D6"/>
    <w:rsid w:val="00FB12F6"/>
    <w:rsid w:val="00FB1426"/>
    <w:rsid w:val="00FB16D1"/>
    <w:rsid w:val="00FB172C"/>
    <w:rsid w:val="00FB1ACF"/>
    <w:rsid w:val="00FB1B85"/>
    <w:rsid w:val="00FB1C76"/>
    <w:rsid w:val="00FB1FD5"/>
    <w:rsid w:val="00FB22D6"/>
    <w:rsid w:val="00FB24B0"/>
    <w:rsid w:val="00FB2608"/>
    <w:rsid w:val="00FB261D"/>
    <w:rsid w:val="00FB2750"/>
    <w:rsid w:val="00FB2C9B"/>
    <w:rsid w:val="00FB2CF3"/>
    <w:rsid w:val="00FB313F"/>
    <w:rsid w:val="00FB353F"/>
    <w:rsid w:val="00FB3923"/>
    <w:rsid w:val="00FB44A2"/>
    <w:rsid w:val="00FB44BE"/>
    <w:rsid w:val="00FB47FA"/>
    <w:rsid w:val="00FB493B"/>
    <w:rsid w:val="00FB4CDC"/>
    <w:rsid w:val="00FB4FAE"/>
    <w:rsid w:val="00FB5639"/>
    <w:rsid w:val="00FB59A3"/>
    <w:rsid w:val="00FB5A5B"/>
    <w:rsid w:val="00FB5AC4"/>
    <w:rsid w:val="00FB5D6F"/>
    <w:rsid w:val="00FB61FE"/>
    <w:rsid w:val="00FB6469"/>
    <w:rsid w:val="00FB65DC"/>
    <w:rsid w:val="00FB6795"/>
    <w:rsid w:val="00FB6ACB"/>
    <w:rsid w:val="00FB6DDB"/>
    <w:rsid w:val="00FB7000"/>
    <w:rsid w:val="00FB7B5A"/>
    <w:rsid w:val="00FB7CD0"/>
    <w:rsid w:val="00FB7F89"/>
    <w:rsid w:val="00FC04F2"/>
    <w:rsid w:val="00FC0C2B"/>
    <w:rsid w:val="00FC0EF1"/>
    <w:rsid w:val="00FC13FF"/>
    <w:rsid w:val="00FC1532"/>
    <w:rsid w:val="00FC1B0D"/>
    <w:rsid w:val="00FC1B86"/>
    <w:rsid w:val="00FC2595"/>
    <w:rsid w:val="00FC25A0"/>
    <w:rsid w:val="00FC2747"/>
    <w:rsid w:val="00FC2A37"/>
    <w:rsid w:val="00FC30D7"/>
    <w:rsid w:val="00FC3E8E"/>
    <w:rsid w:val="00FC3F01"/>
    <w:rsid w:val="00FC40BE"/>
    <w:rsid w:val="00FC4683"/>
    <w:rsid w:val="00FC4704"/>
    <w:rsid w:val="00FC47C5"/>
    <w:rsid w:val="00FC4829"/>
    <w:rsid w:val="00FC51F9"/>
    <w:rsid w:val="00FC523A"/>
    <w:rsid w:val="00FC584C"/>
    <w:rsid w:val="00FC5B3A"/>
    <w:rsid w:val="00FC5CD0"/>
    <w:rsid w:val="00FC62F4"/>
    <w:rsid w:val="00FC6408"/>
    <w:rsid w:val="00FC665A"/>
    <w:rsid w:val="00FC6799"/>
    <w:rsid w:val="00FC74DC"/>
    <w:rsid w:val="00FC7CBC"/>
    <w:rsid w:val="00FC7D28"/>
    <w:rsid w:val="00FC7E41"/>
    <w:rsid w:val="00FD0588"/>
    <w:rsid w:val="00FD0707"/>
    <w:rsid w:val="00FD0F28"/>
    <w:rsid w:val="00FD1012"/>
    <w:rsid w:val="00FD11CB"/>
    <w:rsid w:val="00FD147E"/>
    <w:rsid w:val="00FD1562"/>
    <w:rsid w:val="00FD19DA"/>
    <w:rsid w:val="00FD1ABF"/>
    <w:rsid w:val="00FD1AD4"/>
    <w:rsid w:val="00FD1D85"/>
    <w:rsid w:val="00FD1FE5"/>
    <w:rsid w:val="00FD2511"/>
    <w:rsid w:val="00FD2595"/>
    <w:rsid w:val="00FD25E4"/>
    <w:rsid w:val="00FD2A36"/>
    <w:rsid w:val="00FD2A37"/>
    <w:rsid w:val="00FD3140"/>
    <w:rsid w:val="00FD3240"/>
    <w:rsid w:val="00FD37B2"/>
    <w:rsid w:val="00FD3F86"/>
    <w:rsid w:val="00FD4120"/>
    <w:rsid w:val="00FD4199"/>
    <w:rsid w:val="00FD422B"/>
    <w:rsid w:val="00FD491D"/>
    <w:rsid w:val="00FD493C"/>
    <w:rsid w:val="00FD51F6"/>
    <w:rsid w:val="00FD5289"/>
    <w:rsid w:val="00FD555A"/>
    <w:rsid w:val="00FD59C8"/>
    <w:rsid w:val="00FD5A71"/>
    <w:rsid w:val="00FD5CB7"/>
    <w:rsid w:val="00FD5E3B"/>
    <w:rsid w:val="00FD5FDC"/>
    <w:rsid w:val="00FD60EF"/>
    <w:rsid w:val="00FD6415"/>
    <w:rsid w:val="00FD6584"/>
    <w:rsid w:val="00FD6826"/>
    <w:rsid w:val="00FD682C"/>
    <w:rsid w:val="00FD6F83"/>
    <w:rsid w:val="00FD72AC"/>
    <w:rsid w:val="00FD739F"/>
    <w:rsid w:val="00FD7723"/>
    <w:rsid w:val="00FD787B"/>
    <w:rsid w:val="00FE0072"/>
    <w:rsid w:val="00FE0371"/>
    <w:rsid w:val="00FE082A"/>
    <w:rsid w:val="00FE12F5"/>
    <w:rsid w:val="00FE1374"/>
    <w:rsid w:val="00FE1B13"/>
    <w:rsid w:val="00FE22B5"/>
    <w:rsid w:val="00FE2550"/>
    <w:rsid w:val="00FE2D71"/>
    <w:rsid w:val="00FE3171"/>
    <w:rsid w:val="00FE3421"/>
    <w:rsid w:val="00FE3466"/>
    <w:rsid w:val="00FE3C25"/>
    <w:rsid w:val="00FE3C55"/>
    <w:rsid w:val="00FE4168"/>
    <w:rsid w:val="00FE4404"/>
    <w:rsid w:val="00FE45B2"/>
    <w:rsid w:val="00FE4777"/>
    <w:rsid w:val="00FE48C1"/>
    <w:rsid w:val="00FE4B17"/>
    <w:rsid w:val="00FE66B6"/>
    <w:rsid w:val="00FE6ADC"/>
    <w:rsid w:val="00FE6E06"/>
    <w:rsid w:val="00FE6F10"/>
    <w:rsid w:val="00FE744B"/>
    <w:rsid w:val="00FE759A"/>
    <w:rsid w:val="00FE783E"/>
    <w:rsid w:val="00FE7881"/>
    <w:rsid w:val="00FE7AA2"/>
    <w:rsid w:val="00FE7BFF"/>
    <w:rsid w:val="00FE7CFB"/>
    <w:rsid w:val="00FE7D4E"/>
    <w:rsid w:val="00FE7D5A"/>
    <w:rsid w:val="00FF01E2"/>
    <w:rsid w:val="00FF0B5D"/>
    <w:rsid w:val="00FF0E94"/>
    <w:rsid w:val="00FF127E"/>
    <w:rsid w:val="00FF1461"/>
    <w:rsid w:val="00FF14DC"/>
    <w:rsid w:val="00FF154F"/>
    <w:rsid w:val="00FF1943"/>
    <w:rsid w:val="00FF1EE1"/>
    <w:rsid w:val="00FF1F03"/>
    <w:rsid w:val="00FF2235"/>
    <w:rsid w:val="00FF23D9"/>
    <w:rsid w:val="00FF27FE"/>
    <w:rsid w:val="00FF28E9"/>
    <w:rsid w:val="00FF2D7C"/>
    <w:rsid w:val="00FF2DEF"/>
    <w:rsid w:val="00FF2F67"/>
    <w:rsid w:val="00FF2F88"/>
    <w:rsid w:val="00FF33CA"/>
    <w:rsid w:val="00FF3480"/>
    <w:rsid w:val="00FF3605"/>
    <w:rsid w:val="00FF360F"/>
    <w:rsid w:val="00FF3843"/>
    <w:rsid w:val="00FF3B97"/>
    <w:rsid w:val="00FF3C2B"/>
    <w:rsid w:val="00FF40C6"/>
    <w:rsid w:val="00FF4675"/>
    <w:rsid w:val="00FF4946"/>
    <w:rsid w:val="00FF4A56"/>
    <w:rsid w:val="00FF4E80"/>
    <w:rsid w:val="00FF55C4"/>
    <w:rsid w:val="00FF5846"/>
    <w:rsid w:val="00FF58FA"/>
    <w:rsid w:val="00FF6AAD"/>
    <w:rsid w:val="00FF6BD0"/>
    <w:rsid w:val="00FF6CCB"/>
    <w:rsid w:val="00FF6EEA"/>
    <w:rsid w:val="00FF71BF"/>
    <w:rsid w:val="00FF72CB"/>
    <w:rsid w:val="00FF768D"/>
    <w:rsid w:val="00FF779E"/>
    <w:rsid w:val="00FF7801"/>
    <w:rsid w:val="00FF7C64"/>
    <w:rsid w:val="01E2C4C6"/>
    <w:rsid w:val="021A0BE1"/>
    <w:rsid w:val="0887B88A"/>
    <w:rsid w:val="091D321D"/>
    <w:rsid w:val="091E6844"/>
    <w:rsid w:val="0AE8A599"/>
    <w:rsid w:val="0B013DEB"/>
    <w:rsid w:val="0C66A3F7"/>
    <w:rsid w:val="0DE186D7"/>
    <w:rsid w:val="0E089890"/>
    <w:rsid w:val="10C12853"/>
    <w:rsid w:val="15470124"/>
    <w:rsid w:val="16BCB096"/>
    <w:rsid w:val="18AC6840"/>
    <w:rsid w:val="1B5B94BF"/>
    <w:rsid w:val="1B5F1CBF"/>
    <w:rsid w:val="1B75648F"/>
    <w:rsid w:val="1B995E14"/>
    <w:rsid w:val="1C4B13A6"/>
    <w:rsid w:val="1C553856"/>
    <w:rsid w:val="2137A4F8"/>
    <w:rsid w:val="21C3F8E1"/>
    <w:rsid w:val="223EDF7E"/>
    <w:rsid w:val="2456D11A"/>
    <w:rsid w:val="25305512"/>
    <w:rsid w:val="25DF4396"/>
    <w:rsid w:val="26CAEE49"/>
    <w:rsid w:val="2730DDDB"/>
    <w:rsid w:val="274FBF1A"/>
    <w:rsid w:val="27FE44E9"/>
    <w:rsid w:val="2B199FAD"/>
    <w:rsid w:val="2BC65452"/>
    <w:rsid w:val="2C1C6D86"/>
    <w:rsid w:val="2C5810AE"/>
    <w:rsid w:val="2C857AD1"/>
    <w:rsid w:val="2CE53863"/>
    <w:rsid w:val="2D204076"/>
    <w:rsid w:val="2E881BC2"/>
    <w:rsid w:val="3165F061"/>
    <w:rsid w:val="3326A103"/>
    <w:rsid w:val="334D282F"/>
    <w:rsid w:val="34C2292C"/>
    <w:rsid w:val="35DBC4F0"/>
    <w:rsid w:val="35F4EC2D"/>
    <w:rsid w:val="36EECC81"/>
    <w:rsid w:val="377E97B3"/>
    <w:rsid w:val="37F215F5"/>
    <w:rsid w:val="38815679"/>
    <w:rsid w:val="38C2A951"/>
    <w:rsid w:val="396C3CC6"/>
    <w:rsid w:val="3A90926D"/>
    <w:rsid w:val="3B2CA377"/>
    <w:rsid w:val="3DF9D785"/>
    <w:rsid w:val="3F8ED6C1"/>
    <w:rsid w:val="3FFA90EE"/>
    <w:rsid w:val="44B2083B"/>
    <w:rsid w:val="44EB07EA"/>
    <w:rsid w:val="45103665"/>
    <w:rsid w:val="45BA0BD2"/>
    <w:rsid w:val="4739ED76"/>
    <w:rsid w:val="47FDDD13"/>
    <w:rsid w:val="487AA9B3"/>
    <w:rsid w:val="48FBF4CE"/>
    <w:rsid w:val="49211543"/>
    <w:rsid w:val="497F5D13"/>
    <w:rsid w:val="4A28B637"/>
    <w:rsid w:val="4A32D124"/>
    <w:rsid w:val="4A761BFA"/>
    <w:rsid w:val="4AC57838"/>
    <w:rsid w:val="4C224CD4"/>
    <w:rsid w:val="4FACED15"/>
    <w:rsid w:val="5051B2A1"/>
    <w:rsid w:val="506EC57C"/>
    <w:rsid w:val="5095C178"/>
    <w:rsid w:val="50C1E5CA"/>
    <w:rsid w:val="51564A0C"/>
    <w:rsid w:val="51E33D90"/>
    <w:rsid w:val="529644D3"/>
    <w:rsid w:val="531E49AF"/>
    <w:rsid w:val="539266BE"/>
    <w:rsid w:val="54095F50"/>
    <w:rsid w:val="54CFE3BC"/>
    <w:rsid w:val="555FBC4C"/>
    <w:rsid w:val="56B73561"/>
    <w:rsid w:val="5876F676"/>
    <w:rsid w:val="5B3D1821"/>
    <w:rsid w:val="5D3F699A"/>
    <w:rsid w:val="5D5C665B"/>
    <w:rsid w:val="5D5CC8F2"/>
    <w:rsid w:val="5E6EEF71"/>
    <w:rsid w:val="5F345E14"/>
    <w:rsid w:val="5F54CB38"/>
    <w:rsid w:val="5F658D83"/>
    <w:rsid w:val="5F9635D3"/>
    <w:rsid w:val="5FF18C65"/>
    <w:rsid w:val="60F072B0"/>
    <w:rsid w:val="612EAC03"/>
    <w:rsid w:val="61DB4ADD"/>
    <w:rsid w:val="62570C43"/>
    <w:rsid w:val="630516CF"/>
    <w:rsid w:val="6375D07B"/>
    <w:rsid w:val="63D1B5AF"/>
    <w:rsid w:val="648C9357"/>
    <w:rsid w:val="65AD8E54"/>
    <w:rsid w:val="65B25F42"/>
    <w:rsid w:val="66B8A77B"/>
    <w:rsid w:val="670E819D"/>
    <w:rsid w:val="675265FB"/>
    <w:rsid w:val="68061647"/>
    <w:rsid w:val="6ABD3DB4"/>
    <w:rsid w:val="6AE9914A"/>
    <w:rsid w:val="6DA2900B"/>
    <w:rsid w:val="6DC797B2"/>
    <w:rsid w:val="6E1457CF"/>
    <w:rsid w:val="6EBACCFB"/>
    <w:rsid w:val="70F4EAEA"/>
    <w:rsid w:val="72A0BCB2"/>
    <w:rsid w:val="72A1A296"/>
    <w:rsid w:val="72AD5971"/>
    <w:rsid w:val="7442B781"/>
    <w:rsid w:val="76FD80E6"/>
    <w:rsid w:val="7958289D"/>
    <w:rsid w:val="7D6B241F"/>
    <w:rsid w:val="7DF3127A"/>
    <w:rsid w:val="7E59CF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376A1"/>
  <w15:chartTrackingRefBased/>
  <w15:docId w15:val="{35BA1B57-0125-4514-A9ED-1C225F536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7D6"/>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232670"/>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F96961"/>
    <w:pPr>
      <w:tabs>
        <w:tab w:val="left" w:pos="993"/>
        <w:tab w:val="right" w:leader="dot" w:pos="9350"/>
      </w:tabs>
      <w:spacing w:after="0"/>
      <w:ind w:left="220"/>
    </w:pPr>
    <w:rPr>
      <w:rFonts w:ascii="Arial" w:hAnsi="Arial"/>
      <w:noProof/>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semiHidden/>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8E6707"/>
    <w:pPr>
      <w:numPr>
        <w:ilvl w:val="2"/>
        <w:numId w:val="1"/>
      </w:numPr>
      <w:ind w:left="505" w:hanging="505"/>
    </w:pPr>
    <w:rPr>
      <w:rFonts w:ascii="Arial" w:hAnsi="Arial" w:cs="Arial"/>
      <w:color w:val="000000" w:themeColor="text1"/>
      <w:lang w:val="en-GB"/>
    </w:rPr>
  </w:style>
  <w:style w:type="character" w:customStyle="1" w:styleId="Level3Char">
    <w:name w:val="Level 3 Char"/>
    <w:basedOn w:val="Heading3Char"/>
    <w:link w:val="Level3"/>
    <w:rsid w:val="008E6707"/>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483E8E"/>
  </w:style>
  <w:style w:type="character" w:customStyle="1" w:styleId="cf01">
    <w:name w:val="cf01"/>
    <w:basedOn w:val="DefaultParagraphFont"/>
    <w:rsid w:val="00C616A6"/>
    <w:rPr>
      <w:rFonts w:ascii="Segoe UI" w:hAnsi="Segoe UI" w:cs="Segoe UI" w:hint="default"/>
      <w:sz w:val="18"/>
      <w:szCs w:val="18"/>
    </w:rPr>
  </w:style>
  <w:style w:type="character" w:customStyle="1" w:styleId="ui-provider">
    <w:name w:val="ui-provider"/>
    <w:basedOn w:val="DefaultParagraphFont"/>
    <w:rsid w:val="000676BD"/>
  </w:style>
  <w:style w:type="table" w:customStyle="1" w:styleId="TableGrid1">
    <w:name w:val="Table Grid1"/>
    <w:basedOn w:val="TableNormal"/>
    <w:next w:val="TableGrid"/>
    <w:uiPriority w:val="39"/>
    <w:rsid w:val="006D3773"/>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735822">
      <w:bodyDiv w:val="1"/>
      <w:marLeft w:val="0"/>
      <w:marRight w:val="0"/>
      <w:marTop w:val="0"/>
      <w:marBottom w:val="0"/>
      <w:divBdr>
        <w:top w:val="none" w:sz="0" w:space="0" w:color="auto"/>
        <w:left w:val="none" w:sz="0" w:space="0" w:color="auto"/>
        <w:bottom w:val="none" w:sz="0" w:space="0" w:color="auto"/>
        <w:right w:val="none" w:sz="0" w:space="0" w:color="auto"/>
      </w:divBdr>
    </w:div>
    <w:div w:id="114835784">
      <w:bodyDiv w:val="1"/>
      <w:marLeft w:val="0"/>
      <w:marRight w:val="0"/>
      <w:marTop w:val="0"/>
      <w:marBottom w:val="0"/>
      <w:divBdr>
        <w:top w:val="none" w:sz="0" w:space="0" w:color="auto"/>
        <w:left w:val="none" w:sz="0" w:space="0" w:color="auto"/>
        <w:bottom w:val="none" w:sz="0" w:space="0" w:color="auto"/>
        <w:right w:val="none" w:sz="0" w:space="0" w:color="auto"/>
      </w:divBdr>
    </w:div>
    <w:div w:id="135613907">
      <w:bodyDiv w:val="1"/>
      <w:marLeft w:val="0"/>
      <w:marRight w:val="0"/>
      <w:marTop w:val="0"/>
      <w:marBottom w:val="0"/>
      <w:divBdr>
        <w:top w:val="none" w:sz="0" w:space="0" w:color="auto"/>
        <w:left w:val="none" w:sz="0" w:space="0" w:color="auto"/>
        <w:bottom w:val="none" w:sz="0" w:space="0" w:color="auto"/>
        <w:right w:val="none" w:sz="0" w:space="0" w:color="auto"/>
      </w:divBdr>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46870462">
      <w:bodyDiv w:val="1"/>
      <w:marLeft w:val="0"/>
      <w:marRight w:val="0"/>
      <w:marTop w:val="0"/>
      <w:marBottom w:val="0"/>
      <w:divBdr>
        <w:top w:val="none" w:sz="0" w:space="0" w:color="auto"/>
        <w:left w:val="none" w:sz="0" w:space="0" w:color="auto"/>
        <w:bottom w:val="none" w:sz="0" w:space="0" w:color="auto"/>
        <w:right w:val="none" w:sz="0" w:space="0" w:color="auto"/>
      </w:divBdr>
      <w:divsChild>
        <w:div w:id="312805028">
          <w:marLeft w:val="0"/>
          <w:marRight w:val="0"/>
          <w:marTop w:val="0"/>
          <w:marBottom w:val="0"/>
          <w:divBdr>
            <w:top w:val="none" w:sz="0" w:space="0" w:color="auto"/>
            <w:left w:val="none" w:sz="0" w:space="0" w:color="auto"/>
            <w:bottom w:val="none" w:sz="0" w:space="0" w:color="auto"/>
            <w:right w:val="none" w:sz="0" w:space="0" w:color="auto"/>
          </w:divBdr>
        </w:div>
        <w:div w:id="987322211">
          <w:marLeft w:val="0"/>
          <w:marRight w:val="0"/>
          <w:marTop w:val="0"/>
          <w:marBottom w:val="0"/>
          <w:divBdr>
            <w:top w:val="none" w:sz="0" w:space="0" w:color="auto"/>
            <w:left w:val="none" w:sz="0" w:space="0" w:color="auto"/>
            <w:bottom w:val="none" w:sz="0" w:space="0" w:color="auto"/>
            <w:right w:val="none" w:sz="0" w:space="0" w:color="auto"/>
          </w:divBdr>
        </w:div>
        <w:div w:id="1193617958">
          <w:marLeft w:val="0"/>
          <w:marRight w:val="0"/>
          <w:marTop w:val="0"/>
          <w:marBottom w:val="0"/>
          <w:divBdr>
            <w:top w:val="none" w:sz="0" w:space="0" w:color="auto"/>
            <w:left w:val="none" w:sz="0" w:space="0" w:color="auto"/>
            <w:bottom w:val="none" w:sz="0" w:space="0" w:color="auto"/>
            <w:right w:val="none" w:sz="0" w:space="0" w:color="auto"/>
          </w:divBdr>
        </w:div>
        <w:div w:id="2018995745">
          <w:marLeft w:val="0"/>
          <w:marRight w:val="0"/>
          <w:marTop w:val="0"/>
          <w:marBottom w:val="0"/>
          <w:divBdr>
            <w:top w:val="none" w:sz="0" w:space="0" w:color="auto"/>
            <w:left w:val="none" w:sz="0" w:space="0" w:color="auto"/>
            <w:bottom w:val="none" w:sz="0" w:space="0" w:color="auto"/>
            <w:right w:val="none" w:sz="0" w:space="0" w:color="auto"/>
          </w:divBdr>
        </w:div>
      </w:divsChild>
    </w:div>
    <w:div w:id="165560603">
      <w:bodyDiv w:val="1"/>
      <w:marLeft w:val="0"/>
      <w:marRight w:val="0"/>
      <w:marTop w:val="0"/>
      <w:marBottom w:val="0"/>
      <w:divBdr>
        <w:top w:val="none" w:sz="0" w:space="0" w:color="auto"/>
        <w:left w:val="none" w:sz="0" w:space="0" w:color="auto"/>
        <w:bottom w:val="none" w:sz="0" w:space="0" w:color="auto"/>
        <w:right w:val="none" w:sz="0" w:space="0" w:color="auto"/>
      </w:divBdr>
      <w:divsChild>
        <w:div w:id="505831466">
          <w:marLeft w:val="0"/>
          <w:marRight w:val="0"/>
          <w:marTop w:val="0"/>
          <w:marBottom w:val="0"/>
          <w:divBdr>
            <w:top w:val="none" w:sz="0" w:space="0" w:color="auto"/>
            <w:left w:val="none" w:sz="0" w:space="0" w:color="auto"/>
            <w:bottom w:val="none" w:sz="0" w:space="0" w:color="auto"/>
            <w:right w:val="none" w:sz="0" w:space="0" w:color="auto"/>
          </w:divBdr>
        </w:div>
        <w:div w:id="703138747">
          <w:marLeft w:val="0"/>
          <w:marRight w:val="0"/>
          <w:marTop w:val="0"/>
          <w:marBottom w:val="0"/>
          <w:divBdr>
            <w:top w:val="none" w:sz="0" w:space="0" w:color="auto"/>
            <w:left w:val="none" w:sz="0" w:space="0" w:color="auto"/>
            <w:bottom w:val="none" w:sz="0" w:space="0" w:color="auto"/>
            <w:right w:val="none" w:sz="0" w:space="0" w:color="auto"/>
          </w:divBdr>
        </w:div>
        <w:div w:id="1398825355">
          <w:marLeft w:val="0"/>
          <w:marRight w:val="0"/>
          <w:marTop w:val="0"/>
          <w:marBottom w:val="0"/>
          <w:divBdr>
            <w:top w:val="none" w:sz="0" w:space="0" w:color="auto"/>
            <w:left w:val="none" w:sz="0" w:space="0" w:color="auto"/>
            <w:bottom w:val="none" w:sz="0" w:space="0" w:color="auto"/>
            <w:right w:val="none" w:sz="0" w:space="0" w:color="auto"/>
          </w:divBdr>
        </w:div>
        <w:div w:id="1481268862">
          <w:marLeft w:val="0"/>
          <w:marRight w:val="0"/>
          <w:marTop w:val="0"/>
          <w:marBottom w:val="0"/>
          <w:divBdr>
            <w:top w:val="none" w:sz="0" w:space="0" w:color="auto"/>
            <w:left w:val="none" w:sz="0" w:space="0" w:color="auto"/>
            <w:bottom w:val="none" w:sz="0" w:space="0" w:color="auto"/>
            <w:right w:val="none" w:sz="0" w:space="0" w:color="auto"/>
          </w:divBdr>
        </w:div>
      </w:divsChild>
    </w:div>
    <w:div w:id="178933858">
      <w:bodyDiv w:val="1"/>
      <w:marLeft w:val="0"/>
      <w:marRight w:val="0"/>
      <w:marTop w:val="0"/>
      <w:marBottom w:val="0"/>
      <w:divBdr>
        <w:top w:val="none" w:sz="0" w:space="0" w:color="auto"/>
        <w:left w:val="none" w:sz="0" w:space="0" w:color="auto"/>
        <w:bottom w:val="none" w:sz="0" w:space="0" w:color="auto"/>
        <w:right w:val="none" w:sz="0" w:space="0" w:color="auto"/>
      </w:divBdr>
    </w:div>
    <w:div w:id="223763579">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2435665">
      <w:bodyDiv w:val="1"/>
      <w:marLeft w:val="0"/>
      <w:marRight w:val="0"/>
      <w:marTop w:val="0"/>
      <w:marBottom w:val="0"/>
      <w:divBdr>
        <w:top w:val="none" w:sz="0" w:space="0" w:color="auto"/>
        <w:left w:val="none" w:sz="0" w:space="0" w:color="auto"/>
        <w:bottom w:val="none" w:sz="0" w:space="0" w:color="auto"/>
        <w:right w:val="none" w:sz="0" w:space="0" w:color="auto"/>
      </w:divBdr>
    </w:div>
    <w:div w:id="505169731">
      <w:bodyDiv w:val="1"/>
      <w:marLeft w:val="0"/>
      <w:marRight w:val="0"/>
      <w:marTop w:val="0"/>
      <w:marBottom w:val="0"/>
      <w:divBdr>
        <w:top w:val="none" w:sz="0" w:space="0" w:color="auto"/>
        <w:left w:val="none" w:sz="0" w:space="0" w:color="auto"/>
        <w:bottom w:val="none" w:sz="0" w:space="0" w:color="auto"/>
        <w:right w:val="none" w:sz="0" w:space="0" w:color="auto"/>
      </w:divBdr>
      <w:divsChild>
        <w:div w:id="519584685">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75"/>
              <w:marRight w:val="0"/>
              <w:marTop w:val="30"/>
              <w:marBottom w:val="30"/>
              <w:divBdr>
                <w:top w:val="none" w:sz="0" w:space="0" w:color="auto"/>
                <w:left w:val="none" w:sz="0" w:space="0" w:color="auto"/>
                <w:bottom w:val="none" w:sz="0" w:space="0" w:color="auto"/>
                <w:right w:val="none" w:sz="0" w:space="0" w:color="auto"/>
              </w:divBdr>
              <w:divsChild>
                <w:div w:id="39324263">
                  <w:marLeft w:val="0"/>
                  <w:marRight w:val="0"/>
                  <w:marTop w:val="0"/>
                  <w:marBottom w:val="0"/>
                  <w:divBdr>
                    <w:top w:val="none" w:sz="0" w:space="0" w:color="auto"/>
                    <w:left w:val="none" w:sz="0" w:space="0" w:color="auto"/>
                    <w:bottom w:val="none" w:sz="0" w:space="0" w:color="auto"/>
                    <w:right w:val="none" w:sz="0" w:space="0" w:color="auto"/>
                  </w:divBdr>
                  <w:divsChild>
                    <w:div w:id="11419316">
                      <w:marLeft w:val="0"/>
                      <w:marRight w:val="0"/>
                      <w:marTop w:val="0"/>
                      <w:marBottom w:val="0"/>
                      <w:divBdr>
                        <w:top w:val="none" w:sz="0" w:space="0" w:color="auto"/>
                        <w:left w:val="none" w:sz="0" w:space="0" w:color="auto"/>
                        <w:bottom w:val="none" w:sz="0" w:space="0" w:color="auto"/>
                        <w:right w:val="none" w:sz="0" w:space="0" w:color="auto"/>
                      </w:divBdr>
                    </w:div>
                    <w:div w:id="344285717">
                      <w:marLeft w:val="0"/>
                      <w:marRight w:val="0"/>
                      <w:marTop w:val="0"/>
                      <w:marBottom w:val="0"/>
                      <w:divBdr>
                        <w:top w:val="none" w:sz="0" w:space="0" w:color="auto"/>
                        <w:left w:val="none" w:sz="0" w:space="0" w:color="auto"/>
                        <w:bottom w:val="none" w:sz="0" w:space="0" w:color="auto"/>
                        <w:right w:val="none" w:sz="0" w:space="0" w:color="auto"/>
                      </w:divBdr>
                    </w:div>
                    <w:div w:id="737825054">
                      <w:marLeft w:val="0"/>
                      <w:marRight w:val="0"/>
                      <w:marTop w:val="0"/>
                      <w:marBottom w:val="0"/>
                      <w:divBdr>
                        <w:top w:val="none" w:sz="0" w:space="0" w:color="auto"/>
                        <w:left w:val="none" w:sz="0" w:space="0" w:color="auto"/>
                        <w:bottom w:val="none" w:sz="0" w:space="0" w:color="auto"/>
                        <w:right w:val="none" w:sz="0" w:space="0" w:color="auto"/>
                      </w:divBdr>
                    </w:div>
                    <w:div w:id="1117528470">
                      <w:marLeft w:val="0"/>
                      <w:marRight w:val="0"/>
                      <w:marTop w:val="0"/>
                      <w:marBottom w:val="0"/>
                      <w:divBdr>
                        <w:top w:val="none" w:sz="0" w:space="0" w:color="auto"/>
                        <w:left w:val="none" w:sz="0" w:space="0" w:color="auto"/>
                        <w:bottom w:val="none" w:sz="0" w:space="0" w:color="auto"/>
                        <w:right w:val="none" w:sz="0" w:space="0" w:color="auto"/>
                      </w:divBdr>
                    </w:div>
                    <w:div w:id="1414856753">
                      <w:marLeft w:val="0"/>
                      <w:marRight w:val="0"/>
                      <w:marTop w:val="0"/>
                      <w:marBottom w:val="0"/>
                      <w:divBdr>
                        <w:top w:val="none" w:sz="0" w:space="0" w:color="auto"/>
                        <w:left w:val="none" w:sz="0" w:space="0" w:color="auto"/>
                        <w:bottom w:val="none" w:sz="0" w:space="0" w:color="auto"/>
                        <w:right w:val="none" w:sz="0" w:space="0" w:color="auto"/>
                      </w:divBdr>
                    </w:div>
                    <w:div w:id="1507787825">
                      <w:marLeft w:val="0"/>
                      <w:marRight w:val="0"/>
                      <w:marTop w:val="0"/>
                      <w:marBottom w:val="0"/>
                      <w:divBdr>
                        <w:top w:val="none" w:sz="0" w:space="0" w:color="auto"/>
                        <w:left w:val="none" w:sz="0" w:space="0" w:color="auto"/>
                        <w:bottom w:val="none" w:sz="0" w:space="0" w:color="auto"/>
                        <w:right w:val="none" w:sz="0" w:space="0" w:color="auto"/>
                      </w:divBdr>
                    </w:div>
                    <w:div w:id="1646664611">
                      <w:marLeft w:val="0"/>
                      <w:marRight w:val="0"/>
                      <w:marTop w:val="0"/>
                      <w:marBottom w:val="0"/>
                      <w:divBdr>
                        <w:top w:val="none" w:sz="0" w:space="0" w:color="auto"/>
                        <w:left w:val="none" w:sz="0" w:space="0" w:color="auto"/>
                        <w:bottom w:val="none" w:sz="0" w:space="0" w:color="auto"/>
                        <w:right w:val="none" w:sz="0" w:space="0" w:color="auto"/>
                      </w:divBdr>
                    </w:div>
                  </w:divsChild>
                </w:div>
                <w:div w:id="311713872">
                  <w:marLeft w:val="0"/>
                  <w:marRight w:val="0"/>
                  <w:marTop w:val="0"/>
                  <w:marBottom w:val="0"/>
                  <w:divBdr>
                    <w:top w:val="none" w:sz="0" w:space="0" w:color="auto"/>
                    <w:left w:val="none" w:sz="0" w:space="0" w:color="auto"/>
                    <w:bottom w:val="none" w:sz="0" w:space="0" w:color="auto"/>
                    <w:right w:val="none" w:sz="0" w:space="0" w:color="auto"/>
                  </w:divBdr>
                  <w:divsChild>
                    <w:div w:id="261301028">
                      <w:marLeft w:val="0"/>
                      <w:marRight w:val="0"/>
                      <w:marTop w:val="0"/>
                      <w:marBottom w:val="0"/>
                      <w:divBdr>
                        <w:top w:val="none" w:sz="0" w:space="0" w:color="auto"/>
                        <w:left w:val="none" w:sz="0" w:space="0" w:color="auto"/>
                        <w:bottom w:val="none" w:sz="0" w:space="0" w:color="auto"/>
                        <w:right w:val="none" w:sz="0" w:space="0" w:color="auto"/>
                      </w:divBdr>
                    </w:div>
                    <w:div w:id="516576566">
                      <w:marLeft w:val="0"/>
                      <w:marRight w:val="0"/>
                      <w:marTop w:val="0"/>
                      <w:marBottom w:val="0"/>
                      <w:divBdr>
                        <w:top w:val="none" w:sz="0" w:space="0" w:color="auto"/>
                        <w:left w:val="none" w:sz="0" w:space="0" w:color="auto"/>
                        <w:bottom w:val="none" w:sz="0" w:space="0" w:color="auto"/>
                        <w:right w:val="none" w:sz="0" w:space="0" w:color="auto"/>
                      </w:divBdr>
                    </w:div>
                    <w:div w:id="580717406">
                      <w:marLeft w:val="0"/>
                      <w:marRight w:val="0"/>
                      <w:marTop w:val="0"/>
                      <w:marBottom w:val="0"/>
                      <w:divBdr>
                        <w:top w:val="none" w:sz="0" w:space="0" w:color="auto"/>
                        <w:left w:val="none" w:sz="0" w:space="0" w:color="auto"/>
                        <w:bottom w:val="none" w:sz="0" w:space="0" w:color="auto"/>
                        <w:right w:val="none" w:sz="0" w:space="0" w:color="auto"/>
                      </w:divBdr>
                    </w:div>
                    <w:div w:id="1318611929">
                      <w:marLeft w:val="0"/>
                      <w:marRight w:val="0"/>
                      <w:marTop w:val="0"/>
                      <w:marBottom w:val="0"/>
                      <w:divBdr>
                        <w:top w:val="none" w:sz="0" w:space="0" w:color="auto"/>
                        <w:left w:val="none" w:sz="0" w:space="0" w:color="auto"/>
                        <w:bottom w:val="none" w:sz="0" w:space="0" w:color="auto"/>
                        <w:right w:val="none" w:sz="0" w:space="0" w:color="auto"/>
                      </w:divBdr>
                    </w:div>
                  </w:divsChild>
                </w:div>
                <w:div w:id="568540887">
                  <w:marLeft w:val="0"/>
                  <w:marRight w:val="0"/>
                  <w:marTop w:val="0"/>
                  <w:marBottom w:val="0"/>
                  <w:divBdr>
                    <w:top w:val="none" w:sz="0" w:space="0" w:color="auto"/>
                    <w:left w:val="none" w:sz="0" w:space="0" w:color="auto"/>
                    <w:bottom w:val="none" w:sz="0" w:space="0" w:color="auto"/>
                    <w:right w:val="none" w:sz="0" w:space="0" w:color="auto"/>
                  </w:divBdr>
                  <w:divsChild>
                    <w:div w:id="52896765">
                      <w:marLeft w:val="0"/>
                      <w:marRight w:val="0"/>
                      <w:marTop w:val="0"/>
                      <w:marBottom w:val="0"/>
                      <w:divBdr>
                        <w:top w:val="none" w:sz="0" w:space="0" w:color="auto"/>
                        <w:left w:val="none" w:sz="0" w:space="0" w:color="auto"/>
                        <w:bottom w:val="none" w:sz="0" w:space="0" w:color="auto"/>
                        <w:right w:val="none" w:sz="0" w:space="0" w:color="auto"/>
                      </w:divBdr>
                    </w:div>
                    <w:div w:id="91828010">
                      <w:marLeft w:val="0"/>
                      <w:marRight w:val="0"/>
                      <w:marTop w:val="0"/>
                      <w:marBottom w:val="0"/>
                      <w:divBdr>
                        <w:top w:val="none" w:sz="0" w:space="0" w:color="auto"/>
                        <w:left w:val="none" w:sz="0" w:space="0" w:color="auto"/>
                        <w:bottom w:val="none" w:sz="0" w:space="0" w:color="auto"/>
                        <w:right w:val="none" w:sz="0" w:space="0" w:color="auto"/>
                      </w:divBdr>
                    </w:div>
                  </w:divsChild>
                </w:div>
                <w:div w:id="720130820">
                  <w:marLeft w:val="0"/>
                  <w:marRight w:val="0"/>
                  <w:marTop w:val="0"/>
                  <w:marBottom w:val="0"/>
                  <w:divBdr>
                    <w:top w:val="none" w:sz="0" w:space="0" w:color="auto"/>
                    <w:left w:val="none" w:sz="0" w:space="0" w:color="auto"/>
                    <w:bottom w:val="none" w:sz="0" w:space="0" w:color="auto"/>
                    <w:right w:val="none" w:sz="0" w:space="0" w:color="auto"/>
                  </w:divBdr>
                  <w:divsChild>
                    <w:div w:id="316613509">
                      <w:marLeft w:val="0"/>
                      <w:marRight w:val="0"/>
                      <w:marTop w:val="0"/>
                      <w:marBottom w:val="0"/>
                      <w:divBdr>
                        <w:top w:val="none" w:sz="0" w:space="0" w:color="auto"/>
                        <w:left w:val="none" w:sz="0" w:space="0" w:color="auto"/>
                        <w:bottom w:val="none" w:sz="0" w:space="0" w:color="auto"/>
                        <w:right w:val="none" w:sz="0" w:space="0" w:color="auto"/>
                      </w:divBdr>
                    </w:div>
                    <w:div w:id="321934284">
                      <w:marLeft w:val="0"/>
                      <w:marRight w:val="0"/>
                      <w:marTop w:val="0"/>
                      <w:marBottom w:val="0"/>
                      <w:divBdr>
                        <w:top w:val="none" w:sz="0" w:space="0" w:color="auto"/>
                        <w:left w:val="none" w:sz="0" w:space="0" w:color="auto"/>
                        <w:bottom w:val="none" w:sz="0" w:space="0" w:color="auto"/>
                        <w:right w:val="none" w:sz="0" w:space="0" w:color="auto"/>
                      </w:divBdr>
                    </w:div>
                    <w:div w:id="333651937">
                      <w:marLeft w:val="0"/>
                      <w:marRight w:val="0"/>
                      <w:marTop w:val="0"/>
                      <w:marBottom w:val="0"/>
                      <w:divBdr>
                        <w:top w:val="none" w:sz="0" w:space="0" w:color="auto"/>
                        <w:left w:val="none" w:sz="0" w:space="0" w:color="auto"/>
                        <w:bottom w:val="none" w:sz="0" w:space="0" w:color="auto"/>
                        <w:right w:val="none" w:sz="0" w:space="0" w:color="auto"/>
                      </w:divBdr>
                    </w:div>
                    <w:div w:id="459421508">
                      <w:marLeft w:val="0"/>
                      <w:marRight w:val="0"/>
                      <w:marTop w:val="0"/>
                      <w:marBottom w:val="0"/>
                      <w:divBdr>
                        <w:top w:val="none" w:sz="0" w:space="0" w:color="auto"/>
                        <w:left w:val="none" w:sz="0" w:space="0" w:color="auto"/>
                        <w:bottom w:val="none" w:sz="0" w:space="0" w:color="auto"/>
                        <w:right w:val="none" w:sz="0" w:space="0" w:color="auto"/>
                      </w:divBdr>
                    </w:div>
                    <w:div w:id="551886328">
                      <w:marLeft w:val="0"/>
                      <w:marRight w:val="0"/>
                      <w:marTop w:val="0"/>
                      <w:marBottom w:val="0"/>
                      <w:divBdr>
                        <w:top w:val="none" w:sz="0" w:space="0" w:color="auto"/>
                        <w:left w:val="none" w:sz="0" w:space="0" w:color="auto"/>
                        <w:bottom w:val="none" w:sz="0" w:space="0" w:color="auto"/>
                        <w:right w:val="none" w:sz="0" w:space="0" w:color="auto"/>
                      </w:divBdr>
                    </w:div>
                    <w:div w:id="927691651">
                      <w:marLeft w:val="0"/>
                      <w:marRight w:val="0"/>
                      <w:marTop w:val="0"/>
                      <w:marBottom w:val="0"/>
                      <w:divBdr>
                        <w:top w:val="none" w:sz="0" w:space="0" w:color="auto"/>
                        <w:left w:val="none" w:sz="0" w:space="0" w:color="auto"/>
                        <w:bottom w:val="none" w:sz="0" w:space="0" w:color="auto"/>
                        <w:right w:val="none" w:sz="0" w:space="0" w:color="auto"/>
                      </w:divBdr>
                    </w:div>
                    <w:div w:id="1062948896">
                      <w:marLeft w:val="0"/>
                      <w:marRight w:val="0"/>
                      <w:marTop w:val="0"/>
                      <w:marBottom w:val="0"/>
                      <w:divBdr>
                        <w:top w:val="none" w:sz="0" w:space="0" w:color="auto"/>
                        <w:left w:val="none" w:sz="0" w:space="0" w:color="auto"/>
                        <w:bottom w:val="none" w:sz="0" w:space="0" w:color="auto"/>
                        <w:right w:val="none" w:sz="0" w:space="0" w:color="auto"/>
                      </w:divBdr>
                    </w:div>
                    <w:div w:id="1074208027">
                      <w:marLeft w:val="0"/>
                      <w:marRight w:val="0"/>
                      <w:marTop w:val="0"/>
                      <w:marBottom w:val="0"/>
                      <w:divBdr>
                        <w:top w:val="none" w:sz="0" w:space="0" w:color="auto"/>
                        <w:left w:val="none" w:sz="0" w:space="0" w:color="auto"/>
                        <w:bottom w:val="none" w:sz="0" w:space="0" w:color="auto"/>
                        <w:right w:val="none" w:sz="0" w:space="0" w:color="auto"/>
                      </w:divBdr>
                    </w:div>
                    <w:div w:id="1082292959">
                      <w:marLeft w:val="0"/>
                      <w:marRight w:val="0"/>
                      <w:marTop w:val="0"/>
                      <w:marBottom w:val="0"/>
                      <w:divBdr>
                        <w:top w:val="none" w:sz="0" w:space="0" w:color="auto"/>
                        <w:left w:val="none" w:sz="0" w:space="0" w:color="auto"/>
                        <w:bottom w:val="none" w:sz="0" w:space="0" w:color="auto"/>
                        <w:right w:val="none" w:sz="0" w:space="0" w:color="auto"/>
                      </w:divBdr>
                    </w:div>
                    <w:div w:id="1603146107">
                      <w:marLeft w:val="0"/>
                      <w:marRight w:val="0"/>
                      <w:marTop w:val="0"/>
                      <w:marBottom w:val="0"/>
                      <w:divBdr>
                        <w:top w:val="none" w:sz="0" w:space="0" w:color="auto"/>
                        <w:left w:val="none" w:sz="0" w:space="0" w:color="auto"/>
                        <w:bottom w:val="none" w:sz="0" w:space="0" w:color="auto"/>
                        <w:right w:val="none" w:sz="0" w:space="0" w:color="auto"/>
                      </w:divBdr>
                    </w:div>
                    <w:div w:id="1766683587">
                      <w:marLeft w:val="0"/>
                      <w:marRight w:val="0"/>
                      <w:marTop w:val="0"/>
                      <w:marBottom w:val="0"/>
                      <w:divBdr>
                        <w:top w:val="none" w:sz="0" w:space="0" w:color="auto"/>
                        <w:left w:val="none" w:sz="0" w:space="0" w:color="auto"/>
                        <w:bottom w:val="none" w:sz="0" w:space="0" w:color="auto"/>
                        <w:right w:val="none" w:sz="0" w:space="0" w:color="auto"/>
                      </w:divBdr>
                    </w:div>
                    <w:div w:id="1930114547">
                      <w:marLeft w:val="0"/>
                      <w:marRight w:val="0"/>
                      <w:marTop w:val="0"/>
                      <w:marBottom w:val="0"/>
                      <w:divBdr>
                        <w:top w:val="none" w:sz="0" w:space="0" w:color="auto"/>
                        <w:left w:val="none" w:sz="0" w:space="0" w:color="auto"/>
                        <w:bottom w:val="none" w:sz="0" w:space="0" w:color="auto"/>
                        <w:right w:val="none" w:sz="0" w:space="0" w:color="auto"/>
                      </w:divBdr>
                    </w:div>
                  </w:divsChild>
                </w:div>
                <w:div w:id="759910507">
                  <w:marLeft w:val="0"/>
                  <w:marRight w:val="0"/>
                  <w:marTop w:val="0"/>
                  <w:marBottom w:val="0"/>
                  <w:divBdr>
                    <w:top w:val="none" w:sz="0" w:space="0" w:color="auto"/>
                    <w:left w:val="none" w:sz="0" w:space="0" w:color="auto"/>
                    <w:bottom w:val="none" w:sz="0" w:space="0" w:color="auto"/>
                    <w:right w:val="none" w:sz="0" w:space="0" w:color="auto"/>
                  </w:divBdr>
                  <w:divsChild>
                    <w:div w:id="608050701">
                      <w:marLeft w:val="0"/>
                      <w:marRight w:val="0"/>
                      <w:marTop w:val="0"/>
                      <w:marBottom w:val="0"/>
                      <w:divBdr>
                        <w:top w:val="none" w:sz="0" w:space="0" w:color="auto"/>
                        <w:left w:val="none" w:sz="0" w:space="0" w:color="auto"/>
                        <w:bottom w:val="none" w:sz="0" w:space="0" w:color="auto"/>
                        <w:right w:val="none" w:sz="0" w:space="0" w:color="auto"/>
                      </w:divBdr>
                    </w:div>
                    <w:div w:id="1434931633">
                      <w:marLeft w:val="0"/>
                      <w:marRight w:val="0"/>
                      <w:marTop w:val="0"/>
                      <w:marBottom w:val="0"/>
                      <w:divBdr>
                        <w:top w:val="none" w:sz="0" w:space="0" w:color="auto"/>
                        <w:left w:val="none" w:sz="0" w:space="0" w:color="auto"/>
                        <w:bottom w:val="none" w:sz="0" w:space="0" w:color="auto"/>
                        <w:right w:val="none" w:sz="0" w:space="0" w:color="auto"/>
                      </w:divBdr>
                    </w:div>
                    <w:div w:id="1455827291">
                      <w:marLeft w:val="0"/>
                      <w:marRight w:val="0"/>
                      <w:marTop w:val="0"/>
                      <w:marBottom w:val="0"/>
                      <w:divBdr>
                        <w:top w:val="none" w:sz="0" w:space="0" w:color="auto"/>
                        <w:left w:val="none" w:sz="0" w:space="0" w:color="auto"/>
                        <w:bottom w:val="none" w:sz="0" w:space="0" w:color="auto"/>
                        <w:right w:val="none" w:sz="0" w:space="0" w:color="auto"/>
                      </w:divBdr>
                    </w:div>
                  </w:divsChild>
                </w:div>
                <w:div w:id="884408738">
                  <w:marLeft w:val="0"/>
                  <w:marRight w:val="0"/>
                  <w:marTop w:val="0"/>
                  <w:marBottom w:val="0"/>
                  <w:divBdr>
                    <w:top w:val="none" w:sz="0" w:space="0" w:color="auto"/>
                    <w:left w:val="none" w:sz="0" w:space="0" w:color="auto"/>
                    <w:bottom w:val="none" w:sz="0" w:space="0" w:color="auto"/>
                    <w:right w:val="none" w:sz="0" w:space="0" w:color="auto"/>
                  </w:divBdr>
                  <w:divsChild>
                    <w:div w:id="937328206">
                      <w:marLeft w:val="0"/>
                      <w:marRight w:val="0"/>
                      <w:marTop w:val="0"/>
                      <w:marBottom w:val="0"/>
                      <w:divBdr>
                        <w:top w:val="none" w:sz="0" w:space="0" w:color="auto"/>
                        <w:left w:val="none" w:sz="0" w:space="0" w:color="auto"/>
                        <w:bottom w:val="none" w:sz="0" w:space="0" w:color="auto"/>
                        <w:right w:val="none" w:sz="0" w:space="0" w:color="auto"/>
                      </w:divBdr>
                    </w:div>
                  </w:divsChild>
                </w:div>
                <w:div w:id="1297952351">
                  <w:marLeft w:val="0"/>
                  <w:marRight w:val="0"/>
                  <w:marTop w:val="0"/>
                  <w:marBottom w:val="0"/>
                  <w:divBdr>
                    <w:top w:val="none" w:sz="0" w:space="0" w:color="auto"/>
                    <w:left w:val="none" w:sz="0" w:space="0" w:color="auto"/>
                    <w:bottom w:val="none" w:sz="0" w:space="0" w:color="auto"/>
                    <w:right w:val="none" w:sz="0" w:space="0" w:color="auto"/>
                  </w:divBdr>
                  <w:divsChild>
                    <w:div w:id="94911777">
                      <w:marLeft w:val="0"/>
                      <w:marRight w:val="0"/>
                      <w:marTop w:val="0"/>
                      <w:marBottom w:val="0"/>
                      <w:divBdr>
                        <w:top w:val="none" w:sz="0" w:space="0" w:color="auto"/>
                        <w:left w:val="none" w:sz="0" w:space="0" w:color="auto"/>
                        <w:bottom w:val="none" w:sz="0" w:space="0" w:color="auto"/>
                        <w:right w:val="none" w:sz="0" w:space="0" w:color="auto"/>
                      </w:divBdr>
                    </w:div>
                    <w:div w:id="803884683">
                      <w:marLeft w:val="0"/>
                      <w:marRight w:val="0"/>
                      <w:marTop w:val="0"/>
                      <w:marBottom w:val="0"/>
                      <w:divBdr>
                        <w:top w:val="none" w:sz="0" w:space="0" w:color="auto"/>
                        <w:left w:val="none" w:sz="0" w:space="0" w:color="auto"/>
                        <w:bottom w:val="none" w:sz="0" w:space="0" w:color="auto"/>
                        <w:right w:val="none" w:sz="0" w:space="0" w:color="auto"/>
                      </w:divBdr>
                    </w:div>
                    <w:div w:id="1103645454">
                      <w:marLeft w:val="0"/>
                      <w:marRight w:val="0"/>
                      <w:marTop w:val="0"/>
                      <w:marBottom w:val="0"/>
                      <w:divBdr>
                        <w:top w:val="none" w:sz="0" w:space="0" w:color="auto"/>
                        <w:left w:val="none" w:sz="0" w:space="0" w:color="auto"/>
                        <w:bottom w:val="none" w:sz="0" w:space="0" w:color="auto"/>
                        <w:right w:val="none" w:sz="0" w:space="0" w:color="auto"/>
                      </w:divBdr>
                    </w:div>
                    <w:div w:id="1714109333">
                      <w:marLeft w:val="0"/>
                      <w:marRight w:val="0"/>
                      <w:marTop w:val="0"/>
                      <w:marBottom w:val="0"/>
                      <w:divBdr>
                        <w:top w:val="none" w:sz="0" w:space="0" w:color="auto"/>
                        <w:left w:val="none" w:sz="0" w:space="0" w:color="auto"/>
                        <w:bottom w:val="none" w:sz="0" w:space="0" w:color="auto"/>
                        <w:right w:val="none" w:sz="0" w:space="0" w:color="auto"/>
                      </w:divBdr>
                    </w:div>
                  </w:divsChild>
                </w:div>
                <w:div w:id="1354527946">
                  <w:marLeft w:val="0"/>
                  <w:marRight w:val="0"/>
                  <w:marTop w:val="0"/>
                  <w:marBottom w:val="0"/>
                  <w:divBdr>
                    <w:top w:val="none" w:sz="0" w:space="0" w:color="auto"/>
                    <w:left w:val="none" w:sz="0" w:space="0" w:color="auto"/>
                    <w:bottom w:val="none" w:sz="0" w:space="0" w:color="auto"/>
                    <w:right w:val="none" w:sz="0" w:space="0" w:color="auto"/>
                  </w:divBdr>
                  <w:divsChild>
                    <w:div w:id="400759261">
                      <w:marLeft w:val="0"/>
                      <w:marRight w:val="0"/>
                      <w:marTop w:val="0"/>
                      <w:marBottom w:val="0"/>
                      <w:divBdr>
                        <w:top w:val="none" w:sz="0" w:space="0" w:color="auto"/>
                        <w:left w:val="none" w:sz="0" w:space="0" w:color="auto"/>
                        <w:bottom w:val="none" w:sz="0" w:space="0" w:color="auto"/>
                        <w:right w:val="none" w:sz="0" w:space="0" w:color="auto"/>
                      </w:divBdr>
                    </w:div>
                    <w:div w:id="1675448646">
                      <w:marLeft w:val="0"/>
                      <w:marRight w:val="0"/>
                      <w:marTop w:val="0"/>
                      <w:marBottom w:val="0"/>
                      <w:divBdr>
                        <w:top w:val="none" w:sz="0" w:space="0" w:color="auto"/>
                        <w:left w:val="none" w:sz="0" w:space="0" w:color="auto"/>
                        <w:bottom w:val="none" w:sz="0" w:space="0" w:color="auto"/>
                        <w:right w:val="none" w:sz="0" w:space="0" w:color="auto"/>
                      </w:divBdr>
                    </w:div>
                  </w:divsChild>
                </w:div>
                <w:div w:id="1879783314">
                  <w:marLeft w:val="0"/>
                  <w:marRight w:val="0"/>
                  <w:marTop w:val="0"/>
                  <w:marBottom w:val="0"/>
                  <w:divBdr>
                    <w:top w:val="none" w:sz="0" w:space="0" w:color="auto"/>
                    <w:left w:val="none" w:sz="0" w:space="0" w:color="auto"/>
                    <w:bottom w:val="none" w:sz="0" w:space="0" w:color="auto"/>
                    <w:right w:val="none" w:sz="0" w:space="0" w:color="auto"/>
                  </w:divBdr>
                  <w:divsChild>
                    <w:div w:id="160002066">
                      <w:marLeft w:val="0"/>
                      <w:marRight w:val="0"/>
                      <w:marTop w:val="0"/>
                      <w:marBottom w:val="0"/>
                      <w:divBdr>
                        <w:top w:val="none" w:sz="0" w:space="0" w:color="auto"/>
                        <w:left w:val="none" w:sz="0" w:space="0" w:color="auto"/>
                        <w:bottom w:val="none" w:sz="0" w:space="0" w:color="auto"/>
                        <w:right w:val="none" w:sz="0" w:space="0" w:color="auto"/>
                      </w:divBdr>
                    </w:div>
                    <w:div w:id="454257434">
                      <w:marLeft w:val="0"/>
                      <w:marRight w:val="0"/>
                      <w:marTop w:val="0"/>
                      <w:marBottom w:val="0"/>
                      <w:divBdr>
                        <w:top w:val="none" w:sz="0" w:space="0" w:color="auto"/>
                        <w:left w:val="none" w:sz="0" w:space="0" w:color="auto"/>
                        <w:bottom w:val="none" w:sz="0" w:space="0" w:color="auto"/>
                        <w:right w:val="none" w:sz="0" w:space="0" w:color="auto"/>
                      </w:divBdr>
                    </w:div>
                    <w:div w:id="632173819">
                      <w:marLeft w:val="0"/>
                      <w:marRight w:val="0"/>
                      <w:marTop w:val="0"/>
                      <w:marBottom w:val="0"/>
                      <w:divBdr>
                        <w:top w:val="none" w:sz="0" w:space="0" w:color="auto"/>
                        <w:left w:val="none" w:sz="0" w:space="0" w:color="auto"/>
                        <w:bottom w:val="none" w:sz="0" w:space="0" w:color="auto"/>
                        <w:right w:val="none" w:sz="0" w:space="0" w:color="auto"/>
                      </w:divBdr>
                    </w:div>
                  </w:divsChild>
                </w:div>
                <w:div w:id="1980381440">
                  <w:marLeft w:val="0"/>
                  <w:marRight w:val="0"/>
                  <w:marTop w:val="0"/>
                  <w:marBottom w:val="0"/>
                  <w:divBdr>
                    <w:top w:val="none" w:sz="0" w:space="0" w:color="auto"/>
                    <w:left w:val="none" w:sz="0" w:space="0" w:color="auto"/>
                    <w:bottom w:val="none" w:sz="0" w:space="0" w:color="auto"/>
                    <w:right w:val="none" w:sz="0" w:space="0" w:color="auto"/>
                  </w:divBdr>
                  <w:divsChild>
                    <w:div w:id="98959867">
                      <w:marLeft w:val="0"/>
                      <w:marRight w:val="0"/>
                      <w:marTop w:val="0"/>
                      <w:marBottom w:val="0"/>
                      <w:divBdr>
                        <w:top w:val="none" w:sz="0" w:space="0" w:color="auto"/>
                        <w:left w:val="none" w:sz="0" w:space="0" w:color="auto"/>
                        <w:bottom w:val="none" w:sz="0" w:space="0" w:color="auto"/>
                        <w:right w:val="none" w:sz="0" w:space="0" w:color="auto"/>
                      </w:divBdr>
                    </w:div>
                    <w:div w:id="1690183476">
                      <w:marLeft w:val="0"/>
                      <w:marRight w:val="0"/>
                      <w:marTop w:val="0"/>
                      <w:marBottom w:val="0"/>
                      <w:divBdr>
                        <w:top w:val="none" w:sz="0" w:space="0" w:color="auto"/>
                        <w:left w:val="none" w:sz="0" w:space="0" w:color="auto"/>
                        <w:bottom w:val="none" w:sz="0" w:space="0" w:color="auto"/>
                        <w:right w:val="none" w:sz="0" w:space="0" w:color="auto"/>
                      </w:divBdr>
                    </w:div>
                    <w:div w:id="2090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4424">
          <w:marLeft w:val="0"/>
          <w:marRight w:val="0"/>
          <w:marTop w:val="0"/>
          <w:marBottom w:val="0"/>
          <w:divBdr>
            <w:top w:val="none" w:sz="0" w:space="0" w:color="auto"/>
            <w:left w:val="none" w:sz="0" w:space="0" w:color="auto"/>
            <w:bottom w:val="none" w:sz="0" w:space="0" w:color="auto"/>
            <w:right w:val="none" w:sz="0" w:space="0" w:color="auto"/>
          </w:divBdr>
        </w:div>
        <w:div w:id="967197959">
          <w:marLeft w:val="0"/>
          <w:marRight w:val="0"/>
          <w:marTop w:val="0"/>
          <w:marBottom w:val="0"/>
          <w:divBdr>
            <w:top w:val="none" w:sz="0" w:space="0" w:color="auto"/>
            <w:left w:val="none" w:sz="0" w:space="0" w:color="auto"/>
            <w:bottom w:val="none" w:sz="0" w:space="0" w:color="auto"/>
            <w:right w:val="none" w:sz="0" w:space="0" w:color="auto"/>
          </w:divBdr>
        </w:div>
        <w:div w:id="1215119132">
          <w:marLeft w:val="0"/>
          <w:marRight w:val="0"/>
          <w:marTop w:val="0"/>
          <w:marBottom w:val="0"/>
          <w:divBdr>
            <w:top w:val="none" w:sz="0" w:space="0" w:color="auto"/>
            <w:left w:val="none" w:sz="0" w:space="0" w:color="auto"/>
            <w:bottom w:val="none" w:sz="0" w:space="0" w:color="auto"/>
            <w:right w:val="none" w:sz="0" w:space="0" w:color="auto"/>
          </w:divBdr>
        </w:div>
        <w:div w:id="1656448149">
          <w:marLeft w:val="0"/>
          <w:marRight w:val="0"/>
          <w:marTop w:val="0"/>
          <w:marBottom w:val="0"/>
          <w:divBdr>
            <w:top w:val="none" w:sz="0" w:space="0" w:color="auto"/>
            <w:left w:val="none" w:sz="0" w:space="0" w:color="auto"/>
            <w:bottom w:val="none" w:sz="0" w:space="0" w:color="auto"/>
            <w:right w:val="none" w:sz="0" w:space="0" w:color="auto"/>
          </w:divBdr>
        </w:div>
        <w:div w:id="1689332443">
          <w:marLeft w:val="0"/>
          <w:marRight w:val="0"/>
          <w:marTop w:val="0"/>
          <w:marBottom w:val="0"/>
          <w:divBdr>
            <w:top w:val="none" w:sz="0" w:space="0" w:color="auto"/>
            <w:left w:val="none" w:sz="0" w:space="0" w:color="auto"/>
            <w:bottom w:val="none" w:sz="0" w:space="0" w:color="auto"/>
            <w:right w:val="none" w:sz="0" w:space="0" w:color="auto"/>
          </w:divBdr>
        </w:div>
      </w:divsChild>
    </w:div>
    <w:div w:id="528109044">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15220808">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3943929">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405031355">
      <w:bodyDiv w:val="1"/>
      <w:marLeft w:val="0"/>
      <w:marRight w:val="0"/>
      <w:marTop w:val="0"/>
      <w:marBottom w:val="0"/>
      <w:divBdr>
        <w:top w:val="none" w:sz="0" w:space="0" w:color="auto"/>
        <w:left w:val="none" w:sz="0" w:space="0" w:color="auto"/>
        <w:bottom w:val="none" w:sz="0" w:space="0" w:color="auto"/>
        <w:right w:val="none" w:sz="0" w:space="0" w:color="auto"/>
      </w:divBdr>
      <w:divsChild>
        <w:div w:id="286663475">
          <w:marLeft w:val="0"/>
          <w:marRight w:val="0"/>
          <w:marTop w:val="0"/>
          <w:marBottom w:val="0"/>
          <w:divBdr>
            <w:top w:val="none" w:sz="0" w:space="0" w:color="auto"/>
            <w:left w:val="none" w:sz="0" w:space="0" w:color="auto"/>
            <w:bottom w:val="none" w:sz="0" w:space="0" w:color="auto"/>
            <w:right w:val="none" w:sz="0" w:space="0" w:color="auto"/>
          </w:divBdr>
        </w:div>
        <w:div w:id="1603797859">
          <w:marLeft w:val="0"/>
          <w:marRight w:val="0"/>
          <w:marTop w:val="0"/>
          <w:marBottom w:val="0"/>
          <w:divBdr>
            <w:top w:val="none" w:sz="0" w:space="0" w:color="auto"/>
            <w:left w:val="none" w:sz="0" w:space="0" w:color="auto"/>
            <w:bottom w:val="none" w:sz="0" w:space="0" w:color="auto"/>
            <w:right w:val="none" w:sz="0" w:space="0" w:color="auto"/>
          </w:divBdr>
        </w:div>
        <w:div w:id="2049795916">
          <w:marLeft w:val="0"/>
          <w:marRight w:val="0"/>
          <w:marTop w:val="0"/>
          <w:marBottom w:val="0"/>
          <w:divBdr>
            <w:top w:val="none" w:sz="0" w:space="0" w:color="auto"/>
            <w:left w:val="none" w:sz="0" w:space="0" w:color="auto"/>
            <w:bottom w:val="none" w:sz="0" w:space="0" w:color="auto"/>
            <w:right w:val="none" w:sz="0" w:space="0" w:color="auto"/>
          </w:divBdr>
        </w:div>
        <w:div w:id="2090736470">
          <w:marLeft w:val="0"/>
          <w:marRight w:val="0"/>
          <w:marTop w:val="0"/>
          <w:marBottom w:val="0"/>
          <w:divBdr>
            <w:top w:val="none" w:sz="0" w:space="0" w:color="auto"/>
            <w:left w:val="none" w:sz="0" w:space="0" w:color="auto"/>
            <w:bottom w:val="none" w:sz="0" w:space="0" w:color="auto"/>
            <w:right w:val="none" w:sz="0" w:space="0" w:color="auto"/>
          </w:divBdr>
        </w:div>
      </w:divsChild>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69279104">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80745907">
      <w:bodyDiv w:val="1"/>
      <w:marLeft w:val="0"/>
      <w:marRight w:val="0"/>
      <w:marTop w:val="0"/>
      <w:marBottom w:val="0"/>
      <w:divBdr>
        <w:top w:val="none" w:sz="0" w:space="0" w:color="auto"/>
        <w:left w:val="none" w:sz="0" w:space="0" w:color="auto"/>
        <w:bottom w:val="none" w:sz="0" w:space="0" w:color="auto"/>
        <w:right w:val="none" w:sz="0" w:space="0" w:color="auto"/>
      </w:divBdr>
    </w:div>
    <w:div w:id="1649627551">
      <w:bodyDiv w:val="1"/>
      <w:marLeft w:val="0"/>
      <w:marRight w:val="0"/>
      <w:marTop w:val="0"/>
      <w:marBottom w:val="0"/>
      <w:divBdr>
        <w:top w:val="none" w:sz="0" w:space="0" w:color="auto"/>
        <w:left w:val="none" w:sz="0" w:space="0" w:color="auto"/>
        <w:bottom w:val="none" w:sz="0" w:space="0" w:color="auto"/>
        <w:right w:val="none" w:sz="0" w:space="0" w:color="auto"/>
      </w:divBdr>
      <w:divsChild>
        <w:div w:id="849099943">
          <w:marLeft w:val="0"/>
          <w:marRight w:val="0"/>
          <w:marTop w:val="0"/>
          <w:marBottom w:val="0"/>
          <w:divBdr>
            <w:top w:val="none" w:sz="0" w:space="0" w:color="auto"/>
            <w:left w:val="none" w:sz="0" w:space="0" w:color="auto"/>
            <w:bottom w:val="none" w:sz="0" w:space="0" w:color="auto"/>
            <w:right w:val="none" w:sz="0" w:space="0" w:color="auto"/>
          </w:divBdr>
          <w:divsChild>
            <w:div w:id="1896231861">
              <w:marLeft w:val="0"/>
              <w:marRight w:val="0"/>
              <w:marTop w:val="0"/>
              <w:marBottom w:val="0"/>
              <w:divBdr>
                <w:top w:val="none" w:sz="0" w:space="0" w:color="auto"/>
                <w:left w:val="none" w:sz="0" w:space="0" w:color="auto"/>
                <w:bottom w:val="none" w:sz="0" w:space="0" w:color="auto"/>
                <w:right w:val="none" w:sz="0" w:space="0" w:color="auto"/>
              </w:divBdr>
              <w:divsChild>
                <w:div w:id="1844736121">
                  <w:marLeft w:val="0"/>
                  <w:marRight w:val="0"/>
                  <w:marTop w:val="0"/>
                  <w:marBottom w:val="0"/>
                  <w:divBdr>
                    <w:top w:val="none" w:sz="0" w:space="0" w:color="auto"/>
                    <w:left w:val="none" w:sz="0" w:space="0" w:color="auto"/>
                    <w:bottom w:val="none" w:sz="0" w:space="0" w:color="auto"/>
                    <w:right w:val="none" w:sz="0" w:space="0" w:color="auto"/>
                  </w:divBdr>
                  <w:divsChild>
                    <w:div w:id="495851287">
                      <w:marLeft w:val="0"/>
                      <w:marRight w:val="0"/>
                      <w:marTop w:val="0"/>
                      <w:marBottom w:val="0"/>
                      <w:divBdr>
                        <w:top w:val="none" w:sz="0" w:space="0" w:color="auto"/>
                        <w:left w:val="none" w:sz="0" w:space="0" w:color="auto"/>
                        <w:bottom w:val="none" w:sz="0" w:space="0" w:color="auto"/>
                        <w:right w:val="none" w:sz="0" w:space="0" w:color="auto"/>
                      </w:divBdr>
                      <w:divsChild>
                        <w:div w:id="1690838216">
                          <w:marLeft w:val="0"/>
                          <w:marRight w:val="0"/>
                          <w:marTop w:val="0"/>
                          <w:marBottom w:val="0"/>
                          <w:divBdr>
                            <w:top w:val="none" w:sz="0" w:space="0" w:color="auto"/>
                            <w:left w:val="none" w:sz="0" w:space="0" w:color="auto"/>
                            <w:bottom w:val="none" w:sz="0" w:space="0" w:color="auto"/>
                            <w:right w:val="none" w:sz="0" w:space="0" w:color="auto"/>
                          </w:divBdr>
                          <w:divsChild>
                            <w:div w:id="1130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062236">
      <w:bodyDiv w:val="1"/>
      <w:marLeft w:val="0"/>
      <w:marRight w:val="0"/>
      <w:marTop w:val="0"/>
      <w:marBottom w:val="0"/>
      <w:divBdr>
        <w:top w:val="none" w:sz="0" w:space="0" w:color="auto"/>
        <w:left w:val="none" w:sz="0" w:space="0" w:color="auto"/>
        <w:bottom w:val="none" w:sz="0" w:space="0" w:color="auto"/>
        <w:right w:val="none" w:sz="0" w:space="0" w:color="auto"/>
      </w:divBdr>
      <w:divsChild>
        <w:div w:id="751004729">
          <w:marLeft w:val="0"/>
          <w:marRight w:val="0"/>
          <w:marTop w:val="0"/>
          <w:marBottom w:val="0"/>
          <w:divBdr>
            <w:top w:val="none" w:sz="0" w:space="0" w:color="auto"/>
            <w:left w:val="none" w:sz="0" w:space="0" w:color="auto"/>
            <w:bottom w:val="none" w:sz="0" w:space="0" w:color="auto"/>
            <w:right w:val="none" w:sz="0" w:space="0" w:color="auto"/>
          </w:divBdr>
        </w:div>
        <w:div w:id="1824161038">
          <w:marLeft w:val="0"/>
          <w:marRight w:val="0"/>
          <w:marTop w:val="0"/>
          <w:marBottom w:val="0"/>
          <w:divBdr>
            <w:top w:val="none" w:sz="0" w:space="0" w:color="auto"/>
            <w:left w:val="none" w:sz="0" w:space="0" w:color="auto"/>
            <w:bottom w:val="none" w:sz="0" w:space="0" w:color="auto"/>
            <w:right w:val="none" w:sz="0" w:space="0" w:color="auto"/>
          </w:divBdr>
        </w:div>
      </w:divsChild>
    </w:div>
    <w:div w:id="1806654557">
      <w:bodyDiv w:val="1"/>
      <w:marLeft w:val="0"/>
      <w:marRight w:val="0"/>
      <w:marTop w:val="0"/>
      <w:marBottom w:val="0"/>
      <w:divBdr>
        <w:top w:val="none" w:sz="0" w:space="0" w:color="auto"/>
        <w:left w:val="none" w:sz="0" w:space="0" w:color="auto"/>
        <w:bottom w:val="none" w:sz="0" w:space="0" w:color="auto"/>
        <w:right w:val="none" w:sz="0" w:space="0" w:color="auto"/>
      </w:divBdr>
      <w:divsChild>
        <w:div w:id="67768741">
          <w:marLeft w:val="0"/>
          <w:marRight w:val="0"/>
          <w:marTop w:val="0"/>
          <w:marBottom w:val="0"/>
          <w:divBdr>
            <w:top w:val="none" w:sz="0" w:space="0" w:color="auto"/>
            <w:left w:val="none" w:sz="0" w:space="0" w:color="auto"/>
            <w:bottom w:val="none" w:sz="0" w:space="0" w:color="auto"/>
            <w:right w:val="none" w:sz="0" w:space="0" w:color="auto"/>
          </w:divBdr>
        </w:div>
        <w:div w:id="1047415145">
          <w:marLeft w:val="0"/>
          <w:marRight w:val="0"/>
          <w:marTop w:val="0"/>
          <w:marBottom w:val="0"/>
          <w:divBdr>
            <w:top w:val="none" w:sz="0" w:space="0" w:color="auto"/>
            <w:left w:val="none" w:sz="0" w:space="0" w:color="auto"/>
            <w:bottom w:val="none" w:sz="0" w:space="0" w:color="auto"/>
            <w:right w:val="none" w:sz="0" w:space="0" w:color="auto"/>
          </w:divBdr>
          <w:divsChild>
            <w:div w:id="1424261054">
              <w:marLeft w:val="-75"/>
              <w:marRight w:val="0"/>
              <w:marTop w:val="30"/>
              <w:marBottom w:val="30"/>
              <w:divBdr>
                <w:top w:val="none" w:sz="0" w:space="0" w:color="auto"/>
                <w:left w:val="none" w:sz="0" w:space="0" w:color="auto"/>
                <w:bottom w:val="none" w:sz="0" w:space="0" w:color="auto"/>
                <w:right w:val="none" w:sz="0" w:space="0" w:color="auto"/>
              </w:divBdr>
              <w:divsChild>
                <w:div w:id="411047999">
                  <w:marLeft w:val="0"/>
                  <w:marRight w:val="0"/>
                  <w:marTop w:val="0"/>
                  <w:marBottom w:val="0"/>
                  <w:divBdr>
                    <w:top w:val="none" w:sz="0" w:space="0" w:color="auto"/>
                    <w:left w:val="none" w:sz="0" w:space="0" w:color="auto"/>
                    <w:bottom w:val="none" w:sz="0" w:space="0" w:color="auto"/>
                    <w:right w:val="none" w:sz="0" w:space="0" w:color="auto"/>
                  </w:divBdr>
                  <w:divsChild>
                    <w:div w:id="548808657">
                      <w:marLeft w:val="0"/>
                      <w:marRight w:val="0"/>
                      <w:marTop w:val="0"/>
                      <w:marBottom w:val="0"/>
                      <w:divBdr>
                        <w:top w:val="none" w:sz="0" w:space="0" w:color="auto"/>
                        <w:left w:val="none" w:sz="0" w:space="0" w:color="auto"/>
                        <w:bottom w:val="none" w:sz="0" w:space="0" w:color="auto"/>
                        <w:right w:val="none" w:sz="0" w:space="0" w:color="auto"/>
                      </w:divBdr>
                    </w:div>
                  </w:divsChild>
                </w:div>
                <w:div w:id="498546690">
                  <w:marLeft w:val="0"/>
                  <w:marRight w:val="0"/>
                  <w:marTop w:val="0"/>
                  <w:marBottom w:val="0"/>
                  <w:divBdr>
                    <w:top w:val="none" w:sz="0" w:space="0" w:color="auto"/>
                    <w:left w:val="none" w:sz="0" w:space="0" w:color="auto"/>
                    <w:bottom w:val="none" w:sz="0" w:space="0" w:color="auto"/>
                    <w:right w:val="none" w:sz="0" w:space="0" w:color="auto"/>
                  </w:divBdr>
                  <w:divsChild>
                    <w:div w:id="13775709">
                      <w:marLeft w:val="0"/>
                      <w:marRight w:val="0"/>
                      <w:marTop w:val="0"/>
                      <w:marBottom w:val="0"/>
                      <w:divBdr>
                        <w:top w:val="none" w:sz="0" w:space="0" w:color="auto"/>
                        <w:left w:val="none" w:sz="0" w:space="0" w:color="auto"/>
                        <w:bottom w:val="none" w:sz="0" w:space="0" w:color="auto"/>
                        <w:right w:val="none" w:sz="0" w:space="0" w:color="auto"/>
                      </w:divBdr>
                    </w:div>
                    <w:div w:id="42560883">
                      <w:marLeft w:val="0"/>
                      <w:marRight w:val="0"/>
                      <w:marTop w:val="0"/>
                      <w:marBottom w:val="0"/>
                      <w:divBdr>
                        <w:top w:val="none" w:sz="0" w:space="0" w:color="auto"/>
                        <w:left w:val="none" w:sz="0" w:space="0" w:color="auto"/>
                        <w:bottom w:val="none" w:sz="0" w:space="0" w:color="auto"/>
                        <w:right w:val="none" w:sz="0" w:space="0" w:color="auto"/>
                      </w:divBdr>
                    </w:div>
                    <w:div w:id="57024963">
                      <w:marLeft w:val="0"/>
                      <w:marRight w:val="0"/>
                      <w:marTop w:val="0"/>
                      <w:marBottom w:val="0"/>
                      <w:divBdr>
                        <w:top w:val="none" w:sz="0" w:space="0" w:color="auto"/>
                        <w:left w:val="none" w:sz="0" w:space="0" w:color="auto"/>
                        <w:bottom w:val="none" w:sz="0" w:space="0" w:color="auto"/>
                        <w:right w:val="none" w:sz="0" w:space="0" w:color="auto"/>
                      </w:divBdr>
                    </w:div>
                    <w:div w:id="230624963">
                      <w:marLeft w:val="0"/>
                      <w:marRight w:val="0"/>
                      <w:marTop w:val="0"/>
                      <w:marBottom w:val="0"/>
                      <w:divBdr>
                        <w:top w:val="none" w:sz="0" w:space="0" w:color="auto"/>
                        <w:left w:val="none" w:sz="0" w:space="0" w:color="auto"/>
                        <w:bottom w:val="none" w:sz="0" w:space="0" w:color="auto"/>
                        <w:right w:val="none" w:sz="0" w:space="0" w:color="auto"/>
                      </w:divBdr>
                    </w:div>
                    <w:div w:id="381099672">
                      <w:marLeft w:val="0"/>
                      <w:marRight w:val="0"/>
                      <w:marTop w:val="0"/>
                      <w:marBottom w:val="0"/>
                      <w:divBdr>
                        <w:top w:val="none" w:sz="0" w:space="0" w:color="auto"/>
                        <w:left w:val="none" w:sz="0" w:space="0" w:color="auto"/>
                        <w:bottom w:val="none" w:sz="0" w:space="0" w:color="auto"/>
                        <w:right w:val="none" w:sz="0" w:space="0" w:color="auto"/>
                      </w:divBdr>
                    </w:div>
                    <w:div w:id="876741723">
                      <w:marLeft w:val="0"/>
                      <w:marRight w:val="0"/>
                      <w:marTop w:val="0"/>
                      <w:marBottom w:val="0"/>
                      <w:divBdr>
                        <w:top w:val="none" w:sz="0" w:space="0" w:color="auto"/>
                        <w:left w:val="none" w:sz="0" w:space="0" w:color="auto"/>
                        <w:bottom w:val="none" w:sz="0" w:space="0" w:color="auto"/>
                        <w:right w:val="none" w:sz="0" w:space="0" w:color="auto"/>
                      </w:divBdr>
                    </w:div>
                    <w:div w:id="900603341">
                      <w:marLeft w:val="0"/>
                      <w:marRight w:val="0"/>
                      <w:marTop w:val="0"/>
                      <w:marBottom w:val="0"/>
                      <w:divBdr>
                        <w:top w:val="none" w:sz="0" w:space="0" w:color="auto"/>
                        <w:left w:val="none" w:sz="0" w:space="0" w:color="auto"/>
                        <w:bottom w:val="none" w:sz="0" w:space="0" w:color="auto"/>
                        <w:right w:val="none" w:sz="0" w:space="0" w:color="auto"/>
                      </w:divBdr>
                    </w:div>
                    <w:div w:id="948514024">
                      <w:marLeft w:val="0"/>
                      <w:marRight w:val="0"/>
                      <w:marTop w:val="0"/>
                      <w:marBottom w:val="0"/>
                      <w:divBdr>
                        <w:top w:val="none" w:sz="0" w:space="0" w:color="auto"/>
                        <w:left w:val="none" w:sz="0" w:space="0" w:color="auto"/>
                        <w:bottom w:val="none" w:sz="0" w:space="0" w:color="auto"/>
                        <w:right w:val="none" w:sz="0" w:space="0" w:color="auto"/>
                      </w:divBdr>
                    </w:div>
                    <w:div w:id="1094590220">
                      <w:marLeft w:val="0"/>
                      <w:marRight w:val="0"/>
                      <w:marTop w:val="0"/>
                      <w:marBottom w:val="0"/>
                      <w:divBdr>
                        <w:top w:val="none" w:sz="0" w:space="0" w:color="auto"/>
                        <w:left w:val="none" w:sz="0" w:space="0" w:color="auto"/>
                        <w:bottom w:val="none" w:sz="0" w:space="0" w:color="auto"/>
                        <w:right w:val="none" w:sz="0" w:space="0" w:color="auto"/>
                      </w:divBdr>
                    </w:div>
                    <w:div w:id="1266696933">
                      <w:marLeft w:val="0"/>
                      <w:marRight w:val="0"/>
                      <w:marTop w:val="0"/>
                      <w:marBottom w:val="0"/>
                      <w:divBdr>
                        <w:top w:val="none" w:sz="0" w:space="0" w:color="auto"/>
                        <w:left w:val="none" w:sz="0" w:space="0" w:color="auto"/>
                        <w:bottom w:val="none" w:sz="0" w:space="0" w:color="auto"/>
                        <w:right w:val="none" w:sz="0" w:space="0" w:color="auto"/>
                      </w:divBdr>
                    </w:div>
                    <w:div w:id="1323197163">
                      <w:marLeft w:val="0"/>
                      <w:marRight w:val="0"/>
                      <w:marTop w:val="0"/>
                      <w:marBottom w:val="0"/>
                      <w:divBdr>
                        <w:top w:val="none" w:sz="0" w:space="0" w:color="auto"/>
                        <w:left w:val="none" w:sz="0" w:space="0" w:color="auto"/>
                        <w:bottom w:val="none" w:sz="0" w:space="0" w:color="auto"/>
                        <w:right w:val="none" w:sz="0" w:space="0" w:color="auto"/>
                      </w:divBdr>
                    </w:div>
                    <w:div w:id="1344818551">
                      <w:marLeft w:val="0"/>
                      <w:marRight w:val="0"/>
                      <w:marTop w:val="0"/>
                      <w:marBottom w:val="0"/>
                      <w:divBdr>
                        <w:top w:val="none" w:sz="0" w:space="0" w:color="auto"/>
                        <w:left w:val="none" w:sz="0" w:space="0" w:color="auto"/>
                        <w:bottom w:val="none" w:sz="0" w:space="0" w:color="auto"/>
                        <w:right w:val="none" w:sz="0" w:space="0" w:color="auto"/>
                      </w:divBdr>
                    </w:div>
                    <w:div w:id="1363632064">
                      <w:marLeft w:val="0"/>
                      <w:marRight w:val="0"/>
                      <w:marTop w:val="0"/>
                      <w:marBottom w:val="0"/>
                      <w:divBdr>
                        <w:top w:val="none" w:sz="0" w:space="0" w:color="auto"/>
                        <w:left w:val="none" w:sz="0" w:space="0" w:color="auto"/>
                        <w:bottom w:val="none" w:sz="0" w:space="0" w:color="auto"/>
                        <w:right w:val="none" w:sz="0" w:space="0" w:color="auto"/>
                      </w:divBdr>
                    </w:div>
                    <w:div w:id="1491629252">
                      <w:marLeft w:val="0"/>
                      <w:marRight w:val="0"/>
                      <w:marTop w:val="0"/>
                      <w:marBottom w:val="0"/>
                      <w:divBdr>
                        <w:top w:val="none" w:sz="0" w:space="0" w:color="auto"/>
                        <w:left w:val="none" w:sz="0" w:space="0" w:color="auto"/>
                        <w:bottom w:val="none" w:sz="0" w:space="0" w:color="auto"/>
                        <w:right w:val="none" w:sz="0" w:space="0" w:color="auto"/>
                      </w:divBdr>
                    </w:div>
                    <w:div w:id="1562447094">
                      <w:marLeft w:val="0"/>
                      <w:marRight w:val="0"/>
                      <w:marTop w:val="0"/>
                      <w:marBottom w:val="0"/>
                      <w:divBdr>
                        <w:top w:val="none" w:sz="0" w:space="0" w:color="auto"/>
                        <w:left w:val="none" w:sz="0" w:space="0" w:color="auto"/>
                        <w:bottom w:val="none" w:sz="0" w:space="0" w:color="auto"/>
                        <w:right w:val="none" w:sz="0" w:space="0" w:color="auto"/>
                      </w:divBdr>
                    </w:div>
                    <w:div w:id="1643581074">
                      <w:marLeft w:val="0"/>
                      <w:marRight w:val="0"/>
                      <w:marTop w:val="0"/>
                      <w:marBottom w:val="0"/>
                      <w:divBdr>
                        <w:top w:val="none" w:sz="0" w:space="0" w:color="auto"/>
                        <w:left w:val="none" w:sz="0" w:space="0" w:color="auto"/>
                        <w:bottom w:val="none" w:sz="0" w:space="0" w:color="auto"/>
                        <w:right w:val="none" w:sz="0" w:space="0" w:color="auto"/>
                      </w:divBdr>
                    </w:div>
                    <w:div w:id="2069762349">
                      <w:marLeft w:val="0"/>
                      <w:marRight w:val="0"/>
                      <w:marTop w:val="0"/>
                      <w:marBottom w:val="0"/>
                      <w:divBdr>
                        <w:top w:val="none" w:sz="0" w:space="0" w:color="auto"/>
                        <w:left w:val="none" w:sz="0" w:space="0" w:color="auto"/>
                        <w:bottom w:val="none" w:sz="0" w:space="0" w:color="auto"/>
                        <w:right w:val="none" w:sz="0" w:space="0" w:color="auto"/>
                      </w:divBdr>
                    </w:div>
                    <w:div w:id="2120761220">
                      <w:marLeft w:val="0"/>
                      <w:marRight w:val="0"/>
                      <w:marTop w:val="0"/>
                      <w:marBottom w:val="0"/>
                      <w:divBdr>
                        <w:top w:val="none" w:sz="0" w:space="0" w:color="auto"/>
                        <w:left w:val="none" w:sz="0" w:space="0" w:color="auto"/>
                        <w:bottom w:val="none" w:sz="0" w:space="0" w:color="auto"/>
                        <w:right w:val="none" w:sz="0" w:space="0" w:color="auto"/>
                      </w:divBdr>
                    </w:div>
                  </w:divsChild>
                </w:div>
                <w:div w:id="865101205">
                  <w:marLeft w:val="0"/>
                  <w:marRight w:val="0"/>
                  <w:marTop w:val="0"/>
                  <w:marBottom w:val="0"/>
                  <w:divBdr>
                    <w:top w:val="none" w:sz="0" w:space="0" w:color="auto"/>
                    <w:left w:val="none" w:sz="0" w:space="0" w:color="auto"/>
                    <w:bottom w:val="none" w:sz="0" w:space="0" w:color="auto"/>
                    <w:right w:val="none" w:sz="0" w:space="0" w:color="auto"/>
                  </w:divBdr>
                  <w:divsChild>
                    <w:div w:id="1693023706">
                      <w:marLeft w:val="0"/>
                      <w:marRight w:val="0"/>
                      <w:marTop w:val="0"/>
                      <w:marBottom w:val="0"/>
                      <w:divBdr>
                        <w:top w:val="none" w:sz="0" w:space="0" w:color="auto"/>
                        <w:left w:val="none" w:sz="0" w:space="0" w:color="auto"/>
                        <w:bottom w:val="none" w:sz="0" w:space="0" w:color="auto"/>
                        <w:right w:val="none" w:sz="0" w:space="0" w:color="auto"/>
                      </w:divBdr>
                    </w:div>
                  </w:divsChild>
                </w:div>
                <w:div w:id="881330945">
                  <w:marLeft w:val="0"/>
                  <w:marRight w:val="0"/>
                  <w:marTop w:val="0"/>
                  <w:marBottom w:val="0"/>
                  <w:divBdr>
                    <w:top w:val="none" w:sz="0" w:space="0" w:color="auto"/>
                    <w:left w:val="none" w:sz="0" w:space="0" w:color="auto"/>
                    <w:bottom w:val="none" w:sz="0" w:space="0" w:color="auto"/>
                    <w:right w:val="none" w:sz="0" w:space="0" w:color="auto"/>
                  </w:divBdr>
                  <w:divsChild>
                    <w:div w:id="168328672">
                      <w:marLeft w:val="0"/>
                      <w:marRight w:val="0"/>
                      <w:marTop w:val="0"/>
                      <w:marBottom w:val="0"/>
                      <w:divBdr>
                        <w:top w:val="none" w:sz="0" w:space="0" w:color="auto"/>
                        <w:left w:val="none" w:sz="0" w:space="0" w:color="auto"/>
                        <w:bottom w:val="none" w:sz="0" w:space="0" w:color="auto"/>
                        <w:right w:val="none" w:sz="0" w:space="0" w:color="auto"/>
                      </w:divBdr>
                    </w:div>
                    <w:div w:id="224340304">
                      <w:marLeft w:val="0"/>
                      <w:marRight w:val="0"/>
                      <w:marTop w:val="0"/>
                      <w:marBottom w:val="0"/>
                      <w:divBdr>
                        <w:top w:val="none" w:sz="0" w:space="0" w:color="auto"/>
                        <w:left w:val="none" w:sz="0" w:space="0" w:color="auto"/>
                        <w:bottom w:val="none" w:sz="0" w:space="0" w:color="auto"/>
                        <w:right w:val="none" w:sz="0" w:space="0" w:color="auto"/>
                      </w:divBdr>
                    </w:div>
                    <w:div w:id="237786639">
                      <w:marLeft w:val="0"/>
                      <w:marRight w:val="0"/>
                      <w:marTop w:val="0"/>
                      <w:marBottom w:val="0"/>
                      <w:divBdr>
                        <w:top w:val="none" w:sz="0" w:space="0" w:color="auto"/>
                        <w:left w:val="none" w:sz="0" w:space="0" w:color="auto"/>
                        <w:bottom w:val="none" w:sz="0" w:space="0" w:color="auto"/>
                        <w:right w:val="none" w:sz="0" w:space="0" w:color="auto"/>
                      </w:divBdr>
                    </w:div>
                    <w:div w:id="376126877">
                      <w:marLeft w:val="0"/>
                      <w:marRight w:val="0"/>
                      <w:marTop w:val="0"/>
                      <w:marBottom w:val="0"/>
                      <w:divBdr>
                        <w:top w:val="none" w:sz="0" w:space="0" w:color="auto"/>
                        <w:left w:val="none" w:sz="0" w:space="0" w:color="auto"/>
                        <w:bottom w:val="none" w:sz="0" w:space="0" w:color="auto"/>
                        <w:right w:val="none" w:sz="0" w:space="0" w:color="auto"/>
                      </w:divBdr>
                    </w:div>
                    <w:div w:id="569770893">
                      <w:marLeft w:val="0"/>
                      <w:marRight w:val="0"/>
                      <w:marTop w:val="0"/>
                      <w:marBottom w:val="0"/>
                      <w:divBdr>
                        <w:top w:val="none" w:sz="0" w:space="0" w:color="auto"/>
                        <w:left w:val="none" w:sz="0" w:space="0" w:color="auto"/>
                        <w:bottom w:val="none" w:sz="0" w:space="0" w:color="auto"/>
                        <w:right w:val="none" w:sz="0" w:space="0" w:color="auto"/>
                      </w:divBdr>
                    </w:div>
                    <w:div w:id="575671483">
                      <w:marLeft w:val="0"/>
                      <w:marRight w:val="0"/>
                      <w:marTop w:val="0"/>
                      <w:marBottom w:val="0"/>
                      <w:divBdr>
                        <w:top w:val="none" w:sz="0" w:space="0" w:color="auto"/>
                        <w:left w:val="none" w:sz="0" w:space="0" w:color="auto"/>
                        <w:bottom w:val="none" w:sz="0" w:space="0" w:color="auto"/>
                        <w:right w:val="none" w:sz="0" w:space="0" w:color="auto"/>
                      </w:divBdr>
                    </w:div>
                    <w:div w:id="581720140">
                      <w:marLeft w:val="0"/>
                      <w:marRight w:val="0"/>
                      <w:marTop w:val="0"/>
                      <w:marBottom w:val="0"/>
                      <w:divBdr>
                        <w:top w:val="none" w:sz="0" w:space="0" w:color="auto"/>
                        <w:left w:val="none" w:sz="0" w:space="0" w:color="auto"/>
                        <w:bottom w:val="none" w:sz="0" w:space="0" w:color="auto"/>
                        <w:right w:val="none" w:sz="0" w:space="0" w:color="auto"/>
                      </w:divBdr>
                    </w:div>
                    <w:div w:id="950287543">
                      <w:marLeft w:val="0"/>
                      <w:marRight w:val="0"/>
                      <w:marTop w:val="0"/>
                      <w:marBottom w:val="0"/>
                      <w:divBdr>
                        <w:top w:val="none" w:sz="0" w:space="0" w:color="auto"/>
                        <w:left w:val="none" w:sz="0" w:space="0" w:color="auto"/>
                        <w:bottom w:val="none" w:sz="0" w:space="0" w:color="auto"/>
                        <w:right w:val="none" w:sz="0" w:space="0" w:color="auto"/>
                      </w:divBdr>
                    </w:div>
                    <w:div w:id="960578737">
                      <w:marLeft w:val="0"/>
                      <w:marRight w:val="0"/>
                      <w:marTop w:val="0"/>
                      <w:marBottom w:val="0"/>
                      <w:divBdr>
                        <w:top w:val="none" w:sz="0" w:space="0" w:color="auto"/>
                        <w:left w:val="none" w:sz="0" w:space="0" w:color="auto"/>
                        <w:bottom w:val="none" w:sz="0" w:space="0" w:color="auto"/>
                        <w:right w:val="none" w:sz="0" w:space="0" w:color="auto"/>
                      </w:divBdr>
                    </w:div>
                    <w:div w:id="1002972761">
                      <w:marLeft w:val="0"/>
                      <w:marRight w:val="0"/>
                      <w:marTop w:val="0"/>
                      <w:marBottom w:val="0"/>
                      <w:divBdr>
                        <w:top w:val="none" w:sz="0" w:space="0" w:color="auto"/>
                        <w:left w:val="none" w:sz="0" w:space="0" w:color="auto"/>
                        <w:bottom w:val="none" w:sz="0" w:space="0" w:color="auto"/>
                        <w:right w:val="none" w:sz="0" w:space="0" w:color="auto"/>
                      </w:divBdr>
                    </w:div>
                    <w:div w:id="1041711977">
                      <w:marLeft w:val="0"/>
                      <w:marRight w:val="0"/>
                      <w:marTop w:val="0"/>
                      <w:marBottom w:val="0"/>
                      <w:divBdr>
                        <w:top w:val="none" w:sz="0" w:space="0" w:color="auto"/>
                        <w:left w:val="none" w:sz="0" w:space="0" w:color="auto"/>
                        <w:bottom w:val="none" w:sz="0" w:space="0" w:color="auto"/>
                        <w:right w:val="none" w:sz="0" w:space="0" w:color="auto"/>
                      </w:divBdr>
                    </w:div>
                    <w:div w:id="1108162659">
                      <w:marLeft w:val="0"/>
                      <w:marRight w:val="0"/>
                      <w:marTop w:val="0"/>
                      <w:marBottom w:val="0"/>
                      <w:divBdr>
                        <w:top w:val="none" w:sz="0" w:space="0" w:color="auto"/>
                        <w:left w:val="none" w:sz="0" w:space="0" w:color="auto"/>
                        <w:bottom w:val="none" w:sz="0" w:space="0" w:color="auto"/>
                        <w:right w:val="none" w:sz="0" w:space="0" w:color="auto"/>
                      </w:divBdr>
                    </w:div>
                    <w:div w:id="1108964879">
                      <w:marLeft w:val="0"/>
                      <w:marRight w:val="0"/>
                      <w:marTop w:val="0"/>
                      <w:marBottom w:val="0"/>
                      <w:divBdr>
                        <w:top w:val="none" w:sz="0" w:space="0" w:color="auto"/>
                        <w:left w:val="none" w:sz="0" w:space="0" w:color="auto"/>
                        <w:bottom w:val="none" w:sz="0" w:space="0" w:color="auto"/>
                        <w:right w:val="none" w:sz="0" w:space="0" w:color="auto"/>
                      </w:divBdr>
                    </w:div>
                    <w:div w:id="1218399058">
                      <w:marLeft w:val="0"/>
                      <w:marRight w:val="0"/>
                      <w:marTop w:val="0"/>
                      <w:marBottom w:val="0"/>
                      <w:divBdr>
                        <w:top w:val="none" w:sz="0" w:space="0" w:color="auto"/>
                        <w:left w:val="none" w:sz="0" w:space="0" w:color="auto"/>
                        <w:bottom w:val="none" w:sz="0" w:space="0" w:color="auto"/>
                        <w:right w:val="none" w:sz="0" w:space="0" w:color="auto"/>
                      </w:divBdr>
                    </w:div>
                    <w:div w:id="1236889605">
                      <w:marLeft w:val="0"/>
                      <w:marRight w:val="0"/>
                      <w:marTop w:val="0"/>
                      <w:marBottom w:val="0"/>
                      <w:divBdr>
                        <w:top w:val="none" w:sz="0" w:space="0" w:color="auto"/>
                        <w:left w:val="none" w:sz="0" w:space="0" w:color="auto"/>
                        <w:bottom w:val="none" w:sz="0" w:space="0" w:color="auto"/>
                        <w:right w:val="none" w:sz="0" w:space="0" w:color="auto"/>
                      </w:divBdr>
                    </w:div>
                    <w:div w:id="1239437113">
                      <w:marLeft w:val="0"/>
                      <w:marRight w:val="0"/>
                      <w:marTop w:val="0"/>
                      <w:marBottom w:val="0"/>
                      <w:divBdr>
                        <w:top w:val="none" w:sz="0" w:space="0" w:color="auto"/>
                        <w:left w:val="none" w:sz="0" w:space="0" w:color="auto"/>
                        <w:bottom w:val="none" w:sz="0" w:space="0" w:color="auto"/>
                        <w:right w:val="none" w:sz="0" w:space="0" w:color="auto"/>
                      </w:divBdr>
                    </w:div>
                    <w:div w:id="1330980008">
                      <w:marLeft w:val="0"/>
                      <w:marRight w:val="0"/>
                      <w:marTop w:val="0"/>
                      <w:marBottom w:val="0"/>
                      <w:divBdr>
                        <w:top w:val="none" w:sz="0" w:space="0" w:color="auto"/>
                        <w:left w:val="none" w:sz="0" w:space="0" w:color="auto"/>
                        <w:bottom w:val="none" w:sz="0" w:space="0" w:color="auto"/>
                        <w:right w:val="none" w:sz="0" w:space="0" w:color="auto"/>
                      </w:divBdr>
                    </w:div>
                    <w:div w:id="1605914521">
                      <w:marLeft w:val="0"/>
                      <w:marRight w:val="0"/>
                      <w:marTop w:val="0"/>
                      <w:marBottom w:val="0"/>
                      <w:divBdr>
                        <w:top w:val="none" w:sz="0" w:space="0" w:color="auto"/>
                        <w:left w:val="none" w:sz="0" w:space="0" w:color="auto"/>
                        <w:bottom w:val="none" w:sz="0" w:space="0" w:color="auto"/>
                        <w:right w:val="none" w:sz="0" w:space="0" w:color="auto"/>
                      </w:divBdr>
                    </w:div>
                    <w:div w:id="1715152153">
                      <w:marLeft w:val="0"/>
                      <w:marRight w:val="0"/>
                      <w:marTop w:val="0"/>
                      <w:marBottom w:val="0"/>
                      <w:divBdr>
                        <w:top w:val="none" w:sz="0" w:space="0" w:color="auto"/>
                        <w:left w:val="none" w:sz="0" w:space="0" w:color="auto"/>
                        <w:bottom w:val="none" w:sz="0" w:space="0" w:color="auto"/>
                        <w:right w:val="none" w:sz="0" w:space="0" w:color="auto"/>
                      </w:divBdr>
                    </w:div>
                    <w:div w:id="1767577272">
                      <w:marLeft w:val="0"/>
                      <w:marRight w:val="0"/>
                      <w:marTop w:val="0"/>
                      <w:marBottom w:val="0"/>
                      <w:divBdr>
                        <w:top w:val="none" w:sz="0" w:space="0" w:color="auto"/>
                        <w:left w:val="none" w:sz="0" w:space="0" w:color="auto"/>
                        <w:bottom w:val="none" w:sz="0" w:space="0" w:color="auto"/>
                        <w:right w:val="none" w:sz="0" w:space="0" w:color="auto"/>
                      </w:divBdr>
                    </w:div>
                    <w:div w:id="1818183396">
                      <w:marLeft w:val="0"/>
                      <w:marRight w:val="0"/>
                      <w:marTop w:val="0"/>
                      <w:marBottom w:val="0"/>
                      <w:divBdr>
                        <w:top w:val="none" w:sz="0" w:space="0" w:color="auto"/>
                        <w:left w:val="none" w:sz="0" w:space="0" w:color="auto"/>
                        <w:bottom w:val="none" w:sz="0" w:space="0" w:color="auto"/>
                        <w:right w:val="none" w:sz="0" w:space="0" w:color="auto"/>
                      </w:divBdr>
                    </w:div>
                  </w:divsChild>
                </w:div>
                <w:div w:id="1137453657">
                  <w:marLeft w:val="0"/>
                  <w:marRight w:val="0"/>
                  <w:marTop w:val="0"/>
                  <w:marBottom w:val="0"/>
                  <w:divBdr>
                    <w:top w:val="none" w:sz="0" w:space="0" w:color="auto"/>
                    <w:left w:val="none" w:sz="0" w:space="0" w:color="auto"/>
                    <w:bottom w:val="none" w:sz="0" w:space="0" w:color="auto"/>
                    <w:right w:val="none" w:sz="0" w:space="0" w:color="auto"/>
                  </w:divBdr>
                  <w:divsChild>
                    <w:div w:id="386497069">
                      <w:marLeft w:val="0"/>
                      <w:marRight w:val="0"/>
                      <w:marTop w:val="0"/>
                      <w:marBottom w:val="0"/>
                      <w:divBdr>
                        <w:top w:val="none" w:sz="0" w:space="0" w:color="auto"/>
                        <w:left w:val="none" w:sz="0" w:space="0" w:color="auto"/>
                        <w:bottom w:val="none" w:sz="0" w:space="0" w:color="auto"/>
                        <w:right w:val="none" w:sz="0" w:space="0" w:color="auto"/>
                      </w:divBdr>
                    </w:div>
                    <w:div w:id="924995767">
                      <w:marLeft w:val="0"/>
                      <w:marRight w:val="0"/>
                      <w:marTop w:val="0"/>
                      <w:marBottom w:val="0"/>
                      <w:divBdr>
                        <w:top w:val="none" w:sz="0" w:space="0" w:color="auto"/>
                        <w:left w:val="none" w:sz="0" w:space="0" w:color="auto"/>
                        <w:bottom w:val="none" w:sz="0" w:space="0" w:color="auto"/>
                        <w:right w:val="none" w:sz="0" w:space="0" w:color="auto"/>
                      </w:divBdr>
                    </w:div>
                    <w:div w:id="1178273244">
                      <w:marLeft w:val="0"/>
                      <w:marRight w:val="0"/>
                      <w:marTop w:val="0"/>
                      <w:marBottom w:val="0"/>
                      <w:divBdr>
                        <w:top w:val="none" w:sz="0" w:space="0" w:color="auto"/>
                        <w:left w:val="none" w:sz="0" w:space="0" w:color="auto"/>
                        <w:bottom w:val="none" w:sz="0" w:space="0" w:color="auto"/>
                        <w:right w:val="none" w:sz="0" w:space="0" w:color="auto"/>
                      </w:divBdr>
                    </w:div>
                    <w:div w:id="1558466050">
                      <w:marLeft w:val="0"/>
                      <w:marRight w:val="0"/>
                      <w:marTop w:val="0"/>
                      <w:marBottom w:val="0"/>
                      <w:divBdr>
                        <w:top w:val="none" w:sz="0" w:space="0" w:color="auto"/>
                        <w:left w:val="none" w:sz="0" w:space="0" w:color="auto"/>
                        <w:bottom w:val="none" w:sz="0" w:space="0" w:color="auto"/>
                        <w:right w:val="none" w:sz="0" w:space="0" w:color="auto"/>
                      </w:divBdr>
                    </w:div>
                  </w:divsChild>
                </w:div>
                <w:div w:id="1335109019">
                  <w:marLeft w:val="0"/>
                  <w:marRight w:val="0"/>
                  <w:marTop w:val="0"/>
                  <w:marBottom w:val="0"/>
                  <w:divBdr>
                    <w:top w:val="none" w:sz="0" w:space="0" w:color="auto"/>
                    <w:left w:val="none" w:sz="0" w:space="0" w:color="auto"/>
                    <w:bottom w:val="none" w:sz="0" w:space="0" w:color="auto"/>
                    <w:right w:val="none" w:sz="0" w:space="0" w:color="auto"/>
                  </w:divBdr>
                  <w:divsChild>
                    <w:div w:id="612369500">
                      <w:marLeft w:val="0"/>
                      <w:marRight w:val="0"/>
                      <w:marTop w:val="0"/>
                      <w:marBottom w:val="0"/>
                      <w:divBdr>
                        <w:top w:val="none" w:sz="0" w:space="0" w:color="auto"/>
                        <w:left w:val="none" w:sz="0" w:space="0" w:color="auto"/>
                        <w:bottom w:val="none" w:sz="0" w:space="0" w:color="auto"/>
                        <w:right w:val="none" w:sz="0" w:space="0" w:color="auto"/>
                      </w:divBdr>
                    </w:div>
                    <w:div w:id="706150985">
                      <w:marLeft w:val="0"/>
                      <w:marRight w:val="0"/>
                      <w:marTop w:val="0"/>
                      <w:marBottom w:val="0"/>
                      <w:divBdr>
                        <w:top w:val="none" w:sz="0" w:space="0" w:color="auto"/>
                        <w:left w:val="none" w:sz="0" w:space="0" w:color="auto"/>
                        <w:bottom w:val="none" w:sz="0" w:space="0" w:color="auto"/>
                        <w:right w:val="none" w:sz="0" w:space="0" w:color="auto"/>
                      </w:divBdr>
                    </w:div>
                    <w:div w:id="1307276395">
                      <w:marLeft w:val="0"/>
                      <w:marRight w:val="0"/>
                      <w:marTop w:val="0"/>
                      <w:marBottom w:val="0"/>
                      <w:divBdr>
                        <w:top w:val="none" w:sz="0" w:space="0" w:color="auto"/>
                        <w:left w:val="none" w:sz="0" w:space="0" w:color="auto"/>
                        <w:bottom w:val="none" w:sz="0" w:space="0" w:color="auto"/>
                        <w:right w:val="none" w:sz="0" w:space="0" w:color="auto"/>
                      </w:divBdr>
                    </w:div>
                    <w:div w:id="1476145408">
                      <w:marLeft w:val="0"/>
                      <w:marRight w:val="0"/>
                      <w:marTop w:val="0"/>
                      <w:marBottom w:val="0"/>
                      <w:divBdr>
                        <w:top w:val="none" w:sz="0" w:space="0" w:color="auto"/>
                        <w:left w:val="none" w:sz="0" w:space="0" w:color="auto"/>
                        <w:bottom w:val="none" w:sz="0" w:space="0" w:color="auto"/>
                        <w:right w:val="none" w:sz="0" w:space="0" w:color="auto"/>
                      </w:divBdr>
                    </w:div>
                    <w:div w:id="1634796849">
                      <w:marLeft w:val="0"/>
                      <w:marRight w:val="0"/>
                      <w:marTop w:val="0"/>
                      <w:marBottom w:val="0"/>
                      <w:divBdr>
                        <w:top w:val="none" w:sz="0" w:space="0" w:color="auto"/>
                        <w:left w:val="none" w:sz="0" w:space="0" w:color="auto"/>
                        <w:bottom w:val="none" w:sz="0" w:space="0" w:color="auto"/>
                        <w:right w:val="none" w:sz="0" w:space="0" w:color="auto"/>
                      </w:divBdr>
                    </w:div>
                  </w:divsChild>
                </w:div>
                <w:div w:id="1642072620">
                  <w:marLeft w:val="0"/>
                  <w:marRight w:val="0"/>
                  <w:marTop w:val="0"/>
                  <w:marBottom w:val="0"/>
                  <w:divBdr>
                    <w:top w:val="none" w:sz="0" w:space="0" w:color="auto"/>
                    <w:left w:val="none" w:sz="0" w:space="0" w:color="auto"/>
                    <w:bottom w:val="none" w:sz="0" w:space="0" w:color="auto"/>
                    <w:right w:val="none" w:sz="0" w:space="0" w:color="auto"/>
                  </w:divBdr>
                  <w:divsChild>
                    <w:div w:id="2029215830">
                      <w:marLeft w:val="0"/>
                      <w:marRight w:val="0"/>
                      <w:marTop w:val="0"/>
                      <w:marBottom w:val="0"/>
                      <w:divBdr>
                        <w:top w:val="none" w:sz="0" w:space="0" w:color="auto"/>
                        <w:left w:val="none" w:sz="0" w:space="0" w:color="auto"/>
                        <w:bottom w:val="none" w:sz="0" w:space="0" w:color="auto"/>
                        <w:right w:val="none" w:sz="0" w:space="0" w:color="auto"/>
                      </w:divBdr>
                    </w:div>
                  </w:divsChild>
                </w:div>
                <w:div w:id="1817526822">
                  <w:marLeft w:val="0"/>
                  <w:marRight w:val="0"/>
                  <w:marTop w:val="0"/>
                  <w:marBottom w:val="0"/>
                  <w:divBdr>
                    <w:top w:val="none" w:sz="0" w:space="0" w:color="auto"/>
                    <w:left w:val="none" w:sz="0" w:space="0" w:color="auto"/>
                    <w:bottom w:val="none" w:sz="0" w:space="0" w:color="auto"/>
                    <w:right w:val="none" w:sz="0" w:space="0" w:color="auto"/>
                  </w:divBdr>
                  <w:divsChild>
                    <w:div w:id="292752719">
                      <w:marLeft w:val="0"/>
                      <w:marRight w:val="0"/>
                      <w:marTop w:val="0"/>
                      <w:marBottom w:val="0"/>
                      <w:divBdr>
                        <w:top w:val="none" w:sz="0" w:space="0" w:color="auto"/>
                        <w:left w:val="none" w:sz="0" w:space="0" w:color="auto"/>
                        <w:bottom w:val="none" w:sz="0" w:space="0" w:color="auto"/>
                        <w:right w:val="none" w:sz="0" w:space="0" w:color="auto"/>
                      </w:divBdr>
                    </w:div>
                    <w:div w:id="635723960">
                      <w:marLeft w:val="0"/>
                      <w:marRight w:val="0"/>
                      <w:marTop w:val="0"/>
                      <w:marBottom w:val="0"/>
                      <w:divBdr>
                        <w:top w:val="none" w:sz="0" w:space="0" w:color="auto"/>
                        <w:left w:val="none" w:sz="0" w:space="0" w:color="auto"/>
                        <w:bottom w:val="none" w:sz="0" w:space="0" w:color="auto"/>
                        <w:right w:val="none" w:sz="0" w:space="0" w:color="auto"/>
                      </w:divBdr>
                    </w:div>
                    <w:div w:id="711617882">
                      <w:marLeft w:val="0"/>
                      <w:marRight w:val="0"/>
                      <w:marTop w:val="0"/>
                      <w:marBottom w:val="0"/>
                      <w:divBdr>
                        <w:top w:val="none" w:sz="0" w:space="0" w:color="auto"/>
                        <w:left w:val="none" w:sz="0" w:space="0" w:color="auto"/>
                        <w:bottom w:val="none" w:sz="0" w:space="0" w:color="auto"/>
                        <w:right w:val="none" w:sz="0" w:space="0" w:color="auto"/>
                      </w:divBdr>
                    </w:div>
                    <w:div w:id="1116022792">
                      <w:marLeft w:val="0"/>
                      <w:marRight w:val="0"/>
                      <w:marTop w:val="0"/>
                      <w:marBottom w:val="0"/>
                      <w:divBdr>
                        <w:top w:val="none" w:sz="0" w:space="0" w:color="auto"/>
                        <w:left w:val="none" w:sz="0" w:space="0" w:color="auto"/>
                        <w:bottom w:val="none" w:sz="0" w:space="0" w:color="auto"/>
                        <w:right w:val="none" w:sz="0" w:space="0" w:color="auto"/>
                      </w:divBdr>
                    </w:div>
                    <w:div w:id="1259100588">
                      <w:marLeft w:val="0"/>
                      <w:marRight w:val="0"/>
                      <w:marTop w:val="0"/>
                      <w:marBottom w:val="0"/>
                      <w:divBdr>
                        <w:top w:val="none" w:sz="0" w:space="0" w:color="auto"/>
                        <w:left w:val="none" w:sz="0" w:space="0" w:color="auto"/>
                        <w:bottom w:val="none" w:sz="0" w:space="0" w:color="auto"/>
                        <w:right w:val="none" w:sz="0" w:space="0" w:color="auto"/>
                      </w:divBdr>
                    </w:div>
                    <w:div w:id="1272126448">
                      <w:marLeft w:val="0"/>
                      <w:marRight w:val="0"/>
                      <w:marTop w:val="0"/>
                      <w:marBottom w:val="0"/>
                      <w:divBdr>
                        <w:top w:val="none" w:sz="0" w:space="0" w:color="auto"/>
                        <w:left w:val="none" w:sz="0" w:space="0" w:color="auto"/>
                        <w:bottom w:val="none" w:sz="0" w:space="0" w:color="auto"/>
                        <w:right w:val="none" w:sz="0" w:space="0" w:color="auto"/>
                      </w:divBdr>
                    </w:div>
                    <w:div w:id="1295526327">
                      <w:marLeft w:val="0"/>
                      <w:marRight w:val="0"/>
                      <w:marTop w:val="0"/>
                      <w:marBottom w:val="0"/>
                      <w:divBdr>
                        <w:top w:val="none" w:sz="0" w:space="0" w:color="auto"/>
                        <w:left w:val="none" w:sz="0" w:space="0" w:color="auto"/>
                        <w:bottom w:val="none" w:sz="0" w:space="0" w:color="auto"/>
                        <w:right w:val="none" w:sz="0" w:space="0" w:color="auto"/>
                      </w:divBdr>
                    </w:div>
                    <w:div w:id="1322807483">
                      <w:marLeft w:val="0"/>
                      <w:marRight w:val="0"/>
                      <w:marTop w:val="0"/>
                      <w:marBottom w:val="0"/>
                      <w:divBdr>
                        <w:top w:val="none" w:sz="0" w:space="0" w:color="auto"/>
                        <w:left w:val="none" w:sz="0" w:space="0" w:color="auto"/>
                        <w:bottom w:val="none" w:sz="0" w:space="0" w:color="auto"/>
                        <w:right w:val="none" w:sz="0" w:space="0" w:color="auto"/>
                      </w:divBdr>
                    </w:div>
                    <w:div w:id="1619991998">
                      <w:marLeft w:val="0"/>
                      <w:marRight w:val="0"/>
                      <w:marTop w:val="0"/>
                      <w:marBottom w:val="0"/>
                      <w:divBdr>
                        <w:top w:val="none" w:sz="0" w:space="0" w:color="auto"/>
                        <w:left w:val="none" w:sz="0" w:space="0" w:color="auto"/>
                        <w:bottom w:val="none" w:sz="0" w:space="0" w:color="auto"/>
                        <w:right w:val="none" w:sz="0" w:space="0" w:color="auto"/>
                      </w:divBdr>
                    </w:div>
                  </w:divsChild>
                </w:div>
                <w:div w:id="1829592948">
                  <w:marLeft w:val="0"/>
                  <w:marRight w:val="0"/>
                  <w:marTop w:val="0"/>
                  <w:marBottom w:val="0"/>
                  <w:divBdr>
                    <w:top w:val="none" w:sz="0" w:space="0" w:color="auto"/>
                    <w:left w:val="none" w:sz="0" w:space="0" w:color="auto"/>
                    <w:bottom w:val="none" w:sz="0" w:space="0" w:color="auto"/>
                    <w:right w:val="none" w:sz="0" w:space="0" w:color="auto"/>
                  </w:divBdr>
                  <w:divsChild>
                    <w:div w:id="1096906937">
                      <w:marLeft w:val="0"/>
                      <w:marRight w:val="0"/>
                      <w:marTop w:val="0"/>
                      <w:marBottom w:val="0"/>
                      <w:divBdr>
                        <w:top w:val="none" w:sz="0" w:space="0" w:color="auto"/>
                        <w:left w:val="none" w:sz="0" w:space="0" w:color="auto"/>
                        <w:bottom w:val="none" w:sz="0" w:space="0" w:color="auto"/>
                        <w:right w:val="none" w:sz="0" w:space="0" w:color="auto"/>
                      </w:divBdr>
                    </w:div>
                  </w:divsChild>
                </w:div>
                <w:div w:id="1973704251">
                  <w:marLeft w:val="0"/>
                  <w:marRight w:val="0"/>
                  <w:marTop w:val="0"/>
                  <w:marBottom w:val="0"/>
                  <w:divBdr>
                    <w:top w:val="none" w:sz="0" w:space="0" w:color="auto"/>
                    <w:left w:val="none" w:sz="0" w:space="0" w:color="auto"/>
                    <w:bottom w:val="none" w:sz="0" w:space="0" w:color="auto"/>
                    <w:right w:val="none" w:sz="0" w:space="0" w:color="auto"/>
                  </w:divBdr>
                  <w:divsChild>
                    <w:div w:id="1067220757">
                      <w:marLeft w:val="0"/>
                      <w:marRight w:val="0"/>
                      <w:marTop w:val="0"/>
                      <w:marBottom w:val="0"/>
                      <w:divBdr>
                        <w:top w:val="none" w:sz="0" w:space="0" w:color="auto"/>
                        <w:left w:val="none" w:sz="0" w:space="0" w:color="auto"/>
                        <w:bottom w:val="none" w:sz="0" w:space="0" w:color="auto"/>
                        <w:right w:val="none" w:sz="0" w:space="0" w:color="auto"/>
                      </w:divBdr>
                    </w:div>
                    <w:div w:id="1090195413">
                      <w:marLeft w:val="0"/>
                      <w:marRight w:val="0"/>
                      <w:marTop w:val="0"/>
                      <w:marBottom w:val="0"/>
                      <w:divBdr>
                        <w:top w:val="none" w:sz="0" w:space="0" w:color="auto"/>
                        <w:left w:val="none" w:sz="0" w:space="0" w:color="auto"/>
                        <w:bottom w:val="none" w:sz="0" w:space="0" w:color="auto"/>
                        <w:right w:val="none" w:sz="0" w:space="0" w:color="auto"/>
                      </w:divBdr>
                    </w:div>
                    <w:div w:id="1601449223">
                      <w:marLeft w:val="0"/>
                      <w:marRight w:val="0"/>
                      <w:marTop w:val="0"/>
                      <w:marBottom w:val="0"/>
                      <w:divBdr>
                        <w:top w:val="none" w:sz="0" w:space="0" w:color="auto"/>
                        <w:left w:val="none" w:sz="0" w:space="0" w:color="auto"/>
                        <w:bottom w:val="none" w:sz="0" w:space="0" w:color="auto"/>
                        <w:right w:val="none" w:sz="0" w:space="0" w:color="auto"/>
                      </w:divBdr>
                    </w:div>
                    <w:div w:id="194703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50085">
          <w:marLeft w:val="0"/>
          <w:marRight w:val="0"/>
          <w:marTop w:val="0"/>
          <w:marBottom w:val="0"/>
          <w:divBdr>
            <w:top w:val="none" w:sz="0" w:space="0" w:color="auto"/>
            <w:left w:val="none" w:sz="0" w:space="0" w:color="auto"/>
            <w:bottom w:val="none" w:sz="0" w:space="0" w:color="auto"/>
            <w:right w:val="none" w:sz="0" w:space="0" w:color="auto"/>
          </w:divBdr>
        </w:div>
      </w:divsChild>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6820">
      <w:bodyDiv w:val="1"/>
      <w:marLeft w:val="0"/>
      <w:marRight w:val="0"/>
      <w:marTop w:val="0"/>
      <w:marBottom w:val="0"/>
      <w:divBdr>
        <w:top w:val="none" w:sz="0" w:space="0" w:color="auto"/>
        <w:left w:val="none" w:sz="0" w:space="0" w:color="auto"/>
        <w:bottom w:val="none" w:sz="0" w:space="0" w:color="auto"/>
        <w:right w:val="none" w:sz="0" w:space="0" w:color="auto"/>
      </w:divBdr>
      <w:divsChild>
        <w:div w:id="250554483">
          <w:marLeft w:val="0"/>
          <w:marRight w:val="0"/>
          <w:marTop w:val="0"/>
          <w:marBottom w:val="0"/>
          <w:divBdr>
            <w:top w:val="none" w:sz="0" w:space="0" w:color="auto"/>
            <w:left w:val="none" w:sz="0" w:space="0" w:color="auto"/>
            <w:bottom w:val="none" w:sz="0" w:space="0" w:color="auto"/>
            <w:right w:val="none" w:sz="0" w:space="0" w:color="auto"/>
          </w:divBdr>
        </w:div>
        <w:div w:id="1218206186">
          <w:marLeft w:val="0"/>
          <w:marRight w:val="0"/>
          <w:marTop w:val="0"/>
          <w:marBottom w:val="0"/>
          <w:divBdr>
            <w:top w:val="none" w:sz="0" w:space="0" w:color="auto"/>
            <w:left w:val="none" w:sz="0" w:space="0" w:color="auto"/>
            <w:bottom w:val="none" w:sz="0" w:space="0" w:color="auto"/>
            <w:right w:val="none" w:sz="0" w:space="0" w:color="auto"/>
          </w:divBdr>
        </w:div>
        <w:div w:id="1280138627">
          <w:marLeft w:val="0"/>
          <w:marRight w:val="0"/>
          <w:marTop w:val="0"/>
          <w:marBottom w:val="0"/>
          <w:divBdr>
            <w:top w:val="none" w:sz="0" w:space="0" w:color="auto"/>
            <w:left w:val="none" w:sz="0" w:space="0" w:color="auto"/>
            <w:bottom w:val="none" w:sz="0" w:space="0" w:color="auto"/>
            <w:right w:val="none" w:sz="0" w:space="0" w:color="auto"/>
          </w:divBdr>
        </w:div>
        <w:div w:id="2146774038">
          <w:marLeft w:val="0"/>
          <w:marRight w:val="0"/>
          <w:marTop w:val="0"/>
          <w:marBottom w:val="0"/>
          <w:divBdr>
            <w:top w:val="none" w:sz="0" w:space="0" w:color="auto"/>
            <w:left w:val="none" w:sz="0" w:space="0" w:color="auto"/>
            <w:bottom w:val="none" w:sz="0" w:space="0" w:color="auto"/>
            <w:right w:val="none" w:sz="0" w:space="0" w:color="auto"/>
          </w:divBdr>
        </w:div>
      </w:divsChild>
    </w:div>
    <w:div w:id="202135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52A1E4-D798-452D-911E-342E016DD6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3.xml><?xml version="1.0" encoding="utf-8"?>
<ds:datastoreItem xmlns:ds="http://schemas.openxmlformats.org/officeDocument/2006/customXml" ds:itemID="{4BF75C8F-9729-4EA9-A0C0-C991F7A6A40A}">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customXml/itemProps4.xml><?xml version="1.0" encoding="utf-8"?>
<ds:datastoreItem xmlns:ds="http://schemas.openxmlformats.org/officeDocument/2006/customXml" ds:itemID="{EC1F4FE4-10E4-42D2-BFF9-B7D81D98BAD6}">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10967</Words>
  <Characters>62512</Characters>
  <Application>Microsoft Office Word</Application>
  <DocSecurity>0</DocSecurity>
  <Lines>520</Lines>
  <Paragraphs>146</Paragraphs>
  <ScaleCrop>false</ScaleCrop>
  <Company/>
  <LinksUpToDate>false</LinksUpToDate>
  <CharactersWithSpaces>73333</CharactersWithSpaces>
  <SharedDoc>false</SharedDoc>
  <HLinks>
    <vt:vector size="132" baseType="variant">
      <vt:variant>
        <vt:i4>1638454</vt:i4>
      </vt:variant>
      <vt:variant>
        <vt:i4>128</vt:i4>
      </vt:variant>
      <vt:variant>
        <vt:i4>0</vt:i4>
      </vt:variant>
      <vt:variant>
        <vt:i4>5</vt:i4>
      </vt:variant>
      <vt:variant>
        <vt:lpwstr/>
      </vt:variant>
      <vt:variant>
        <vt:lpwstr>_Toc234411187</vt:lpwstr>
      </vt:variant>
      <vt:variant>
        <vt:i4>1638454</vt:i4>
      </vt:variant>
      <vt:variant>
        <vt:i4>122</vt:i4>
      </vt:variant>
      <vt:variant>
        <vt:i4>0</vt:i4>
      </vt:variant>
      <vt:variant>
        <vt:i4>5</vt:i4>
      </vt:variant>
      <vt:variant>
        <vt:lpwstr/>
      </vt:variant>
      <vt:variant>
        <vt:lpwstr>_Toc234411186</vt:lpwstr>
      </vt:variant>
      <vt:variant>
        <vt:i4>1638454</vt:i4>
      </vt:variant>
      <vt:variant>
        <vt:i4>116</vt:i4>
      </vt:variant>
      <vt:variant>
        <vt:i4>0</vt:i4>
      </vt:variant>
      <vt:variant>
        <vt:i4>5</vt:i4>
      </vt:variant>
      <vt:variant>
        <vt:lpwstr/>
      </vt:variant>
      <vt:variant>
        <vt:lpwstr>_Toc234411185</vt:lpwstr>
      </vt:variant>
      <vt:variant>
        <vt:i4>1638454</vt:i4>
      </vt:variant>
      <vt:variant>
        <vt:i4>110</vt:i4>
      </vt:variant>
      <vt:variant>
        <vt:i4>0</vt:i4>
      </vt:variant>
      <vt:variant>
        <vt:i4>5</vt:i4>
      </vt:variant>
      <vt:variant>
        <vt:lpwstr/>
      </vt:variant>
      <vt:variant>
        <vt:lpwstr>_Toc234411184</vt:lpwstr>
      </vt:variant>
      <vt:variant>
        <vt:i4>1638454</vt:i4>
      </vt:variant>
      <vt:variant>
        <vt:i4>104</vt:i4>
      </vt:variant>
      <vt:variant>
        <vt:i4>0</vt:i4>
      </vt:variant>
      <vt:variant>
        <vt:i4>5</vt:i4>
      </vt:variant>
      <vt:variant>
        <vt:lpwstr/>
      </vt:variant>
      <vt:variant>
        <vt:lpwstr>_Toc234411183</vt:lpwstr>
      </vt:variant>
      <vt:variant>
        <vt:i4>1638454</vt:i4>
      </vt:variant>
      <vt:variant>
        <vt:i4>98</vt:i4>
      </vt:variant>
      <vt:variant>
        <vt:i4>0</vt:i4>
      </vt:variant>
      <vt:variant>
        <vt:i4>5</vt:i4>
      </vt:variant>
      <vt:variant>
        <vt:lpwstr/>
      </vt:variant>
      <vt:variant>
        <vt:lpwstr>_Toc234411182</vt:lpwstr>
      </vt:variant>
      <vt:variant>
        <vt:i4>1638454</vt:i4>
      </vt:variant>
      <vt:variant>
        <vt:i4>92</vt:i4>
      </vt:variant>
      <vt:variant>
        <vt:i4>0</vt:i4>
      </vt:variant>
      <vt:variant>
        <vt:i4>5</vt:i4>
      </vt:variant>
      <vt:variant>
        <vt:lpwstr/>
      </vt:variant>
      <vt:variant>
        <vt:lpwstr>_Toc234411181</vt:lpwstr>
      </vt:variant>
      <vt:variant>
        <vt:i4>1638454</vt:i4>
      </vt:variant>
      <vt:variant>
        <vt:i4>86</vt:i4>
      </vt:variant>
      <vt:variant>
        <vt:i4>0</vt:i4>
      </vt:variant>
      <vt:variant>
        <vt:i4>5</vt:i4>
      </vt:variant>
      <vt:variant>
        <vt:lpwstr/>
      </vt:variant>
      <vt:variant>
        <vt:lpwstr>_Toc234411180</vt:lpwstr>
      </vt:variant>
      <vt:variant>
        <vt:i4>1441846</vt:i4>
      </vt:variant>
      <vt:variant>
        <vt:i4>80</vt:i4>
      </vt:variant>
      <vt:variant>
        <vt:i4>0</vt:i4>
      </vt:variant>
      <vt:variant>
        <vt:i4>5</vt:i4>
      </vt:variant>
      <vt:variant>
        <vt:lpwstr/>
      </vt:variant>
      <vt:variant>
        <vt:lpwstr>_Toc234411179</vt:lpwstr>
      </vt:variant>
      <vt:variant>
        <vt:i4>1441846</vt:i4>
      </vt:variant>
      <vt:variant>
        <vt:i4>74</vt:i4>
      </vt:variant>
      <vt:variant>
        <vt:i4>0</vt:i4>
      </vt:variant>
      <vt:variant>
        <vt:i4>5</vt:i4>
      </vt:variant>
      <vt:variant>
        <vt:lpwstr/>
      </vt:variant>
      <vt:variant>
        <vt:lpwstr>_Toc234411178</vt:lpwstr>
      </vt:variant>
      <vt:variant>
        <vt:i4>1441846</vt:i4>
      </vt:variant>
      <vt:variant>
        <vt:i4>68</vt:i4>
      </vt:variant>
      <vt:variant>
        <vt:i4>0</vt:i4>
      </vt:variant>
      <vt:variant>
        <vt:i4>5</vt:i4>
      </vt:variant>
      <vt:variant>
        <vt:lpwstr/>
      </vt:variant>
      <vt:variant>
        <vt:lpwstr>_Toc234411177</vt:lpwstr>
      </vt:variant>
      <vt:variant>
        <vt:i4>1441846</vt:i4>
      </vt:variant>
      <vt:variant>
        <vt:i4>62</vt:i4>
      </vt:variant>
      <vt:variant>
        <vt:i4>0</vt:i4>
      </vt:variant>
      <vt:variant>
        <vt:i4>5</vt:i4>
      </vt:variant>
      <vt:variant>
        <vt:lpwstr/>
      </vt:variant>
      <vt:variant>
        <vt:lpwstr>_Toc234411176</vt:lpwstr>
      </vt:variant>
      <vt:variant>
        <vt:i4>1441846</vt:i4>
      </vt:variant>
      <vt:variant>
        <vt:i4>56</vt:i4>
      </vt:variant>
      <vt:variant>
        <vt:i4>0</vt:i4>
      </vt:variant>
      <vt:variant>
        <vt:i4>5</vt:i4>
      </vt:variant>
      <vt:variant>
        <vt:lpwstr/>
      </vt:variant>
      <vt:variant>
        <vt:lpwstr>_Toc234411175</vt:lpwstr>
      </vt:variant>
      <vt:variant>
        <vt:i4>1441846</vt:i4>
      </vt:variant>
      <vt:variant>
        <vt:i4>50</vt:i4>
      </vt:variant>
      <vt:variant>
        <vt:i4>0</vt:i4>
      </vt:variant>
      <vt:variant>
        <vt:i4>5</vt:i4>
      </vt:variant>
      <vt:variant>
        <vt:lpwstr/>
      </vt:variant>
      <vt:variant>
        <vt:lpwstr>_Toc234411174</vt:lpwstr>
      </vt:variant>
      <vt:variant>
        <vt:i4>1441846</vt:i4>
      </vt:variant>
      <vt:variant>
        <vt:i4>44</vt:i4>
      </vt:variant>
      <vt:variant>
        <vt:i4>0</vt:i4>
      </vt:variant>
      <vt:variant>
        <vt:i4>5</vt:i4>
      </vt:variant>
      <vt:variant>
        <vt:lpwstr/>
      </vt:variant>
      <vt:variant>
        <vt:lpwstr>_Toc234411173</vt:lpwstr>
      </vt:variant>
      <vt:variant>
        <vt:i4>1441846</vt:i4>
      </vt:variant>
      <vt:variant>
        <vt:i4>38</vt:i4>
      </vt:variant>
      <vt:variant>
        <vt:i4>0</vt:i4>
      </vt:variant>
      <vt:variant>
        <vt:i4>5</vt:i4>
      </vt:variant>
      <vt:variant>
        <vt:lpwstr/>
      </vt:variant>
      <vt:variant>
        <vt:lpwstr>_Toc234411172</vt:lpwstr>
      </vt:variant>
      <vt:variant>
        <vt:i4>1441846</vt:i4>
      </vt:variant>
      <vt:variant>
        <vt:i4>32</vt:i4>
      </vt:variant>
      <vt:variant>
        <vt:i4>0</vt:i4>
      </vt:variant>
      <vt:variant>
        <vt:i4>5</vt:i4>
      </vt:variant>
      <vt:variant>
        <vt:lpwstr/>
      </vt:variant>
      <vt:variant>
        <vt:lpwstr>_Toc234411171</vt:lpwstr>
      </vt:variant>
      <vt:variant>
        <vt:i4>1441846</vt:i4>
      </vt:variant>
      <vt:variant>
        <vt:i4>26</vt:i4>
      </vt:variant>
      <vt:variant>
        <vt:i4>0</vt:i4>
      </vt:variant>
      <vt:variant>
        <vt:i4>5</vt:i4>
      </vt:variant>
      <vt:variant>
        <vt:lpwstr/>
      </vt:variant>
      <vt:variant>
        <vt:lpwstr>_Toc234411170</vt:lpwstr>
      </vt:variant>
      <vt:variant>
        <vt:i4>1507382</vt:i4>
      </vt:variant>
      <vt:variant>
        <vt:i4>20</vt:i4>
      </vt:variant>
      <vt:variant>
        <vt:i4>0</vt:i4>
      </vt:variant>
      <vt:variant>
        <vt:i4>5</vt:i4>
      </vt:variant>
      <vt:variant>
        <vt:lpwstr/>
      </vt:variant>
      <vt:variant>
        <vt:lpwstr>_Toc234411169</vt:lpwstr>
      </vt:variant>
      <vt:variant>
        <vt:i4>1507382</vt:i4>
      </vt:variant>
      <vt:variant>
        <vt:i4>14</vt:i4>
      </vt:variant>
      <vt:variant>
        <vt:i4>0</vt:i4>
      </vt:variant>
      <vt:variant>
        <vt:i4>5</vt:i4>
      </vt:variant>
      <vt:variant>
        <vt:lpwstr/>
      </vt:variant>
      <vt:variant>
        <vt:lpwstr>_Toc234411168</vt:lpwstr>
      </vt:variant>
      <vt:variant>
        <vt:i4>1507382</vt:i4>
      </vt:variant>
      <vt:variant>
        <vt:i4>8</vt:i4>
      </vt:variant>
      <vt:variant>
        <vt:i4>0</vt:i4>
      </vt:variant>
      <vt:variant>
        <vt:i4>5</vt:i4>
      </vt:variant>
      <vt:variant>
        <vt:lpwstr/>
      </vt:variant>
      <vt:variant>
        <vt:lpwstr>_Toc234411167</vt:lpwstr>
      </vt:variant>
      <vt:variant>
        <vt:i4>1507382</vt:i4>
      </vt:variant>
      <vt:variant>
        <vt:i4>2</vt:i4>
      </vt:variant>
      <vt:variant>
        <vt:i4>0</vt:i4>
      </vt:variant>
      <vt:variant>
        <vt:i4>5</vt:i4>
      </vt:variant>
      <vt:variant>
        <vt:lpwstr/>
      </vt:variant>
      <vt:variant>
        <vt:lpwstr>_Toc234411166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Saylam</dc:creator>
  <cp:keywords/>
  <dc:description/>
  <cp:lastModifiedBy>Hanh Nguyen</cp:lastModifiedBy>
  <cp:revision>7</cp:revision>
  <cp:lastPrinted>2026-08-13T16:22:00Z</cp:lastPrinted>
  <dcterms:created xsi:type="dcterms:W3CDTF">2026-08-11T16:30:00Z</dcterms:created>
  <dcterms:modified xsi:type="dcterms:W3CDTF">2026-08-20T08:59:00Z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0x010100E4D23B7832CBAF4ABDEB967D420D9644</vt:lpwstr>
  </property>
  <property fmtid="{D5CDD505-2E9C-101B-9397-08002B2CF9AE}" pid="3" name="MediaServiceImageTags">
    <vt:lpwstr/>
  </property>
  <property fmtid="{D5CDD505-2E9C-101B-9397-08002B2CF9AE}" pid="4" name="MSIP_Label_2e952e98-911c-4aff-840a-f71bc6baaf7f_Enabled">
    <vt:lpwstr>true</vt:lpwstr>
  </property>
  <property fmtid="{D5CDD505-2E9C-101B-9397-08002B2CF9AE}" pid="5" name="MSIP_Label_2e952e98-911c-4aff-840a-f71bc6baaf7f_SetDate">
    <vt:lpwstr>2023-08-28T09:36:44Z</vt:lpwstr>
  </property>
  <property fmtid="{D5CDD505-2E9C-101B-9397-08002B2CF9AE}" pid="6" name="MSIP_Label_2e952e98-911c-4aff-840a-f71bc6baaf7f_Method">
    <vt:lpwstr>Standard</vt:lpwstr>
  </property>
  <property fmtid="{D5CDD505-2E9C-101B-9397-08002B2CF9AE}" pid="7" name="MSIP_Label_2e952e98-911c-4aff-840a-f71bc6baaf7f_Name">
    <vt:lpwstr>2e952e98-911c-4aff-840a-f71bc6baaf7f</vt:lpwstr>
  </property>
  <property fmtid="{D5CDD505-2E9C-101B-9397-08002B2CF9AE}" pid="8" name="MSIP_Label_2e952e98-911c-4aff-840a-f71bc6baaf7f_SiteId">
    <vt:lpwstr>e00ddcdf-1e0f-4be5-a37a-894a4731986a</vt:lpwstr>
  </property>
  <property fmtid="{D5CDD505-2E9C-101B-9397-08002B2CF9AE}" pid="9" name="MSIP_Label_2e952e98-911c-4aff-840a-f71bc6baaf7f_ActionId">
    <vt:lpwstr>bf6444b7-6c42-43ca-8ffd-d0638ae9f88d</vt:lpwstr>
  </property>
  <property fmtid="{D5CDD505-2E9C-101B-9397-08002B2CF9AE}" pid="10" name="MSIP_Label_2e952e98-911c-4aff-840a-f71bc6baaf7f_ContentBits">
    <vt:lpwstr>2</vt:lpwstr>
  </property>
  <property fmtid="{D5CDD505-2E9C-101B-9397-08002B2CF9AE}" pid="11" name="MSIP_Label_ea60d57e-af5b-4752-ac57-3e4f28ca11dc_Enabled">
    <vt:lpwstr>true</vt:lpwstr>
  </property>
  <property fmtid="{D5CDD505-2E9C-101B-9397-08002B2CF9AE}" pid="12" name="MSIP_Label_ea60d57e-af5b-4752-ac57-3e4f28ca11dc_SetDate">
    <vt:lpwstr>2024-05-22T09:26:23Z</vt:lpwstr>
  </property>
  <property fmtid="{D5CDD505-2E9C-101B-9397-08002B2CF9AE}" pid="13" name="MSIP_Label_ea60d57e-af5b-4752-ac57-3e4f28ca11dc_Method">
    <vt:lpwstr>Standard</vt:lpwstr>
  </property>
  <property fmtid="{D5CDD505-2E9C-101B-9397-08002B2CF9AE}" pid="14" name="MSIP_Label_ea60d57e-af5b-4752-ac57-3e4f28ca11dc_Name">
    <vt:lpwstr>ea60d57e-af5b-4752-ac57-3e4f28ca11dc</vt:lpwstr>
  </property>
  <property fmtid="{D5CDD505-2E9C-101B-9397-08002B2CF9AE}" pid="15" name="MSIP_Label_ea60d57e-af5b-4752-ac57-3e4f28ca11dc_SiteId">
    <vt:lpwstr>36da45f1-dd2c-4d1f-af13-5abe46b99921</vt:lpwstr>
  </property>
  <property fmtid="{D5CDD505-2E9C-101B-9397-08002B2CF9AE}" pid="16" name="MSIP_Label_ea60d57e-af5b-4752-ac57-3e4f28ca11dc_ActionId">
    <vt:lpwstr>af1336f6-2736-43b1-9ff7-bcc77ad2cbbc</vt:lpwstr>
  </property>
  <property fmtid="{D5CDD505-2E9C-101B-9397-08002B2CF9AE}" pid="17" name="MSIP_Label_ea60d57e-af5b-4752-ac57-3e4f28ca11dc_ContentBits">
    <vt:lpwstr>0</vt:lpwstr>
  </property>
  <property fmtid="{D5CDD505-2E9C-101B-9397-08002B2CF9AE}" pid="18" name="43b072f0-0f82-4aac-be1e-8abeffc32f66">
    <vt:bool>false</vt:bool>
  </property>
  <property fmtid="{D5CDD505-2E9C-101B-9397-08002B2CF9AE}" pid="19" name="Order">
    <vt:r8>679500</vt:r8>
  </property>
  <property fmtid="{D5CDD505-2E9C-101B-9397-08002B2CF9AE}" pid="20" name="xd_Signature">
    <vt:bool>false</vt:bool>
  </property>
  <property fmtid="{D5CDD505-2E9C-101B-9397-08002B2CF9AE}" pid="21" name="xd_ProgID">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ies>
</file>