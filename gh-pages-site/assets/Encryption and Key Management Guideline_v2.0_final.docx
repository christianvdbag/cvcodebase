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938A" w14:textId="77777777" w:rsidR="00F4574E" w:rsidRPr="00825A87" w:rsidRDefault="00921B4E" w:rsidP="00F4574E">
      <w:pPr>
        <w:rPr>
          <w:rFonts w:ascii="Arial" w:hAnsi="Arial" w:cs="Arial"/>
        </w:rPr>
        <w:sectPr w:rsidR="00F4574E" w:rsidRPr="00825A87">
          <w:headerReference w:type="even" r:id="rId11"/>
          <w:headerReference w:type="default" r:id="rId12"/>
          <w:footerReference w:type="even" r:id="rId13"/>
          <w:footerReference w:type="default" r:id="rId14"/>
          <w:headerReference w:type="first" r:id="rId15"/>
          <w:footerReference w:type="first" r:id="rId16"/>
          <w:pgSz w:w="11906" w:h="17338"/>
          <w:pgMar w:top="1236" w:right="900" w:bottom="266" w:left="900" w:header="720" w:footer="720" w:gutter="0"/>
          <w:cols w:space="720"/>
          <w:noEndnote/>
        </w:sectPr>
      </w:pPr>
      <w:ins w:id="0" w:author="Hanh Nguyen" w:date="2026-07-30T13:08:00Z" w16du:dateUtc="2026-07-30T11:08:00Z">
        <w:r w:rsidRPr="0061785A">
          <w:rPr>
            <w:rFonts w:ascii="Arial" w:hAnsi="Arial" w:cs="Arial"/>
            <w:b/>
            <w:bCs/>
            <w:noProof/>
            <w:sz w:val="20"/>
            <w:szCs w:val="20"/>
            <w:lang w:val="en-GB"/>
          </w:rPr>
          <mc:AlternateContent>
            <mc:Choice Requires="wps">
              <w:drawing>
                <wp:anchor distT="0" distB="0" distL="114300" distR="114300" simplePos="0" relativeHeight="251660290" behindDoc="0" locked="0" layoutInCell="1" allowOverlap="1" wp14:anchorId="5AD16024" wp14:editId="5FE416FA">
                  <wp:simplePos x="0" y="0"/>
                  <wp:positionH relativeFrom="margin">
                    <wp:align>left</wp:align>
                  </wp:positionH>
                  <wp:positionV relativeFrom="paragraph">
                    <wp:posOffset>8439510</wp:posOffset>
                  </wp:positionV>
                  <wp:extent cx="6761142" cy="1299061"/>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6761142" cy="1299061"/>
                          </a:xfrm>
                          <a:prstGeom prst="rect">
                            <a:avLst/>
                          </a:prstGeom>
                          <a:solidFill>
                            <a:schemeClr val="lt1"/>
                          </a:solidFill>
                          <a:ln w="6350">
                            <a:noFill/>
                          </a:ln>
                        </wps:spPr>
                        <wps:txbx>
                          <w:txbxContent>
                            <w:p w14:paraId="630629AF" w14:textId="77777777" w:rsidR="00921B4E" w:rsidRPr="00551840" w:rsidRDefault="00921B4E" w:rsidP="00921B4E">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7E7A1615" w14:textId="77777777" w:rsidR="00921B4E" w:rsidRPr="00551840" w:rsidRDefault="00921B4E" w:rsidP="00921B4E">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D16024" id="_x0000_t202" coordsize="21600,21600" o:spt="202" path="m,l,21600r21600,l21600,xe">
                  <v:stroke joinstyle="miter"/>
                  <v:path gradientshapeok="t" o:connecttype="rect"/>
                </v:shapetype>
                <v:shape id="Text Box 6" o:spid="_x0000_s1026" type="#_x0000_t202" style="position:absolute;margin-left:0;margin-top:664.55pt;width:532.35pt;height:102.3pt;z-index:25166029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" fillcolor="white [3201]" stroked="f" strokeweight=".5pt">
                  <v:textbox>
                    <w:txbxContent>
                      <w:p w14:paraId="3A67440B" w14:textId="77777777" w:rsidR="00921B4E" w:rsidRPr="00551840" w:rsidRDefault="00921B4E" w:rsidP="00921B4E">
                        <w:pPr>
                          <w:rPr>
                            <w:rFonts w:ascii="Arial" w:hAnsi="Arial" w:cs="Arial"/>
                            <w:sz w:val="20"/>
                            <w:szCs w:val="20"/>
                          </w:rPr>
                        </w:pPr>
                        <w:r w:rsidRPr="001D40DA">
                          <w:rPr>
                            <w:rFonts w:ascii="Arial" w:hAnsi="Arial" w:cs="Arial"/>
                            <w:b/>
                            <w:bCs/>
                            <w:sz w:val="20"/>
                            <w:szCs w:val="20"/>
                          </w:rPr>
                          <w:t xml:space="preserve">Notes: </w:t>
                        </w:r>
                        <w:r w:rsidRPr="001D40DA">
                          <w:rPr>
                            <w:rFonts w:ascii="Arial" w:hAnsi="Arial" w:cs="Arial"/>
                            <w:sz w:val="20"/>
                            <w:szCs w:val="20"/>
                          </w:rPr>
                          <w:t xml:space="preserve">This </w:t>
                        </w:r>
                        <w:r>
                          <w:rPr>
                            <w:rFonts w:ascii="Arial" w:hAnsi="Arial" w:cs="Arial"/>
                            <w:sz w:val="20"/>
                            <w:szCs w:val="20"/>
                          </w:rPr>
                          <w:t>written rule</w:t>
                        </w:r>
                        <w:r w:rsidRPr="001D40DA">
                          <w:rPr>
                            <w:rFonts w:ascii="Arial" w:hAnsi="Arial" w:cs="Arial"/>
                            <w:sz w:val="20"/>
                            <w:szCs w:val="20"/>
                          </w:rPr>
                          <w:t xml:space="preserve"> uses gender-neutral and inclusive language. Whenever possible, the generic masculine is avoided and all employees of any gender identity (m/f/d) are addressed.</w:t>
                        </w:r>
                      </w:p>
                      <w:p w14:paraId="26AA229A" w14:textId="0CDFB83A" w:rsidR="00921B4E" w:rsidRPr="00551840" w:rsidRDefault="00921B4E" w:rsidP="00921B4E">
                        <w:pPr>
                          <w:rPr>
                            <w:rFonts w:ascii="Arial" w:hAnsi="Arial" w:cs="Arial"/>
                            <w:sz w:val="20"/>
                            <w:szCs w:val="20"/>
                          </w:rPr>
                        </w:pPr>
                        <w:r w:rsidRPr="001D40DA">
                          <w:rPr>
                            <w:rFonts w:ascii="Arial" w:hAnsi="Arial" w:cs="Arial"/>
                            <w:sz w:val="20"/>
                            <w:szCs w:val="20"/>
                          </w:rPr>
                          <w:t xml:space="preserve">Content changes compared to the previous document version are </w:t>
                        </w:r>
                        <w:r w:rsidRPr="001D40DA">
                          <w:rPr>
                            <w:rFonts w:ascii="Arial" w:hAnsi="Arial" w:cs="Arial"/>
                            <w:sz w:val="20"/>
                            <w:szCs w:val="20"/>
                            <w:highlight w:val="yellow"/>
                          </w:rPr>
                          <w:t>highlighted in color</w:t>
                        </w:r>
                        <w:r w:rsidRPr="001D40DA">
                          <w:rPr>
                            <w:rFonts w:ascii="Arial" w:hAnsi="Arial" w:cs="Arial"/>
                            <w:sz w:val="20"/>
                            <w:szCs w:val="20"/>
                          </w:rPr>
                          <w:t>.</w:t>
                        </w:r>
                      </w:p>
                    </w:txbxContent>
                  </v:textbox>
                  <w10:wrap anchorx="margin"/>
                </v:shape>
              </w:pict>
            </mc:Fallback>
          </mc:AlternateContent>
        </w:r>
      </w:ins>
      <w:r w:rsidR="000060B7" w:rsidRPr="00474A76">
        <w:rPr>
          <w:rFonts w:ascii="Arial" w:hAnsi="Arial" w:cs="Arial"/>
          <w:b/>
          <w:bCs/>
          <w:noProof/>
          <w:sz w:val="20"/>
          <w:szCs w:val="20"/>
        </w:rPr>
        <w:drawing>
          <wp:anchor distT="0" distB="0" distL="114300" distR="114300" simplePos="0" relativeHeight="251658241" behindDoc="0" locked="0" layoutInCell="1" allowOverlap="1" wp14:anchorId="142C22A7" wp14:editId="54E43EAE">
            <wp:simplePos x="0" y="0"/>
            <wp:positionH relativeFrom="column">
              <wp:posOffset>-1484</wp:posOffset>
            </wp:positionH>
            <wp:positionV relativeFrom="paragraph">
              <wp:posOffset>181</wp:posOffset>
            </wp:positionV>
            <wp:extent cx="1115060" cy="1108075"/>
            <wp:effectExtent l="0" t="0" r="8890" b="0"/>
            <wp:wrapTopAndBottom/>
            <wp:docPr id="1718023034" name="Picture 1" descr="A circular white circle with black text and blue line&#10;&#10;Description automatically generated">
              <a:extLst xmlns:a="http://schemas.openxmlformats.org/drawingml/2006/main">
                <a:ext uri="{FF2B5EF4-FFF2-40B4-BE49-F238E27FC236}">
                  <a16:creationId xmlns:a16="http://schemas.microsoft.com/office/drawing/2014/main" id="{A384A5A2-6C48-5901-3327-2A5A21826D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23034" name="Picture 1" descr="A circular white circle with black text and blue line&#10;&#10;Description automatically generated">
                      <a:extLst>
                        <a:ext uri="{FF2B5EF4-FFF2-40B4-BE49-F238E27FC236}">
                          <a16:creationId xmlns:a16="http://schemas.microsoft.com/office/drawing/2014/main" id="{A384A5A2-6C48-5901-3327-2A5A21826D07}"/>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115060" cy="1108075"/>
                    </a:xfrm>
                    <a:prstGeom prst="rect">
                      <a:avLst/>
                    </a:prstGeom>
                    <a:ln>
                      <a:noFill/>
                    </a:ln>
                  </pic:spPr>
                </pic:pic>
              </a:graphicData>
            </a:graphic>
          </wp:anchor>
        </w:drawing>
      </w:r>
      <w:r w:rsidR="006452B2" w:rsidRPr="00825A87">
        <w:rPr>
          <w:rFonts w:ascii="Arial" w:hAnsi="Arial" w:cs="Arial"/>
          <w:b/>
          <w:noProof/>
          <w:sz w:val="20"/>
          <w:szCs w:val="20"/>
        </w:rPr>
        <mc:AlternateContent>
          <mc:Choice Requires="wps">
            <w:drawing>
              <wp:anchor distT="0" distB="0" distL="114300" distR="114300" simplePos="0" relativeHeight="251658242" behindDoc="1" locked="0" layoutInCell="1" allowOverlap="1" wp14:anchorId="0F9F916C" wp14:editId="46916DCA">
                <wp:simplePos x="0" y="0"/>
                <wp:positionH relativeFrom="column">
                  <wp:posOffset>140970</wp:posOffset>
                </wp:positionH>
                <wp:positionV relativeFrom="paragraph">
                  <wp:posOffset>3311525</wp:posOffset>
                </wp:positionV>
                <wp:extent cx="5740400" cy="2154555"/>
                <wp:effectExtent l="0" t="0" r="0" b="0"/>
                <wp:wrapThrough wrapText="bothSides">
                  <wp:wrapPolygon edited="0">
                    <wp:start x="215" y="0"/>
                    <wp:lineTo x="215" y="21390"/>
                    <wp:lineTo x="21361" y="21390"/>
                    <wp:lineTo x="21361" y="0"/>
                    <wp:lineTo x="215" y="0"/>
                  </wp:wrapPolygon>
                </wp:wrapThrough>
                <wp:docPr id="2" name="Text Box 2"/>
                <wp:cNvGraphicFramePr/>
                <a:graphic xmlns:a="http://schemas.openxmlformats.org/drawingml/2006/main">
                  <a:graphicData uri="http://schemas.microsoft.com/office/word/2010/wordprocessingShape">
                    <wps:wsp>
                      <wps:cNvSpPr/>
                      <wps:spPr>
                        <a:xfrm>
                          <a:off x="0" y="0"/>
                          <a:ext cx="5740400" cy="2154555"/>
                        </a:xfrm>
                        <a:prstGeom prst="rect">
                          <a:avLst/>
                        </a:prstGeom>
                        <a:noFill/>
                        <a:ln w="6350">
                          <a:noFill/>
                        </a:ln>
                      </wps:spPr>
                      <wps:txbx>
                        <w:txbxContent>
                          <w:p w14:paraId="2E00A6F4" w14:textId="77777777" w:rsidR="001D686F" w:rsidRPr="00825A87" w:rsidRDefault="00AB00EA">
                            <w:pPr>
                              <w:spacing w:line="276" w:lineRule="auto"/>
                              <w:jc w:val="center"/>
                              <w:rPr>
                                <w:rFonts w:ascii="Arial" w:hAnsi="Arial" w:cs="Arial"/>
                                <w:b/>
                                <w:sz w:val="52"/>
                                <w:szCs w:val="52"/>
                              </w:rPr>
                            </w:pPr>
                            <w:r w:rsidRPr="00825A87">
                              <w:rPr>
                                <w:rFonts w:ascii="Arial" w:hAnsi="Arial" w:cs="Arial"/>
                                <w:b/>
                                <w:sz w:val="52"/>
                                <w:szCs w:val="52"/>
                              </w:rPr>
                              <w:t>Encryption and Key Management</w:t>
                            </w:r>
                            <w:r w:rsidR="00FF69D8" w:rsidRPr="00825A87">
                              <w:rPr>
                                <w:rFonts w:ascii="Arial" w:hAnsi="Arial" w:cs="Arial"/>
                                <w:b/>
                                <w:sz w:val="52"/>
                                <w:szCs w:val="52"/>
                              </w:rPr>
                              <w:t xml:space="preserve"> Guideline</w:t>
                            </w:r>
                          </w:p>
                          <w:p w14:paraId="6A11B5B4" w14:textId="77777777" w:rsidR="000951A8" w:rsidRPr="007D39C3" w:rsidRDefault="000951A8">
                            <w:pPr>
                              <w:spacing w:line="276" w:lineRule="auto"/>
                              <w:jc w:val="center"/>
                              <w:rPr>
                                <w:rFonts w:ascii="Arial" w:hAnsi="Arial" w:cs="Arial"/>
                                <w:sz w:val="28"/>
                                <w:szCs w:val="28"/>
                              </w:rPr>
                            </w:pPr>
                            <w:r w:rsidRPr="007D39C3">
                              <w:rPr>
                                <w:rFonts w:ascii="Arial" w:hAnsi="Arial" w:cs="Arial"/>
                                <w:sz w:val="28"/>
                                <w:szCs w:val="28"/>
                              </w:rPr>
                              <w:t xml:space="preserve">Version: </w:t>
                            </w:r>
                            <w:r w:rsidR="00A96D87" w:rsidRPr="00565A4E">
                              <w:rPr>
                                <w:rFonts w:ascii="Arial" w:hAnsi="Arial" w:cs="Arial"/>
                                <w:sz w:val="28"/>
                                <w:szCs w:val="28"/>
                                <w:highlight w:val="yellow"/>
                              </w:rPr>
                              <w:t>2.0</w:t>
                            </w:r>
                          </w:p>
                          <w:p w14:paraId="4474BD24" w14:textId="3CED2A6F" w:rsidR="000951A8" w:rsidRPr="007F207D" w:rsidRDefault="000951A8">
                            <w:pPr>
                              <w:spacing w:line="276" w:lineRule="auto"/>
                              <w:jc w:val="center"/>
                              <w:rPr>
                                <w:rFonts w:ascii="Arial" w:hAnsi="Arial" w:cs="Arial"/>
                                <w:sz w:val="28"/>
                                <w:szCs w:val="28"/>
                              </w:rPr>
                            </w:pPr>
                            <w:r w:rsidRPr="007F207D">
                              <w:rPr>
                                <w:rFonts w:ascii="Arial" w:hAnsi="Arial" w:cs="Arial"/>
                                <w:sz w:val="28"/>
                                <w:szCs w:val="28"/>
                              </w:rPr>
                              <w:t xml:space="preserve">Valid From Date: </w:t>
                            </w:r>
                            <w:r w:rsidR="00854491" w:rsidRPr="001F101E">
                              <w:rPr>
                                <w:rFonts w:ascii="Arial" w:hAnsi="Arial" w:cs="Arial"/>
                                <w:sz w:val="28"/>
                                <w:szCs w:val="28"/>
                                <w:highlight w:val="yellow"/>
                              </w:rPr>
                              <w:t>1</w:t>
                            </w:r>
                            <w:r w:rsidR="004C1A92">
                              <w:rPr>
                                <w:rFonts w:ascii="Arial" w:hAnsi="Arial" w:cs="Arial"/>
                                <w:sz w:val="28"/>
                                <w:szCs w:val="28"/>
                                <w:highlight w:val="yellow"/>
                              </w:rPr>
                              <w:t>9</w:t>
                            </w:r>
                            <w:r w:rsidR="00854491" w:rsidRPr="001F101E">
                              <w:rPr>
                                <w:rFonts w:ascii="Arial" w:hAnsi="Arial" w:cs="Arial"/>
                                <w:sz w:val="28"/>
                                <w:szCs w:val="28"/>
                                <w:highlight w:val="yellow"/>
                              </w:rPr>
                              <w:t>.08.2026</w:t>
                            </w:r>
                          </w:p>
                          <w:p w14:paraId="4D88E67E" w14:textId="77777777" w:rsidR="000D0B62" w:rsidRDefault="001A3C9A">
                            <w:pPr>
                              <w:spacing w:line="276" w:lineRule="auto"/>
                              <w:jc w:val="center"/>
                              <w:rPr>
                                <w:rFonts w:ascii="Arial" w:hAnsi="Arial" w:cs="Arial"/>
                                <w:sz w:val="28"/>
                                <w:szCs w:val="28"/>
                              </w:rPr>
                            </w:pPr>
                            <w:r>
                              <w:rPr>
                                <w:rFonts w:ascii="Arial" w:hAnsi="Arial" w:cs="Arial"/>
                                <w:sz w:val="28"/>
                                <w:szCs w:val="28"/>
                              </w:rPr>
                              <w:t xml:space="preserve">Last Review Date: </w:t>
                            </w:r>
                            <w:r w:rsidR="00854491" w:rsidRPr="001F101E">
                              <w:rPr>
                                <w:rFonts w:ascii="Arial" w:hAnsi="Arial" w:cs="Arial"/>
                                <w:sz w:val="28"/>
                                <w:szCs w:val="28"/>
                                <w:highlight w:val="yellow"/>
                              </w:rPr>
                              <w:t>14.08.2026</w:t>
                            </w:r>
                          </w:p>
                          <w:p w14:paraId="17FF5681" w14:textId="77777777" w:rsidR="001373A1" w:rsidRPr="00825A87" w:rsidRDefault="001A3C9A">
                            <w:pPr>
                              <w:spacing w:line="276" w:lineRule="auto"/>
                              <w:jc w:val="center"/>
                              <w:rPr>
                                <w:rFonts w:ascii="Arial" w:hAnsi="Arial" w:cs="Arial"/>
                                <w:sz w:val="28"/>
                                <w:szCs w:val="28"/>
                              </w:rPr>
                            </w:pPr>
                            <w:r>
                              <w:rPr>
                                <w:rFonts w:ascii="Arial" w:hAnsi="Arial" w:cs="Arial"/>
                                <w:sz w:val="28"/>
                                <w:szCs w:val="28"/>
                              </w:rPr>
                              <w:t> </w:t>
                            </w:r>
                          </w:p>
                        </w:txbxContent>
                      </wps:txbx>
                      <wps:bodyPr spcFirstLastPara="0" wrap="square" lIns="91440" tIns="45720" rIns="91440" bIns="45720" anchor="t">
                        <a:noAutofit/>
                      </wps:bodyPr>
                    </wps:wsp>
                  </a:graphicData>
                </a:graphic>
              </wp:anchor>
            </w:drawing>
          </mc:Choice>
          <mc:Fallback>
            <w:pict>
              <v:rect w14:anchorId="0F9F916C" id="Text Box 2" o:spid="_x0000_s1027" style="position:absolute;margin-left:11.1pt;margin-top:260.75pt;width:452pt;height:169.6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" filled="f" stroked="f" strokeweight=".5pt">
                <v:textbox>
                  <w:txbxContent>
                    <w:p w14:paraId="2E00A6F4" w14:textId="77777777" w:rsidR="001D686F" w:rsidRPr="00825A87" w:rsidRDefault="00AB00EA">
                      <w:pPr>
                        <w:spacing w:line="276" w:lineRule="auto"/>
                        <w:jc w:val="center"/>
                        <w:rPr>
                          <w:rFonts w:ascii="Arial" w:hAnsi="Arial" w:cs="Arial"/>
                          <w:b/>
                          <w:sz w:val="52"/>
                          <w:szCs w:val="52"/>
                        </w:rPr>
                      </w:pPr>
                      <w:r w:rsidRPr="00825A87">
                        <w:rPr>
                          <w:rFonts w:ascii="Arial" w:hAnsi="Arial" w:cs="Arial"/>
                          <w:b/>
                          <w:sz w:val="52"/>
                          <w:szCs w:val="52"/>
                        </w:rPr>
                        <w:t>Encryption and Key Management</w:t>
                      </w:r>
                      <w:r w:rsidR="00FF69D8" w:rsidRPr="00825A87">
                        <w:rPr>
                          <w:rFonts w:ascii="Arial" w:hAnsi="Arial" w:cs="Arial"/>
                          <w:b/>
                          <w:sz w:val="52"/>
                          <w:szCs w:val="52"/>
                        </w:rPr>
                        <w:t xml:space="preserve"> Guideline</w:t>
                      </w:r>
                    </w:p>
                    <w:p w14:paraId="6A11B5B4" w14:textId="77777777" w:rsidR="000951A8" w:rsidRPr="007D39C3" w:rsidRDefault="000951A8">
                      <w:pPr>
                        <w:spacing w:line="276" w:lineRule="auto"/>
                        <w:jc w:val="center"/>
                        <w:rPr>
                          <w:rFonts w:ascii="Arial" w:hAnsi="Arial" w:cs="Arial"/>
                          <w:sz w:val="28"/>
                          <w:szCs w:val="28"/>
                        </w:rPr>
                      </w:pPr>
                      <w:r w:rsidRPr="007D39C3">
                        <w:rPr>
                          <w:rFonts w:ascii="Arial" w:hAnsi="Arial" w:cs="Arial"/>
                          <w:sz w:val="28"/>
                          <w:szCs w:val="28"/>
                        </w:rPr>
                        <w:t xml:space="preserve">Version: </w:t>
                      </w:r>
                      <w:r w:rsidR="00A96D87" w:rsidRPr="00565A4E">
                        <w:rPr>
                          <w:rFonts w:ascii="Arial" w:hAnsi="Arial" w:cs="Arial"/>
                          <w:sz w:val="28"/>
                          <w:szCs w:val="28"/>
                          <w:highlight w:val="yellow"/>
                        </w:rPr>
                        <w:t>2.0</w:t>
                      </w:r>
                    </w:p>
                    <w:p w14:paraId="4474BD24" w14:textId="3CED2A6F" w:rsidR="000951A8" w:rsidRPr="007F207D" w:rsidRDefault="000951A8">
                      <w:pPr>
                        <w:spacing w:line="276" w:lineRule="auto"/>
                        <w:jc w:val="center"/>
                        <w:rPr>
                          <w:rFonts w:ascii="Arial" w:hAnsi="Arial" w:cs="Arial"/>
                          <w:sz w:val="28"/>
                          <w:szCs w:val="28"/>
                        </w:rPr>
                      </w:pPr>
                      <w:r w:rsidRPr="007F207D">
                        <w:rPr>
                          <w:rFonts w:ascii="Arial" w:hAnsi="Arial" w:cs="Arial"/>
                          <w:sz w:val="28"/>
                          <w:szCs w:val="28"/>
                        </w:rPr>
                        <w:t xml:space="preserve">Valid From Date: </w:t>
                      </w:r>
                      <w:r w:rsidR="00854491" w:rsidRPr="001F101E">
                        <w:rPr>
                          <w:rFonts w:ascii="Arial" w:hAnsi="Arial" w:cs="Arial"/>
                          <w:sz w:val="28"/>
                          <w:szCs w:val="28"/>
                          <w:highlight w:val="yellow"/>
                        </w:rPr>
                        <w:t>1</w:t>
                      </w:r>
                      <w:r w:rsidR="004C1A92">
                        <w:rPr>
                          <w:rFonts w:ascii="Arial" w:hAnsi="Arial" w:cs="Arial"/>
                          <w:sz w:val="28"/>
                          <w:szCs w:val="28"/>
                          <w:highlight w:val="yellow"/>
                        </w:rPr>
                        <w:t>9</w:t>
                      </w:r>
                      <w:r w:rsidR="00854491" w:rsidRPr="001F101E">
                        <w:rPr>
                          <w:rFonts w:ascii="Arial" w:hAnsi="Arial" w:cs="Arial"/>
                          <w:sz w:val="28"/>
                          <w:szCs w:val="28"/>
                          <w:highlight w:val="yellow"/>
                        </w:rPr>
                        <w:t>.08.2026</w:t>
                      </w:r>
                    </w:p>
                    <w:p w14:paraId="4D88E67E" w14:textId="77777777" w:rsidR="000D0B62" w:rsidRDefault="001A3C9A">
                      <w:pPr>
                        <w:spacing w:line="276" w:lineRule="auto"/>
                        <w:jc w:val="center"/>
                        <w:rPr>
                          <w:rFonts w:ascii="Arial" w:hAnsi="Arial" w:cs="Arial"/>
                          <w:sz w:val="28"/>
                          <w:szCs w:val="28"/>
                        </w:rPr>
                      </w:pPr>
                      <w:r>
                        <w:rPr>
                          <w:rFonts w:ascii="Arial" w:hAnsi="Arial" w:cs="Arial"/>
                          <w:sz w:val="28"/>
                          <w:szCs w:val="28"/>
                        </w:rPr>
                        <w:t xml:space="preserve">Last Review Date: </w:t>
                      </w:r>
                      <w:r w:rsidR="00854491" w:rsidRPr="001F101E">
                        <w:rPr>
                          <w:rFonts w:ascii="Arial" w:hAnsi="Arial" w:cs="Arial"/>
                          <w:sz w:val="28"/>
                          <w:szCs w:val="28"/>
                          <w:highlight w:val="yellow"/>
                        </w:rPr>
                        <w:t>14.08.2026</w:t>
                      </w:r>
                    </w:p>
                    <w:p w14:paraId="17FF5681" w14:textId="77777777" w:rsidR="001373A1" w:rsidRPr="00825A87" w:rsidRDefault="001A3C9A">
                      <w:pPr>
                        <w:spacing w:line="276" w:lineRule="auto"/>
                        <w:jc w:val="center"/>
                        <w:rPr>
                          <w:rFonts w:ascii="Arial" w:hAnsi="Arial" w:cs="Arial"/>
                          <w:sz w:val="28"/>
                          <w:szCs w:val="28"/>
                        </w:rPr>
                      </w:pPr>
                      <w:r>
                        <w:rPr>
                          <w:rFonts w:ascii="Arial" w:hAnsi="Arial" w:cs="Arial"/>
                          <w:sz w:val="28"/>
                          <w:szCs w:val="28"/>
                        </w:rPr>
                        <w:t> </w:t>
                      </w:r>
                    </w:p>
                  </w:txbxContent>
                </v:textbox>
                <w10:wrap type="through"/>
              </v:rect>
            </w:pict>
          </mc:Fallback>
        </mc:AlternateContent>
      </w:r>
      <w:r w:rsidR="00DC4AD0" w:rsidRPr="00825A87">
        <w:rPr>
          <w:rFonts w:ascii="Arial" w:hAnsi="Arial" w:cs="Arial"/>
          <w:b/>
          <w:noProof/>
          <w:sz w:val="20"/>
          <w:szCs w:val="20"/>
        </w:rPr>
        <w:drawing>
          <wp:anchor distT="0" distB="0" distL="114300" distR="114300" simplePos="0" relativeHeight="251658240" behindDoc="1" locked="0" layoutInCell="1" allowOverlap="1" wp14:anchorId="40E151B7" wp14:editId="3F14144B">
            <wp:simplePos x="0" y="0"/>
            <wp:positionH relativeFrom="column">
              <wp:posOffset>4052570</wp:posOffset>
            </wp:positionH>
            <wp:positionV relativeFrom="paragraph">
              <wp:posOffset>-461010</wp:posOffset>
            </wp:positionV>
            <wp:extent cx="2486372" cy="590632"/>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86372" cy="590632"/>
                    </a:xfrm>
                    <a:prstGeom prst="rect">
                      <a:avLst/>
                    </a:prstGeom>
                  </pic:spPr>
                </pic:pic>
              </a:graphicData>
            </a:graphic>
          </wp:anchor>
        </w:drawing>
      </w:r>
      <w:bookmarkStart w:id="1" w:name="_Hlk158814414"/>
      <w:bookmarkEnd w:id="1"/>
    </w:p>
    <w:p w14:paraId="781FD4BE" w14:textId="77777777" w:rsidR="00296B03" w:rsidRPr="00825A87" w:rsidRDefault="0027643D">
      <w:pPr>
        <w:rPr>
          <w:rFonts w:ascii="Arial" w:hAnsi="Arial" w:cs="Arial"/>
          <w:b/>
          <w:sz w:val="44"/>
          <w:szCs w:val="44"/>
        </w:rPr>
      </w:pPr>
      <w:r w:rsidRPr="00825A87">
        <w:rPr>
          <w:rFonts w:ascii="Arial" w:hAnsi="Arial" w:cs="Arial"/>
          <w:b/>
          <w:sz w:val="44"/>
          <w:szCs w:val="44"/>
        </w:rPr>
        <w:lastRenderedPageBreak/>
        <w:t>Conten</w:t>
      </w:r>
      <w:r w:rsidR="00D04F64" w:rsidRPr="00825A87">
        <w:rPr>
          <w:rFonts w:ascii="Arial" w:hAnsi="Arial" w:cs="Arial"/>
          <w:b/>
          <w:sz w:val="44"/>
          <w:szCs w:val="44"/>
        </w:rPr>
        <w:t>t</w:t>
      </w:r>
    </w:p>
    <w:sdt>
      <w:sdtPr>
        <w:rPr>
          <w:rFonts w:ascii="Arial" w:eastAsiaTheme="minorEastAsia" w:hAnsi="Arial" w:cs="Arial"/>
          <w:color w:val="auto"/>
          <w:sz w:val="20"/>
          <w:szCs w:val="20"/>
        </w:rPr>
        <w:id w:val="-1977136037"/>
        <w:docPartObj>
          <w:docPartGallery w:val="Table of Contents"/>
          <w:docPartUnique/>
        </w:docPartObj>
      </w:sdtPr>
      <w:sdtEndPr>
        <w:rPr>
          <w:sz w:val="22"/>
          <w:szCs w:val="22"/>
        </w:rPr>
      </w:sdtEndPr>
      <w:sdtContent>
        <w:sdt>
          <w:sdtPr>
            <w:rPr>
              <w:rFonts w:ascii="Arial" w:eastAsiaTheme="minorEastAsia" w:hAnsi="Arial" w:cs="Arial"/>
              <w:color w:val="auto"/>
              <w:sz w:val="20"/>
              <w:szCs w:val="20"/>
            </w:rPr>
            <w:id w:val="-1075040204"/>
            <w:docPartObj>
              <w:docPartGallery w:val="Table of Contents"/>
              <w:docPartUnique/>
            </w:docPartObj>
          </w:sdtPr>
          <w:sdtEndPr>
            <w:rPr>
              <w:b/>
              <w:bCs/>
            </w:rPr>
          </w:sdtEndPr>
          <w:sdtContent>
            <w:p w14:paraId="78318564" w14:textId="77777777" w:rsidR="001B44C5" w:rsidRPr="003B1F55" w:rsidRDefault="001B44C5" w:rsidP="00B55EAC">
              <w:pPr>
                <w:pStyle w:val="TOCHeading"/>
                <w:rPr>
                  <w:rFonts w:ascii="Arial" w:hAnsi="Arial" w:cs="Arial"/>
                  <w:sz w:val="20"/>
                  <w:szCs w:val="20"/>
                </w:rPr>
              </w:pPr>
            </w:p>
            <w:p w14:paraId="1ED73DA6" w14:textId="77777777" w:rsidR="00FB4C70" w:rsidRDefault="00240513">
              <w:pPr>
                <w:pStyle w:val="TOC1"/>
                <w:rPr>
                  <w:rFonts w:asciiTheme="minorHAnsi" w:eastAsiaTheme="minorEastAsia" w:hAnsiTheme="minorHAnsi"/>
                  <w:noProof/>
                  <w:kern w:val="2"/>
                  <w:sz w:val="24"/>
                  <w:szCs w:val="24"/>
                  <w:lang w:val="en-DE" w:eastAsia="en-DE"/>
                  <w14:ligatures w14:val="standardContextual"/>
                </w:rPr>
              </w:pPr>
              <w:r w:rsidRPr="00825A87">
                <w:rPr>
                  <w:rFonts w:cs="Arial"/>
                  <w:sz w:val="20"/>
                  <w:szCs w:val="20"/>
                </w:rPr>
                <w:fldChar w:fldCharType="begin"/>
              </w:r>
              <w:r w:rsidRPr="00825A87">
                <w:rPr>
                  <w:rFonts w:cs="Arial"/>
                  <w:sz w:val="20"/>
                  <w:szCs w:val="20"/>
                </w:rPr>
                <w:instrText xml:space="preserve"> TOC \o "1-3" \h \z \u </w:instrText>
              </w:r>
              <w:r w:rsidRPr="00825A87">
                <w:rPr>
                  <w:rFonts w:cs="Arial"/>
                  <w:sz w:val="20"/>
                  <w:szCs w:val="20"/>
                </w:rPr>
                <w:fldChar w:fldCharType="separate"/>
              </w:r>
              <w:hyperlink w:anchor="_Toc234399356" w:history="1">
                <w:r w:rsidR="00FB4C70" w:rsidRPr="00E236E4">
                  <w:rPr>
                    <w:rStyle w:val="Hyperlink"/>
                    <w:rFonts w:cs="Arial"/>
                    <w:b/>
                    <w:bCs/>
                    <w:noProof/>
                  </w:rPr>
                  <w:t>1.</w:t>
                </w:r>
                <w:r w:rsidR="00FB4C70">
                  <w:rPr>
                    <w:rFonts w:asciiTheme="minorHAnsi" w:eastAsiaTheme="minorEastAsia" w:hAnsiTheme="minorHAnsi"/>
                    <w:noProof/>
                    <w:kern w:val="2"/>
                    <w:sz w:val="24"/>
                    <w:szCs w:val="24"/>
                    <w:lang w:val="en-DE" w:eastAsia="en-DE"/>
                    <w14:ligatures w14:val="standardContextual"/>
                  </w:rPr>
                  <w:tab/>
                </w:r>
                <w:r w:rsidR="00FB4C70" w:rsidRPr="00E236E4">
                  <w:rPr>
                    <w:rStyle w:val="Hyperlink"/>
                    <w:rFonts w:cs="Arial"/>
                    <w:b/>
                    <w:noProof/>
                  </w:rPr>
                  <w:t>Purpose, Objectives and Basis</w:t>
                </w:r>
                <w:r w:rsidR="00FB4C70">
                  <w:rPr>
                    <w:noProof/>
                    <w:webHidden/>
                  </w:rPr>
                  <w:tab/>
                </w:r>
                <w:r w:rsidR="00FB4C70">
                  <w:rPr>
                    <w:noProof/>
                    <w:webHidden/>
                  </w:rPr>
                  <w:fldChar w:fldCharType="begin"/>
                </w:r>
                <w:r w:rsidR="00FB4C70">
                  <w:rPr>
                    <w:noProof/>
                    <w:webHidden/>
                  </w:rPr>
                  <w:instrText xml:space="preserve"> PAGEREF _Toc234399356 \h </w:instrText>
                </w:r>
                <w:r w:rsidR="00FB4C70">
                  <w:rPr>
                    <w:noProof/>
                    <w:webHidden/>
                  </w:rPr>
                </w:r>
                <w:r w:rsidR="00FB4C70">
                  <w:rPr>
                    <w:noProof/>
                    <w:webHidden/>
                  </w:rPr>
                  <w:fldChar w:fldCharType="separate"/>
                </w:r>
                <w:r w:rsidR="0093661D">
                  <w:rPr>
                    <w:noProof/>
                    <w:webHidden/>
                  </w:rPr>
                  <w:t>3</w:t>
                </w:r>
                <w:r w:rsidR="00FB4C70">
                  <w:rPr>
                    <w:noProof/>
                    <w:webHidden/>
                  </w:rPr>
                  <w:fldChar w:fldCharType="end"/>
                </w:r>
              </w:hyperlink>
            </w:p>
            <w:p w14:paraId="4264C792"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57" w:history="1">
                <w:r w:rsidRPr="00E236E4">
                  <w:rPr>
                    <w:rStyle w:val="Hyperlink"/>
                    <w:rFonts w:cs="Arial"/>
                    <w:noProof/>
                  </w:rPr>
                  <w:t>1.1.</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Purpose and Objectives</w:t>
                </w:r>
                <w:r>
                  <w:rPr>
                    <w:noProof/>
                    <w:webHidden/>
                  </w:rPr>
                  <w:tab/>
                </w:r>
                <w:r>
                  <w:rPr>
                    <w:noProof/>
                    <w:webHidden/>
                  </w:rPr>
                  <w:fldChar w:fldCharType="begin"/>
                </w:r>
                <w:r>
                  <w:rPr>
                    <w:noProof/>
                    <w:webHidden/>
                  </w:rPr>
                  <w:instrText xml:space="preserve"> PAGEREF _Toc234399357 \h </w:instrText>
                </w:r>
                <w:r>
                  <w:rPr>
                    <w:noProof/>
                    <w:webHidden/>
                  </w:rPr>
                </w:r>
                <w:r>
                  <w:rPr>
                    <w:noProof/>
                    <w:webHidden/>
                  </w:rPr>
                  <w:fldChar w:fldCharType="separate"/>
                </w:r>
                <w:r w:rsidR="0093661D">
                  <w:rPr>
                    <w:noProof/>
                    <w:webHidden/>
                  </w:rPr>
                  <w:t>3</w:t>
                </w:r>
                <w:r>
                  <w:rPr>
                    <w:noProof/>
                    <w:webHidden/>
                  </w:rPr>
                  <w:fldChar w:fldCharType="end"/>
                </w:r>
              </w:hyperlink>
            </w:p>
            <w:p w14:paraId="2F4903B5"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58" w:history="1">
                <w:r w:rsidRPr="00E236E4">
                  <w:rPr>
                    <w:rStyle w:val="Hyperlink"/>
                    <w:rFonts w:cs="Arial"/>
                    <w:noProof/>
                  </w:rPr>
                  <w:t>1.2.</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Basis of this Guideline</w:t>
                </w:r>
                <w:r>
                  <w:rPr>
                    <w:noProof/>
                    <w:webHidden/>
                  </w:rPr>
                  <w:tab/>
                </w:r>
                <w:r>
                  <w:rPr>
                    <w:noProof/>
                    <w:webHidden/>
                  </w:rPr>
                  <w:fldChar w:fldCharType="begin"/>
                </w:r>
                <w:r>
                  <w:rPr>
                    <w:noProof/>
                    <w:webHidden/>
                  </w:rPr>
                  <w:instrText xml:space="preserve"> PAGEREF _Toc234399358 \h </w:instrText>
                </w:r>
                <w:r>
                  <w:rPr>
                    <w:noProof/>
                    <w:webHidden/>
                  </w:rPr>
                </w:r>
                <w:r>
                  <w:rPr>
                    <w:noProof/>
                    <w:webHidden/>
                  </w:rPr>
                  <w:fldChar w:fldCharType="separate"/>
                </w:r>
                <w:r w:rsidR="0093661D">
                  <w:rPr>
                    <w:noProof/>
                    <w:webHidden/>
                  </w:rPr>
                  <w:t>4</w:t>
                </w:r>
                <w:r>
                  <w:rPr>
                    <w:noProof/>
                    <w:webHidden/>
                  </w:rPr>
                  <w:fldChar w:fldCharType="end"/>
                </w:r>
              </w:hyperlink>
            </w:p>
            <w:p w14:paraId="1F1FFE2A" w14:textId="77777777" w:rsidR="00FB4C70" w:rsidRDefault="00FB4C70">
              <w:pPr>
                <w:pStyle w:val="TOC1"/>
                <w:rPr>
                  <w:rFonts w:asciiTheme="minorHAnsi" w:eastAsiaTheme="minorEastAsia" w:hAnsiTheme="minorHAnsi"/>
                  <w:noProof/>
                  <w:kern w:val="2"/>
                  <w:sz w:val="24"/>
                  <w:szCs w:val="24"/>
                  <w:lang w:val="en-DE" w:eastAsia="en-DE"/>
                  <w14:ligatures w14:val="standardContextual"/>
                </w:rPr>
              </w:pPr>
              <w:hyperlink w:anchor="_Toc234399359" w:history="1">
                <w:r w:rsidRPr="00E236E4">
                  <w:rPr>
                    <w:rStyle w:val="Hyperlink"/>
                    <w:rFonts w:cs="Arial"/>
                    <w:b/>
                    <w:bCs/>
                    <w:noProof/>
                  </w:rPr>
                  <w:t>2.</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b/>
                    <w:noProof/>
                    <w:highlight w:val="yellow"/>
                  </w:rPr>
                  <w:t>Functional</w:t>
                </w:r>
                <w:r w:rsidRPr="00E236E4">
                  <w:rPr>
                    <w:rStyle w:val="Hyperlink"/>
                    <w:rFonts w:cs="Arial"/>
                    <w:b/>
                    <w:noProof/>
                  </w:rPr>
                  <w:t xml:space="preserve"> Scope and Target Groups</w:t>
                </w:r>
                <w:r>
                  <w:rPr>
                    <w:noProof/>
                    <w:webHidden/>
                  </w:rPr>
                  <w:tab/>
                </w:r>
                <w:r>
                  <w:rPr>
                    <w:noProof/>
                    <w:webHidden/>
                  </w:rPr>
                  <w:fldChar w:fldCharType="begin"/>
                </w:r>
                <w:r>
                  <w:rPr>
                    <w:noProof/>
                    <w:webHidden/>
                  </w:rPr>
                  <w:instrText xml:space="preserve"> PAGEREF _Toc234399359 \h </w:instrText>
                </w:r>
                <w:r>
                  <w:rPr>
                    <w:noProof/>
                    <w:webHidden/>
                  </w:rPr>
                </w:r>
                <w:r>
                  <w:rPr>
                    <w:noProof/>
                    <w:webHidden/>
                  </w:rPr>
                  <w:fldChar w:fldCharType="separate"/>
                </w:r>
                <w:r w:rsidR="0093661D">
                  <w:rPr>
                    <w:noProof/>
                    <w:webHidden/>
                  </w:rPr>
                  <w:t>5</w:t>
                </w:r>
                <w:r>
                  <w:rPr>
                    <w:noProof/>
                    <w:webHidden/>
                  </w:rPr>
                  <w:fldChar w:fldCharType="end"/>
                </w:r>
              </w:hyperlink>
            </w:p>
            <w:p w14:paraId="296648B5"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60" w:history="1">
                <w:r w:rsidRPr="00E236E4">
                  <w:rPr>
                    <w:rStyle w:val="Hyperlink"/>
                    <w:rFonts w:cs="Arial"/>
                    <w:noProof/>
                  </w:rPr>
                  <w:t>2.1.</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highlight w:val="yellow"/>
                  </w:rPr>
                  <w:t>Functional</w:t>
                </w:r>
                <w:r w:rsidRPr="00E236E4">
                  <w:rPr>
                    <w:rStyle w:val="Hyperlink"/>
                    <w:rFonts w:cs="Arial"/>
                    <w:noProof/>
                  </w:rPr>
                  <w:t xml:space="preserve"> scope of applicability</w:t>
                </w:r>
                <w:r>
                  <w:rPr>
                    <w:noProof/>
                    <w:webHidden/>
                  </w:rPr>
                  <w:tab/>
                </w:r>
                <w:r>
                  <w:rPr>
                    <w:noProof/>
                    <w:webHidden/>
                  </w:rPr>
                  <w:fldChar w:fldCharType="begin"/>
                </w:r>
                <w:r>
                  <w:rPr>
                    <w:noProof/>
                    <w:webHidden/>
                  </w:rPr>
                  <w:instrText xml:space="preserve"> PAGEREF _Toc234399360 \h </w:instrText>
                </w:r>
                <w:r>
                  <w:rPr>
                    <w:noProof/>
                    <w:webHidden/>
                  </w:rPr>
                </w:r>
                <w:r>
                  <w:rPr>
                    <w:noProof/>
                    <w:webHidden/>
                  </w:rPr>
                  <w:fldChar w:fldCharType="separate"/>
                </w:r>
                <w:r w:rsidR="0093661D">
                  <w:rPr>
                    <w:noProof/>
                    <w:webHidden/>
                  </w:rPr>
                  <w:t>5</w:t>
                </w:r>
                <w:r>
                  <w:rPr>
                    <w:noProof/>
                    <w:webHidden/>
                  </w:rPr>
                  <w:fldChar w:fldCharType="end"/>
                </w:r>
              </w:hyperlink>
            </w:p>
            <w:p w14:paraId="54000B1D"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61" w:history="1">
                <w:r w:rsidRPr="00E236E4">
                  <w:rPr>
                    <w:rStyle w:val="Hyperlink"/>
                    <w:rFonts w:cs="Arial"/>
                    <w:noProof/>
                  </w:rPr>
                  <w:t>2.2.</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Target groups</w:t>
                </w:r>
                <w:r>
                  <w:rPr>
                    <w:noProof/>
                    <w:webHidden/>
                  </w:rPr>
                  <w:tab/>
                </w:r>
                <w:r>
                  <w:rPr>
                    <w:noProof/>
                    <w:webHidden/>
                  </w:rPr>
                  <w:fldChar w:fldCharType="begin"/>
                </w:r>
                <w:r>
                  <w:rPr>
                    <w:noProof/>
                    <w:webHidden/>
                  </w:rPr>
                  <w:instrText xml:space="preserve"> PAGEREF _Toc234399361 \h </w:instrText>
                </w:r>
                <w:r>
                  <w:rPr>
                    <w:noProof/>
                    <w:webHidden/>
                  </w:rPr>
                </w:r>
                <w:r>
                  <w:rPr>
                    <w:noProof/>
                    <w:webHidden/>
                  </w:rPr>
                  <w:fldChar w:fldCharType="separate"/>
                </w:r>
                <w:r w:rsidR="0093661D">
                  <w:rPr>
                    <w:noProof/>
                    <w:webHidden/>
                  </w:rPr>
                  <w:t>5</w:t>
                </w:r>
                <w:r>
                  <w:rPr>
                    <w:noProof/>
                    <w:webHidden/>
                  </w:rPr>
                  <w:fldChar w:fldCharType="end"/>
                </w:r>
              </w:hyperlink>
            </w:p>
            <w:p w14:paraId="20B73CB1"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62" w:history="1">
                <w:r w:rsidRPr="00E236E4">
                  <w:rPr>
                    <w:rStyle w:val="Hyperlink"/>
                    <w:rFonts w:cs="Arial"/>
                    <w:noProof/>
                  </w:rPr>
                  <w:t>2.3.</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Transition period</w:t>
                </w:r>
                <w:r>
                  <w:rPr>
                    <w:noProof/>
                    <w:webHidden/>
                  </w:rPr>
                  <w:tab/>
                </w:r>
                <w:r>
                  <w:rPr>
                    <w:noProof/>
                    <w:webHidden/>
                  </w:rPr>
                  <w:fldChar w:fldCharType="begin"/>
                </w:r>
                <w:r>
                  <w:rPr>
                    <w:noProof/>
                    <w:webHidden/>
                  </w:rPr>
                  <w:instrText xml:space="preserve"> PAGEREF _Toc234399362 \h </w:instrText>
                </w:r>
                <w:r>
                  <w:rPr>
                    <w:noProof/>
                    <w:webHidden/>
                  </w:rPr>
                </w:r>
                <w:r>
                  <w:rPr>
                    <w:noProof/>
                    <w:webHidden/>
                  </w:rPr>
                  <w:fldChar w:fldCharType="separate"/>
                </w:r>
                <w:r w:rsidR="0093661D">
                  <w:rPr>
                    <w:noProof/>
                    <w:webHidden/>
                  </w:rPr>
                  <w:t>6</w:t>
                </w:r>
                <w:r>
                  <w:rPr>
                    <w:noProof/>
                    <w:webHidden/>
                  </w:rPr>
                  <w:fldChar w:fldCharType="end"/>
                </w:r>
              </w:hyperlink>
            </w:p>
            <w:p w14:paraId="30A00E05" w14:textId="77777777" w:rsidR="00FB4C70" w:rsidRDefault="00FB4C70">
              <w:pPr>
                <w:pStyle w:val="TOC1"/>
                <w:rPr>
                  <w:rFonts w:asciiTheme="minorHAnsi" w:eastAsiaTheme="minorEastAsia" w:hAnsiTheme="minorHAnsi"/>
                  <w:noProof/>
                  <w:kern w:val="2"/>
                  <w:sz w:val="24"/>
                  <w:szCs w:val="24"/>
                  <w:lang w:val="en-DE" w:eastAsia="en-DE"/>
                  <w14:ligatures w14:val="standardContextual"/>
                </w:rPr>
              </w:pPr>
              <w:hyperlink w:anchor="_Toc234399363" w:history="1">
                <w:r w:rsidRPr="00E236E4">
                  <w:rPr>
                    <w:rStyle w:val="Hyperlink"/>
                    <w:rFonts w:cs="Arial"/>
                    <w:b/>
                    <w:bCs/>
                    <w:noProof/>
                  </w:rPr>
                  <w:t>3.</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b/>
                    <w:noProof/>
                  </w:rPr>
                  <w:t>Definitions</w:t>
                </w:r>
                <w:r>
                  <w:rPr>
                    <w:noProof/>
                    <w:webHidden/>
                  </w:rPr>
                  <w:tab/>
                </w:r>
                <w:r>
                  <w:rPr>
                    <w:noProof/>
                    <w:webHidden/>
                  </w:rPr>
                  <w:fldChar w:fldCharType="begin"/>
                </w:r>
                <w:r>
                  <w:rPr>
                    <w:noProof/>
                    <w:webHidden/>
                  </w:rPr>
                  <w:instrText xml:space="preserve"> PAGEREF _Toc234399363 \h </w:instrText>
                </w:r>
                <w:r>
                  <w:rPr>
                    <w:noProof/>
                    <w:webHidden/>
                  </w:rPr>
                </w:r>
                <w:r>
                  <w:rPr>
                    <w:noProof/>
                    <w:webHidden/>
                  </w:rPr>
                  <w:fldChar w:fldCharType="separate"/>
                </w:r>
                <w:r w:rsidR="0093661D">
                  <w:rPr>
                    <w:noProof/>
                    <w:webHidden/>
                  </w:rPr>
                  <w:t>7</w:t>
                </w:r>
                <w:r>
                  <w:rPr>
                    <w:noProof/>
                    <w:webHidden/>
                  </w:rPr>
                  <w:fldChar w:fldCharType="end"/>
                </w:r>
              </w:hyperlink>
            </w:p>
            <w:p w14:paraId="0746A6BE"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64" w:history="1">
                <w:r w:rsidRPr="00E236E4">
                  <w:rPr>
                    <w:rStyle w:val="Hyperlink"/>
                    <w:rFonts w:cs="Arial"/>
                    <w:noProof/>
                  </w:rPr>
                  <w:t>3.1.</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Requirements</w:t>
                </w:r>
                <w:r>
                  <w:rPr>
                    <w:noProof/>
                    <w:webHidden/>
                  </w:rPr>
                  <w:tab/>
                </w:r>
                <w:r>
                  <w:rPr>
                    <w:noProof/>
                    <w:webHidden/>
                  </w:rPr>
                  <w:fldChar w:fldCharType="begin"/>
                </w:r>
                <w:r>
                  <w:rPr>
                    <w:noProof/>
                    <w:webHidden/>
                  </w:rPr>
                  <w:instrText xml:space="preserve"> PAGEREF _Toc234399364 \h </w:instrText>
                </w:r>
                <w:r>
                  <w:rPr>
                    <w:noProof/>
                    <w:webHidden/>
                  </w:rPr>
                </w:r>
                <w:r>
                  <w:rPr>
                    <w:noProof/>
                    <w:webHidden/>
                  </w:rPr>
                  <w:fldChar w:fldCharType="separate"/>
                </w:r>
                <w:r w:rsidR="0093661D">
                  <w:rPr>
                    <w:noProof/>
                    <w:webHidden/>
                  </w:rPr>
                  <w:t>7</w:t>
                </w:r>
                <w:r>
                  <w:rPr>
                    <w:noProof/>
                    <w:webHidden/>
                  </w:rPr>
                  <w:fldChar w:fldCharType="end"/>
                </w:r>
              </w:hyperlink>
            </w:p>
            <w:p w14:paraId="3C778118"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65" w:history="1">
                <w:r w:rsidRPr="00E236E4">
                  <w:rPr>
                    <w:rStyle w:val="Hyperlink"/>
                    <w:rFonts w:cs="Arial"/>
                    <w:noProof/>
                  </w:rPr>
                  <w:t>3.2.</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Explanation of requirements and key definitions</w:t>
                </w:r>
                <w:r>
                  <w:rPr>
                    <w:noProof/>
                    <w:webHidden/>
                  </w:rPr>
                  <w:tab/>
                </w:r>
                <w:r>
                  <w:rPr>
                    <w:noProof/>
                    <w:webHidden/>
                  </w:rPr>
                  <w:fldChar w:fldCharType="begin"/>
                </w:r>
                <w:r>
                  <w:rPr>
                    <w:noProof/>
                    <w:webHidden/>
                  </w:rPr>
                  <w:instrText xml:space="preserve"> PAGEREF _Toc234399365 \h </w:instrText>
                </w:r>
                <w:r>
                  <w:rPr>
                    <w:noProof/>
                    <w:webHidden/>
                  </w:rPr>
                </w:r>
                <w:r>
                  <w:rPr>
                    <w:noProof/>
                    <w:webHidden/>
                  </w:rPr>
                  <w:fldChar w:fldCharType="separate"/>
                </w:r>
                <w:r w:rsidR="0093661D">
                  <w:rPr>
                    <w:noProof/>
                    <w:webHidden/>
                  </w:rPr>
                  <w:t>8</w:t>
                </w:r>
                <w:r>
                  <w:rPr>
                    <w:noProof/>
                    <w:webHidden/>
                  </w:rPr>
                  <w:fldChar w:fldCharType="end"/>
                </w:r>
              </w:hyperlink>
            </w:p>
            <w:p w14:paraId="4FA046CA" w14:textId="77777777" w:rsidR="00FB4C70" w:rsidRDefault="00FB4C70">
              <w:pPr>
                <w:pStyle w:val="TOC1"/>
                <w:rPr>
                  <w:rFonts w:asciiTheme="minorHAnsi" w:eastAsiaTheme="minorEastAsia" w:hAnsiTheme="minorHAnsi"/>
                  <w:noProof/>
                  <w:kern w:val="2"/>
                  <w:sz w:val="24"/>
                  <w:szCs w:val="24"/>
                  <w:lang w:val="en-DE" w:eastAsia="en-DE"/>
                  <w14:ligatures w14:val="standardContextual"/>
                </w:rPr>
              </w:pPr>
              <w:hyperlink w:anchor="_Toc234399366" w:history="1">
                <w:r w:rsidRPr="00E236E4">
                  <w:rPr>
                    <w:rStyle w:val="Hyperlink"/>
                    <w:rFonts w:cs="Arial"/>
                    <w:b/>
                    <w:bCs/>
                    <w:noProof/>
                  </w:rPr>
                  <w:t>4.</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b/>
                    <w:noProof/>
                  </w:rPr>
                  <w:t>Requirements</w:t>
                </w:r>
                <w:r>
                  <w:rPr>
                    <w:noProof/>
                    <w:webHidden/>
                  </w:rPr>
                  <w:tab/>
                </w:r>
                <w:r>
                  <w:rPr>
                    <w:noProof/>
                    <w:webHidden/>
                  </w:rPr>
                  <w:fldChar w:fldCharType="begin"/>
                </w:r>
                <w:r>
                  <w:rPr>
                    <w:noProof/>
                    <w:webHidden/>
                  </w:rPr>
                  <w:instrText xml:space="preserve"> PAGEREF _Toc234399366 \h </w:instrText>
                </w:r>
                <w:r>
                  <w:rPr>
                    <w:noProof/>
                    <w:webHidden/>
                  </w:rPr>
                </w:r>
                <w:r>
                  <w:rPr>
                    <w:noProof/>
                    <w:webHidden/>
                  </w:rPr>
                  <w:fldChar w:fldCharType="separate"/>
                </w:r>
                <w:r w:rsidR="0093661D">
                  <w:rPr>
                    <w:noProof/>
                    <w:webHidden/>
                  </w:rPr>
                  <w:t>9</w:t>
                </w:r>
                <w:r>
                  <w:rPr>
                    <w:noProof/>
                    <w:webHidden/>
                  </w:rPr>
                  <w:fldChar w:fldCharType="end"/>
                </w:r>
              </w:hyperlink>
            </w:p>
            <w:p w14:paraId="52C8A1C0"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67" w:history="1">
                <w:r w:rsidRPr="00E236E4">
                  <w:rPr>
                    <w:rStyle w:val="Hyperlink"/>
                    <w:rFonts w:cs="Arial"/>
                    <w:noProof/>
                  </w:rPr>
                  <w:t>4.1.</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Requirements</w:t>
                </w:r>
                <w:r>
                  <w:rPr>
                    <w:noProof/>
                    <w:webHidden/>
                  </w:rPr>
                  <w:tab/>
                </w:r>
                <w:r>
                  <w:rPr>
                    <w:noProof/>
                    <w:webHidden/>
                  </w:rPr>
                  <w:fldChar w:fldCharType="begin"/>
                </w:r>
                <w:r>
                  <w:rPr>
                    <w:noProof/>
                    <w:webHidden/>
                  </w:rPr>
                  <w:instrText xml:space="preserve"> PAGEREF _Toc234399367 \h </w:instrText>
                </w:r>
                <w:r>
                  <w:rPr>
                    <w:noProof/>
                    <w:webHidden/>
                  </w:rPr>
                </w:r>
                <w:r>
                  <w:rPr>
                    <w:noProof/>
                    <w:webHidden/>
                  </w:rPr>
                  <w:fldChar w:fldCharType="separate"/>
                </w:r>
                <w:r w:rsidR="0093661D">
                  <w:rPr>
                    <w:noProof/>
                    <w:webHidden/>
                  </w:rPr>
                  <w:t>9</w:t>
                </w:r>
                <w:r>
                  <w:rPr>
                    <w:noProof/>
                    <w:webHidden/>
                  </w:rPr>
                  <w:fldChar w:fldCharType="end"/>
                </w:r>
              </w:hyperlink>
            </w:p>
            <w:p w14:paraId="75F231F1" w14:textId="77777777" w:rsidR="00FB4C70" w:rsidRDefault="00FB4C70">
              <w:pPr>
                <w:pStyle w:val="TOC1"/>
                <w:rPr>
                  <w:rFonts w:asciiTheme="minorHAnsi" w:eastAsiaTheme="minorEastAsia" w:hAnsiTheme="minorHAnsi"/>
                  <w:noProof/>
                  <w:kern w:val="2"/>
                  <w:sz w:val="24"/>
                  <w:szCs w:val="24"/>
                  <w:lang w:val="en-DE" w:eastAsia="en-DE"/>
                  <w14:ligatures w14:val="standardContextual"/>
                </w:rPr>
              </w:pPr>
              <w:hyperlink w:anchor="_Toc234399368" w:history="1">
                <w:r w:rsidRPr="00E236E4">
                  <w:rPr>
                    <w:rStyle w:val="Hyperlink"/>
                    <w:rFonts w:cs="Arial"/>
                    <w:b/>
                    <w:bCs/>
                    <w:noProof/>
                  </w:rPr>
                  <w:t>5.</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b/>
                    <w:noProof/>
                  </w:rPr>
                  <w:t>Roles and Responsibilities</w:t>
                </w:r>
                <w:r>
                  <w:rPr>
                    <w:noProof/>
                    <w:webHidden/>
                  </w:rPr>
                  <w:tab/>
                </w:r>
                <w:r>
                  <w:rPr>
                    <w:noProof/>
                    <w:webHidden/>
                  </w:rPr>
                  <w:fldChar w:fldCharType="begin"/>
                </w:r>
                <w:r>
                  <w:rPr>
                    <w:noProof/>
                    <w:webHidden/>
                  </w:rPr>
                  <w:instrText xml:space="preserve"> PAGEREF _Toc234399368 \h </w:instrText>
                </w:r>
                <w:r>
                  <w:rPr>
                    <w:noProof/>
                    <w:webHidden/>
                  </w:rPr>
                </w:r>
                <w:r>
                  <w:rPr>
                    <w:noProof/>
                    <w:webHidden/>
                  </w:rPr>
                  <w:fldChar w:fldCharType="separate"/>
                </w:r>
                <w:r w:rsidR="0093661D">
                  <w:rPr>
                    <w:noProof/>
                    <w:webHidden/>
                  </w:rPr>
                  <w:t>24</w:t>
                </w:r>
                <w:r>
                  <w:rPr>
                    <w:noProof/>
                    <w:webHidden/>
                  </w:rPr>
                  <w:fldChar w:fldCharType="end"/>
                </w:r>
              </w:hyperlink>
            </w:p>
            <w:p w14:paraId="6772D9AB"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69" w:history="1">
                <w:r w:rsidRPr="00E236E4">
                  <w:rPr>
                    <w:rStyle w:val="Hyperlink"/>
                    <w:rFonts w:cs="Arial"/>
                    <w:noProof/>
                  </w:rPr>
                  <w:t>5.1.</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Creator</w:t>
                </w:r>
                <w:r>
                  <w:rPr>
                    <w:noProof/>
                    <w:webHidden/>
                  </w:rPr>
                  <w:tab/>
                </w:r>
                <w:r>
                  <w:rPr>
                    <w:noProof/>
                    <w:webHidden/>
                  </w:rPr>
                  <w:fldChar w:fldCharType="begin"/>
                </w:r>
                <w:r>
                  <w:rPr>
                    <w:noProof/>
                    <w:webHidden/>
                  </w:rPr>
                  <w:instrText xml:space="preserve"> PAGEREF _Toc234399369 \h </w:instrText>
                </w:r>
                <w:r>
                  <w:rPr>
                    <w:noProof/>
                    <w:webHidden/>
                  </w:rPr>
                </w:r>
                <w:r>
                  <w:rPr>
                    <w:noProof/>
                    <w:webHidden/>
                  </w:rPr>
                  <w:fldChar w:fldCharType="separate"/>
                </w:r>
                <w:r w:rsidR="0093661D">
                  <w:rPr>
                    <w:noProof/>
                    <w:webHidden/>
                  </w:rPr>
                  <w:t>24</w:t>
                </w:r>
                <w:r>
                  <w:rPr>
                    <w:noProof/>
                    <w:webHidden/>
                  </w:rPr>
                  <w:fldChar w:fldCharType="end"/>
                </w:r>
              </w:hyperlink>
            </w:p>
            <w:p w14:paraId="3C155D59"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70" w:history="1">
                <w:r w:rsidRPr="00E236E4">
                  <w:rPr>
                    <w:rStyle w:val="Hyperlink"/>
                    <w:rFonts w:cs="Arial"/>
                    <w:noProof/>
                  </w:rPr>
                  <w:t>5.2.</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Guideline Owner</w:t>
                </w:r>
                <w:r>
                  <w:rPr>
                    <w:noProof/>
                    <w:webHidden/>
                  </w:rPr>
                  <w:tab/>
                </w:r>
                <w:r>
                  <w:rPr>
                    <w:noProof/>
                    <w:webHidden/>
                  </w:rPr>
                  <w:fldChar w:fldCharType="begin"/>
                </w:r>
                <w:r>
                  <w:rPr>
                    <w:noProof/>
                    <w:webHidden/>
                  </w:rPr>
                  <w:instrText xml:space="preserve"> PAGEREF _Toc234399370 \h </w:instrText>
                </w:r>
                <w:r>
                  <w:rPr>
                    <w:noProof/>
                    <w:webHidden/>
                  </w:rPr>
                </w:r>
                <w:r>
                  <w:rPr>
                    <w:noProof/>
                    <w:webHidden/>
                  </w:rPr>
                  <w:fldChar w:fldCharType="separate"/>
                </w:r>
                <w:r w:rsidR="0093661D">
                  <w:rPr>
                    <w:noProof/>
                    <w:webHidden/>
                  </w:rPr>
                  <w:t>24</w:t>
                </w:r>
                <w:r>
                  <w:rPr>
                    <w:noProof/>
                    <w:webHidden/>
                  </w:rPr>
                  <w:fldChar w:fldCharType="end"/>
                </w:r>
              </w:hyperlink>
            </w:p>
            <w:p w14:paraId="1AAAEC36" w14:textId="77777777" w:rsidR="00FB4C70" w:rsidRDefault="00FB4C70">
              <w:pPr>
                <w:pStyle w:val="TOC1"/>
                <w:rPr>
                  <w:rFonts w:asciiTheme="minorHAnsi" w:eastAsiaTheme="minorEastAsia" w:hAnsiTheme="minorHAnsi"/>
                  <w:noProof/>
                  <w:kern w:val="2"/>
                  <w:sz w:val="24"/>
                  <w:szCs w:val="24"/>
                  <w:lang w:val="en-DE" w:eastAsia="en-DE"/>
                  <w14:ligatures w14:val="standardContextual"/>
                </w:rPr>
              </w:pPr>
              <w:hyperlink w:anchor="_Toc234399371" w:history="1">
                <w:r w:rsidRPr="00E236E4">
                  <w:rPr>
                    <w:rStyle w:val="Hyperlink"/>
                    <w:rFonts w:cs="Arial"/>
                    <w:b/>
                    <w:bCs/>
                    <w:noProof/>
                  </w:rPr>
                  <w:t>6.</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b/>
                    <w:noProof/>
                  </w:rPr>
                  <w:t>Appendix</w:t>
                </w:r>
                <w:r>
                  <w:rPr>
                    <w:noProof/>
                    <w:webHidden/>
                  </w:rPr>
                  <w:tab/>
                </w:r>
                <w:r>
                  <w:rPr>
                    <w:noProof/>
                    <w:webHidden/>
                  </w:rPr>
                  <w:fldChar w:fldCharType="begin"/>
                </w:r>
                <w:r>
                  <w:rPr>
                    <w:noProof/>
                    <w:webHidden/>
                  </w:rPr>
                  <w:instrText xml:space="preserve"> PAGEREF _Toc234399371 \h </w:instrText>
                </w:r>
                <w:r>
                  <w:rPr>
                    <w:noProof/>
                    <w:webHidden/>
                  </w:rPr>
                </w:r>
                <w:r>
                  <w:rPr>
                    <w:noProof/>
                    <w:webHidden/>
                  </w:rPr>
                  <w:fldChar w:fldCharType="separate"/>
                </w:r>
                <w:r w:rsidR="0093661D">
                  <w:rPr>
                    <w:noProof/>
                    <w:webHidden/>
                  </w:rPr>
                  <w:t>25</w:t>
                </w:r>
                <w:r>
                  <w:rPr>
                    <w:noProof/>
                    <w:webHidden/>
                  </w:rPr>
                  <w:fldChar w:fldCharType="end"/>
                </w:r>
              </w:hyperlink>
            </w:p>
            <w:p w14:paraId="2A349508"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72" w:history="1">
                <w:r w:rsidRPr="00E236E4">
                  <w:rPr>
                    <w:rStyle w:val="Hyperlink"/>
                    <w:rFonts w:cs="Arial"/>
                    <w:noProof/>
                  </w:rPr>
                  <w:t>6.1.</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Contact Information</w:t>
                </w:r>
                <w:r>
                  <w:rPr>
                    <w:noProof/>
                    <w:webHidden/>
                  </w:rPr>
                  <w:tab/>
                </w:r>
                <w:r>
                  <w:rPr>
                    <w:noProof/>
                    <w:webHidden/>
                  </w:rPr>
                  <w:fldChar w:fldCharType="begin"/>
                </w:r>
                <w:r>
                  <w:rPr>
                    <w:noProof/>
                    <w:webHidden/>
                  </w:rPr>
                  <w:instrText xml:space="preserve"> PAGEREF _Toc234399372 \h </w:instrText>
                </w:r>
                <w:r>
                  <w:rPr>
                    <w:noProof/>
                    <w:webHidden/>
                  </w:rPr>
                </w:r>
                <w:r>
                  <w:rPr>
                    <w:noProof/>
                    <w:webHidden/>
                  </w:rPr>
                  <w:fldChar w:fldCharType="separate"/>
                </w:r>
                <w:r w:rsidR="0093661D">
                  <w:rPr>
                    <w:noProof/>
                    <w:webHidden/>
                  </w:rPr>
                  <w:t>25</w:t>
                </w:r>
                <w:r>
                  <w:rPr>
                    <w:noProof/>
                    <w:webHidden/>
                  </w:rPr>
                  <w:fldChar w:fldCharType="end"/>
                </w:r>
              </w:hyperlink>
            </w:p>
            <w:p w14:paraId="3E461D56"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73" w:history="1">
                <w:r w:rsidRPr="00E236E4">
                  <w:rPr>
                    <w:rStyle w:val="Hyperlink"/>
                    <w:rFonts w:cs="Arial"/>
                    <w:noProof/>
                  </w:rPr>
                  <w:t>6.2.</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Document History</w:t>
                </w:r>
                <w:r>
                  <w:rPr>
                    <w:noProof/>
                    <w:webHidden/>
                  </w:rPr>
                  <w:tab/>
                </w:r>
                <w:r>
                  <w:rPr>
                    <w:noProof/>
                    <w:webHidden/>
                  </w:rPr>
                  <w:fldChar w:fldCharType="begin"/>
                </w:r>
                <w:r>
                  <w:rPr>
                    <w:noProof/>
                    <w:webHidden/>
                  </w:rPr>
                  <w:instrText xml:space="preserve"> PAGEREF _Toc234399373 \h </w:instrText>
                </w:r>
                <w:r>
                  <w:rPr>
                    <w:noProof/>
                    <w:webHidden/>
                  </w:rPr>
                </w:r>
                <w:r>
                  <w:rPr>
                    <w:noProof/>
                    <w:webHidden/>
                  </w:rPr>
                  <w:fldChar w:fldCharType="separate"/>
                </w:r>
                <w:r w:rsidR="0093661D">
                  <w:rPr>
                    <w:noProof/>
                    <w:webHidden/>
                  </w:rPr>
                  <w:t>25</w:t>
                </w:r>
                <w:r>
                  <w:rPr>
                    <w:noProof/>
                    <w:webHidden/>
                  </w:rPr>
                  <w:fldChar w:fldCharType="end"/>
                </w:r>
              </w:hyperlink>
            </w:p>
            <w:p w14:paraId="22E04662"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74" w:history="1">
                <w:r w:rsidRPr="00E236E4">
                  <w:rPr>
                    <w:rStyle w:val="Hyperlink"/>
                    <w:rFonts w:cs="Arial"/>
                    <w:noProof/>
                  </w:rPr>
                  <w:t>6.3.</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Related Written Rules</w:t>
                </w:r>
                <w:r>
                  <w:rPr>
                    <w:noProof/>
                    <w:webHidden/>
                  </w:rPr>
                  <w:tab/>
                </w:r>
                <w:r>
                  <w:rPr>
                    <w:noProof/>
                    <w:webHidden/>
                  </w:rPr>
                  <w:fldChar w:fldCharType="begin"/>
                </w:r>
                <w:r>
                  <w:rPr>
                    <w:noProof/>
                    <w:webHidden/>
                  </w:rPr>
                  <w:instrText xml:space="preserve"> PAGEREF _Toc234399374 \h </w:instrText>
                </w:r>
                <w:r>
                  <w:rPr>
                    <w:noProof/>
                    <w:webHidden/>
                  </w:rPr>
                </w:r>
                <w:r>
                  <w:rPr>
                    <w:noProof/>
                    <w:webHidden/>
                  </w:rPr>
                  <w:fldChar w:fldCharType="separate"/>
                </w:r>
                <w:r w:rsidR="0093661D">
                  <w:rPr>
                    <w:noProof/>
                    <w:webHidden/>
                  </w:rPr>
                  <w:t>25</w:t>
                </w:r>
                <w:r>
                  <w:rPr>
                    <w:noProof/>
                    <w:webHidden/>
                  </w:rPr>
                  <w:fldChar w:fldCharType="end"/>
                </w:r>
              </w:hyperlink>
            </w:p>
            <w:p w14:paraId="10F8E4C9" w14:textId="77777777" w:rsidR="00FB4C70" w:rsidRDefault="00FB4C70">
              <w:pPr>
                <w:pStyle w:val="TOC2"/>
                <w:rPr>
                  <w:rFonts w:asciiTheme="minorHAnsi" w:eastAsiaTheme="minorEastAsia" w:hAnsiTheme="minorHAnsi"/>
                  <w:noProof/>
                  <w:kern w:val="2"/>
                  <w:sz w:val="24"/>
                  <w:szCs w:val="24"/>
                  <w:lang w:val="en-DE" w:eastAsia="en-DE"/>
                  <w14:ligatures w14:val="standardContextual"/>
                </w:rPr>
              </w:pPr>
              <w:hyperlink w:anchor="_Toc234399375" w:history="1">
                <w:r w:rsidRPr="00E236E4">
                  <w:rPr>
                    <w:rStyle w:val="Hyperlink"/>
                    <w:rFonts w:cs="Arial"/>
                    <w:noProof/>
                  </w:rPr>
                  <w:t>6.4.</w:t>
                </w:r>
                <w:r>
                  <w:rPr>
                    <w:rFonts w:asciiTheme="minorHAnsi" w:eastAsiaTheme="minorEastAsia" w:hAnsiTheme="minorHAnsi"/>
                    <w:noProof/>
                    <w:kern w:val="2"/>
                    <w:sz w:val="24"/>
                    <w:szCs w:val="24"/>
                    <w:lang w:val="en-DE" w:eastAsia="en-DE"/>
                    <w14:ligatures w14:val="standardContextual"/>
                  </w:rPr>
                  <w:tab/>
                </w:r>
                <w:r w:rsidRPr="00E236E4">
                  <w:rPr>
                    <w:rStyle w:val="Hyperlink"/>
                    <w:rFonts w:cs="Arial"/>
                    <w:noProof/>
                  </w:rPr>
                  <w:t>Abbreviations</w:t>
                </w:r>
                <w:r>
                  <w:rPr>
                    <w:noProof/>
                    <w:webHidden/>
                  </w:rPr>
                  <w:tab/>
                </w:r>
                <w:r>
                  <w:rPr>
                    <w:noProof/>
                    <w:webHidden/>
                  </w:rPr>
                  <w:fldChar w:fldCharType="begin"/>
                </w:r>
                <w:r>
                  <w:rPr>
                    <w:noProof/>
                    <w:webHidden/>
                  </w:rPr>
                  <w:instrText xml:space="preserve"> PAGEREF _Toc234399375 \h </w:instrText>
                </w:r>
                <w:r>
                  <w:rPr>
                    <w:noProof/>
                    <w:webHidden/>
                  </w:rPr>
                </w:r>
                <w:r>
                  <w:rPr>
                    <w:noProof/>
                    <w:webHidden/>
                  </w:rPr>
                  <w:fldChar w:fldCharType="separate"/>
                </w:r>
                <w:r w:rsidR="0093661D">
                  <w:rPr>
                    <w:noProof/>
                    <w:webHidden/>
                  </w:rPr>
                  <w:t>26</w:t>
                </w:r>
                <w:r>
                  <w:rPr>
                    <w:noProof/>
                    <w:webHidden/>
                  </w:rPr>
                  <w:fldChar w:fldCharType="end"/>
                </w:r>
              </w:hyperlink>
            </w:p>
            <w:p w14:paraId="376DBBED" w14:textId="77777777" w:rsidR="00240513" w:rsidRPr="00825A87" w:rsidRDefault="00240513" w:rsidP="00240513">
              <w:pPr>
                <w:rPr>
                  <w:rFonts w:ascii="Arial" w:eastAsiaTheme="minorEastAsia" w:hAnsi="Arial" w:cs="Arial"/>
                  <w:b/>
                  <w:sz w:val="20"/>
                  <w:szCs w:val="20"/>
                </w:rPr>
              </w:pPr>
              <w:r w:rsidRPr="00825A87">
                <w:rPr>
                  <w:rFonts w:ascii="Arial" w:hAnsi="Arial" w:cs="Arial"/>
                  <w:sz w:val="20"/>
                  <w:szCs w:val="20"/>
                </w:rPr>
                <w:fldChar w:fldCharType="end"/>
              </w:r>
            </w:p>
          </w:sdtContent>
        </w:sdt>
        <w:p w14:paraId="07CF42D3" w14:textId="77777777" w:rsidR="00736244" w:rsidRPr="004403D6" w:rsidRDefault="00FF35D9" w:rsidP="004403D6">
          <w:pPr>
            <w:rPr>
              <w:rFonts w:ascii="Arial" w:hAnsi="Arial" w:cs="Arial"/>
            </w:rPr>
          </w:pPr>
        </w:p>
      </w:sdtContent>
    </w:sdt>
    <w:bookmarkStart w:id="2" w:name="_Toc155796976" w:displacedByCustomXml="prev"/>
    <w:bookmarkEnd w:id="2" w:displacedByCustomXml="prev"/>
    <w:bookmarkStart w:id="3" w:name="_Toc155793311" w:displacedByCustomXml="prev"/>
    <w:bookmarkEnd w:id="3" w:displacedByCustomXml="prev"/>
    <w:bookmarkStart w:id="4" w:name="_Toc155793187" w:displacedByCustomXml="prev"/>
    <w:bookmarkEnd w:id="4" w:displacedByCustomXml="prev"/>
    <w:bookmarkStart w:id="5" w:name="_Toc155793138" w:displacedByCustomXml="prev"/>
    <w:bookmarkEnd w:id="5" w:displacedByCustomXml="prev"/>
    <w:bookmarkStart w:id="6" w:name="_Toc155339176" w:displacedByCustomXml="prev"/>
    <w:bookmarkEnd w:id="6" w:displacedByCustomXml="prev"/>
    <w:p w14:paraId="35435652" w14:textId="77777777" w:rsidR="00122ED5" w:rsidRPr="00825A87" w:rsidRDefault="00367D9A" w:rsidP="00367D9A">
      <w:pPr>
        <w:tabs>
          <w:tab w:val="center" w:pos="4099"/>
        </w:tabs>
        <w:rPr>
          <w:rFonts w:ascii="Arial" w:eastAsiaTheme="majorEastAsia" w:hAnsi="Arial" w:cs="Arial"/>
          <w:b/>
          <w:color w:val="000000" w:themeColor="text1"/>
          <w:sz w:val="28"/>
          <w:szCs w:val="28"/>
        </w:rPr>
      </w:pPr>
      <w:r w:rsidRPr="00825A87">
        <w:rPr>
          <w:rFonts w:ascii="Arial" w:hAnsi="Arial" w:cs="Arial"/>
          <w:b/>
          <w:color w:val="000000" w:themeColor="text1"/>
          <w:sz w:val="28"/>
          <w:szCs w:val="28"/>
        </w:rPr>
        <w:tab/>
      </w:r>
    </w:p>
    <w:p w14:paraId="73534E12" w14:textId="77777777" w:rsidR="00296B03" w:rsidRPr="00825A87" w:rsidRDefault="00D405F6" w:rsidP="004403D6">
      <w:pPr>
        <w:pStyle w:val="Heading1"/>
        <w:pageBreakBefore/>
        <w:numPr>
          <w:ilvl w:val="0"/>
          <w:numId w:val="1"/>
        </w:numPr>
        <w:ind w:left="357" w:hanging="357"/>
        <w:rPr>
          <w:rFonts w:ascii="Arial" w:hAnsi="Arial" w:cs="Arial"/>
          <w:color w:val="000000" w:themeColor="text1"/>
          <w:sz w:val="28"/>
          <w:szCs w:val="28"/>
        </w:rPr>
      </w:pPr>
      <w:bookmarkStart w:id="7" w:name="_Toc172186481"/>
      <w:bookmarkStart w:id="8" w:name="_Toc234399356"/>
      <w:r w:rsidRPr="00825A87">
        <w:rPr>
          <w:rFonts w:ascii="Arial" w:hAnsi="Arial" w:cs="Arial"/>
          <w:b/>
          <w:color w:val="000000" w:themeColor="text1"/>
          <w:sz w:val="28"/>
          <w:szCs w:val="28"/>
        </w:rPr>
        <w:lastRenderedPageBreak/>
        <w:t xml:space="preserve">Purpose, </w:t>
      </w:r>
      <w:r w:rsidR="00296B03" w:rsidRPr="00825A87">
        <w:rPr>
          <w:rFonts w:ascii="Arial" w:hAnsi="Arial" w:cs="Arial"/>
          <w:b/>
          <w:color w:val="000000" w:themeColor="text1"/>
          <w:sz w:val="28"/>
          <w:szCs w:val="28"/>
        </w:rPr>
        <w:t xml:space="preserve">Objectives and </w:t>
      </w:r>
      <w:r w:rsidR="00605C79" w:rsidRPr="00825A87">
        <w:rPr>
          <w:rFonts w:ascii="Arial" w:hAnsi="Arial" w:cs="Arial"/>
          <w:b/>
          <w:color w:val="000000" w:themeColor="text1"/>
          <w:sz w:val="28"/>
          <w:szCs w:val="28"/>
        </w:rPr>
        <w:t>Basis</w:t>
      </w:r>
      <w:bookmarkEnd w:id="7"/>
      <w:bookmarkEnd w:id="8"/>
    </w:p>
    <w:p w14:paraId="5DE6F0EA" w14:textId="77777777" w:rsidR="0027643D" w:rsidRPr="00825A87" w:rsidRDefault="00D405F6" w:rsidP="000A0009">
      <w:pPr>
        <w:pStyle w:val="Heading2"/>
        <w:numPr>
          <w:ilvl w:val="1"/>
          <w:numId w:val="1"/>
        </w:numPr>
        <w:spacing w:line="480" w:lineRule="auto"/>
        <w:ind w:left="540" w:hanging="540"/>
        <w:jc w:val="both"/>
        <w:rPr>
          <w:rFonts w:ascii="Arial" w:hAnsi="Arial" w:cs="Arial"/>
          <w:color w:val="000000" w:themeColor="text1"/>
          <w:sz w:val="24"/>
          <w:szCs w:val="24"/>
        </w:rPr>
      </w:pPr>
      <w:bookmarkStart w:id="9" w:name="_Toc234399357"/>
      <w:r w:rsidRPr="00825A87">
        <w:rPr>
          <w:rFonts w:ascii="Arial" w:hAnsi="Arial" w:cs="Arial"/>
          <w:color w:val="000000" w:themeColor="text1"/>
          <w:sz w:val="24"/>
          <w:szCs w:val="24"/>
        </w:rPr>
        <w:t xml:space="preserve">Purpose and </w:t>
      </w:r>
      <w:r w:rsidR="004C41A9" w:rsidRPr="00825A87">
        <w:rPr>
          <w:rFonts w:ascii="Arial" w:hAnsi="Arial" w:cs="Arial"/>
          <w:color w:val="000000" w:themeColor="text1"/>
          <w:sz w:val="24"/>
          <w:szCs w:val="24"/>
        </w:rPr>
        <w:t>Objectives</w:t>
      </w:r>
      <w:bookmarkEnd w:id="9"/>
    </w:p>
    <w:p w14:paraId="7FB51BE4" w14:textId="77777777" w:rsidR="00FA4173" w:rsidRPr="00825A87" w:rsidRDefault="00FA4173" w:rsidP="00FA4173">
      <w:pPr>
        <w:spacing w:line="240" w:lineRule="auto"/>
        <w:rPr>
          <w:rFonts w:ascii="Arial" w:hAnsi="Arial" w:cs="Arial"/>
          <w:sz w:val="20"/>
          <w:szCs w:val="20"/>
        </w:rPr>
      </w:pPr>
      <w:bookmarkStart w:id="10" w:name="_Toc172186483"/>
      <w:r w:rsidRPr="00825A87">
        <w:rPr>
          <w:rFonts w:ascii="Arial" w:hAnsi="Arial" w:cs="Arial"/>
          <w:sz w:val="20"/>
          <w:szCs w:val="20"/>
        </w:rPr>
        <w:t xml:space="preserve">The Encryption and Key Management Guideline </w:t>
      </w:r>
      <w:r w:rsidR="001A0489" w:rsidRPr="003D1E16">
        <w:rPr>
          <w:rFonts w:ascii="Arial" w:hAnsi="Arial" w:cs="Arial"/>
          <w:sz w:val="20"/>
          <w:szCs w:val="20"/>
        </w:rPr>
        <w:t>(hereinafter “Guideline”) establishes control requirements for DBAG and/or adopting Legal Entities within DBG (refers only to Legal Entities that have ratified the Guideline at hand) and provides criteria for fulfilling the control requirements.</w:t>
      </w:r>
    </w:p>
    <w:p w14:paraId="61FC06B1" w14:textId="77777777" w:rsidR="000A271F" w:rsidRDefault="000A271F" w:rsidP="000A271F">
      <w:pPr>
        <w:rPr>
          <w:rFonts w:ascii="Arial" w:hAnsi="Arial" w:cs="Arial"/>
          <w:sz w:val="20"/>
          <w:szCs w:val="20"/>
        </w:rPr>
      </w:pPr>
      <w:r w:rsidRPr="00DA00BA">
        <w:rPr>
          <w:rFonts w:ascii="Arial" w:hAnsi="Arial" w:cs="Arial"/>
          <w:sz w:val="20"/>
          <w:szCs w:val="20"/>
        </w:rPr>
        <w:t>The purpose of the Guideline is to effectuate the below listed Minimum Requirements, stipulated in the ICT Risk Management Policy (structured into Core Functions), acting as objectives to the Guideline and the control requirements at hand: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606"/>
        <w:gridCol w:w="3989"/>
        <w:gridCol w:w="2584"/>
      </w:tblGrid>
      <w:tr w:rsidR="00FA4173" w:rsidRPr="001D4753" w14:paraId="65D2D496" w14:textId="77777777" w:rsidTr="00FA5124">
        <w:trPr>
          <w:trHeight w:val="496"/>
        </w:trPr>
        <w:tc>
          <w:tcPr>
            <w:tcW w:w="16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1C99A0B9" w14:textId="77777777" w:rsidR="00FA4173" w:rsidRPr="006745E6" w:rsidRDefault="00FA4173" w:rsidP="00A22D7A">
            <w:pPr>
              <w:rPr>
                <w:rFonts w:ascii="Arial" w:hAnsi="Arial" w:cs="Arial"/>
                <w:b/>
                <w:bCs/>
                <w:sz w:val="20"/>
                <w:szCs w:val="20"/>
              </w:rPr>
            </w:pPr>
            <w:r w:rsidRPr="006745E6">
              <w:rPr>
                <w:rFonts w:ascii="Arial" w:hAnsi="Arial" w:cs="Arial"/>
                <w:b/>
                <w:bCs/>
                <w:sz w:val="20"/>
                <w:szCs w:val="20"/>
              </w:rPr>
              <w:t>Core Function</w:t>
            </w:r>
          </w:p>
        </w:tc>
        <w:tc>
          <w:tcPr>
            <w:tcW w:w="398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4CB7ACAD" w14:textId="77777777" w:rsidR="00FA4173" w:rsidRPr="006745E6" w:rsidRDefault="00FA4173" w:rsidP="00A22D7A">
            <w:pPr>
              <w:rPr>
                <w:rFonts w:ascii="Arial" w:hAnsi="Arial" w:cs="Arial"/>
                <w:b/>
                <w:bCs/>
                <w:sz w:val="20"/>
                <w:szCs w:val="20"/>
              </w:rPr>
            </w:pPr>
            <w:r w:rsidRPr="006745E6">
              <w:rPr>
                <w:rFonts w:ascii="Arial" w:hAnsi="Arial" w:cs="Arial"/>
                <w:b/>
                <w:bCs/>
                <w:sz w:val="20"/>
                <w:szCs w:val="20"/>
              </w:rPr>
              <w:t>Minimum Requirement</w:t>
            </w:r>
          </w:p>
        </w:tc>
        <w:tc>
          <w:tcPr>
            <w:tcW w:w="25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hideMark/>
          </w:tcPr>
          <w:p w14:paraId="3D685006" w14:textId="77777777" w:rsidR="00FA4173" w:rsidRPr="006745E6" w:rsidRDefault="00FA4173" w:rsidP="00A22D7A">
            <w:pPr>
              <w:rPr>
                <w:rFonts w:ascii="Arial" w:hAnsi="Arial" w:cs="Arial"/>
                <w:b/>
                <w:bCs/>
                <w:sz w:val="20"/>
                <w:szCs w:val="20"/>
              </w:rPr>
            </w:pPr>
            <w:r w:rsidRPr="006745E6">
              <w:rPr>
                <w:rFonts w:ascii="Arial" w:hAnsi="Arial" w:cs="Arial"/>
                <w:b/>
                <w:bCs/>
                <w:sz w:val="20"/>
                <w:szCs w:val="20"/>
              </w:rPr>
              <w:t>ICT Risk Management Policy chapter</w:t>
            </w:r>
          </w:p>
        </w:tc>
      </w:tr>
      <w:tr w:rsidR="00E12C45" w:rsidRPr="001D4753" w14:paraId="2295775E" w14:textId="77777777" w:rsidTr="00FA5124">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27999" w14:textId="77777777" w:rsidR="00E12C45" w:rsidRPr="001D4753" w:rsidRDefault="00E12C45" w:rsidP="00E66CB2">
            <w:pPr>
              <w:rPr>
                <w:rFonts w:ascii="Arial" w:hAnsi="Arial" w:cs="Arial"/>
                <w:b/>
                <w:bCs/>
                <w:sz w:val="20"/>
                <w:szCs w:val="20"/>
              </w:rPr>
            </w:pPr>
            <w:r>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FCD20" w14:textId="77777777" w:rsidR="00E12C45" w:rsidRPr="001D4753" w:rsidRDefault="002C3AED" w:rsidP="00E66CB2">
            <w:pPr>
              <w:rPr>
                <w:rFonts w:ascii="Arial" w:hAnsi="Arial" w:cs="Arial"/>
                <w:sz w:val="20"/>
                <w:szCs w:val="20"/>
              </w:rPr>
            </w:pPr>
            <w:r w:rsidRPr="002C3AED">
              <w:rPr>
                <w:rFonts w:ascii="Arial" w:hAnsi="Arial" w:cs="Arial"/>
                <w:sz w:val="20"/>
                <w:szCs w:val="20"/>
              </w:rPr>
              <w:t>2. Allocate roles and responsibilities as detailed in chapter ‎5 in the ICT Risk Management Policy.</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D5010" w14:textId="77777777" w:rsidR="00E12C45" w:rsidRPr="001D4753" w:rsidRDefault="00E12C45" w:rsidP="00E66CB2">
            <w:pPr>
              <w:rPr>
                <w:rFonts w:ascii="Arial" w:hAnsi="Arial" w:cs="Arial"/>
                <w:sz w:val="20"/>
                <w:szCs w:val="20"/>
              </w:rPr>
            </w:pPr>
            <w:r>
              <w:rPr>
                <w:rFonts w:ascii="Arial" w:hAnsi="Arial" w:cs="Arial"/>
                <w:sz w:val="20"/>
                <w:szCs w:val="20"/>
              </w:rPr>
              <w:t>4.1</w:t>
            </w:r>
          </w:p>
        </w:tc>
      </w:tr>
      <w:tr w:rsidR="00E12C45" w:rsidRPr="001D4753" w14:paraId="1BF0B8D0" w14:textId="77777777" w:rsidTr="00FA5124">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106DF" w14:textId="77777777" w:rsidR="00E12C45" w:rsidRPr="001D4753" w:rsidRDefault="00E12C45" w:rsidP="00E66CB2">
            <w:pPr>
              <w:rPr>
                <w:rFonts w:ascii="Arial" w:hAnsi="Arial" w:cs="Arial"/>
                <w:b/>
                <w:bCs/>
                <w:sz w:val="20"/>
                <w:szCs w:val="20"/>
              </w:rPr>
            </w:pPr>
            <w:r>
              <w:rPr>
                <w:rFonts w:ascii="Arial" w:hAnsi="Arial" w:cs="Arial"/>
                <w:b/>
                <w:bCs/>
                <w:sz w:val="20"/>
                <w:szCs w:val="20"/>
              </w:rPr>
              <w:t>Govern</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17BEB" w14:textId="77777777" w:rsidR="00E12C45" w:rsidRPr="001D4753" w:rsidRDefault="1F8B991D" w:rsidP="00E66CB2">
            <w:pPr>
              <w:rPr>
                <w:rFonts w:ascii="Arial" w:hAnsi="Arial" w:cs="Arial"/>
                <w:sz w:val="20"/>
                <w:szCs w:val="20"/>
              </w:rPr>
            </w:pPr>
            <w:r w:rsidRPr="1FD6DAE1">
              <w:rPr>
                <w:rFonts w:ascii="Arial" w:hAnsi="Arial" w:cs="Arial"/>
                <w:sz w:val="20"/>
                <w:szCs w:val="20"/>
              </w:rPr>
              <w:t>6</w:t>
            </w:r>
            <w:r w:rsidR="002C3AED" w:rsidRPr="002C3AED">
              <w:rPr>
                <w:rFonts w:ascii="Arial" w:hAnsi="Arial" w:cs="Arial"/>
                <w:sz w:val="20"/>
                <w:szCs w:val="20"/>
              </w:rPr>
              <w:t xml:space="preserve">. Have in place a mechanism to define and document responsibilities for implementing control requirements both within and outside IT and IS (e.g. HR). This can be documented e.g. as part of the </w:t>
            </w:r>
            <w:r w:rsidR="00B0512E" w:rsidRPr="00ED26A0">
              <w:rPr>
                <w:rFonts w:ascii="Arial" w:hAnsi="Arial" w:cs="Arial"/>
                <w:sz w:val="20"/>
                <w:szCs w:val="20"/>
                <w:highlight w:val="yellow"/>
              </w:rPr>
              <w:t>ICT Control Framework (former</w:t>
            </w:r>
            <w:r w:rsidR="00B0512E" w:rsidRPr="002C3AED">
              <w:rPr>
                <w:rFonts w:ascii="Arial" w:hAnsi="Arial" w:cs="Arial"/>
                <w:sz w:val="20"/>
                <w:szCs w:val="20"/>
              </w:rPr>
              <w:t xml:space="preserve"> </w:t>
            </w:r>
            <w:r w:rsidR="002C3AED" w:rsidRPr="002C3AED">
              <w:rPr>
                <w:rFonts w:ascii="Arial" w:hAnsi="Arial" w:cs="Arial"/>
                <w:sz w:val="20"/>
                <w:szCs w:val="20"/>
              </w:rPr>
              <w:t>Mandatory Control Framework (MCF)</w:t>
            </w:r>
            <w:r w:rsidR="00B0512E">
              <w:rPr>
                <w:rFonts w:ascii="Arial" w:hAnsi="Arial" w:cs="Arial"/>
                <w:sz w:val="20"/>
                <w:szCs w:val="20"/>
              </w:rPr>
              <w:t>)</w:t>
            </w:r>
            <w:r w:rsidR="002C3AED" w:rsidRPr="002C3AED">
              <w:rPr>
                <w:rFonts w:ascii="Arial" w:hAnsi="Arial" w:cs="Arial"/>
                <w:sz w:val="20"/>
                <w:szCs w:val="20"/>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BB737" w14:textId="77777777" w:rsidR="00E12C45" w:rsidRPr="001D4753" w:rsidRDefault="00E12C45" w:rsidP="00E66CB2">
            <w:pPr>
              <w:rPr>
                <w:rFonts w:ascii="Arial" w:hAnsi="Arial" w:cs="Arial"/>
                <w:sz w:val="20"/>
                <w:szCs w:val="20"/>
              </w:rPr>
            </w:pPr>
            <w:r>
              <w:rPr>
                <w:rFonts w:ascii="Arial" w:hAnsi="Arial" w:cs="Arial"/>
                <w:sz w:val="20"/>
                <w:szCs w:val="20"/>
              </w:rPr>
              <w:t>4.1</w:t>
            </w:r>
          </w:p>
        </w:tc>
      </w:tr>
      <w:tr w:rsidR="00FA4173" w:rsidRPr="001D4753" w14:paraId="4E99324C" w14:textId="77777777" w:rsidTr="00FA5124">
        <w:trPr>
          <w:trHeight w:val="496"/>
        </w:trPr>
        <w:tc>
          <w:tcPr>
            <w:tcW w:w="16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EB264" w14:textId="77777777" w:rsidR="00FA4173" w:rsidRPr="001D4753" w:rsidRDefault="00FA4173" w:rsidP="00E66CB2">
            <w:pPr>
              <w:rPr>
                <w:rFonts w:ascii="Arial" w:hAnsi="Arial" w:cs="Arial"/>
                <w:b/>
                <w:bCs/>
                <w:sz w:val="20"/>
                <w:szCs w:val="20"/>
              </w:rPr>
            </w:pPr>
            <w:r w:rsidRPr="001D4753">
              <w:rPr>
                <w:rFonts w:ascii="Arial" w:hAnsi="Arial" w:cs="Arial"/>
                <w:b/>
                <w:bCs/>
                <w:sz w:val="20"/>
                <w:szCs w:val="20"/>
              </w:rPr>
              <w:t>Protect</w:t>
            </w:r>
          </w:p>
        </w:tc>
        <w:tc>
          <w:tcPr>
            <w:tcW w:w="39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E9452" w14:textId="77777777" w:rsidR="00FA4173" w:rsidRPr="001D4753" w:rsidRDefault="00FA4173" w:rsidP="00E66CB2">
            <w:pPr>
              <w:rPr>
                <w:rFonts w:ascii="Arial" w:hAnsi="Arial" w:cs="Arial"/>
                <w:sz w:val="20"/>
                <w:szCs w:val="20"/>
              </w:rPr>
            </w:pPr>
            <w:r w:rsidRPr="001D4753">
              <w:rPr>
                <w:rFonts w:ascii="Arial" w:hAnsi="Arial" w:cs="Arial"/>
                <w:sz w:val="20"/>
                <w:szCs w:val="20"/>
              </w:rPr>
              <w:t xml:space="preserve">1. Design and implement ICT risk management control requirements to achieve the protection goals and integrating them to the ICT </w:t>
            </w:r>
            <w:r w:rsidR="00A34CAD" w:rsidRPr="00ED26A0">
              <w:rPr>
                <w:rFonts w:ascii="Arial" w:hAnsi="Arial" w:cs="Arial"/>
                <w:sz w:val="20"/>
                <w:szCs w:val="20"/>
                <w:highlight w:val="yellow"/>
              </w:rPr>
              <w:t>Written Rules</w:t>
            </w:r>
            <w:r w:rsidRPr="001D4753">
              <w:rPr>
                <w:rFonts w:ascii="Arial" w:hAnsi="Arial" w:cs="Arial"/>
                <w:sz w:val="20"/>
                <w:szCs w:val="20"/>
              </w:rPr>
              <w:t xml:space="preserve"> framework. These control requirements are including but not limited to ICT operations and physical and environmental security, network and infrastructure management, encryption and cryptographic controls, identity management and </w:t>
            </w:r>
            <w:r w:rsidR="2D4DC4AF" w:rsidRPr="1FD6DAE1">
              <w:rPr>
                <w:rFonts w:ascii="Arial" w:hAnsi="Arial" w:cs="Arial"/>
                <w:sz w:val="20"/>
                <w:szCs w:val="20"/>
              </w:rPr>
              <w:t>logical/physical</w:t>
            </w:r>
            <w:r w:rsidRPr="1FD6DAE1">
              <w:rPr>
                <w:rFonts w:ascii="Arial" w:hAnsi="Arial" w:cs="Arial"/>
                <w:sz w:val="20"/>
                <w:szCs w:val="20"/>
              </w:rPr>
              <w:t xml:space="preserve"> </w:t>
            </w:r>
            <w:r w:rsidRPr="001D4753">
              <w:rPr>
                <w:rFonts w:ascii="Arial" w:hAnsi="Arial" w:cs="Arial"/>
                <w:sz w:val="20"/>
                <w:szCs w:val="20"/>
              </w:rPr>
              <w:t>access control, software development, change and project management, threat management, patch and vulnerability management, human resources, and third-party management</w:t>
            </w:r>
            <w:r w:rsidR="00C9071A">
              <w:rPr>
                <w:rFonts w:ascii="Arial" w:hAnsi="Arial" w:cs="Arial"/>
                <w:sz w:val="20"/>
                <w:szCs w:val="20"/>
              </w:rPr>
              <w:t xml:space="preserve">, </w:t>
            </w:r>
            <w:r w:rsidR="00C9071A" w:rsidRPr="00F87DF0">
              <w:rPr>
                <w:rFonts w:ascii="Arial" w:hAnsi="Arial" w:cs="Arial"/>
                <w:sz w:val="20"/>
                <w:szCs w:val="20"/>
                <w:highlight w:val="yellow"/>
              </w:rPr>
              <w:t>AI, IDP &amp; NCLC</w:t>
            </w:r>
            <w:r w:rsidR="00C9071A" w:rsidRPr="00F87DF0">
              <w:rPr>
                <w:rStyle w:val="FootnoteReference"/>
                <w:rFonts w:ascii="Arial" w:hAnsi="Arial" w:cs="Arial"/>
                <w:sz w:val="20"/>
                <w:szCs w:val="20"/>
                <w:highlight w:val="yellow"/>
              </w:rPr>
              <w:footnoteReference w:id="2"/>
            </w:r>
            <w:r w:rsidR="00C9071A" w:rsidRPr="00F87DF0">
              <w:rPr>
                <w:rFonts w:ascii="Arial" w:hAnsi="Arial" w:cs="Arial"/>
                <w:sz w:val="20"/>
                <w:szCs w:val="20"/>
                <w:highlight w:val="yellow"/>
              </w:rPr>
              <w:t>, data management and other controls addressing poor administration and human error risks</w:t>
            </w:r>
            <w:r w:rsidRPr="001D4753">
              <w:rPr>
                <w:rFonts w:ascii="Arial" w:hAnsi="Arial" w:cs="Arial"/>
                <w:sz w:val="20"/>
                <w:szCs w:val="20"/>
              </w:rPr>
              <w:t>.</w:t>
            </w:r>
          </w:p>
        </w:tc>
        <w:tc>
          <w:tcPr>
            <w:tcW w:w="25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0081" w14:textId="77777777" w:rsidR="00FA4173" w:rsidRPr="001D4753" w:rsidRDefault="00FA4173" w:rsidP="00E66CB2">
            <w:pPr>
              <w:rPr>
                <w:rFonts w:ascii="Arial" w:hAnsi="Arial" w:cs="Arial"/>
                <w:sz w:val="20"/>
                <w:szCs w:val="20"/>
              </w:rPr>
            </w:pPr>
            <w:r w:rsidRPr="001D4753">
              <w:rPr>
                <w:rFonts w:ascii="Arial" w:hAnsi="Arial" w:cs="Arial"/>
                <w:sz w:val="20"/>
                <w:szCs w:val="20"/>
              </w:rPr>
              <w:t>4.3</w:t>
            </w:r>
          </w:p>
        </w:tc>
      </w:tr>
    </w:tbl>
    <w:p w14:paraId="662B7ADA" w14:textId="77777777" w:rsidR="00FA4173" w:rsidRPr="000C5EAE" w:rsidRDefault="000C5EAE" w:rsidP="000C5EAE">
      <w:pPr>
        <w:rPr>
          <w:rFonts w:ascii="Arial" w:hAnsi="Arial" w:cs="Arial"/>
          <w:sz w:val="16"/>
          <w:szCs w:val="16"/>
        </w:rPr>
      </w:pPr>
      <w:r w:rsidRPr="003B668C">
        <w:rPr>
          <w:rFonts w:ascii="Arial" w:hAnsi="Arial" w:cs="Arial"/>
          <w:sz w:val="16"/>
          <w:szCs w:val="16"/>
        </w:rPr>
        <w:t xml:space="preserve">Table 1: </w:t>
      </w:r>
      <w:r>
        <w:rPr>
          <w:rFonts w:ascii="Arial" w:hAnsi="Arial" w:cs="Arial"/>
          <w:sz w:val="16"/>
          <w:szCs w:val="16"/>
        </w:rPr>
        <w:t>Minimum Requirements</w:t>
      </w:r>
    </w:p>
    <w:p w14:paraId="2D14F6F5" w14:textId="77777777" w:rsidR="009C33DC" w:rsidRPr="00825A87" w:rsidRDefault="00FA4173" w:rsidP="00720AB8">
      <w:pPr>
        <w:spacing w:line="240" w:lineRule="auto"/>
        <w:rPr>
          <w:rFonts w:ascii="Arial" w:hAnsi="Arial" w:cs="Arial"/>
          <w:sz w:val="20"/>
          <w:szCs w:val="20"/>
        </w:rPr>
      </w:pPr>
      <w:r w:rsidRPr="00825A87">
        <w:rPr>
          <w:rFonts w:ascii="Arial" w:hAnsi="Arial" w:cs="Arial"/>
          <w:sz w:val="20"/>
          <w:szCs w:val="20"/>
        </w:rPr>
        <w:t>Note: The full list of Core Functions and Minimum Requirements is stipulated in the ICT Risk Management Policy.</w:t>
      </w:r>
    </w:p>
    <w:p w14:paraId="1852CEDA" w14:textId="77777777" w:rsidR="00720AB8" w:rsidRPr="00825A87" w:rsidRDefault="00720AB8" w:rsidP="00720AB8">
      <w:pPr>
        <w:spacing w:line="240" w:lineRule="auto"/>
        <w:rPr>
          <w:rFonts w:ascii="Arial" w:hAnsi="Arial" w:cs="Arial"/>
          <w:sz w:val="20"/>
          <w:szCs w:val="20"/>
        </w:rPr>
      </w:pPr>
    </w:p>
    <w:p w14:paraId="3BD63D5D" w14:textId="77777777" w:rsidR="0027643D" w:rsidRPr="00825A87" w:rsidRDefault="00444BB3" w:rsidP="00121C12">
      <w:pPr>
        <w:pStyle w:val="Heading2"/>
        <w:pageBreakBefore/>
        <w:numPr>
          <w:ilvl w:val="1"/>
          <w:numId w:val="1"/>
        </w:numPr>
        <w:ind w:left="539" w:hanging="539"/>
        <w:jc w:val="both"/>
        <w:rPr>
          <w:rFonts w:ascii="Arial" w:hAnsi="Arial" w:cs="Arial"/>
          <w:color w:val="000000" w:themeColor="text1"/>
          <w:sz w:val="24"/>
          <w:szCs w:val="24"/>
        </w:rPr>
      </w:pPr>
      <w:bookmarkStart w:id="11" w:name="_Toc234399358"/>
      <w:r w:rsidRPr="00825A87">
        <w:rPr>
          <w:rFonts w:ascii="Arial" w:hAnsi="Arial" w:cs="Arial"/>
          <w:color w:val="000000" w:themeColor="text1"/>
          <w:sz w:val="24"/>
          <w:szCs w:val="24"/>
        </w:rPr>
        <w:lastRenderedPageBreak/>
        <w:t xml:space="preserve">Basis of this </w:t>
      </w:r>
      <w:r w:rsidR="001F6D45" w:rsidRPr="00825A87">
        <w:rPr>
          <w:rFonts w:ascii="Arial" w:hAnsi="Arial" w:cs="Arial"/>
          <w:color w:val="000000" w:themeColor="text1"/>
          <w:sz w:val="24"/>
          <w:szCs w:val="24"/>
        </w:rPr>
        <w:t>Guideline</w:t>
      </w:r>
      <w:bookmarkEnd w:id="10"/>
      <w:bookmarkEnd w:id="11"/>
      <w:r w:rsidR="004010F1" w:rsidRPr="00825A87">
        <w:rPr>
          <w:rFonts w:ascii="Arial" w:hAnsi="Arial" w:cs="Arial"/>
          <w:color w:val="000000" w:themeColor="text1"/>
          <w:sz w:val="24"/>
          <w:szCs w:val="24"/>
        </w:rPr>
        <w:t xml:space="preserve"> </w:t>
      </w:r>
    </w:p>
    <w:p w14:paraId="24FCED28" w14:textId="77777777" w:rsidR="00221029" w:rsidRPr="00825A87" w:rsidRDefault="00221029" w:rsidP="00911399">
      <w:pPr>
        <w:spacing w:line="240" w:lineRule="auto"/>
        <w:rPr>
          <w:rFonts w:ascii="Arial" w:hAnsi="Arial" w:cs="Arial"/>
        </w:rPr>
      </w:pPr>
    </w:p>
    <w:p w14:paraId="1622DF3E" w14:textId="77777777" w:rsidR="00221029" w:rsidRPr="00825A87" w:rsidRDefault="00911399" w:rsidP="00911399">
      <w:pPr>
        <w:spacing w:line="240" w:lineRule="auto"/>
        <w:rPr>
          <w:rFonts w:ascii="Arial" w:hAnsi="Arial" w:cs="Arial"/>
          <w:sz w:val="20"/>
          <w:szCs w:val="20"/>
        </w:rPr>
      </w:pPr>
      <w:r w:rsidRPr="00825A87">
        <w:rPr>
          <w:rFonts w:ascii="Arial" w:hAnsi="Arial" w:cs="Arial"/>
          <w:sz w:val="20"/>
          <w:szCs w:val="20"/>
        </w:rPr>
        <w:t xml:space="preserve">The basis for this </w:t>
      </w:r>
      <w:r w:rsidR="00203C8A" w:rsidRPr="00825A87">
        <w:rPr>
          <w:rFonts w:ascii="Arial" w:hAnsi="Arial" w:cs="Arial"/>
          <w:sz w:val="20"/>
          <w:szCs w:val="20"/>
        </w:rPr>
        <w:t>G</w:t>
      </w:r>
      <w:r w:rsidRPr="00825A87">
        <w:rPr>
          <w:rFonts w:ascii="Arial" w:hAnsi="Arial" w:cs="Arial"/>
          <w:sz w:val="20"/>
          <w:szCs w:val="20"/>
        </w:rPr>
        <w:t xml:space="preserve">uideline is the </w:t>
      </w:r>
      <w:r w:rsidR="00E4445D" w:rsidRPr="00A656D9">
        <w:rPr>
          <w:rFonts w:ascii="Arial" w:hAnsi="Arial" w:cs="Arial"/>
          <w:sz w:val="20"/>
          <w:szCs w:val="20"/>
          <w:highlight w:val="yellow"/>
        </w:rPr>
        <w:t>thematically linked</w:t>
      </w:r>
      <w:r w:rsidR="00E4445D">
        <w:rPr>
          <w:rFonts w:ascii="Arial" w:hAnsi="Arial" w:cs="Arial"/>
          <w:sz w:val="20"/>
          <w:szCs w:val="20"/>
        </w:rPr>
        <w:t xml:space="preserve"> </w:t>
      </w:r>
      <w:r w:rsidRPr="00825A87">
        <w:rPr>
          <w:rFonts w:ascii="Arial" w:hAnsi="Arial" w:cs="Arial"/>
          <w:sz w:val="20"/>
          <w:szCs w:val="20"/>
        </w:rPr>
        <w:t>ICT Risk</w:t>
      </w:r>
      <w:r w:rsidR="00C70BE7" w:rsidRPr="00825A87">
        <w:rPr>
          <w:rFonts w:ascii="Arial" w:hAnsi="Arial" w:cs="Arial"/>
          <w:sz w:val="20"/>
          <w:szCs w:val="20"/>
        </w:rPr>
        <w:t xml:space="preserve"> Management</w:t>
      </w:r>
      <w:r w:rsidRPr="00825A87">
        <w:rPr>
          <w:rFonts w:ascii="Arial" w:hAnsi="Arial" w:cs="Arial"/>
          <w:sz w:val="20"/>
          <w:szCs w:val="20"/>
        </w:rPr>
        <w:t xml:space="preserve"> Policy.</w:t>
      </w:r>
    </w:p>
    <w:p w14:paraId="52DAFA7B" w14:textId="77777777" w:rsidR="0000645F" w:rsidRPr="00825A87" w:rsidRDefault="0000645F">
      <w:pPr>
        <w:rPr>
          <w:rFonts w:ascii="Arial" w:eastAsiaTheme="majorEastAsia" w:hAnsi="Arial" w:cs="Arial"/>
          <w:b/>
          <w:color w:val="000000" w:themeColor="text1"/>
          <w:sz w:val="28"/>
          <w:szCs w:val="28"/>
        </w:rPr>
      </w:pPr>
      <w:bookmarkStart w:id="12" w:name="_Toc172186484"/>
    </w:p>
    <w:p w14:paraId="35C819ED" w14:textId="77777777" w:rsidR="00296B03" w:rsidRPr="00825A87" w:rsidRDefault="00DD2851" w:rsidP="00720AB8">
      <w:pPr>
        <w:pStyle w:val="Heading1"/>
        <w:pageBreakBefore/>
        <w:numPr>
          <w:ilvl w:val="0"/>
          <w:numId w:val="1"/>
        </w:numPr>
        <w:ind w:left="357" w:hanging="357"/>
        <w:rPr>
          <w:rFonts w:ascii="Arial" w:hAnsi="Arial" w:cs="Arial"/>
          <w:b/>
          <w:color w:val="000000" w:themeColor="text1"/>
          <w:sz w:val="28"/>
          <w:szCs w:val="28"/>
        </w:rPr>
      </w:pPr>
      <w:bookmarkStart w:id="13" w:name="_Toc234399359"/>
      <w:r w:rsidRPr="001F101E">
        <w:rPr>
          <w:rFonts w:ascii="Arial" w:hAnsi="Arial" w:cs="Arial"/>
          <w:b/>
          <w:color w:val="000000" w:themeColor="text1"/>
          <w:sz w:val="28"/>
          <w:szCs w:val="28"/>
          <w:highlight w:val="yellow"/>
        </w:rPr>
        <w:lastRenderedPageBreak/>
        <w:t>Functional</w:t>
      </w:r>
      <w:r>
        <w:rPr>
          <w:rFonts w:ascii="Arial" w:hAnsi="Arial" w:cs="Arial"/>
          <w:b/>
          <w:color w:val="000000" w:themeColor="text1"/>
          <w:sz w:val="28"/>
          <w:szCs w:val="28"/>
        </w:rPr>
        <w:t xml:space="preserve"> </w:t>
      </w:r>
      <w:r w:rsidR="00296B03" w:rsidRPr="00825A87">
        <w:rPr>
          <w:rFonts w:ascii="Arial" w:hAnsi="Arial" w:cs="Arial"/>
          <w:b/>
          <w:color w:val="000000" w:themeColor="text1"/>
          <w:sz w:val="28"/>
          <w:szCs w:val="28"/>
        </w:rPr>
        <w:t xml:space="preserve">Scope and </w:t>
      </w:r>
      <w:r w:rsidR="00087917" w:rsidRPr="00825A87">
        <w:rPr>
          <w:rFonts w:ascii="Arial" w:hAnsi="Arial" w:cs="Arial"/>
          <w:b/>
          <w:color w:val="000000" w:themeColor="text1"/>
          <w:sz w:val="28"/>
          <w:szCs w:val="28"/>
        </w:rPr>
        <w:t>T</w:t>
      </w:r>
      <w:r w:rsidR="00296B03" w:rsidRPr="00825A87">
        <w:rPr>
          <w:rFonts w:ascii="Arial" w:hAnsi="Arial" w:cs="Arial"/>
          <w:b/>
          <w:color w:val="000000" w:themeColor="text1"/>
          <w:sz w:val="28"/>
          <w:szCs w:val="28"/>
        </w:rPr>
        <w:t xml:space="preserve">arget </w:t>
      </w:r>
      <w:r w:rsidR="00087917" w:rsidRPr="00825A87">
        <w:rPr>
          <w:rFonts w:ascii="Arial" w:hAnsi="Arial" w:cs="Arial"/>
          <w:b/>
          <w:color w:val="000000" w:themeColor="text1"/>
          <w:sz w:val="28"/>
          <w:szCs w:val="28"/>
        </w:rPr>
        <w:t>G</w:t>
      </w:r>
      <w:r w:rsidR="00296B03" w:rsidRPr="00825A87">
        <w:rPr>
          <w:rFonts w:ascii="Arial" w:hAnsi="Arial" w:cs="Arial"/>
          <w:b/>
          <w:color w:val="000000" w:themeColor="text1"/>
          <w:sz w:val="28"/>
          <w:szCs w:val="28"/>
        </w:rPr>
        <w:t>roups</w:t>
      </w:r>
      <w:bookmarkEnd w:id="12"/>
      <w:bookmarkEnd w:id="13"/>
    </w:p>
    <w:p w14:paraId="58975963" w14:textId="77777777" w:rsidR="00CF401D" w:rsidRPr="00825A87" w:rsidRDefault="00DD2851" w:rsidP="60F072B0">
      <w:pPr>
        <w:pStyle w:val="Heading2"/>
        <w:numPr>
          <w:ilvl w:val="1"/>
          <w:numId w:val="1"/>
        </w:numPr>
        <w:ind w:left="540" w:hanging="540"/>
        <w:jc w:val="both"/>
        <w:rPr>
          <w:rFonts w:ascii="Arial" w:hAnsi="Arial" w:cs="Arial"/>
          <w:color w:val="000000" w:themeColor="text1"/>
          <w:sz w:val="24"/>
          <w:szCs w:val="24"/>
        </w:rPr>
      </w:pPr>
      <w:bookmarkStart w:id="14" w:name="_Toc159407607"/>
      <w:bookmarkStart w:id="15" w:name="_Toc159408404"/>
      <w:bookmarkStart w:id="16" w:name="_Toc172186485"/>
      <w:bookmarkStart w:id="17" w:name="_Toc234399360"/>
      <w:bookmarkEnd w:id="14"/>
      <w:bookmarkEnd w:id="15"/>
      <w:r w:rsidRPr="001F101E">
        <w:rPr>
          <w:rFonts w:ascii="Arial" w:hAnsi="Arial" w:cs="Arial"/>
          <w:color w:val="000000" w:themeColor="text1"/>
          <w:sz w:val="24"/>
          <w:szCs w:val="24"/>
          <w:highlight w:val="yellow"/>
        </w:rPr>
        <w:t>Functional</w:t>
      </w:r>
      <w:r>
        <w:rPr>
          <w:rFonts w:ascii="Arial" w:hAnsi="Arial" w:cs="Arial"/>
          <w:color w:val="000000" w:themeColor="text1"/>
          <w:sz w:val="24"/>
          <w:szCs w:val="24"/>
        </w:rPr>
        <w:t xml:space="preserve"> s</w:t>
      </w:r>
      <w:r w:rsidR="001D1141" w:rsidRPr="00825A87">
        <w:rPr>
          <w:rFonts w:ascii="Arial" w:hAnsi="Arial" w:cs="Arial"/>
          <w:color w:val="000000" w:themeColor="text1"/>
          <w:sz w:val="24"/>
          <w:szCs w:val="24"/>
        </w:rPr>
        <w:t>cope</w:t>
      </w:r>
      <w:r w:rsidR="003F3375" w:rsidRPr="00825A87">
        <w:rPr>
          <w:rFonts w:ascii="Arial" w:hAnsi="Arial" w:cs="Arial"/>
          <w:color w:val="000000" w:themeColor="text1"/>
          <w:sz w:val="24"/>
          <w:szCs w:val="24"/>
        </w:rPr>
        <w:t xml:space="preserve"> of applicability</w:t>
      </w:r>
      <w:bookmarkEnd w:id="16"/>
      <w:bookmarkEnd w:id="17"/>
      <w:r w:rsidR="006D7237" w:rsidRPr="00825A87">
        <w:rPr>
          <w:rFonts w:ascii="Arial" w:hAnsi="Arial" w:cs="Arial"/>
          <w:color w:val="000000" w:themeColor="text1"/>
          <w:sz w:val="24"/>
          <w:szCs w:val="24"/>
        </w:rPr>
        <w:t xml:space="preserve"> </w:t>
      </w:r>
    </w:p>
    <w:p w14:paraId="414CFEF6" w14:textId="77777777" w:rsidR="008821AA" w:rsidRPr="00825A87" w:rsidRDefault="008821AA" w:rsidP="00893147">
      <w:pPr>
        <w:rPr>
          <w:rFonts w:ascii="Arial" w:hAnsi="Arial" w:cs="Arial"/>
          <w:sz w:val="20"/>
          <w:szCs w:val="20"/>
        </w:rPr>
      </w:pPr>
    </w:p>
    <w:tbl>
      <w:tblPr>
        <w:tblStyle w:val="TableGrid"/>
        <w:tblpPr w:leftFromText="141" w:rightFromText="141" w:vertAnchor="text" w:horzAnchor="margin" w:tblpY="91"/>
        <w:tblW w:w="8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4"/>
        <w:gridCol w:w="5205"/>
      </w:tblGrid>
      <w:tr w:rsidR="002D5C61" w:rsidRPr="001D4753" w14:paraId="64F8D3CE" w14:textId="77777777" w:rsidTr="002D5C61">
        <w:trPr>
          <w:trHeight w:val="75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DDEE98" w14:textId="77777777" w:rsidR="002D5C61" w:rsidRPr="00825A87" w:rsidRDefault="002D5C61" w:rsidP="002D5C61">
            <w:pPr>
              <w:rPr>
                <w:rFonts w:ascii="Arial" w:hAnsi="Arial" w:cs="Arial"/>
                <w:b/>
                <w:sz w:val="20"/>
                <w:szCs w:val="20"/>
              </w:rPr>
            </w:pPr>
            <w:r w:rsidRPr="00825A87">
              <w:rPr>
                <w:rFonts w:ascii="Arial" w:hAnsi="Arial" w:cs="Arial"/>
                <w:b/>
                <w:sz w:val="20"/>
                <w:szCs w:val="20"/>
              </w:rPr>
              <w:t>Entity</w:t>
            </w:r>
          </w:p>
        </w:tc>
        <w:tc>
          <w:tcPr>
            <w:tcW w:w="5205" w:type="dxa"/>
            <w:tcBorders>
              <w:top w:val="single" w:sz="4" w:space="0" w:color="000000"/>
              <w:left w:val="single" w:sz="4" w:space="0" w:color="000000"/>
              <w:bottom w:val="single" w:sz="4" w:space="0" w:color="000000"/>
              <w:right w:val="single" w:sz="4" w:space="0" w:color="000000"/>
            </w:tcBorders>
            <w:vAlign w:val="center"/>
          </w:tcPr>
          <w:p w14:paraId="7A172524" w14:textId="77777777" w:rsidR="002D5C61" w:rsidRPr="00825A87" w:rsidRDefault="002D5C61" w:rsidP="007405F1">
            <w:pPr>
              <w:spacing w:before="120" w:after="120"/>
              <w:rPr>
                <w:rFonts w:ascii="Arial" w:hAnsi="Arial" w:cs="Arial"/>
                <w:sz w:val="20"/>
                <w:szCs w:val="20"/>
              </w:rPr>
            </w:pPr>
            <w:r w:rsidRPr="00825A87">
              <w:rPr>
                <w:rFonts w:ascii="Arial" w:hAnsi="Arial" w:cs="Arial"/>
                <w:sz w:val="20"/>
                <w:szCs w:val="20"/>
              </w:rPr>
              <w:t xml:space="preserve">DBAG </w:t>
            </w:r>
            <w:r w:rsidR="007F6B57" w:rsidRPr="00825A87">
              <w:rPr>
                <w:rFonts w:ascii="Arial" w:hAnsi="Arial" w:cs="Arial"/>
                <w:sz w:val="20"/>
                <w:szCs w:val="20"/>
              </w:rPr>
              <w:t>and/</w:t>
            </w:r>
            <w:r w:rsidRPr="00825A87">
              <w:rPr>
                <w:rFonts w:ascii="Arial" w:hAnsi="Arial" w:cs="Arial"/>
                <w:sz w:val="20"/>
                <w:szCs w:val="20"/>
              </w:rPr>
              <w:t>or adopting LE</w:t>
            </w:r>
            <w:r w:rsidR="005B5E9D" w:rsidRPr="00825A87">
              <w:rPr>
                <w:rFonts w:ascii="Arial" w:hAnsi="Arial" w:cs="Arial"/>
                <w:sz w:val="20"/>
                <w:szCs w:val="20"/>
              </w:rPr>
              <w:t xml:space="preserve"> within DBG</w:t>
            </w:r>
          </w:p>
        </w:tc>
      </w:tr>
      <w:tr w:rsidR="002D5C61" w:rsidRPr="001D4753" w14:paraId="23802819" w14:textId="77777777" w:rsidTr="002D5C61">
        <w:trPr>
          <w:trHeight w:val="696"/>
        </w:trPr>
        <w:tc>
          <w:tcPr>
            <w:tcW w:w="29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8E27E3F" w14:textId="77777777" w:rsidR="002D5C61" w:rsidRPr="00825A87" w:rsidRDefault="002D5C61" w:rsidP="002D5C61">
            <w:pPr>
              <w:rPr>
                <w:rFonts w:ascii="Arial" w:hAnsi="Arial" w:cs="Arial"/>
                <w:b/>
                <w:sz w:val="20"/>
                <w:szCs w:val="20"/>
              </w:rPr>
            </w:pPr>
            <w:r w:rsidRPr="00825A87">
              <w:rPr>
                <w:rFonts w:ascii="Arial" w:hAnsi="Arial" w:cs="Arial"/>
                <w:b/>
                <w:sz w:val="20"/>
                <w:szCs w:val="20"/>
              </w:rPr>
              <w:t>Area</w:t>
            </w:r>
          </w:p>
        </w:tc>
        <w:tc>
          <w:tcPr>
            <w:tcW w:w="5205" w:type="dxa"/>
            <w:tcBorders>
              <w:top w:val="single" w:sz="4" w:space="0" w:color="000000"/>
              <w:left w:val="single" w:sz="4" w:space="0" w:color="000000"/>
              <w:bottom w:val="single" w:sz="4" w:space="0" w:color="000000"/>
              <w:right w:val="single" w:sz="4" w:space="0" w:color="000000"/>
            </w:tcBorders>
            <w:vAlign w:val="center"/>
          </w:tcPr>
          <w:p w14:paraId="64120CC1" w14:textId="77777777" w:rsidR="002D5C61" w:rsidRPr="00825A87" w:rsidRDefault="00517EE1" w:rsidP="007405F1">
            <w:pPr>
              <w:spacing w:before="120" w:after="120"/>
              <w:rPr>
                <w:rFonts w:ascii="Arial" w:hAnsi="Arial" w:cs="Arial"/>
                <w:b/>
                <w:i/>
                <w:sz w:val="20"/>
                <w:szCs w:val="20"/>
                <w:highlight w:val="green"/>
              </w:rPr>
            </w:pPr>
            <w:r w:rsidRPr="00825A87">
              <w:rPr>
                <w:rFonts w:ascii="Arial" w:hAnsi="Arial" w:cs="Arial"/>
                <w:sz w:val="20"/>
                <w:szCs w:val="20"/>
              </w:rPr>
              <w:t>CIO / COO Div</w:t>
            </w:r>
            <w:r w:rsidR="005B31A8" w:rsidRPr="00825A87">
              <w:rPr>
                <w:rFonts w:ascii="Arial" w:hAnsi="Arial" w:cs="Arial"/>
                <w:sz w:val="20"/>
                <w:szCs w:val="20"/>
              </w:rPr>
              <w:t>ision;</w:t>
            </w:r>
            <w:r w:rsidR="009527BC" w:rsidRPr="00825A87">
              <w:rPr>
                <w:rFonts w:ascii="Arial" w:hAnsi="Arial" w:cs="Arial"/>
                <w:sz w:val="20"/>
                <w:szCs w:val="20"/>
              </w:rPr>
              <w:t xml:space="preserve"> </w:t>
            </w:r>
            <w:r w:rsidR="0086749D" w:rsidRPr="000444DE">
              <w:rPr>
                <w:rFonts w:ascii="Arial" w:hAnsi="Arial" w:cs="Arial"/>
                <w:sz w:val="20"/>
                <w:szCs w:val="20"/>
              </w:rPr>
              <w:t>Chief</w:t>
            </w:r>
            <w:r w:rsidR="0086749D" w:rsidRPr="00825A87">
              <w:rPr>
                <w:rFonts w:ascii="Arial" w:hAnsi="Arial" w:cs="Arial"/>
                <w:sz w:val="20"/>
                <w:szCs w:val="20"/>
              </w:rPr>
              <w:t xml:space="preserve"> Risk Officer Area</w:t>
            </w:r>
            <w:r w:rsidR="00892133" w:rsidRPr="00825A87">
              <w:rPr>
                <w:rFonts w:ascii="Arial" w:hAnsi="Arial" w:cs="Arial"/>
                <w:sz w:val="20"/>
                <w:szCs w:val="20"/>
              </w:rPr>
              <w:t>;</w:t>
            </w:r>
            <w:r w:rsidR="00FA7885" w:rsidRPr="00825A87">
              <w:rPr>
                <w:rFonts w:ascii="Arial" w:hAnsi="Arial" w:cs="Arial"/>
                <w:sz w:val="20"/>
                <w:szCs w:val="20"/>
              </w:rPr>
              <w:t xml:space="preserve"> Chief Compliance Officer Area</w:t>
            </w:r>
            <w:r w:rsidR="00577DAE" w:rsidRPr="00825A87">
              <w:rPr>
                <w:rFonts w:ascii="Arial" w:hAnsi="Arial" w:cs="Arial"/>
                <w:sz w:val="20"/>
                <w:szCs w:val="20"/>
              </w:rPr>
              <w:t xml:space="preserve">; </w:t>
            </w:r>
            <w:r w:rsidR="00BA0B73" w:rsidRPr="00825A87">
              <w:rPr>
                <w:rFonts w:ascii="Arial" w:hAnsi="Arial" w:cs="Arial"/>
                <w:sz w:val="20"/>
                <w:szCs w:val="20"/>
              </w:rPr>
              <w:t xml:space="preserve">or any other area that owns </w:t>
            </w:r>
            <w:r w:rsidR="001512D1" w:rsidRPr="00825A87">
              <w:rPr>
                <w:rFonts w:ascii="Arial" w:hAnsi="Arial" w:cs="Arial"/>
                <w:sz w:val="20"/>
                <w:szCs w:val="20"/>
              </w:rPr>
              <w:t>Encryption</w:t>
            </w:r>
            <w:r w:rsidR="00BA0B73" w:rsidRPr="00825A87">
              <w:rPr>
                <w:rFonts w:ascii="Arial" w:hAnsi="Arial" w:cs="Arial"/>
                <w:sz w:val="20"/>
                <w:szCs w:val="20"/>
              </w:rPr>
              <w:t xml:space="preserve"> and </w:t>
            </w:r>
            <w:r w:rsidR="001512D1" w:rsidRPr="00825A87">
              <w:rPr>
                <w:rFonts w:ascii="Arial" w:hAnsi="Arial" w:cs="Arial"/>
                <w:sz w:val="20"/>
                <w:szCs w:val="20"/>
              </w:rPr>
              <w:t>Key</w:t>
            </w:r>
            <w:r w:rsidR="00BA0B73" w:rsidRPr="00825A87">
              <w:rPr>
                <w:rFonts w:ascii="Arial" w:hAnsi="Arial" w:cs="Arial"/>
                <w:sz w:val="20"/>
                <w:szCs w:val="20"/>
              </w:rPr>
              <w:t xml:space="preserve"> Management</w:t>
            </w:r>
            <w:r w:rsidR="000444DE" w:rsidRPr="00825A87">
              <w:rPr>
                <w:rFonts w:ascii="Arial" w:hAnsi="Arial" w:cs="Arial"/>
                <w:sz w:val="20"/>
                <w:szCs w:val="20"/>
              </w:rPr>
              <w:t xml:space="preserve"> topic</w:t>
            </w:r>
          </w:p>
        </w:tc>
      </w:tr>
    </w:tbl>
    <w:p w14:paraId="068F14B6" w14:textId="77777777" w:rsidR="5E6EEF71" w:rsidRPr="00825A87" w:rsidRDefault="002D5C61" w:rsidP="5E6EEF71">
      <w:pPr>
        <w:rPr>
          <w:rFonts w:ascii="Arial" w:hAnsi="Arial" w:cs="Arial"/>
          <w:sz w:val="16"/>
          <w:szCs w:val="16"/>
        </w:rPr>
      </w:pPr>
      <w:r w:rsidRPr="00825A87">
        <w:rPr>
          <w:rFonts w:ascii="Arial" w:hAnsi="Arial" w:cs="Arial"/>
          <w:sz w:val="16"/>
          <w:szCs w:val="16"/>
        </w:rPr>
        <w:t xml:space="preserve">Table </w:t>
      </w:r>
      <w:r w:rsidR="000C5EAE">
        <w:rPr>
          <w:rFonts w:ascii="Arial" w:hAnsi="Arial" w:cs="Arial"/>
          <w:sz w:val="16"/>
          <w:szCs w:val="16"/>
        </w:rPr>
        <w:t>2</w:t>
      </w:r>
      <w:r w:rsidRPr="00825A87">
        <w:rPr>
          <w:rFonts w:ascii="Arial" w:hAnsi="Arial" w:cs="Arial"/>
          <w:sz w:val="16"/>
          <w:szCs w:val="16"/>
        </w:rPr>
        <w:t>: Scope</w:t>
      </w:r>
    </w:p>
    <w:p w14:paraId="3A1A447D" w14:textId="77777777" w:rsidR="00AE4C16" w:rsidRPr="00825A87" w:rsidRDefault="00AE4C16" w:rsidP="00EA2985">
      <w:pPr>
        <w:rPr>
          <w:rFonts w:ascii="Arial" w:hAnsi="Arial" w:cs="Arial"/>
          <w:sz w:val="20"/>
          <w:szCs w:val="20"/>
        </w:rPr>
      </w:pPr>
    </w:p>
    <w:p w14:paraId="1CC235FF" w14:textId="77777777" w:rsidR="00FA12D7" w:rsidRPr="00825A87" w:rsidRDefault="0027643D" w:rsidP="00F84A95">
      <w:pPr>
        <w:pStyle w:val="Heading2"/>
        <w:numPr>
          <w:ilvl w:val="1"/>
          <w:numId w:val="1"/>
        </w:numPr>
        <w:ind w:left="540" w:hanging="540"/>
        <w:jc w:val="both"/>
        <w:rPr>
          <w:rFonts w:ascii="Arial" w:hAnsi="Arial" w:cs="Arial"/>
          <w:color w:val="000000" w:themeColor="text1"/>
          <w:sz w:val="24"/>
          <w:szCs w:val="24"/>
        </w:rPr>
      </w:pPr>
      <w:bookmarkStart w:id="18" w:name="_Toc172186486"/>
      <w:bookmarkStart w:id="19" w:name="_Toc234399361"/>
      <w:r w:rsidRPr="00825A87">
        <w:rPr>
          <w:rFonts w:ascii="Arial" w:hAnsi="Arial" w:cs="Arial"/>
          <w:color w:val="000000" w:themeColor="text1"/>
          <w:sz w:val="24"/>
          <w:szCs w:val="24"/>
        </w:rPr>
        <w:t>Target groups</w:t>
      </w:r>
      <w:bookmarkEnd w:id="18"/>
      <w:bookmarkEnd w:id="19"/>
    </w:p>
    <w:p w14:paraId="619E2F28" w14:textId="77777777" w:rsidR="00B2621F" w:rsidRPr="00825A87" w:rsidRDefault="00B2621F" w:rsidP="00B2621F">
      <w:pPr>
        <w:rPr>
          <w:rFonts w:ascii="Arial" w:hAnsi="Arial" w:cs="Arial"/>
        </w:rPr>
      </w:pPr>
    </w:p>
    <w:p w14:paraId="0C84023A" w14:textId="77777777" w:rsidR="005E6BAE" w:rsidRPr="00825A87" w:rsidRDefault="005E6BAE" w:rsidP="00B2621F">
      <w:pPr>
        <w:rPr>
          <w:rFonts w:ascii="Arial" w:hAnsi="Arial" w:cs="Arial"/>
          <w:sz w:val="20"/>
          <w:szCs w:val="20"/>
        </w:rPr>
      </w:pPr>
      <w:r w:rsidRPr="00825A87">
        <w:rPr>
          <w:rFonts w:ascii="Arial" w:hAnsi="Arial" w:cs="Arial"/>
          <w:sz w:val="20"/>
          <w:szCs w:val="20"/>
        </w:rPr>
        <w:t>Within the scope of the current Encryption and Key Management Guideline below is addressed the list of applicable target groups and operation areas</w:t>
      </w:r>
      <w:r w:rsidR="00423F0B" w:rsidRPr="001D4753">
        <w:rPr>
          <w:rStyle w:val="FootnoteReference"/>
          <w:rFonts w:ascii="Arial" w:hAnsi="Arial" w:cs="Arial"/>
          <w:sz w:val="20"/>
          <w:szCs w:val="20"/>
        </w:rPr>
        <w:footnoteReference w:id="3"/>
      </w:r>
      <w:r w:rsidRPr="001D4753">
        <w:rPr>
          <w:rFonts w:ascii="Arial" w:hAnsi="Arial" w:cs="Arial"/>
          <w:sz w:val="20"/>
          <w:szCs w:val="20"/>
        </w:rPr>
        <w:t>:</w:t>
      </w:r>
    </w:p>
    <w:tbl>
      <w:tblPr>
        <w:tblStyle w:val="TableGrid"/>
        <w:tblpPr w:leftFromText="141" w:rightFromText="141" w:vertAnchor="text" w:horzAnchor="margin" w:tblpY="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4"/>
        <w:gridCol w:w="4085"/>
      </w:tblGrid>
      <w:tr w:rsidR="000C24EA" w:rsidRPr="001D4753" w14:paraId="05DB9A4E" w14:textId="77777777" w:rsidTr="4AF25CDD">
        <w:trPr>
          <w:trHeight w:val="410"/>
        </w:trPr>
        <w:tc>
          <w:tcPr>
            <w:tcW w:w="4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5625BD" w14:textId="77777777" w:rsidR="000C24EA" w:rsidRPr="00825A87" w:rsidRDefault="000C24EA">
            <w:pPr>
              <w:rPr>
                <w:rFonts w:ascii="Arial" w:hAnsi="Arial" w:cs="Arial"/>
                <w:b/>
                <w:sz w:val="20"/>
                <w:szCs w:val="20"/>
              </w:rPr>
            </w:pPr>
            <w:bookmarkStart w:id="20" w:name="_Toc155339186"/>
            <w:bookmarkStart w:id="21" w:name="_Toc155793147"/>
            <w:bookmarkStart w:id="22" w:name="_Toc155793196"/>
            <w:bookmarkStart w:id="23" w:name="_Toc155793320"/>
            <w:bookmarkStart w:id="24" w:name="_Toc155796985"/>
            <w:bookmarkStart w:id="25" w:name="_Toc155339187"/>
            <w:bookmarkStart w:id="26" w:name="_Toc155793148"/>
            <w:bookmarkStart w:id="27" w:name="_Toc155793197"/>
            <w:bookmarkStart w:id="28" w:name="_Toc155793321"/>
            <w:bookmarkStart w:id="29" w:name="_Toc155796986"/>
            <w:bookmarkStart w:id="30" w:name="_Toc155793150"/>
            <w:bookmarkStart w:id="31" w:name="_Toc155793199"/>
            <w:bookmarkStart w:id="32" w:name="_Toc155793323"/>
            <w:bookmarkStart w:id="33" w:name="_Toc155796988"/>
            <w:bookmarkStart w:id="34" w:name="_Toc161935124"/>
            <w:bookmarkStart w:id="35" w:name="_Toc161935234"/>
            <w:bookmarkStart w:id="36" w:name="_Toc161735398"/>
            <w:bookmarkStart w:id="37" w:name="_Toc159939799"/>
            <w:bookmarkStart w:id="38" w:name="_Toc159941780"/>
            <w:bookmarkStart w:id="39" w:name="_Toc172186492"/>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Pr="00825A87">
              <w:rPr>
                <w:rFonts w:ascii="Arial" w:hAnsi="Arial" w:cs="Arial"/>
                <w:b/>
                <w:sz w:val="20"/>
                <w:szCs w:val="20"/>
              </w:rPr>
              <w:t>Target group</w:t>
            </w:r>
          </w:p>
        </w:tc>
        <w:tc>
          <w:tcPr>
            <w:tcW w:w="408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6F2A61D" w14:textId="77777777" w:rsidR="000C24EA" w:rsidRPr="00825A87" w:rsidRDefault="000C24EA">
            <w:pPr>
              <w:rPr>
                <w:rFonts w:ascii="Arial" w:hAnsi="Arial" w:cs="Arial"/>
                <w:b/>
                <w:sz w:val="20"/>
                <w:szCs w:val="20"/>
              </w:rPr>
            </w:pPr>
            <w:r w:rsidRPr="00825A87">
              <w:rPr>
                <w:rFonts w:ascii="Arial" w:hAnsi="Arial" w:cs="Arial"/>
                <w:b/>
                <w:sz w:val="20"/>
                <w:szCs w:val="20"/>
              </w:rPr>
              <w:t>Key message</w:t>
            </w:r>
          </w:p>
        </w:tc>
      </w:tr>
      <w:tr w:rsidR="00551DD6" w:rsidRPr="001D4753" w14:paraId="340623A2" w14:textId="77777777" w:rsidTr="00994906">
        <w:trPr>
          <w:trHeight w:val="833"/>
        </w:trPr>
        <w:tc>
          <w:tcPr>
            <w:tcW w:w="4104" w:type="dxa"/>
            <w:tcBorders>
              <w:top w:val="single" w:sz="4" w:space="0" w:color="000000"/>
              <w:left w:val="single" w:sz="4" w:space="0" w:color="000000"/>
              <w:bottom w:val="single" w:sz="4" w:space="0" w:color="000000"/>
              <w:right w:val="single" w:sz="4" w:space="0" w:color="000000"/>
            </w:tcBorders>
          </w:tcPr>
          <w:p w14:paraId="54BB47CD" w14:textId="77777777" w:rsidR="00551DD6" w:rsidRPr="00825A87" w:rsidRDefault="00551DD6" w:rsidP="00994906">
            <w:pPr>
              <w:spacing w:before="120" w:after="120"/>
              <w:rPr>
                <w:rFonts w:ascii="Arial" w:hAnsi="Arial" w:cs="Arial"/>
                <w:sz w:val="20"/>
                <w:szCs w:val="20"/>
              </w:rPr>
            </w:pPr>
            <w:r w:rsidRPr="00825A87">
              <w:rPr>
                <w:rFonts w:ascii="Arial" w:hAnsi="Arial" w:cs="Arial"/>
                <w:sz w:val="20"/>
                <w:szCs w:val="20"/>
              </w:rPr>
              <w:t>ICT Risk Oversight</w:t>
            </w:r>
          </w:p>
        </w:tc>
        <w:tc>
          <w:tcPr>
            <w:tcW w:w="4085" w:type="dxa"/>
            <w:tcBorders>
              <w:top w:val="single" w:sz="4" w:space="0" w:color="000000"/>
              <w:left w:val="single" w:sz="4" w:space="0" w:color="000000"/>
              <w:bottom w:val="single" w:sz="4" w:space="0" w:color="000000"/>
              <w:right w:val="single" w:sz="4" w:space="0" w:color="000000"/>
            </w:tcBorders>
          </w:tcPr>
          <w:p w14:paraId="2FBE566B" w14:textId="77777777" w:rsidR="00551DD6" w:rsidRPr="00825A87" w:rsidRDefault="00551DD6" w:rsidP="00994906">
            <w:pPr>
              <w:spacing w:before="120" w:after="120"/>
              <w:rPr>
                <w:rFonts w:ascii="Arial" w:hAnsi="Arial" w:cs="Arial"/>
                <w:sz w:val="20"/>
                <w:szCs w:val="20"/>
              </w:rPr>
            </w:pPr>
            <w:r w:rsidRPr="00825A87">
              <w:rPr>
                <w:rFonts w:ascii="Arial" w:hAnsi="Arial" w:cs="Arial"/>
                <w:sz w:val="20"/>
                <w:szCs w:val="20"/>
              </w:rPr>
              <w:t>To oversee the strategic direction and policy enforcement related to encryption and key management.</w:t>
            </w:r>
          </w:p>
        </w:tc>
      </w:tr>
      <w:tr w:rsidR="000C24EA" w:rsidRPr="001D4753" w14:paraId="227C4711" w14:textId="77777777" w:rsidTr="00551DD6">
        <w:trPr>
          <w:trHeight w:val="710"/>
        </w:trPr>
        <w:tc>
          <w:tcPr>
            <w:tcW w:w="4104" w:type="dxa"/>
            <w:tcBorders>
              <w:top w:val="single" w:sz="4" w:space="0" w:color="000000"/>
              <w:left w:val="single" w:sz="4" w:space="0" w:color="000000"/>
              <w:bottom w:val="single" w:sz="4" w:space="0" w:color="000000"/>
              <w:right w:val="single" w:sz="4" w:space="0" w:color="000000"/>
            </w:tcBorders>
          </w:tcPr>
          <w:p w14:paraId="6A91D2BE" w14:textId="77777777" w:rsidR="000C24EA" w:rsidRPr="00825A87" w:rsidRDefault="0028078F" w:rsidP="00994906">
            <w:pPr>
              <w:spacing w:before="120" w:after="120"/>
              <w:rPr>
                <w:rFonts w:ascii="Arial" w:hAnsi="Arial" w:cs="Arial"/>
                <w:sz w:val="20"/>
                <w:szCs w:val="20"/>
              </w:rPr>
            </w:pPr>
            <w:r w:rsidRPr="00825A87">
              <w:rPr>
                <w:rFonts w:ascii="Arial" w:hAnsi="Arial" w:cs="Arial"/>
                <w:sz w:val="20"/>
                <w:szCs w:val="20"/>
              </w:rPr>
              <w:t>ICT Operational Management</w:t>
            </w:r>
          </w:p>
        </w:tc>
        <w:tc>
          <w:tcPr>
            <w:tcW w:w="4085" w:type="dxa"/>
            <w:tcBorders>
              <w:top w:val="single" w:sz="4" w:space="0" w:color="000000"/>
              <w:left w:val="single" w:sz="4" w:space="0" w:color="000000"/>
              <w:bottom w:val="single" w:sz="4" w:space="0" w:color="000000"/>
              <w:right w:val="single" w:sz="4" w:space="0" w:color="000000"/>
            </w:tcBorders>
          </w:tcPr>
          <w:p w14:paraId="774EBB81" w14:textId="77777777" w:rsidR="000C24EA" w:rsidRPr="00825A87" w:rsidRDefault="000C24EA" w:rsidP="00994906">
            <w:pPr>
              <w:spacing w:before="120" w:after="120"/>
              <w:rPr>
                <w:rFonts w:ascii="Arial" w:hAnsi="Arial" w:cs="Arial"/>
                <w:sz w:val="20"/>
                <w:szCs w:val="20"/>
              </w:rPr>
            </w:pPr>
            <w:r w:rsidRPr="00825A87">
              <w:rPr>
                <w:rFonts w:ascii="Arial" w:hAnsi="Arial" w:cs="Arial"/>
                <w:sz w:val="20"/>
                <w:szCs w:val="20"/>
              </w:rPr>
              <w:t>To implement and maintain technical measures on encryption and key management.</w:t>
            </w:r>
          </w:p>
        </w:tc>
      </w:tr>
      <w:tr w:rsidR="00551DD6" w:rsidRPr="001D4753" w14:paraId="6FFDC9EE" w14:textId="77777777" w:rsidTr="00551DD6">
        <w:trPr>
          <w:trHeight w:val="710"/>
        </w:trPr>
        <w:tc>
          <w:tcPr>
            <w:tcW w:w="4104" w:type="dxa"/>
            <w:tcBorders>
              <w:top w:val="single" w:sz="4" w:space="0" w:color="000000"/>
              <w:left w:val="single" w:sz="4" w:space="0" w:color="000000"/>
              <w:bottom w:val="single" w:sz="4" w:space="0" w:color="000000"/>
              <w:right w:val="single" w:sz="4" w:space="0" w:color="000000"/>
            </w:tcBorders>
          </w:tcPr>
          <w:p w14:paraId="14BF0CC1" w14:textId="77777777" w:rsidR="00551DD6" w:rsidRPr="00825A87" w:rsidRDefault="00551DD6" w:rsidP="00994906">
            <w:pPr>
              <w:spacing w:before="120" w:after="120"/>
              <w:rPr>
                <w:rFonts w:ascii="Arial" w:hAnsi="Arial" w:cs="Arial"/>
                <w:sz w:val="20"/>
                <w:szCs w:val="20"/>
              </w:rPr>
            </w:pPr>
            <w:r w:rsidRPr="00825A87">
              <w:rPr>
                <w:rFonts w:ascii="Arial" w:hAnsi="Arial" w:cs="Arial"/>
                <w:sz w:val="20"/>
                <w:szCs w:val="20"/>
              </w:rPr>
              <w:t>Business</w:t>
            </w:r>
            <w:r w:rsidRPr="4AF25CDD">
              <w:rPr>
                <w:rFonts w:ascii="Arial" w:hAnsi="Arial" w:cs="Arial"/>
                <w:sz w:val="20"/>
                <w:szCs w:val="20"/>
              </w:rPr>
              <w:t xml:space="preserve"> Management</w:t>
            </w:r>
          </w:p>
        </w:tc>
        <w:tc>
          <w:tcPr>
            <w:tcW w:w="4085" w:type="dxa"/>
            <w:tcBorders>
              <w:top w:val="single" w:sz="4" w:space="0" w:color="000000"/>
              <w:left w:val="single" w:sz="4" w:space="0" w:color="000000"/>
              <w:bottom w:val="single" w:sz="4" w:space="0" w:color="000000"/>
              <w:right w:val="single" w:sz="4" w:space="0" w:color="000000"/>
            </w:tcBorders>
          </w:tcPr>
          <w:p w14:paraId="0058F6B9" w14:textId="77777777" w:rsidR="00551DD6" w:rsidRPr="00825A87" w:rsidRDefault="00551DD6" w:rsidP="00994906">
            <w:pPr>
              <w:spacing w:before="120" w:after="120"/>
              <w:rPr>
                <w:rFonts w:ascii="Arial" w:hAnsi="Arial" w:cs="Arial"/>
                <w:sz w:val="20"/>
                <w:szCs w:val="20"/>
              </w:rPr>
            </w:pPr>
            <w:r w:rsidRPr="00825A87">
              <w:rPr>
                <w:rFonts w:ascii="Arial" w:hAnsi="Arial" w:cs="Arial"/>
                <w:sz w:val="20"/>
                <w:szCs w:val="20"/>
              </w:rPr>
              <w:t>To manage the encryption and key management related risks and consequent tracking and reporting.</w:t>
            </w:r>
          </w:p>
        </w:tc>
      </w:tr>
    </w:tbl>
    <w:p w14:paraId="7638AE8A" w14:textId="77777777" w:rsidR="00D522B6" w:rsidRPr="00966910" w:rsidRDefault="00966910" w:rsidP="0020203F">
      <w:pPr>
        <w:rPr>
          <w:rFonts w:ascii="Arial" w:hAnsi="Arial" w:cs="Arial"/>
          <w:sz w:val="16"/>
          <w:szCs w:val="16"/>
        </w:rPr>
      </w:pPr>
      <w:r w:rsidRPr="00F1264F">
        <w:rPr>
          <w:rFonts w:ascii="Arial" w:hAnsi="Arial" w:cs="Arial"/>
          <w:sz w:val="16"/>
          <w:szCs w:val="16"/>
        </w:rPr>
        <w:t xml:space="preserve">Table </w:t>
      </w:r>
      <w:r w:rsidR="000C5EAE">
        <w:rPr>
          <w:rFonts w:ascii="Arial" w:hAnsi="Arial" w:cs="Arial"/>
          <w:sz w:val="16"/>
          <w:szCs w:val="16"/>
        </w:rPr>
        <w:t>3</w:t>
      </w:r>
      <w:r w:rsidRPr="00F1264F">
        <w:rPr>
          <w:rFonts w:ascii="Arial" w:hAnsi="Arial" w:cs="Arial"/>
          <w:sz w:val="16"/>
          <w:szCs w:val="16"/>
        </w:rPr>
        <w:t>: Target groups</w:t>
      </w:r>
    </w:p>
    <w:p w14:paraId="778CCEC1" w14:textId="77777777" w:rsidR="00722727" w:rsidRPr="00825A87" w:rsidRDefault="00722727" w:rsidP="00BC55B8">
      <w:pPr>
        <w:pStyle w:val="Heading2"/>
        <w:pageBreakBefore/>
        <w:numPr>
          <w:ilvl w:val="1"/>
          <w:numId w:val="1"/>
        </w:numPr>
        <w:ind w:left="539" w:hanging="539"/>
        <w:jc w:val="both"/>
        <w:rPr>
          <w:rFonts w:ascii="Arial" w:hAnsi="Arial" w:cs="Arial"/>
          <w:color w:val="000000" w:themeColor="text1"/>
          <w:sz w:val="24"/>
          <w:szCs w:val="24"/>
        </w:rPr>
      </w:pPr>
      <w:bookmarkStart w:id="40" w:name="_Toc234399362"/>
      <w:r w:rsidRPr="00825A87">
        <w:rPr>
          <w:rFonts w:ascii="Arial" w:hAnsi="Arial" w:cs="Arial"/>
          <w:color w:val="000000" w:themeColor="text1"/>
          <w:sz w:val="24"/>
          <w:szCs w:val="24"/>
        </w:rPr>
        <w:lastRenderedPageBreak/>
        <w:t>Transition period</w:t>
      </w:r>
      <w:bookmarkEnd w:id="40"/>
    </w:p>
    <w:p w14:paraId="6FE4AE3B" w14:textId="77777777" w:rsidR="00722727" w:rsidRPr="00825A87" w:rsidRDefault="00722727" w:rsidP="00722727">
      <w:pPr>
        <w:rPr>
          <w:rFonts w:ascii="Arial" w:hAnsi="Arial" w:cs="Arial"/>
          <w:i/>
          <w:color w:val="000000" w:themeColor="text1"/>
          <w:sz w:val="20"/>
          <w:szCs w:val="20"/>
        </w:rPr>
      </w:pPr>
    </w:p>
    <w:p w14:paraId="32FD11D5" w14:textId="77777777" w:rsidR="004559EC" w:rsidRPr="00825A87" w:rsidRDefault="00722727" w:rsidP="004559EC">
      <w:pPr>
        <w:spacing w:line="240" w:lineRule="auto"/>
        <w:rPr>
          <w:rFonts w:ascii="Arial" w:hAnsi="Arial" w:cs="Arial"/>
          <w:sz w:val="20"/>
          <w:szCs w:val="20"/>
        </w:rPr>
      </w:pPr>
      <w:r w:rsidRPr="00825A87">
        <w:rPr>
          <w:rFonts w:ascii="Arial" w:hAnsi="Arial" w:cs="Arial"/>
          <w:sz w:val="20"/>
          <w:szCs w:val="20"/>
        </w:rPr>
        <w:t xml:space="preserve">The grace period for new requirements </w:t>
      </w:r>
      <w:r w:rsidR="003B34F5" w:rsidRPr="00825A87">
        <w:rPr>
          <w:rFonts w:ascii="Arial" w:hAnsi="Arial" w:cs="Arial"/>
          <w:sz w:val="20"/>
          <w:szCs w:val="20"/>
        </w:rPr>
        <w:t>commence</w:t>
      </w:r>
      <w:r w:rsidR="00BD4884" w:rsidRPr="00825A87">
        <w:rPr>
          <w:rFonts w:ascii="Arial" w:hAnsi="Arial" w:cs="Arial"/>
          <w:sz w:val="20"/>
          <w:szCs w:val="20"/>
        </w:rPr>
        <w:t>s</w:t>
      </w:r>
      <w:r w:rsidR="003B34F5" w:rsidRPr="00825A87">
        <w:rPr>
          <w:rFonts w:ascii="Arial" w:hAnsi="Arial" w:cs="Arial"/>
          <w:sz w:val="20"/>
          <w:szCs w:val="20"/>
        </w:rPr>
        <w:t xml:space="preserve"> from the </w:t>
      </w:r>
      <w:r w:rsidR="001F45DF" w:rsidRPr="00825A87">
        <w:rPr>
          <w:rFonts w:ascii="Arial" w:hAnsi="Arial" w:cs="Arial"/>
          <w:sz w:val="20"/>
          <w:szCs w:val="20"/>
        </w:rPr>
        <w:t>“v</w:t>
      </w:r>
      <w:r w:rsidR="00830B69" w:rsidRPr="00825A87">
        <w:rPr>
          <w:rFonts w:ascii="Arial" w:hAnsi="Arial" w:cs="Arial"/>
          <w:sz w:val="20"/>
          <w:szCs w:val="20"/>
        </w:rPr>
        <w:t>alid from</w:t>
      </w:r>
      <w:r w:rsidR="001F45DF" w:rsidRPr="00825A87">
        <w:rPr>
          <w:rFonts w:ascii="Arial" w:hAnsi="Arial" w:cs="Arial"/>
          <w:sz w:val="20"/>
          <w:szCs w:val="20"/>
        </w:rPr>
        <w:t>”</w:t>
      </w:r>
      <w:r w:rsidR="00830B69" w:rsidRPr="00825A87">
        <w:rPr>
          <w:rFonts w:ascii="Arial" w:hAnsi="Arial" w:cs="Arial"/>
          <w:sz w:val="20"/>
          <w:szCs w:val="20"/>
        </w:rPr>
        <w:t xml:space="preserve"> date</w:t>
      </w:r>
      <w:r w:rsidR="003B34F5" w:rsidRPr="00825A87">
        <w:rPr>
          <w:rFonts w:ascii="Arial" w:hAnsi="Arial" w:cs="Arial"/>
          <w:sz w:val="20"/>
          <w:szCs w:val="20"/>
        </w:rPr>
        <w:t xml:space="preserve"> </w:t>
      </w:r>
      <w:r w:rsidR="00251A94" w:rsidRPr="00825A87">
        <w:rPr>
          <w:rFonts w:ascii="Arial" w:hAnsi="Arial" w:cs="Arial"/>
          <w:sz w:val="20"/>
          <w:szCs w:val="20"/>
        </w:rPr>
        <w:t>stated</w:t>
      </w:r>
      <w:r w:rsidR="003B34F5" w:rsidRPr="00825A87">
        <w:rPr>
          <w:rFonts w:ascii="Arial" w:hAnsi="Arial" w:cs="Arial"/>
          <w:sz w:val="20"/>
          <w:szCs w:val="20"/>
        </w:rPr>
        <w:t xml:space="preserve"> on the cover page.</w:t>
      </w:r>
      <w:r w:rsidR="002C6F0E" w:rsidRPr="00825A87">
        <w:rPr>
          <w:rFonts w:ascii="Arial" w:hAnsi="Arial" w:cs="Arial"/>
          <w:sz w:val="20"/>
          <w:szCs w:val="20"/>
        </w:rPr>
        <w:t xml:space="preserve"> </w:t>
      </w:r>
      <w:r w:rsidR="004559EC" w:rsidRPr="00825A87">
        <w:rPr>
          <w:rFonts w:ascii="Arial" w:hAnsi="Arial" w:cs="Arial"/>
          <w:sz w:val="20"/>
          <w:szCs w:val="20"/>
        </w:rPr>
        <w:t xml:space="preserve">The compliance dates for control requirements defined in this version of the </w:t>
      </w:r>
      <w:r w:rsidR="00203C8A" w:rsidRPr="00825A87">
        <w:rPr>
          <w:rFonts w:ascii="Arial" w:hAnsi="Arial" w:cs="Arial"/>
          <w:sz w:val="20"/>
          <w:szCs w:val="20"/>
        </w:rPr>
        <w:t>G</w:t>
      </w:r>
      <w:r w:rsidR="004559EC" w:rsidRPr="00825A87">
        <w:rPr>
          <w:rFonts w:ascii="Arial" w:hAnsi="Arial" w:cs="Arial"/>
          <w:sz w:val="20"/>
          <w:szCs w:val="20"/>
        </w:rPr>
        <w:t>uideline are defined as follows:</w:t>
      </w:r>
    </w:p>
    <w:p w14:paraId="31A1F0B8" w14:textId="77777777" w:rsidR="004559EC" w:rsidRPr="00825A87" w:rsidRDefault="004559EC" w:rsidP="004559EC">
      <w:pPr>
        <w:pStyle w:val="ListParagraph"/>
        <w:numPr>
          <w:ilvl w:val="0"/>
          <w:numId w:val="42"/>
        </w:numPr>
        <w:spacing w:line="240" w:lineRule="auto"/>
        <w:rPr>
          <w:rFonts w:ascii="Arial" w:hAnsi="Arial" w:cs="Arial"/>
          <w:sz w:val="20"/>
          <w:szCs w:val="20"/>
        </w:rPr>
      </w:pPr>
      <w:r w:rsidRPr="00825A87">
        <w:rPr>
          <w:rFonts w:ascii="Arial" w:hAnsi="Arial" w:cs="Arial"/>
          <w:sz w:val="20"/>
          <w:szCs w:val="20"/>
        </w:rPr>
        <w:t xml:space="preserve">For unchanged control requirements and new DORA requirements the compliance date equals the </w:t>
      </w:r>
      <w:r w:rsidR="001F45DF" w:rsidRPr="00825A87">
        <w:rPr>
          <w:rFonts w:ascii="Arial" w:hAnsi="Arial" w:cs="Arial"/>
          <w:sz w:val="20"/>
          <w:szCs w:val="20"/>
        </w:rPr>
        <w:t>“</w:t>
      </w:r>
      <w:r w:rsidR="00E017F6" w:rsidRPr="00825A87">
        <w:rPr>
          <w:rFonts w:ascii="Arial" w:hAnsi="Arial" w:cs="Arial"/>
          <w:sz w:val="20"/>
          <w:szCs w:val="20"/>
        </w:rPr>
        <w:t>V</w:t>
      </w:r>
      <w:r w:rsidR="00EF6A0C" w:rsidRPr="00825A87">
        <w:rPr>
          <w:rFonts w:ascii="Arial" w:hAnsi="Arial" w:cs="Arial"/>
          <w:sz w:val="20"/>
          <w:szCs w:val="20"/>
        </w:rPr>
        <w:t>alid from</w:t>
      </w:r>
      <w:r w:rsidR="001F45DF" w:rsidRPr="00825A87">
        <w:rPr>
          <w:rFonts w:ascii="Arial" w:hAnsi="Arial" w:cs="Arial"/>
          <w:sz w:val="20"/>
          <w:szCs w:val="20"/>
        </w:rPr>
        <w:t>”</w:t>
      </w:r>
      <w:r w:rsidR="00EF6A0C" w:rsidRPr="00825A87">
        <w:rPr>
          <w:rFonts w:ascii="Arial" w:hAnsi="Arial" w:cs="Arial"/>
          <w:sz w:val="20"/>
          <w:szCs w:val="20"/>
        </w:rPr>
        <w:t xml:space="preserve"> date</w:t>
      </w:r>
      <w:r w:rsidRPr="00825A87">
        <w:rPr>
          <w:rFonts w:ascii="Arial" w:hAnsi="Arial" w:cs="Arial"/>
          <w:sz w:val="20"/>
          <w:szCs w:val="20"/>
        </w:rPr>
        <w:t>.</w:t>
      </w:r>
    </w:p>
    <w:p w14:paraId="2C9CA29B" w14:textId="77777777" w:rsidR="0049705C" w:rsidRPr="00825A87" w:rsidRDefault="0049705C" w:rsidP="00F56719">
      <w:pPr>
        <w:pStyle w:val="ListParagraph"/>
        <w:numPr>
          <w:ilvl w:val="0"/>
          <w:numId w:val="42"/>
        </w:numPr>
        <w:rPr>
          <w:rFonts w:ascii="Arial" w:hAnsi="Arial" w:cs="Arial"/>
          <w:sz w:val="20"/>
          <w:szCs w:val="20"/>
        </w:rPr>
      </w:pPr>
      <w:r w:rsidRPr="00825A87">
        <w:rPr>
          <w:rFonts w:ascii="Arial" w:hAnsi="Arial" w:cs="Arial"/>
          <w:sz w:val="20"/>
          <w:szCs w:val="20"/>
        </w:rPr>
        <w:t xml:space="preserve">For new and changed control requirements that are more stringent than before and are not subject to DORA, the compliance date is generally 90 calendar days after the </w:t>
      </w:r>
      <w:r w:rsidR="001F45DF" w:rsidRPr="00825A87">
        <w:rPr>
          <w:rFonts w:ascii="Arial" w:hAnsi="Arial" w:cs="Arial"/>
          <w:sz w:val="20"/>
          <w:szCs w:val="20"/>
        </w:rPr>
        <w:t>“</w:t>
      </w:r>
      <w:r w:rsidR="00E017F6" w:rsidRPr="00825A87">
        <w:rPr>
          <w:rFonts w:ascii="Arial" w:hAnsi="Arial" w:cs="Arial"/>
          <w:sz w:val="20"/>
          <w:szCs w:val="20"/>
        </w:rPr>
        <w:t>V</w:t>
      </w:r>
      <w:r w:rsidR="001F45DF" w:rsidRPr="00825A87">
        <w:rPr>
          <w:rFonts w:ascii="Arial" w:hAnsi="Arial" w:cs="Arial"/>
          <w:sz w:val="20"/>
          <w:szCs w:val="20"/>
        </w:rPr>
        <w:t xml:space="preserve">alid from” date </w:t>
      </w:r>
      <w:r w:rsidRPr="00825A87">
        <w:rPr>
          <w:rFonts w:ascii="Arial" w:hAnsi="Arial" w:cs="Arial"/>
          <w:sz w:val="20"/>
          <w:szCs w:val="20"/>
        </w:rPr>
        <w:t>unless otherwise stated in brackets after the control requirements. These control requirements are marked with ●.</w:t>
      </w:r>
    </w:p>
    <w:p w14:paraId="1016CD08" w14:textId="77777777" w:rsidR="00DB015C" w:rsidRPr="00DB015C" w:rsidRDefault="00DB015C" w:rsidP="00DB015C">
      <w:pPr>
        <w:pStyle w:val="ListParagraph"/>
        <w:numPr>
          <w:ilvl w:val="0"/>
          <w:numId w:val="42"/>
        </w:numPr>
        <w:rPr>
          <w:rFonts w:ascii="Arial" w:hAnsi="Arial" w:cs="Arial"/>
          <w:sz w:val="20"/>
          <w:szCs w:val="20"/>
        </w:rPr>
      </w:pPr>
      <w:r w:rsidRPr="00140E9E">
        <w:rPr>
          <w:rFonts w:ascii="Arial" w:hAnsi="Arial" w:cs="Arial"/>
          <w:sz w:val="20"/>
          <w:szCs w:val="20"/>
        </w:rPr>
        <w:t>For Legal Entities that have not previously approved the IT-related requirements</w:t>
      </w:r>
      <w:r>
        <w:rPr>
          <w:rFonts w:ascii="Arial" w:hAnsi="Arial" w:cs="Arial"/>
          <w:sz w:val="20"/>
          <w:szCs w:val="20"/>
        </w:rPr>
        <w:t xml:space="preserve"> </w:t>
      </w:r>
      <w:r w:rsidRPr="00140E9E">
        <w:rPr>
          <w:rFonts w:ascii="Arial" w:hAnsi="Arial" w:cs="Arial"/>
          <w:sz w:val="20"/>
          <w:szCs w:val="20"/>
        </w:rPr>
        <w:t>and are therefore addressing these requirements for the first time, a grace period of 90 days may be granted at the discretion of the Legal Entity. DORA requirements are exempt from this grace period.</w:t>
      </w:r>
    </w:p>
    <w:p w14:paraId="55C472A3" w14:textId="77777777" w:rsidR="0049705C" w:rsidRPr="00825A87" w:rsidRDefault="0049705C" w:rsidP="0049705C">
      <w:pPr>
        <w:spacing w:line="240" w:lineRule="auto"/>
        <w:rPr>
          <w:rFonts w:ascii="Arial" w:hAnsi="Arial" w:cs="Arial"/>
          <w:sz w:val="20"/>
          <w:szCs w:val="20"/>
        </w:rPr>
      </w:pPr>
      <w:r w:rsidRPr="00825A87">
        <w:rPr>
          <w:rFonts w:ascii="Arial" w:hAnsi="Arial" w:cs="Arial"/>
          <w:sz w:val="20"/>
          <w:szCs w:val="20"/>
        </w:rPr>
        <w:t xml:space="preserve">For a </w:t>
      </w:r>
      <w:r w:rsidRPr="00825A87">
        <w:rPr>
          <w:rFonts w:ascii="Arial" w:hAnsi="Arial" w:cs="Arial"/>
          <w:b/>
          <w:sz w:val="20"/>
          <w:szCs w:val="20"/>
        </w:rPr>
        <w:t>compliance date</w:t>
      </w:r>
      <w:r w:rsidRPr="00825A87">
        <w:rPr>
          <w:rFonts w:ascii="Arial" w:hAnsi="Arial" w:cs="Arial"/>
          <w:sz w:val="20"/>
          <w:szCs w:val="20"/>
        </w:rPr>
        <w:t xml:space="preserve"> exceeding a 180 calendar days implementation timeline, a Board approval is required.</w:t>
      </w:r>
    </w:p>
    <w:p w14:paraId="6C6EC309" w14:textId="77777777" w:rsidR="0020203F" w:rsidRPr="00FB5B4A" w:rsidRDefault="0020203F" w:rsidP="0020203F">
      <w:pPr>
        <w:rPr>
          <w:rFonts w:ascii="Arial" w:hAnsi="Arial" w:cs="Arial"/>
          <w:sz w:val="20"/>
          <w:szCs w:val="20"/>
        </w:rPr>
      </w:pPr>
    </w:p>
    <w:p w14:paraId="703D18B8" w14:textId="77777777" w:rsidR="003A059E" w:rsidRPr="00825A87" w:rsidRDefault="003A059E">
      <w:pPr>
        <w:rPr>
          <w:rFonts w:ascii="Arial" w:eastAsiaTheme="majorEastAsia" w:hAnsi="Arial" w:cs="Arial"/>
          <w:b/>
          <w:color w:val="000000" w:themeColor="text1"/>
          <w:sz w:val="28"/>
          <w:szCs w:val="28"/>
        </w:rPr>
      </w:pPr>
      <w:r w:rsidRPr="00825A87">
        <w:rPr>
          <w:rFonts w:ascii="Arial" w:hAnsi="Arial" w:cs="Arial"/>
          <w:b/>
          <w:color w:val="000000" w:themeColor="text1"/>
          <w:sz w:val="28"/>
          <w:szCs w:val="28"/>
        </w:rPr>
        <w:br w:type="page"/>
      </w:r>
    </w:p>
    <w:p w14:paraId="72EA2CC6" w14:textId="77777777" w:rsidR="00106A90" w:rsidRPr="00825A87" w:rsidRDefault="00106A90" w:rsidP="00106A90">
      <w:pPr>
        <w:pStyle w:val="Heading1"/>
        <w:pageBreakBefore/>
        <w:numPr>
          <w:ilvl w:val="0"/>
          <w:numId w:val="1"/>
        </w:numPr>
        <w:ind w:left="357" w:hanging="357"/>
        <w:rPr>
          <w:rFonts w:ascii="Arial" w:hAnsi="Arial" w:cs="Arial"/>
          <w:b/>
          <w:color w:val="000000" w:themeColor="text1"/>
          <w:sz w:val="28"/>
          <w:szCs w:val="28"/>
        </w:rPr>
      </w:pPr>
      <w:bookmarkStart w:id="41" w:name="_Toc184136018"/>
      <w:bookmarkStart w:id="42" w:name="_Toc234399363"/>
      <w:r w:rsidRPr="00825A87">
        <w:rPr>
          <w:rFonts w:ascii="Arial" w:hAnsi="Arial" w:cs="Arial"/>
          <w:b/>
          <w:color w:val="000000" w:themeColor="text1"/>
          <w:sz w:val="28"/>
          <w:szCs w:val="28"/>
        </w:rPr>
        <w:lastRenderedPageBreak/>
        <w:t>Definitions</w:t>
      </w:r>
      <w:bookmarkEnd w:id="41"/>
      <w:bookmarkEnd w:id="42"/>
      <w:r w:rsidRPr="00825A87">
        <w:rPr>
          <w:rFonts w:ascii="Arial" w:hAnsi="Arial" w:cs="Arial"/>
          <w:b/>
          <w:color w:val="000000" w:themeColor="text1"/>
          <w:sz w:val="28"/>
          <w:szCs w:val="28"/>
        </w:rPr>
        <w:t xml:space="preserve"> </w:t>
      </w:r>
    </w:p>
    <w:p w14:paraId="1CC4915B" w14:textId="77777777" w:rsidR="00106A90" w:rsidRPr="00825A87" w:rsidRDefault="00106A90" w:rsidP="00106A90">
      <w:pPr>
        <w:pStyle w:val="Heading2"/>
        <w:numPr>
          <w:ilvl w:val="1"/>
          <w:numId w:val="1"/>
        </w:numPr>
        <w:ind w:left="540" w:hanging="540"/>
        <w:jc w:val="both"/>
        <w:rPr>
          <w:rFonts w:ascii="Arial" w:hAnsi="Arial" w:cs="Arial"/>
          <w:color w:val="000000" w:themeColor="text1"/>
          <w:sz w:val="24"/>
          <w:szCs w:val="24"/>
        </w:rPr>
      </w:pPr>
      <w:bookmarkStart w:id="43" w:name="_Toc184136019"/>
      <w:bookmarkStart w:id="44" w:name="_Toc234399364"/>
      <w:r w:rsidRPr="00825A87">
        <w:rPr>
          <w:rFonts w:ascii="Arial" w:hAnsi="Arial" w:cs="Arial"/>
          <w:color w:val="000000" w:themeColor="text1"/>
          <w:sz w:val="24"/>
          <w:szCs w:val="24"/>
        </w:rPr>
        <w:t>Requirements</w:t>
      </w:r>
      <w:bookmarkEnd w:id="43"/>
      <w:bookmarkEnd w:id="44"/>
    </w:p>
    <w:p w14:paraId="3C09196A" w14:textId="77777777" w:rsidR="00106A90" w:rsidRPr="0087582D" w:rsidRDefault="00106A90" w:rsidP="00106A90">
      <w:pPr>
        <w:pStyle w:val="Default"/>
        <w:rPr>
          <w:color w:val="auto"/>
          <w:sz w:val="20"/>
          <w:szCs w:val="20"/>
          <w:lang w:val="en-US"/>
        </w:rPr>
      </w:pPr>
    </w:p>
    <w:p w14:paraId="4420CAAE" w14:textId="77777777" w:rsidR="00106A90" w:rsidRPr="0087582D" w:rsidRDefault="00106A90" w:rsidP="00106A90">
      <w:pPr>
        <w:pStyle w:val="Default"/>
        <w:spacing w:after="120"/>
        <w:rPr>
          <w:b/>
          <w:bCs/>
          <w:color w:val="auto"/>
          <w:sz w:val="20"/>
          <w:szCs w:val="20"/>
          <w:lang w:val="en-US"/>
        </w:rPr>
      </w:pPr>
      <w:r w:rsidRPr="0087582D">
        <w:rPr>
          <w:b/>
          <w:bCs/>
          <w:color w:val="auto"/>
          <w:sz w:val="20"/>
          <w:szCs w:val="20"/>
          <w:lang w:val="en-US"/>
        </w:rPr>
        <w:t>Control requirement</w:t>
      </w:r>
    </w:p>
    <w:p w14:paraId="390C4084" w14:textId="77777777" w:rsidR="00106A90" w:rsidRPr="0087582D" w:rsidRDefault="00106A90" w:rsidP="00106A90">
      <w:pPr>
        <w:pStyle w:val="Default"/>
        <w:rPr>
          <w:color w:val="auto"/>
          <w:sz w:val="20"/>
          <w:szCs w:val="20"/>
          <w:lang w:val="en-US"/>
        </w:rPr>
      </w:pPr>
      <w:r w:rsidRPr="0087582D">
        <w:rPr>
          <w:color w:val="auto"/>
          <w:sz w:val="20"/>
          <w:szCs w:val="20"/>
          <w:lang w:val="en-US"/>
        </w:rPr>
        <w:t>The control requirements define the organizational, process or technical controls to be implemented by the control owner to achieve compliance with this Guideline.</w:t>
      </w:r>
    </w:p>
    <w:p w14:paraId="2613D07C" w14:textId="77777777" w:rsidR="00106A90" w:rsidRPr="0087582D" w:rsidRDefault="00106A90" w:rsidP="00106A90">
      <w:pPr>
        <w:pStyle w:val="Default"/>
        <w:rPr>
          <w:color w:val="auto"/>
          <w:sz w:val="20"/>
          <w:szCs w:val="20"/>
          <w:lang w:val="en-US"/>
        </w:rPr>
      </w:pPr>
    </w:p>
    <w:p w14:paraId="6131F84A" w14:textId="77777777" w:rsidR="00106A90" w:rsidRPr="0087582D" w:rsidRDefault="00106A90" w:rsidP="00106A90">
      <w:pPr>
        <w:pStyle w:val="Default"/>
        <w:spacing w:after="120"/>
        <w:rPr>
          <w:b/>
          <w:bCs/>
          <w:color w:val="auto"/>
          <w:sz w:val="20"/>
          <w:szCs w:val="20"/>
          <w:lang w:val="en-US"/>
        </w:rPr>
      </w:pPr>
      <w:r w:rsidRPr="0087582D">
        <w:rPr>
          <w:b/>
          <w:bCs/>
          <w:color w:val="auto"/>
          <w:sz w:val="20"/>
          <w:szCs w:val="20"/>
          <w:lang w:val="en-US"/>
        </w:rPr>
        <w:t>Criteria</w:t>
      </w:r>
    </w:p>
    <w:p w14:paraId="550F2784" w14:textId="77777777" w:rsidR="00106A90" w:rsidRPr="0087582D" w:rsidRDefault="00106A90" w:rsidP="00106A90">
      <w:pPr>
        <w:pStyle w:val="Default"/>
        <w:rPr>
          <w:color w:val="auto"/>
          <w:sz w:val="20"/>
          <w:szCs w:val="20"/>
          <w:lang w:val="en-US"/>
        </w:rPr>
      </w:pPr>
      <w:r w:rsidRPr="0087582D">
        <w:rPr>
          <w:color w:val="auto"/>
          <w:sz w:val="20"/>
          <w:szCs w:val="20"/>
          <w:lang w:val="en-US"/>
        </w:rPr>
        <w:t>Criteria define the measures that ‘must’ or ‘should’ be taken to fulfill the control requirement.</w:t>
      </w:r>
    </w:p>
    <w:p w14:paraId="416BDDBA" w14:textId="77777777" w:rsidR="00106A90" w:rsidRPr="0087582D" w:rsidRDefault="00106A90" w:rsidP="00106A90">
      <w:pPr>
        <w:pStyle w:val="Default"/>
        <w:rPr>
          <w:color w:val="auto"/>
          <w:sz w:val="20"/>
          <w:szCs w:val="20"/>
          <w:lang w:val="en-US"/>
        </w:rPr>
      </w:pPr>
    </w:p>
    <w:p w14:paraId="6225FC30" w14:textId="77777777" w:rsidR="00106A90" w:rsidRPr="0087582D" w:rsidRDefault="00106A90" w:rsidP="00106A90">
      <w:pPr>
        <w:pStyle w:val="Default"/>
        <w:spacing w:after="120"/>
        <w:rPr>
          <w:color w:val="auto"/>
          <w:sz w:val="20"/>
          <w:szCs w:val="20"/>
          <w:lang w:val="en-US"/>
        </w:rPr>
      </w:pPr>
      <w:r w:rsidRPr="0087582D">
        <w:rPr>
          <w:b/>
          <w:bCs/>
          <w:color w:val="auto"/>
          <w:sz w:val="20"/>
          <w:szCs w:val="20"/>
          <w:lang w:val="en-US"/>
        </w:rPr>
        <w:t>Level of obligation</w:t>
      </w:r>
    </w:p>
    <w:p w14:paraId="6648B28C" w14:textId="77777777" w:rsidR="00106A90" w:rsidRPr="0087582D" w:rsidRDefault="00106A90" w:rsidP="00106A90">
      <w:pPr>
        <w:pStyle w:val="Default"/>
        <w:rPr>
          <w:color w:val="auto"/>
          <w:sz w:val="20"/>
          <w:szCs w:val="20"/>
          <w:lang w:val="en-US"/>
        </w:rPr>
      </w:pPr>
      <w:r w:rsidRPr="0087582D">
        <w:rPr>
          <w:color w:val="auto"/>
          <w:sz w:val="20"/>
          <w:szCs w:val="20"/>
          <w:lang w:val="en-US"/>
        </w:rPr>
        <w:t>With respect to requirements and criteria, the following terms are used to define the level of obligation, provided for the implementation of a particular requirement or criteria:</w:t>
      </w:r>
    </w:p>
    <w:p w14:paraId="0DF6A165" w14:textId="77777777" w:rsidR="00106A90" w:rsidRPr="0087582D" w:rsidRDefault="00106A90" w:rsidP="00106A90">
      <w:pPr>
        <w:pStyle w:val="Default"/>
        <w:ind w:left="720"/>
        <w:rPr>
          <w:color w:val="auto"/>
          <w:sz w:val="20"/>
          <w:szCs w:val="20"/>
          <w:lang w:val="en-US"/>
        </w:rPr>
      </w:pPr>
    </w:p>
    <w:p w14:paraId="499A4ED2" w14:textId="77777777" w:rsidR="00106A90" w:rsidRPr="0087582D" w:rsidRDefault="00106A90" w:rsidP="00106A90">
      <w:pPr>
        <w:pStyle w:val="Default"/>
        <w:numPr>
          <w:ilvl w:val="0"/>
          <w:numId w:val="10"/>
        </w:numPr>
        <w:rPr>
          <w:color w:val="auto"/>
          <w:sz w:val="20"/>
          <w:szCs w:val="20"/>
          <w:lang w:val="en-US"/>
        </w:rPr>
      </w:pPr>
      <w:r w:rsidRPr="0087582D">
        <w:rPr>
          <w:b/>
          <w:bCs/>
          <w:color w:val="auto"/>
          <w:sz w:val="20"/>
          <w:szCs w:val="20"/>
          <w:lang w:val="en-US"/>
        </w:rPr>
        <w:t>“must”:</w:t>
      </w:r>
      <w:r w:rsidRPr="0087582D">
        <w:rPr>
          <w:color w:val="auto"/>
          <w:sz w:val="20"/>
          <w:szCs w:val="20"/>
          <w:lang w:val="en-US"/>
        </w:rPr>
        <w:t xml:space="preserve"> Mandatory control requirements / criteria derived directly from law, regulations, or internal specifications that the legal entity must comply with. Incompliance could result in consequences with external regulators and Internal Audit.</w:t>
      </w:r>
    </w:p>
    <w:p w14:paraId="3FCEB1CB" w14:textId="77777777" w:rsidR="00106A90" w:rsidRPr="0087582D" w:rsidRDefault="00106A90" w:rsidP="00106A90">
      <w:pPr>
        <w:pStyle w:val="Default"/>
        <w:numPr>
          <w:ilvl w:val="0"/>
          <w:numId w:val="10"/>
        </w:numPr>
        <w:rPr>
          <w:color w:val="auto"/>
          <w:sz w:val="20"/>
          <w:szCs w:val="20"/>
          <w:lang w:val="en-US"/>
        </w:rPr>
      </w:pPr>
      <w:r w:rsidRPr="0087582D">
        <w:rPr>
          <w:b/>
          <w:bCs/>
          <w:color w:val="auto"/>
          <w:sz w:val="20"/>
          <w:szCs w:val="20"/>
          <w:lang w:val="en-US"/>
        </w:rPr>
        <w:t>“should”:</w:t>
      </w:r>
      <w:r w:rsidRPr="0087582D">
        <w:rPr>
          <w:color w:val="auto"/>
          <w:sz w:val="20"/>
          <w:szCs w:val="20"/>
          <w:lang w:val="en-US"/>
        </w:rPr>
        <w:t xml:space="preserve"> Non-mandatory control requirements / criteria derived from best-practice frameworks or equivalent sources that the legal entity does not have to necessarily comply with. Under specific circumstances there may exist valid reasons to ignore a particular control requirement, but the full implications must be understood and carefully weighed.</w:t>
      </w:r>
    </w:p>
    <w:p w14:paraId="77879AF9" w14:textId="77777777" w:rsidR="00106A90" w:rsidRPr="0087582D" w:rsidRDefault="00106A90" w:rsidP="00106A90">
      <w:pPr>
        <w:pStyle w:val="Default"/>
        <w:ind w:left="720"/>
        <w:rPr>
          <w:color w:val="auto"/>
          <w:sz w:val="20"/>
          <w:szCs w:val="20"/>
          <w:lang w:val="en-US"/>
        </w:rPr>
      </w:pPr>
    </w:p>
    <w:p w14:paraId="285147AE" w14:textId="77777777" w:rsidR="00106A90" w:rsidRPr="0087582D" w:rsidRDefault="00106A90" w:rsidP="00106A90">
      <w:pPr>
        <w:pStyle w:val="Default"/>
        <w:rPr>
          <w:color w:val="auto"/>
          <w:sz w:val="20"/>
          <w:szCs w:val="20"/>
          <w:lang w:val="en-US"/>
        </w:rPr>
      </w:pPr>
      <w:r w:rsidRPr="0087582D">
        <w:rPr>
          <w:color w:val="auto"/>
          <w:sz w:val="20"/>
          <w:szCs w:val="20"/>
          <w:lang w:val="en-US"/>
        </w:rPr>
        <w:t>Independent of the level of obligation of a given requirement or criteria, it is allowed to deviate from single requirements or criteria in individual cases. However, a control requirement deviation always requires the conduction of a risk assessment and risk management including adequate risk acceptance and/or mitigation.</w:t>
      </w:r>
    </w:p>
    <w:p w14:paraId="5137B68D" w14:textId="77777777" w:rsidR="00106A90" w:rsidRPr="0087582D" w:rsidRDefault="00106A90" w:rsidP="00106A90">
      <w:pPr>
        <w:pStyle w:val="Default"/>
        <w:rPr>
          <w:color w:val="auto"/>
          <w:sz w:val="20"/>
          <w:szCs w:val="20"/>
          <w:lang w:val="en-US"/>
        </w:rPr>
      </w:pPr>
      <w:r w:rsidRPr="0087582D">
        <w:rPr>
          <w:color w:val="auto"/>
          <w:sz w:val="20"/>
          <w:szCs w:val="20"/>
          <w:lang w:val="en-US"/>
        </w:rPr>
        <w:t xml:space="preserve">  </w:t>
      </w:r>
    </w:p>
    <w:p w14:paraId="61631EFB" w14:textId="77777777" w:rsidR="00106A90" w:rsidRPr="0087582D" w:rsidRDefault="00106A90" w:rsidP="00106A90">
      <w:pPr>
        <w:pStyle w:val="Default"/>
        <w:rPr>
          <w:color w:val="auto"/>
          <w:sz w:val="20"/>
          <w:szCs w:val="20"/>
          <w:lang w:val="en-US"/>
        </w:rPr>
      </w:pPr>
      <w:r w:rsidRPr="0087582D">
        <w:rPr>
          <w:color w:val="auto"/>
          <w:sz w:val="20"/>
          <w:szCs w:val="20"/>
          <w:lang w:val="en-US"/>
        </w:rPr>
        <w:t xml:space="preserve">Any deviation from the Guideline denotes an exemption. The respective </w:t>
      </w:r>
      <w:r w:rsidR="00AB6D2A">
        <w:rPr>
          <w:color w:val="auto"/>
          <w:sz w:val="20"/>
          <w:szCs w:val="20"/>
          <w:lang w:val="en-US"/>
        </w:rPr>
        <w:t>Information</w:t>
      </w:r>
      <w:r w:rsidR="00AB6D2A" w:rsidRPr="0087582D">
        <w:rPr>
          <w:color w:val="auto"/>
          <w:sz w:val="20"/>
          <w:szCs w:val="20"/>
          <w:lang w:val="en-US"/>
        </w:rPr>
        <w:t xml:space="preserve"> </w:t>
      </w:r>
      <w:r w:rsidR="00AB6D2A">
        <w:rPr>
          <w:color w:val="auto"/>
          <w:sz w:val="20"/>
          <w:szCs w:val="20"/>
          <w:lang w:val="en-US"/>
        </w:rPr>
        <w:t>O</w:t>
      </w:r>
      <w:r w:rsidRPr="0087582D">
        <w:rPr>
          <w:color w:val="auto"/>
          <w:sz w:val="20"/>
          <w:szCs w:val="20"/>
          <w:lang w:val="en-US"/>
        </w:rPr>
        <w:t xml:space="preserve">wner makes decisions on such exemptions. </w:t>
      </w:r>
      <w:r w:rsidR="00AB6D2A">
        <w:rPr>
          <w:color w:val="auto"/>
          <w:sz w:val="20"/>
          <w:szCs w:val="20"/>
          <w:lang w:val="en-US"/>
        </w:rPr>
        <w:t>Information</w:t>
      </w:r>
      <w:r w:rsidR="00AB6D2A" w:rsidRPr="0087582D">
        <w:rPr>
          <w:color w:val="auto"/>
          <w:sz w:val="20"/>
          <w:szCs w:val="20"/>
          <w:lang w:val="en-US"/>
        </w:rPr>
        <w:t xml:space="preserve"> </w:t>
      </w:r>
      <w:r w:rsidR="00AB6D2A">
        <w:rPr>
          <w:color w:val="auto"/>
          <w:sz w:val="20"/>
          <w:szCs w:val="20"/>
          <w:lang w:val="en-US"/>
        </w:rPr>
        <w:t>O</w:t>
      </w:r>
      <w:r w:rsidRPr="0087582D">
        <w:rPr>
          <w:color w:val="auto"/>
          <w:sz w:val="20"/>
          <w:szCs w:val="20"/>
          <w:lang w:val="en-US"/>
        </w:rPr>
        <w:t>wners can only decide on risks with impact exclusively in their area of responsibility.</w:t>
      </w:r>
    </w:p>
    <w:p w14:paraId="32A86245" w14:textId="77777777" w:rsidR="00106A90" w:rsidRPr="0087582D" w:rsidRDefault="00106A90" w:rsidP="00106A90">
      <w:pPr>
        <w:pStyle w:val="Default"/>
        <w:rPr>
          <w:color w:val="auto"/>
          <w:sz w:val="20"/>
          <w:szCs w:val="20"/>
          <w:lang w:val="en-US"/>
        </w:rPr>
      </w:pPr>
    </w:p>
    <w:p w14:paraId="00CEB7CE" w14:textId="77777777" w:rsidR="00106A90" w:rsidRPr="0087582D" w:rsidRDefault="00106A90" w:rsidP="00106A90">
      <w:pPr>
        <w:pStyle w:val="Default"/>
        <w:spacing w:after="120"/>
        <w:rPr>
          <w:b/>
          <w:bCs/>
          <w:color w:val="auto"/>
          <w:sz w:val="20"/>
          <w:szCs w:val="20"/>
          <w:lang w:val="en-US"/>
        </w:rPr>
      </w:pPr>
      <w:r w:rsidRPr="0087582D">
        <w:rPr>
          <w:b/>
          <w:bCs/>
          <w:color w:val="auto"/>
          <w:sz w:val="20"/>
          <w:szCs w:val="20"/>
          <w:lang w:val="en-US"/>
        </w:rPr>
        <w:t>Responsibilities</w:t>
      </w:r>
    </w:p>
    <w:p w14:paraId="156DF8EF" w14:textId="77777777" w:rsidR="00106A90" w:rsidRPr="0087582D" w:rsidRDefault="00106A90" w:rsidP="00106A90">
      <w:pPr>
        <w:pStyle w:val="Default"/>
        <w:rPr>
          <w:color w:val="auto"/>
          <w:sz w:val="20"/>
          <w:szCs w:val="20"/>
          <w:lang w:val="en-US"/>
        </w:rPr>
      </w:pPr>
      <w:r w:rsidRPr="0087582D">
        <w:rPr>
          <w:color w:val="auto"/>
          <w:sz w:val="20"/>
          <w:szCs w:val="20"/>
          <w:lang w:val="en-US"/>
        </w:rPr>
        <w:t>The responsibility for fulfilling control requirements may be distributed across the organization, e.g., multiple Sections, Units, or Departments. In some cases, one Unit may be responsible for both the design and implementation of measures. In other cases, one Unit may be responsible for the design of measures, and another Unit may be responsible for the implementation of the measures. In addition, multiple Units may be responsible to collectively fulfill one requirement.</w:t>
      </w:r>
    </w:p>
    <w:p w14:paraId="36F3AAEA" w14:textId="77777777" w:rsidR="00106A90" w:rsidRPr="0087582D" w:rsidRDefault="00106A90" w:rsidP="00106A90">
      <w:pPr>
        <w:pStyle w:val="Default"/>
        <w:rPr>
          <w:color w:val="auto"/>
          <w:sz w:val="20"/>
          <w:szCs w:val="20"/>
          <w:lang w:val="en-US"/>
        </w:rPr>
      </w:pPr>
      <w:r w:rsidRPr="0087582D">
        <w:rPr>
          <w:color w:val="auto"/>
          <w:sz w:val="20"/>
          <w:szCs w:val="20"/>
          <w:lang w:val="en-US"/>
        </w:rPr>
        <w:t xml:space="preserve"> </w:t>
      </w:r>
    </w:p>
    <w:p w14:paraId="3CF099EE" w14:textId="77777777" w:rsidR="00106A90" w:rsidRDefault="00106A90" w:rsidP="00106A90">
      <w:pPr>
        <w:pStyle w:val="Default"/>
        <w:rPr>
          <w:color w:val="auto"/>
          <w:sz w:val="20"/>
          <w:szCs w:val="20"/>
          <w:lang w:val="en-US"/>
        </w:rPr>
      </w:pPr>
      <w:r w:rsidRPr="0087582D">
        <w:rPr>
          <w:color w:val="auto"/>
          <w:sz w:val="20"/>
          <w:szCs w:val="20"/>
          <w:lang w:val="en-US"/>
        </w:rPr>
        <w:t>The precise responsibilities are to be defined in the underlying Procedure documents (e.g. via RACI matrices).</w:t>
      </w:r>
    </w:p>
    <w:p w14:paraId="754E0331" w14:textId="77777777" w:rsidR="00106A90" w:rsidRDefault="00106A90" w:rsidP="00106A90">
      <w:pPr>
        <w:pStyle w:val="Default"/>
        <w:rPr>
          <w:color w:val="auto"/>
          <w:sz w:val="20"/>
          <w:szCs w:val="20"/>
          <w:lang w:val="en-US"/>
        </w:rPr>
      </w:pPr>
    </w:p>
    <w:p w14:paraId="4CDD76CC" w14:textId="77777777" w:rsidR="00106A90" w:rsidRPr="005F3912" w:rsidRDefault="00106A90" w:rsidP="00106A90">
      <w:pPr>
        <w:spacing w:after="0"/>
        <w:rPr>
          <w:rFonts w:ascii="Arial" w:eastAsia="Arial" w:hAnsi="Arial" w:cs="Arial"/>
          <w:color w:val="ED7D31" w:themeColor="accent2"/>
          <w:sz w:val="20"/>
          <w:szCs w:val="20"/>
        </w:rPr>
      </w:pPr>
      <w:r w:rsidRPr="00F1264F">
        <w:rPr>
          <w:rFonts w:ascii="Arial" w:eastAsia="Arial" w:hAnsi="Arial" w:cs="Arial"/>
          <w:color w:val="000000" w:themeColor="text1"/>
          <w:sz w:val="20"/>
          <w:szCs w:val="20"/>
        </w:rPr>
        <w:t>The ICS, among its various functionalities, registers Process Operators (PO) and Risk Representatives (RRs) mapped to the corresponding processes, controls, and risks which the RRs and/or POs are responsible for managing on behalf of the part of the organization that utilize their services (e.g. Asset Owners). For more information on ICS, please refer to the DBG ICS Guideline.​</w:t>
      </w:r>
    </w:p>
    <w:p w14:paraId="67233DA8" w14:textId="77777777" w:rsidR="000636D7" w:rsidRPr="00F1264F" w:rsidRDefault="000636D7" w:rsidP="000636D7">
      <w:pPr>
        <w:pStyle w:val="Heading2"/>
        <w:pageBreakBefore/>
        <w:numPr>
          <w:ilvl w:val="1"/>
          <w:numId w:val="1"/>
        </w:numPr>
        <w:ind w:left="539" w:hanging="539"/>
        <w:jc w:val="both"/>
        <w:rPr>
          <w:rFonts w:ascii="Arial" w:hAnsi="Arial" w:cs="Arial"/>
          <w:color w:val="000000" w:themeColor="text1"/>
          <w:sz w:val="24"/>
          <w:szCs w:val="24"/>
        </w:rPr>
      </w:pPr>
      <w:bookmarkStart w:id="45" w:name="_Toc159408409"/>
      <w:bookmarkStart w:id="46" w:name="_Toc159408410"/>
      <w:bookmarkStart w:id="47" w:name="_Toc159407613"/>
      <w:bookmarkStart w:id="48" w:name="_Toc159408411"/>
      <w:bookmarkStart w:id="49" w:name="_Toc159407614"/>
      <w:bookmarkStart w:id="50" w:name="_Toc159408412"/>
      <w:bookmarkStart w:id="51" w:name="_Toc159408413"/>
      <w:bookmarkStart w:id="52" w:name="_Toc159408414"/>
      <w:bookmarkStart w:id="53" w:name="_Toc159408415"/>
      <w:bookmarkStart w:id="54" w:name="_Toc159408416"/>
      <w:bookmarkStart w:id="55" w:name="_Toc159408417"/>
      <w:bookmarkStart w:id="56" w:name="_Toc159408418"/>
      <w:bookmarkStart w:id="57" w:name="_Toc159408419"/>
      <w:bookmarkStart w:id="58" w:name="_Toc159408420"/>
      <w:bookmarkStart w:id="59" w:name="_Toc159408421"/>
      <w:bookmarkStart w:id="60" w:name="_Toc159408422"/>
      <w:bookmarkStart w:id="61" w:name="_Toc159408423"/>
      <w:bookmarkStart w:id="62" w:name="_Toc159408424"/>
      <w:bookmarkStart w:id="63" w:name="_Toc159408425"/>
      <w:bookmarkStart w:id="64" w:name="_Toc159408426"/>
      <w:bookmarkStart w:id="65" w:name="_Toc159408427"/>
      <w:bookmarkStart w:id="66" w:name="_Toc159408428"/>
      <w:bookmarkStart w:id="67" w:name="_Toc159408429"/>
      <w:bookmarkStart w:id="68" w:name="_Toc159408430"/>
      <w:bookmarkStart w:id="69" w:name="_Toc159408431"/>
      <w:bookmarkStart w:id="70" w:name="_Toc159408432"/>
      <w:bookmarkStart w:id="71" w:name="_Toc159408433"/>
      <w:bookmarkStart w:id="72" w:name="_Toc159408434"/>
      <w:bookmarkStart w:id="73" w:name="_Toc159408435"/>
      <w:bookmarkStart w:id="74" w:name="_Toc159408436"/>
      <w:bookmarkStart w:id="75" w:name="_Toc159408437"/>
      <w:bookmarkStart w:id="76" w:name="_Toc159408438"/>
      <w:bookmarkStart w:id="77" w:name="_Toc159408439"/>
      <w:bookmarkStart w:id="78" w:name="_Toc159408440"/>
      <w:bookmarkStart w:id="79" w:name="_Toc159408441"/>
      <w:bookmarkStart w:id="80" w:name="_Toc159408442"/>
      <w:bookmarkStart w:id="81" w:name="_Toc159408443"/>
      <w:bookmarkStart w:id="82" w:name="_Toc159408444"/>
      <w:bookmarkStart w:id="83" w:name="_Toc159408445"/>
      <w:bookmarkStart w:id="84" w:name="_Toc159408446"/>
      <w:bookmarkStart w:id="85" w:name="_Toc159407621"/>
      <w:bookmarkStart w:id="86" w:name="_Toc159408448"/>
      <w:bookmarkStart w:id="87" w:name="_Toc155793153"/>
      <w:bookmarkStart w:id="88" w:name="_Toc155793202"/>
      <w:bookmarkStart w:id="89" w:name="_Toc155793326"/>
      <w:bookmarkStart w:id="90" w:name="_Toc155796991"/>
      <w:bookmarkStart w:id="91" w:name="_Toc155339191"/>
      <w:bookmarkStart w:id="92" w:name="_Toc155793154"/>
      <w:bookmarkStart w:id="93" w:name="_Toc155793203"/>
      <w:bookmarkStart w:id="94" w:name="_Toc155793327"/>
      <w:bookmarkStart w:id="95" w:name="_Toc155796992"/>
      <w:bookmarkStart w:id="96" w:name="_Toc155339192"/>
      <w:bookmarkStart w:id="97" w:name="_Toc155793155"/>
      <w:bookmarkStart w:id="98" w:name="_Toc155793204"/>
      <w:bookmarkStart w:id="99" w:name="_Toc155793328"/>
      <w:bookmarkStart w:id="100" w:name="_Toc155796993"/>
      <w:bookmarkStart w:id="101" w:name="_Toc155339193"/>
      <w:bookmarkStart w:id="102" w:name="_Toc155793156"/>
      <w:bookmarkStart w:id="103" w:name="_Toc155793205"/>
      <w:bookmarkStart w:id="104" w:name="_Toc155793329"/>
      <w:bookmarkStart w:id="105" w:name="_Toc155796994"/>
      <w:bookmarkStart w:id="106" w:name="_Toc155339194"/>
      <w:bookmarkStart w:id="107" w:name="_Toc155793157"/>
      <w:bookmarkStart w:id="108" w:name="_Toc155793206"/>
      <w:bookmarkStart w:id="109" w:name="_Toc155793330"/>
      <w:bookmarkStart w:id="110" w:name="_Toc155796995"/>
      <w:bookmarkStart w:id="111" w:name="_Toc155339195"/>
      <w:bookmarkStart w:id="112" w:name="_Toc155793158"/>
      <w:bookmarkStart w:id="113" w:name="_Toc155793207"/>
      <w:bookmarkStart w:id="114" w:name="_Toc155793331"/>
      <w:bookmarkStart w:id="115" w:name="_Toc155796996"/>
      <w:bookmarkStart w:id="116" w:name="_Toc155339196"/>
      <w:bookmarkStart w:id="117" w:name="_Toc155793159"/>
      <w:bookmarkStart w:id="118" w:name="_Toc155793208"/>
      <w:bookmarkStart w:id="119" w:name="_Toc155793332"/>
      <w:bookmarkStart w:id="120" w:name="_Toc155796997"/>
      <w:bookmarkStart w:id="121" w:name="_Toc155339197"/>
      <w:bookmarkStart w:id="122" w:name="_Toc155793160"/>
      <w:bookmarkStart w:id="123" w:name="_Toc155793209"/>
      <w:bookmarkStart w:id="124" w:name="_Toc155793333"/>
      <w:bookmarkStart w:id="125" w:name="_Toc155796998"/>
      <w:bookmarkStart w:id="126" w:name="_Toc184991812"/>
      <w:bookmarkStart w:id="127" w:name="_Toc234399365"/>
      <w:bookmarkEnd w:id="39"/>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Pr="00F1264F">
        <w:rPr>
          <w:rFonts w:ascii="Arial" w:hAnsi="Arial" w:cs="Arial"/>
          <w:color w:val="000000" w:themeColor="text1"/>
          <w:sz w:val="24"/>
          <w:szCs w:val="24"/>
        </w:rPr>
        <w:lastRenderedPageBreak/>
        <w:t>Explanation of requirements and key definitions</w:t>
      </w:r>
      <w:bookmarkEnd w:id="126"/>
      <w:bookmarkEnd w:id="127"/>
      <w:r w:rsidRPr="00F1264F">
        <w:rPr>
          <w:rFonts w:ascii="Arial" w:hAnsi="Arial" w:cs="Arial"/>
          <w:color w:val="000000" w:themeColor="text1"/>
          <w:sz w:val="24"/>
          <w:szCs w:val="24"/>
        </w:rPr>
        <w:t xml:space="preserve"> </w:t>
      </w:r>
    </w:p>
    <w:p w14:paraId="4E015628" w14:textId="77777777" w:rsidR="000636D7" w:rsidRPr="00F1264F" w:rsidRDefault="000636D7" w:rsidP="000636D7">
      <w:pPr>
        <w:pStyle w:val="Default"/>
        <w:rPr>
          <w:color w:val="auto"/>
          <w:sz w:val="20"/>
          <w:szCs w:val="20"/>
          <w:lang w:val="en-US"/>
        </w:rPr>
      </w:pPr>
    </w:p>
    <w:p w14:paraId="24532D9A" w14:textId="77777777" w:rsidR="000636D7" w:rsidRDefault="000636D7" w:rsidP="000636D7">
      <w:pPr>
        <w:pStyle w:val="Default"/>
        <w:rPr>
          <w:rFonts w:eastAsia="Times New Roman"/>
          <w:sz w:val="20"/>
          <w:szCs w:val="20"/>
          <w:lang w:val="en-US"/>
        </w:rPr>
      </w:pPr>
      <w:r w:rsidRPr="00F1264F">
        <w:rPr>
          <w:color w:val="auto"/>
          <w:sz w:val="20"/>
          <w:szCs w:val="20"/>
          <w:lang w:val="en-US"/>
        </w:rPr>
        <w:t xml:space="preserve">Control requirements are defined in a standardized format and </w:t>
      </w:r>
      <w:r w:rsidRPr="00825A87">
        <w:rPr>
          <w:rFonts w:eastAsia="Times New Roman"/>
          <w:sz w:val="20"/>
          <w:szCs w:val="20"/>
          <w:lang w:val="en-US"/>
        </w:rPr>
        <w:t>are structured into the following components:</w:t>
      </w:r>
      <w:r w:rsidRPr="00F1264F">
        <w:rPr>
          <w:rFonts w:eastAsia="Times New Roman"/>
          <w:sz w:val="20"/>
          <w:szCs w:val="20"/>
          <w:lang w:val="en-US"/>
        </w:rPr>
        <w:t> </w:t>
      </w:r>
    </w:p>
    <w:p w14:paraId="26092418" w14:textId="77777777" w:rsidR="000636D7" w:rsidRDefault="000636D7" w:rsidP="000636D7">
      <w:pPr>
        <w:pStyle w:val="Default"/>
        <w:rPr>
          <w:rFonts w:eastAsia="Times New Roman"/>
          <w:sz w:val="20"/>
          <w:szCs w:val="20"/>
          <w:lang w:val="en-US"/>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1598"/>
        <w:gridCol w:w="8046"/>
      </w:tblGrid>
      <w:tr w:rsidR="003321BA" w:rsidRPr="00B5162D" w14:paraId="204E97A6" w14:textId="77777777" w:rsidTr="009F5B9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47BA7A92" w14:textId="77777777" w:rsidR="00922575" w:rsidRPr="00B5162D" w:rsidRDefault="00922575" w:rsidP="009F5B9F">
            <w:pPr>
              <w:spacing w:before="120" w:after="120" w:line="240" w:lineRule="auto"/>
              <w:ind w:left="284"/>
              <w:textAlignment w:val="baseline"/>
              <w:rPr>
                <w:rFonts w:ascii="Arial" w:eastAsia="Times New Roman" w:hAnsi="Arial" w:cs="Arial"/>
                <w:sz w:val="24"/>
                <w:szCs w:val="24"/>
              </w:rPr>
            </w:pPr>
            <w:r w:rsidRPr="00B5162D">
              <w:rPr>
                <w:rFonts w:ascii="Arial" w:eastAsia="Times New Roman" w:hAnsi="Arial" w:cs="Arial"/>
                <w:b/>
                <w:bCs/>
                <w:color w:val="FFFFFF"/>
                <w:sz w:val="20"/>
                <w:szCs w:val="20"/>
              </w:rPr>
              <w:t>&lt;Specify ID: xx (version x)&gt;</w:t>
            </w:r>
          </w:p>
        </w:tc>
        <w:tc>
          <w:tcPr>
            <w:tcW w:w="8046"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7FD0250" w14:textId="77777777" w:rsidR="00922575" w:rsidRPr="00B5162D" w:rsidRDefault="00922575" w:rsidP="009F5B9F">
            <w:pPr>
              <w:spacing w:before="120" w:after="120" w:line="240" w:lineRule="auto"/>
              <w:ind w:left="284"/>
              <w:textAlignment w:val="baseline"/>
              <w:rPr>
                <w:rFonts w:ascii="Arial" w:eastAsia="Times New Roman" w:hAnsi="Arial" w:cs="Arial"/>
                <w:sz w:val="24"/>
                <w:szCs w:val="24"/>
              </w:rPr>
            </w:pPr>
            <w:r w:rsidRPr="00B5162D">
              <w:rPr>
                <w:rFonts w:asciiTheme="minorBidi" w:eastAsia="Times New Roman" w:hAnsiTheme="minorBidi"/>
                <w:b/>
                <w:bCs/>
                <w:color w:val="FFFFFF"/>
                <w:sz w:val="20"/>
                <w:szCs w:val="20"/>
              </w:rPr>
              <w:t xml:space="preserve">&lt;Name of control requirement </w:t>
            </w:r>
            <w:r w:rsidRPr="00B5162D">
              <w:rPr>
                <w:rFonts w:asciiTheme="minorBidi" w:eastAsia="Times New Roman" w:hAnsiTheme="minorBidi"/>
                <w:color w:val="FFFFFF"/>
                <w:sz w:val="20"/>
                <w:szCs w:val="20"/>
              </w:rPr>
              <w:t>(</w:t>
            </w:r>
            <w:r w:rsidRPr="00B5162D">
              <w:rPr>
                <w:rFonts w:asciiTheme="minorBidi" w:eastAsia="Times New Roman" w:hAnsiTheme="minorBidi"/>
                <w:b/>
                <w:bCs/>
                <w:color w:val="FFFFFF"/>
                <w:sz w:val="20"/>
                <w:szCs w:val="20"/>
              </w:rPr>
              <w:t>e.g. Access to production data)&gt;</w:t>
            </w:r>
          </w:p>
        </w:tc>
      </w:tr>
      <w:tr w:rsidR="003321BA" w:rsidRPr="00B5162D" w14:paraId="4423BA5D" w14:textId="77777777" w:rsidTr="009F5B9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21C73F4" w14:textId="77777777" w:rsidR="00922575" w:rsidRPr="00B5162D" w:rsidRDefault="00922575" w:rsidP="009F5B9F">
            <w:pPr>
              <w:spacing w:before="120" w:after="120" w:line="240" w:lineRule="auto"/>
              <w:ind w:left="624"/>
              <w:textAlignment w:val="baseline"/>
              <w:rPr>
                <w:rFonts w:ascii="Arial" w:eastAsia="Times New Roman" w:hAnsi="Arial" w:cs="Arial"/>
                <w:b/>
                <w:bCs/>
                <w:sz w:val="24"/>
                <w:szCs w:val="24"/>
              </w:rPr>
            </w:pPr>
            <w:r w:rsidRPr="00B5162D">
              <w:rPr>
                <w:rFonts w:ascii="Arial" w:eastAsia="Times New Roman" w:hAnsi="Arial" w:cs="Arial"/>
                <w:b/>
                <w:bCs/>
                <w:sz w:val="20"/>
                <w:szCs w:val="20"/>
              </w:rPr>
              <w:t>1</w:t>
            </w:r>
          </w:p>
        </w:tc>
        <w:tc>
          <w:tcPr>
            <w:tcW w:w="80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8991768" w14:textId="77777777" w:rsidR="00922575" w:rsidRPr="00B5162D" w:rsidRDefault="00922575" w:rsidP="009F5B9F">
            <w:pPr>
              <w:spacing w:before="120" w:after="120" w:line="240" w:lineRule="auto"/>
              <w:ind w:left="284"/>
              <w:textAlignment w:val="baseline"/>
              <w:rPr>
                <w:rFonts w:ascii="Arial" w:eastAsia="Times New Roman" w:hAnsi="Arial" w:cs="Arial"/>
                <w:b/>
                <w:bCs/>
                <w:sz w:val="20"/>
                <w:szCs w:val="20"/>
              </w:rPr>
            </w:pPr>
            <w:r w:rsidRPr="00B5162D">
              <w:rPr>
                <w:rFonts w:ascii="Arial" w:eastAsia="Times New Roman" w:hAnsi="Arial" w:cs="Arial"/>
                <w:b/>
                <w:bCs/>
                <w:sz w:val="20"/>
                <w:szCs w:val="20"/>
              </w:rPr>
              <w:t>&lt;Description of the control requirement&gt;</w:t>
            </w:r>
          </w:p>
        </w:tc>
      </w:tr>
      <w:tr w:rsidR="003321BA" w:rsidRPr="00B5162D" w14:paraId="08FA6924" w14:textId="77777777" w:rsidTr="009F5B9F">
        <w:trPr>
          <w:trHeight w:val="37"/>
        </w:trPr>
        <w:tc>
          <w:tcPr>
            <w:tcW w:w="1598" w:type="dxa"/>
            <w:tcBorders>
              <w:top w:val="single" w:sz="4" w:space="0" w:color="000000"/>
              <w:left w:val="single" w:sz="4" w:space="0" w:color="000000"/>
              <w:bottom w:val="nil"/>
              <w:right w:val="single" w:sz="4" w:space="0" w:color="000000"/>
            </w:tcBorders>
            <w:shd w:val="clear" w:color="auto" w:fill="FFFFFF" w:themeFill="background1"/>
            <w:hideMark/>
          </w:tcPr>
          <w:p w14:paraId="29B15A80" w14:textId="77777777" w:rsidR="00922575" w:rsidRPr="00B5162D" w:rsidRDefault="00922575" w:rsidP="009F5B9F">
            <w:pPr>
              <w:spacing w:before="240" w:after="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w:t>
            </w:r>
          </w:p>
        </w:tc>
        <w:tc>
          <w:tcPr>
            <w:tcW w:w="8046" w:type="dxa"/>
            <w:tcBorders>
              <w:top w:val="single" w:sz="4" w:space="0" w:color="000000"/>
              <w:left w:val="single" w:sz="4" w:space="0" w:color="000000"/>
              <w:bottom w:val="nil"/>
              <w:right w:val="single" w:sz="4" w:space="0" w:color="000000"/>
            </w:tcBorders>
            <w:shd w:val="clear" w:color="auto" w:fill="FFFFFF" w:themeFill="background1"/>
            <w:hideMark/>
          </w:tcPr>
          <w:p w14:paraId="13E9BCBD" w14:textId="77777777" w:rsidR="00922575" w:rsidRPr="00B5162D" w:rsidRDefault="00922575" w:rsidP="009F5B9F">
            <w:pPr>
              <w:spacing w:before="240" w:after="120" w:line="240" w:lineRule="auto"/>
              <w:ind w:left="284" w:right="284"/>
              <w:textAlignment w:val="baseline"/>
              <w:rPr>
                <w:rFonts w:ascii="Arial" w:eastAsia="Times New Roman" w:hAnsi="Arial" w:cs="Arial"/>
                <w:sz w:val="20"/>
                <w:szCs w:val="20"/>
              </w:rPr>
            </w:pPr>
            <w:r w:rsidRPr="00B5162D">
              <w:rPr>
                <w:rFonts w:ascii="Arial" w:eastAsia="Times New Roman" w:hAnsi="Arial" w:cs="Arial"/>
                <w:sz w:val="20"/>
                <w:szCs w:val="20"/>
              </w:rPr>
              <w:t>&lt;Lists the criteria applying to the control requirement&gt;</w:t>
            </w:r>
          </w:p>
        </w:tc>
      </w:tr>
      <w:tr w:rsidR="003321BA" w:rsidRPr="00B5162D" w14:paraId="1912ED16" w14:textId="77777777" w:rsidTr="009F5B9F">
        <w:trPr>
          <w:trHeight w:val="25"/>
        </w:trPr>
        <w:tc>
          <w:tcPr>
            <w:tcW w:w="1598" w:type="dxa"/>
            <w:tcBorders>
              <w:top w:val="nil"/>
              <w:left w:val="single" w:sz="4" w:space="0" w:color="000000"/>
              <w:bottom w:val="single" w:sz="4" w:space="0" w:color="000000"/>
              <w:right w:val="single" w:sz="4" w:space="0" w:color="000000"/>
            </w:tcBorders>
            <w:shd w:val="clear" w:color="auto" w:fill="FFFFFF" w:themeFill="background1"/>
          </w:tcPr>
          <w:p w14:paraId="09A052B0" w14:textId="77777777" w:rsidR="00922575" w:rsidRPr="00B5162D" w:rsidRDefault="00922575" w:rsidP="009F5B9F">
            <w:pPr>
              <w:spacing w:after="240" w:line="240" w:lineRule="auto"/>
              <w:ind w:left="624"/>
              <w:textAlignment w:val="baseline"/>
              <w:rPr>
                <w:rFonts w:ascii="Arial" w:eastAsia="Times New Roman" w:hAnsi="Arial" w:cs="Arial"/>
                <w:sz w:val="20"/>
                <w:szCs w:val="20"/>
              </w:rPr>
            </w:pPr>
            <w:r w:rsidRPr="00B5162D">
              <w:rPr>
                <w:rFonts w:ascii="Arial" w:eastAsia="Times New Roman" w:hAnsi="Arial" w:cs="Arial"/>
                <w:sz w:val="20"/>
                <w:szCs w:val="20"/>
              </w:rPr>
              <w:t>1.1.1</w:t>
            </w:r>
          </w:p>
        </w:tc>
        <w:tc>
          <w:tcPr>
            <w:tcW w:w="8046" w:type="dxa"/>
            <w:tcBorders>
              <w:top w:val="nil"/>
              <w:left w:val="single" w:sz="4" w:space="0" w:color="000000"/>
              <w:bottom w:val="single" w:sz="4" w:space="0" w:color="000000"/>
              <w:right w:val="single" w:sz="4" w:space="0" w:color="000000"/>
            </w:tcBorders>
            <w:shd w:val="clear" w:color="auto" w:fill="FFFFFF" w:themeFill="background1"/>
          </w:tcPr>
          <w:p w14:paraId="6690DDC9" w14:textId="77777777" w:rsidR="00922575" w:rsidRDefault="00922575" w:rsidP="009F5B9F">
            <w:pPr>
              <w:spacing w:after="240" w:line="240" w:lineRule="auto"/>
              <w:ind w:left="567" w:right="284"/>
              <w:rPr>
                <w:rFonts w:ascii="Arial" w:eastAsia="Times New Roman" w:hAnsi="Arial" w:cs="Arial"/>
                <w:sz w:val="20"/>
                <w:szCs w:val="20"/>
              </w:rPr>
            </w:pPr>
            <w:r w:rsidRPr="00B5162D">
              <w:rPr>
                <w:rFonts w:ascii="Arial" w:eastAsia="Times New Roman" w:hAnsi="Arial" w:cs="Arial"/>
                <w:sz w:val="20"/>
                <w:szCs w:val="20"/>
              </w:rPr>
              <w:t>&lt;Lists the sub-criteria applying to the control requirement&gt;</w:t>
            </w:r>
          </w:p>
          <w:p w14:paraId="5E995C88" w14:textId="77777777" w:rsidR="00922575" w:rsidRPr="00EF5A3B" w:rsidRDefault="00922575" w:rsidP="009F5B9F">
            <w:pPr>
              <w:shd w:val="clear" w:color="auto" w:fill="FFFFFF"/>
              <w:spacing w:before="120" w:after="120" w:line="240" w:lineRule="auto"/>
              <w:ind w:left="360"/>
              <w:textAlignment w:val="baseline"/>
              <w:rPr>
                <w:rFonts w:ascii="Arial" w:eastAsia="Arial" w:hAnsi="Arial" w:cs="Arial"/>
                <w:b/>
                <w:bCs/>
                <w:sz w:val="16"/>
                <w:szCs w:val="16"/>
              </w:rPr>
            </w:pPr>
            <w:r w:rsidRPr="00EF5A3B">
              <w:rPr>
                <w:rFonts w:ascii="Arial" w:eastAsia="Arial" w:hAnsi="Arial" w:cs="Arial"/>
                <w:b/>
                <w:bCs/>
                <w:sz w:val="16"/>
                <w:szCs w:val="16"/>
              </w:rPr>
              <w:t xml:space="preserve">Asset-Types: </w:t>
            </w:r>
            <w:r w:rsidRPr="00EF5A3B">
              <w:rPr>
                <w:rFonts w:ascii="Arial" w:eastAsia="Arial" w:hAnsi="Arial" w:cs="Arial"/>
                <w:sz w:val="16"/>
                <w:szCs w:val="16"/>
              </w:rPr>
              <w:t xml:space="preserve">&lt;Lists asset types applicable </w:t>
            </w:r>
            <w:r>
              <w:rPr>
                <w:rFonts w:ascii="Arial" w:eastAsia="Arial" w:hAnsi="Arial" w:cs="Arial"/>
                <w:sz w:val="16"/>
                <w:szCs w:val="16"/>
              </w:rPr>
              <w:t>to</w:t>
            </w:r>
            <w:r w:rsidRPr="00EF5A3B">
              <w:rPr>
                <w:rFonts w:ascii="Arial" w:eastAsia="Arial" w:hAnsi="Arial" w:cs="Arial"/>
                <w:sz w:val="16"/>
                <w:szCs w:val="16"/>
              </w:rPr>
              <w:t xml:space="preserve"> the control requirement&gt;</w:t>
            </w:r>
          </w:p>
          <w:p w14:paraId="3C7FB88E" w14:textId="77777777" w:rsidR="00922575" w:rsidRPr="00EF5A3B" w:rsidRDefault="00922575" w:rsidP="009F5B9F">
            <w:pPr>
              <w:shd w:val="clear" w:color="auto" w:fill="FFFFFF"/>
              <w:spacing w:before="120" w:after="120" w:line="240" w:lineRule="auto"/>
              <w:ind w:left="360"/>
              <w:textAlignment w:val="baseline"/>
              <w:rPr>
                <w:rFonts w:ascii="Arial" w:eastAsia="Times New Roman" w:hAnsi="Arial" w:cs="Arial"/>
                <w:b/>
                <w:bCs/>
                <w:sz w:val="16"/>
                <w:szCs w:val="16"/>
              </w:rPr>
            </w:pPr>
            <w:r w:rsidRPr="00EF5A3B">
              <w:rPr>
                <w:rFonts w:ascii="Arial" w:eastAsia="Times New Roman" w:hAnsi="Arial" w:cs="Arial"/>
                <w:b/>
                <w:bCs/>
                <w:sz w:val="16"/>
                <w:szCs w:val="16"/>
              </w:rPr>
              <w:t xml:space="preserve">Key references: </w:t>
            </w:r>
            <w:r w:rsidRPr="00EF5A3B">
              <w:rPr>
                <w:rFonts w:ascii="Arial" w:eastAsia="Arial" w:hAnsi="Arial" w:cs="Arial"/>
                <w:sz w:val="16"/>
                <w:szCs w:val="16"/>
              </w:rPr>
              <w:t>&lt;Lists key regulatory references and industry best practice requirements affecting this control requirement (e.g., ISO/IEC 27001:2022 A.5.10, A.8.1)&gt;</w:t>
            </w:r>
            <w:r w:rsidRPr="00EF5A3B">
              <w:rPr>
                <w:rFonts w:ascii="Arial" w:eastAsia="Times New Roman" w:hAnsi="Arial" w:cs="Arial"/>
                <w:b/>
                <w:bCs/>
                <w:sz w:val="16"/>
                <w:szCs w:val="16"/>
              </w:rPr>
              <w:t>  </w:t>
            </w:r>
          </w:p>
          <w:p w14:paraId="0AD7EFB0" w14:textId="77777777" w:rsidR="00922575" w:rsidRPr="00B5162D" w:rsidRDefault="00922575" w:rsidP="009F5B9F">
            <w:pPr>
              <w:spacing w:after="240" w:line="240" w:lineRule="auto"/>
              <w:ind w:left="567" w:right="284"/>
              <w:rPr>
                <w:rFonts w:ascii="Arial" w:eastAsia="Times New Roman" w:hAnsi="Arial" w:cs="Arial"/>
                <w:sz w:val="20"/>
                <w:szCs w:val="20"/>
              </w:rPr>
            </w:pPr>
          </w:p>
        </w:tc>
      </w:tr>
    </w:tbl>
    <w:p w14:paraId="061E16AC" w14:textId="77777777" w:rsidR="000636D7" w:rsidRPr="0015265C" w:rsidRDefault="000636D7" w:rsidP="000636D7">
      <w:pPr>
        <w:shd w:val="clear" w:color="auto" w:fill="FFFFFF"/>
        <w:spacing w:after="0" w:line="240" w:lineRule="auto"/>
        <w:textAlignment w:val="baseline"/>
        <w:rPr>
          <w:rFonts w:ascii="Arial" w:eastAsia="Times New Roman" w:hAnsi="Arial" w:cs="Arial"/>
          <w:sz w:val="18"/>
          <w:szCs w:val="18"/>
        </w:rPr>
      </w:pPr>
      <w:r>
        <w:rPr>
          <w:rFonts w:ascii="Arial" w:hAnsi="Arial" w:cs="Arial"/>
          <w:sz w:val="20"/>
          <w:szCs w:val="20"/>
        </w:rPr>
        <w:br/>
      </w:r>
      <w:r w:rsidRPr="00F1264F">
        <w:rPr>
          <w:rFonts w:ascii="Arial" w:hAnsi="Arial" w:cs="Arial"/>
          <w:sz w:val="20"/>
          <w:szCs w:val="20"/>
        </w:rPr>
        <w:t xml:space="preserve">The terms in this document are defined in the overall ICT </w:t>
      </w:r>
      <w:r w:rsidR="001702D7">
        <w:rPr>
          <w:rFonts w:ascii="Arial" w:hAnsi="Arial" w:cs="Arial"/>
          <w:sz w:val="20"/>
          <w:szCs w:val="20"/>
        </w:rPr>
        <w:t xml:space="preserve">Risk </w:t>
      </w:r>
      <w:r w:rsidRPr="00F1264F">
        <w:rPr>
          <w:rFonts w:ascii="Arial" w:hAnsi="Arial" w:cs="Arial"/>
          <w:sz w:val="20"/>
          <w:szCs w:val="20"/>
        </w:rPr>
        <w:t>Glossary, which is provided on the Intranet website.</w:t>
      </w:r>
    </w:p>
    <w:p w14:paraId="4B58885E" w14:textId="77777777" w:rsidR="005E48D6" w:rsidRPr="00825A87" w:rsidRDefault="00585C14" w:rsidP="00EC256A">
      <w:pPr>
        <w:pStyle w:val="Heading1"/>
        <w:pageBreakBefore/>
        <w:numPr>
          <w:ilvl w:val="0"/>
          <w:numId w:val="1"/>
        </w:numPr>
        <w:ind w:left="357" w:hanging="357"/>
        <w:rPr>
          <w:rFonts w:ascii="Arial" w:hAnsi="Arial" w:cs="Arial"/>
          <w:b/>
          <w:color w:val="000000" w:themeColor="text1"/>
          <w:sz w:val="28"/>
          <w:szCs w:val="28"/>
        </w:rPr>
      </w:pPr>
      <w:bookmarkStart w:id="128" w:name="_Toc234399366"/>
      <w:r w:rsidRPr="00825A87">
        <w:rPr>
          <w:rFonts w:ascii="Arial" w:hAnsi="Arial" w:cs="Arial"/>
          <w:b/>
          <w:color w:val="000000" w:themeColor="text1"/>
          <w:sz w:val="28"/>
          <w:szCs w:val="28"/>
        </w:rPr>
        <w:t>Requirements</w:t>
      </w:r>
      <w:bookmarkEnd w:id="128"/>
    </w:p>
    <w:p w14:paraId="1E746DB8" w14:textId="77777777" w:rsidR="00B40ED8" w:rsidRPr="00825A87" w:rsidRDefault="0093187E" w:rsidP="00B643BC">
      <w:pPr>
        <w:pStyle w:val="Heading2"/>
        <w:numPr>
          <w:ilvl w:val="1"/>
          <w:numId w:val="1"/>
        </w:numPr>
        <w:ind w:left="540" w:hanging="540"/>
        <w:jc w:val="both"/>
        <w:rPr>
          <w:rFonts w:ascii="Arial" w:hAnsi="Arial" w:cs="Arial"/>
          <w:color w:val="000000" w:themeColor="text1"/>
          <w:sz w:val="24"/>
          <w:szCs w:val="24"/>
        </w:rPr>
      </w:pPr>
      <w:bookmarkStart w:id="129" w:name="_Toc234399367"/>
      <w:r w:rsidRPr="00825A87">
        <w:rPr>
          <w:rFonts w:ascii="Arial" w:hAnsi="Arial" w:cs="Arial"/>
          <w:color w:val="000000" w:themeColor="text1"/>
          <w:sz w:val="24"/>
          <w:szCs w:val="24"/>
        </w:rPr>
        <w:t>R</w:t>
      </w:r>
      <w:r w:rsidR="00B643BC" w:rsidRPr="00825A87">
        <w:rPr>
          <w:rFonts w:ascii="Arial" w:hAnsi="Arial" w:cs="Arial"/>
          <w:color w:val="000000" w:themeColor="text1"/>
          <w:sz w:val="24"/>
          <w:szCs w:val="24"/>
        </w:rPr>
        <w:t>equirement</w:t>
      </w:r>
      <w:r w:rsidR="00A94145" w:rsidRPr="00825A87">
        <w:rPr>
          <w:rFonts w:ascii="Arial" w:hAnsi="Arial" w:cs="Arial"/>
          <w:color w:val="000000" w:themeColor="text1"/>
          <w:sz w:val="24"/>
          <w:szCs w:val="24"/>
        </w:rPr>
        <w:t>s</w:t>
      </w:r>
      <w:bookmarkEnd w:id="129"/>
    </w:p>
    <w:p w14:paraId="73A1F113" w14:textId="77777777" w:rsidR="00A94145" w:rsidRPr="00825A87" w:rsidRDefault="00A94145" w:rsidP="00C84208">
      <w:pPr>
        <w:rPr>
          <w:rFonts w:ascii="Arial" w:hAnsi="Arial" w:cs="Arial"/>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37"/>
      </w:tblGrid>
      <w:tr w:rsidR="003C52CF" w:rsidRPr="008A4AFA" w14:paraId="050DC822" w14:textId="77777777" w:rsidTr="00FB26CE">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6AA5FD0" w14:textId="77777777" w:rsidR="003C52CF" w:rsidRPr="008A4AFA" w:rsidRDefault="003C52CF" w:rsidP="009A102E">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w:t>
            </w:r>
            <w:r w:rsidRPr="00B709A8">
              <w:rPr>
                <w:rFonts w:ascii="Arial" w:eastAsia="Times New Roman" w:hAnsi="Arial" w:cs="Arial"/>
                <w:b/>
                <w:bCs/>
                <w:color w:val="FFFFFF"/>
                <w:sz w:val="20"/>
                <w:szCs w:val="20"/>
              </w:rPr>
              <w:t xml:space="preserve"> </w:t>
            </w:r>
            <w:r w:rsidR="00E023CC">
              <w:rPr>
                <w:rFonts w:ascii="Arial" w:eastAsia="Times New Roman" w:hAnsi="Arial" w:cs="Arial"/>
                <w:b/>
                <w:bCs/>
                <w:color w:val="FFFFFF"/>
                <w:sz w:val="20"/>
                <w:szCs w:val="20"/>
              </w:rPr>
              <w:br/>
            </w:r>
            <w:r w:rsidRPr="00B709A8">
              <w:rPr>
                <w:rFonts w:ascii="Arial" w:eastAsia="Times New Roman" w:hAnsi="Arial" w:cs="Arial"/>
                <w:b/>
                <w:bCs/>
                <w:color w:val="FFFFFF"/>
                <w:sz w:val="20"/>
                <w:szCs w:val="20"/>
              </w:rPr>
              <w:t>(version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12A766B" w14:textId="77777777" w:rsidR="003C52CF" w:rsidRPr="00B52448" w:rsidRDefault="003C52CF" w:rsidP="004948BE">
            <w:pPr>
              <w:spacing w:before="120" w:after="120" w:line="240" w:lineRule="auto"/>
              <w:ind w:left="284" w:right="284"/>
              <w:textAlignment w:val="baseline"/>
              <w:rPr>
                <w:rFonts w:ascii="Arial" w:eastAsia="Times New Roman" w:hAnsi="Arial" w:cs="Arial"/>
                <w:sz w:val="24"/>
                <w:szCs w:val="24"/>
              </w:rPr>
            </w:pPr>
            <w:r w:rsidRPr="003C52CF">
              <w:rPr>
                <w:rFonts w:asciiTheme="minorBidi" w:eastAsia="Times New Roman" w:hAnsiTheme="minorBidi"/>
                <w:b/>
                <w:bCs/>
                <w:color w:val="FFFFFF"/>
                <w:sz w:val="20"/>
                <w:szCs w:val="20"/>
              </w:rPr>
              <w:t>Procedure, Development and Governance</w:t>
            </w:r>
          </w:p>
        </w:tc>
      </w:tr>
      <w:tr w:rsidR="003C52CF" w:rsidRPr="00672392" w14:paraId="61A98709" w14:textId="77777777" w:rsidTr="00FB26CE">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CC36B22" w14:textId="77777777" w:rsidR="003C52CF" w:rsidRPr="00672392" w:rsidRDefault="003C52CF" w:rsidP="009A102E">
            <w:pPr>
              <w:spacing w:before="120" w:after="0" w:line="240" w:lineRule="auto"/>
              <w:ind w:left="624"/>
              <w:textAlignment w:val="baseline"/>
              <w:rPr>
                <w:rFonts w:ascii="Arial" w:eastAsia="Times New Roman" w:hAnsi="Arial" w:cs="Arial"/>
                <w:b/>
                <w:bCs/>
                <w:sz w:val="24"/>
                <w:szCs w:val="24"/>
              </w:rPr>
            </w:pPr>
            <w:r w:rsidRPr="00672392">
              <w:rPr>
                <w:rFonts w:ascii="Arial" w:eastAsia="Times New Roman" w:hAnsi="Arial" w:cs="Arial"/>
                <w:b/>
                <w:bCs/>
                <w:sz w:val="20"/>
                <w:szCs w:val="20"/>
              </w:rPr>
              <w:t>1</w:t>
            </w:r>
          </w:p>
          <w:p w14:paraId="6FF1ECB0" w14:textId="77777777" w:rsidR="004760C7" w:rsidRDefault="00922575">
            <w:pPr>
              <w:spacing w:after="0"/>
            </w:pPr>
            <w:r>
              <w:rPr>
                <w:rFonts w:ascii="Arial" w:eastAsia="Arial" w:hAnsi="Arial" w:cs="Arial"/>
                <w:sz w:val="20"/>
                <w:szCs w:val="20"/>
              </w:rPr>
              <w:t>DOR.ICT.EKM.PDG.001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F120729" w14:textId="77777777" w:rsidR="003C52CF" w:rsidRPr="00672392" w:rsidRDefault="003C52CF" w:rsidP="00395B77">
            <w:pPr>
              <w:spacing w:before="120" w:after="120" w:line="240" w:lineRule="auto"/>
              <w:ind w:left="284" w:right="284"/>
              <w:textAlignment w:val="baseline"/>
              <w:rPr>
                <w:rFonts w:ascii="Arial" w:eastAsia="Times New Roman" w:hAnsi="Arial" w:cs="Arial"/>
                <w:b/>
                <w:bCs/>
                <w:sz w:val="20"/>
                <w:szCs w:val="20"/>
              </w:rPr>
            </w:pPr>
            <w:r w:rsidRPr="00672392">
              <w:rPr>
                <w:rFonts w:ascii="Arial" w:eastAsia="Times New Roman" w:hAnsi="Arial" w:cs="Arial"/>
                <w:b/>
                <w:bCs/>
                <w:sz w:val="20"/>
                <w:szCs w:val="20"/>
              </w:rPr>
              <w:t>An Encryption and Key Management procedure must be defined, documented, and implemented to ensure company data is protected. The procedure must include controls, rules, and guidance for the implementation.</w:t>
            </w:r>
          </w:p>
        </w:tc>
      </w:tr>
      <w:tr w:rsidR="003C52CF" w:rsidRPr="00672392" w14:paraId="73DD1F6B" w14:textId="77777777" w:rsidTr="00FB26CE">
        <w:trPr>
          <w:trHeight w:val="74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FAE47A0" w14:textId="77777777" w:rsidR="003C52CF" w:rsidRPr="00672392" w:rsidRDefault="003C52CF" w:rsidP="00DE094F">
            <w:pPr>
              <w:spacing w:before="120" w:after="120" w:line="240" w:lineRule="auto"/>
              <w:ind w:left="624"/>
              <w:textAlignment w:val="baseline"/>
              <w:rPr>
                <w:rFonts w:ascii="Arial" w:eastAsia="Times New Roman" w:hAnsi="Arial" w:cs="Arial"/>
                <w:sz w:val="20"/>
                <w:szCs w:val="20"/>
              </w:rPr>
            </w:pPr>
            <w:r w:rsidRPr="00672392">
              <w:rPr>
                <w:rFonts w:ascii="Arial" w:eastAsia="Times New Roman" w:hAnsi="Arial" w:cs="Arial"/>
                <w:sz w:val="20"/>
                <w:szCs w:val="20"/>
              </w:rPr>
              <w:t>1.1</w:t>
            </w:r>
          </w:p>
          <w:p w14:paraId="1BFE996C" w14:textId="77777777" w:rsidR="004760C7" w:rsidRDefault="00922575">
            <w:pPr>
              <w:spacing w:after="0"/>
            </w:pPr>
            <w:r>
              <w:rPr>
                <w:rFonts w:ascii="Arial" w:eastAsia="Arial" w:hAnsi="Arial" w:cs="Arial"/>
                <w:sz w:val="20"/>
                <w:szCs w:val="20"/>
              </w:rPr>
              <w:t>DOR.ICT.EKM.PDG.002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15084FA" w14:textId="77777777" w:rsidR="003C52CF" w:rsidRPr="00672392" w:rsidRDefault="003C52CF" w:rsidP="00DE094F">
            <w:pPr>
              <w:spacing w:before="120" w:after="120" w:line="240" w:lineRule="auto"/>
              <w:ind w:left="284" w:right="284"/>
              <w:textAlignment w:val="baseline"/>
              <w:rPr>
                <w:rFonts w:ascii="Arial" w:eastAsia="Calibri" w:hAnsi="Arial" w:cs="Arial"/>
                <w:color w:val="000000" w:themeColor="text1"/>
                <w:sz w:val="20"/>
                <w:szCs w:val="20"/>
              </w:rPr>
            </w:pPr>
            <w:r w:rsidRPr="00672392">
              <w:rPr>
                <w:rFonts w:ascii="Arial" w:eastAsia="Calibri" w:hAnsi="Arial" w:cs="Arial"/>
                <w:color w:val="000000" w:themeColor="text1"/>
                <w:sz w:val="20"/>
                <w:szCs w:val="20"/>
              </w:rPr>
              <w:t xml:space="preserve">Encryption and Key management </w:t>
            </w:r>
            <w:r w:rsidR="00167458" w:rsidRPr="00672392">
              <w:rPr>
                <w:rFonts w:ascii="Arial" w:eastAsia="Calibri" w:hAnsi="Arial" w:cs="Arial"/>
                <w:color w:val="000000" w:themeColor="text1"/>
                <w:sz w:val="20"/>
                <w:szCs w:val="20"/>
              </w:rPr>
              <w:t xml:space="preserve">controls </w:t>
            </w:r>
            <w:r w:rsidR="00167458">
              <w:rPr>
                <w:rFonts w:ascii="Arial" w:eastAsia="Calibri" w:hAnsi="Arial" w:cs="Arial"/>
                <w:color w:val="000000" w:themeColor="text1"/>
                <w:sz w:val="20"/>
                <w:szCs w:val="20"/>
              </w:rPr>
              <w:t>and</w:t>
            </w:r>
            <w:r w:rsidRPr="00672392">
              <w:rPr>
                <w:rFonts w:ascii="Arial" w:eastAsia="Calibri" w:hAnsi="Arial" w:cs="Arial"/>
                <w:color w:val="000000" w:themeColor="text1"/>
                <w:sz w:val="20"/>
                <w:szCs w:val="20"/>
              </w:rPr>
              <w:t xml:space="preserve"> guidance must entail rules around preservation of confidentiality, integrity, availability, and authenticity of data.</w:t>
            </w:r>
          </w:p>
          <w:p w14:paraId="590A1BE6"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Business Process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A.6.1</w:t>
            </w:r>
          </w:p>
        </w:tc>
      </w:tr>
      <w:tr w:rsidR="003C52CF" w:rsidRPr="00672392" w14:paraId="049E08EE" w14:textId="77777777" w:rsidTr="008B1391">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0B360C" w14:textId="77777777" w:rsidR="003C52CF" w:rsidRPr="00672392" w:rsidRDefault="003C52CF" w:rsidP="00DE094F">
            <w:pPr>
              <w:spacing w:before="120" w:after="120" w:line="240" w:lineRule="auto"/>
              <w:ind w:left="624"/>
              <w:textAlignment w:val="baseline"/>
              <w:rPr>
                <w:rFonts w:ascii="Arial" w:eastAsia="Times New Roman" w:hAnsi="Arial" w:cs="Arial"/>
                <w:sz w:val="20"/>
                <w:szCs w:val="20"/>
              </w:rPr>
            </w:pPr>
            <w:r w:rsidRPr="00672392">
              <w:rPr>
                <w:rFonts w:ascii="Arial" w:eastAsia="Times New Roman" w:hAnsi="Arial" w:cs="Arial"/>
                <w:sz w:val="20"/>
                <w:szCs w:val="20"/>
              </w:rPr>
              <w:t>1.2</w:t>
            </w:r>
          </w:p>
          <w:p w14:paraId="1A252CAC" w14:textId="77777777" w:rsidR="004760C7" w:rsidRDefault="00922575">
            <w:pPr>
              <w:spacing w:after="0"/>
            </w:pPr>
            <w:r>
              <w:rPr>
                <w:rFonts w:ascii="Arial" w:eastAsia="Arial" w:hAnsi="Arial" w:cs="Arial"/>
                <w:sz w:val="20"/>
                <w:szCs w:val="20"/>
              </w:rPr>
              <w:t>DOR.ICT.EKM.PDG.003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2F92CF" w14:textId="77777777" w:rsidR="003C52CF" w:rsidRPr="00672392" w:rsidRDefault="003C52CF" w:rsidP="00DE094F">
            <w:pPr>
              <w:spacing w:before="120" w:after="120" w:line="240" w:lineRule="auto"/>
              <w:ind w:left="284" w:right="284"/>
              <w:textAlignment w:val="baseline"/>
              <w:rPr>
                <w:rFonts w:ascii="Arial" w:eastAsia="Times New Roman" w:hAnsi="Arial" w:cs="Arial"/>
                <w:sz w:val="20"/>
                <w:szCs w:val="20"/>
              </w:rPr>
            </w:pPr>
            <w:r w:rsidRPr="00672392">
              <w:rPr>
                <w:rFonts w:ascii="Arial" w:eastAsia="Calibri" w:hAnsi="Arial" w:cs="Arial"/>
                <w:color w:val="000000" w:themeColor="text1"/>
                <w:sz w:val="20"/>
                <w:szCs w:val="20"/>
              </w:rPr>
              <w:t>In instances where adherence to leading practices, standards, or the utilization of the most reliable techniques, including the updating or changing of cryptographic technology, is not feasible, Encryption and Key management controls, rules and guidance must entail mitigation and monitoring measures, accompanied by a reasoned explanation</w:t>
            </w:r>
            <w:r w:rsidR="00EB5533" w:rsidRPr="00672392">
              <w:rPr>
                <w:rFonts w:ascii="Arial" w:eastAsia="Calibri" w:hAnsi="Arial" w:cs="Arial"/>
                <w:color w:val="000000" w:themeColor="text1"/>
                <w:sz w:val="20"/>
                <w:szCs w:val="20"/>
              </w:rPr>
              <w:t xml:space="preserve"> for the </w:t>
            </w:r>
            <w:r w:rsidR="00F20B27" w:rsidRPr="00672392">
              <w:rPr>
                <w:rFonts w:ascii="Arial" w:eastAsia="Calibri" w:hAnsi="Arial" w:cs="Arial"/>
                <w:color w:val="000000" w:themeColor="text1"/>
                <w:sz w:val="20"/>
                <w:szCs w:val="20"/>
              </w:rPr>
              <w:t>deviation</w:t>
            </w:r>
            <w:r w:rsidR="008F3CC1" w:rsidRPr="00672392">
              <w:rPr>
                <w:rFonts w:ascii="Arial" w:eastAsia="Calibri" w:hAnsi="Arial" w:cs="Arial"/>
                <w:color w:val="000000" w:themeColor="text1"/>
                <w:sz w:val="20"/>
                <w:szCs w:val="20"/>
              </w:rPr>
              <w:t>.</w:t>
            </w:r>
          </w:p>
          <w:p w14:paraId="7F1FDE3F"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A.6.5</w:t>
            </w:r>
          </w:p>
        </w:tc>
      </w:tr>
      <w:tr w:rsidR="003341F1" w:rsidRPr="00672392" w14:paraId="5F1362AA" w14:textId="77777777" w:rsidTr="008B1391">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C9579F" w14:textId="77777777" w:rsidR="003341F1" w:rsidRPr="00672392" w:rsidRDefault="003341F1" w:rsidP="00DE094F">
            <w:pPr>
              <w:spacing w:before="120" w:after="240" w:line="240" w:lineRule="auto"/>
              <w:ind w:left="624"/>
              <w:textAlignment w:val="baseline"/>
              <w:rPr>
                <w:rFonts w:ascii="Arial" w:eastAsia="Times New Roman" w:hAnsi="Arial" w:cs="Arial"/>
                <w:sz w:val="20"/>
                <w:szCs w:val="20"/>
              </w:rPr>
            </w:pPr>
            <w:r w:rsidRPr="00672392">
              <w:rPr>
                <w:rFonts w:ascii="Arial" w:eastAsia="Times New Roman" w:hAnsi="Arial" w:cs="Arial"/>
                <w:sz w:val="20"/>
                <w:szCs w:val="20"/>
              </w:rPr>
              <w:t>1.3</w:t>
            </w:r>
          </w:p>
          <w:p w14:paraId="70333B56" w14:textId="77777777" w:rsidR="004760C7" w:rsidRDefault="00922575">
            <w:pPr>
              <w:spacing w:after="0"/>
            </w:pPr>
            <w:r>
              <w:rPr>
                <w:rFonts w:ascii="Arial" w:eastAsia="Arial" w:hAnsi="Arial" w:cs="Arial"/>
                <w:sz w:val="20"/>
                <w:szCs w:val="20"/>
              </w:rPr>
              <w:t>DOR.ICT.EKM.PDG.004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784481" w14:textId="77777777" w:rsidR="003341F1" w:rsidRPr="00672392" w:rsidRDefault="003341F1" w:rsidP="006726DA">
            <w:pPr>
              <w:spacing w:before="120" w:after="240" w:line="240" w:lineRule="auto"/>
              <w:ind w:left="284" w:right="284"/>
              <w:textAlignment w:val="baseline"/>
              <w:rPr>
                <w:rFonts w:ascii="Arial" w:eastAsia="Calibri" w:hAnsi="Arial" w:cs="Arial"/>
                <w:color w:val="000000" w:themeColor="text1"/>
                <w:sz w:val="20"/>
                <w:szCs w:val="20"/>
              </w:rPr>
            </w:pPr>
            <w:r w:rsidRPr="00672392">
              <w:rPr>
                <w:rFonts w:ascii="Arial" w:eastAsia="Calibri" w:hAnsi="Arial" w:cs="Arial"/>
                <w:color w:val="000000" w:themeColor="text1"/>
                <w:sz w:val="20"/>
                <w:szCs w:val="20"/>
              </w:rPr>
              <w:t>Encryption and Key management procedure must entail activities on review, approval, implementation, and communication of cryptographic and key management technology changes.</w:t>
            </w:r>
          </w:p>
          <w:p w14:paraId="38E90937"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A.6.4</w:t>
            </w:r>
          </w:p>
        </w:tc>
      </w:tr>
    </w:tbl>
    <w:p w14:paraId="05BCEBE1" w14:textId="77777777" w:rsidR="003C52CF" w:rsidRPr="004C1A92" w:rsidRDefault="003C52CF" w:rsidP="00C84208">
      <w:pPr>
        <w:rPr>
          <w:rFonts w:ascii="Arial" w:hAnsi="Arial" w:cs="Arial"/>
          <w:lang w:val="en-GB"/>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11"/>
        <w:gridCol w:w="7426"/>
      </w:tblGrid>
      <w:tr w:rsidR="00503928" w:rsidRPr="00672392" w14:paraId="41BD32ED" w14:textId="77777777" w:rsidTr="00202C1D">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BB1BB3B" w14:textId="77777777" w:rsidR="00503928" w:rsidRPr="00672392" w:rsidRDefault="00503928" w:rsidP="00E023CC">
            <w:pPr>
              <w:spacing w:before="120" w:after="120" w:line="240" w:lineRule="auto"/>
              <w:ind w:left="284"/>
              <w:textAlignment w:val="baseline"/>
              <w:rPr>
                <w:rFonts w:ascii="Arial" w:eastAsia="Times New Roman" w:hAnsi="Arial" w:cs="Arial"/>
                <w:b/>
                <w:bCs/>
                <w:color w:val="FFFFFF"/>
                <w:sz w:val="20"/>
                <w:szCs w:val="20"/>
              </w:rPr>
            </w:pPr>
            <w:r w:rsidRPr="00672392">
              <w:rPr>
                <w:rFonts w:ascii="Arial" w:eastAsia="Times New Roman" w:hAnsi="Arial" w:cs="Arial"/>
                <w:b/>
                <w:bCs/>
                <w:color w:val="FFFFFF"/>
                <w:sz w:val="20"/>
                <w:szCs w:val="20"/>
              </w:rPr>
              <w:t xml:space="preserve">ID: 2 </w:t>
            </w:r>
            <w:r w:rsidR="00E023CC" w:rsidRPr="00672392">
              <w:rPr>
                <w:rFonts w:ascii="Arial" w:eastAsia="Times New Roman" w:hAnsi="Arial" w:cs="Arial"/>
                <w:b/>
                <w:bCs/>
                <w:color w:val="FFFFFF"/>
                <w:sz w:val="20"/>
                <w:szCs w:val="20"/>
              </w:rPr>
              <w:br/>
            </w:r>
            <w:r w:rsidRPr="00672392">
              <w:rPr>
                <w:rFonts w:ascii="Arial" w:eastAsia="Times New Roman" w:hAnsi="Arial" w:cs="Arial"/>
                <w:b/>
                <w:bCs/>
                <w:color w:val="FFFFFF"/>
                <w:sz w:val="20"/>
                <w:szCs w:val="20"/>
              </w:rPr>
              <w:t>(version 2.0)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2C688B85" w14:textId="77777777" w:rsidR="00503928" w:rsidRPr="00672392" w:rsidRDefault="001A5501" w:rsidP="004948BE">
            <w:pPr>
              <w:spacing w:before="120" w:after="120" w:line="240" w:lineRule="auto"/>
              <w:ind w:left="284" w:right="284"/>
              <w:textAlignment w:val="baseline"/>
              <w:rPr>
                <w:rFonts w:ascii="Arial" w:eastAsia="Times New Roman" w:hAnsi="Arial" w:cs="Arial"/>
                <w:b/>
                <w:bCs/>
                <w:color w:val="FFFFFF"/>
                <w:sz w:val="20"/>
                <w:szCs w:val="20"/>
              </w:rPr>
            </w:pPr>
            <w:r w:rsidRPr="00672392">
              <w:rPr>
                <w:rFonts w:ascii="Arial" w:eastAsia="Times New Roman" w:hAnsi="Arial" w:cs="Arial"/>
                <w:b/>
                <w:bCs/>
                <w:color w:val="FFFFFF"/>
                <w:sz w:val="20"/>
                <w:szCs w:val="20"/>
              </w:rPr>
              <w:t>Selection and implementation of cryptographic measures</w:t>
            </w:r>
          </w:p>
        </w:tc>
      </w:tr>
      <w:tr w:rsidR="00503928" w:rsidRPr="00672392" w14:paraId="2ED958BA" w14:textId="77777777" w:rsidTr="00BB37DC">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2577E20" w14:textId="77777777" w:rsidR="00503928" w:rsidRPr="00672392" w:rsidRDefault="00503928" w:rsidP="00CF6485">
            <w:pPr>
              <w:spacing w:before="120" w:after="0" w:line="240" w:lineRule="auto"/>
              <w:ind w:left="624"/>
              <w:textAlignment w:val="baseline"/>
              <w:rPr>
                <w:rFonts w:ascii="Arial" w:eastAsia="Times New Roman" w:hAnsi="Arial" w:cs="Arial"/>
                <w:b/>
                <w:bCs/>
                <w:sz w:val="24"/>
                <w:szCs w:val="24"/>
              </w:rPr>
            </w:pPr>
            <w:r w:rsidRPr="00672392">
              <w:rPr>
                <w:rFonts w:ascii="Arial" w:eastAsia="Times New Roman" w:hAnsi="Arial" w:cs="Arial"/>
                <w:b/>
                <w:bCs/>
                <w:sz w:val="20"/>
                <w:szCs w:val="20"/>
              </w:rPr>
              <w:t>2</w:t>
            </w:r>
          </w:p>
          <w:p w14:paraId="418E44CD" w14:textId="77777777" w:rsidR="004760C7" w:rsidRDefault="00922575">
            <w:pPr>
              <w:spacing w:after="0"/>
            </w:pPr>
            <w:r>
              <w:rPr>
                <w:rFonts w:ascii="Arial" w:eastAsia="Arial" w:hAnsi="Arial" w:cs="Arial"/>
                <w:sz w:val="20"/>
                <w:szCs w:val="20"/>
              </w:rPr>
              <w:t>DOR.ICT.EKM.SCM.001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9F248A3" w14:textId="77777777" w:rsidR="00503928" w:rsidRPr="00672392" w:rsidRDefault="00641E15" w:rsidP="00395B77">
            <w:pPr>
              <w:spacing w:before="120" w:after="120" w:line="240" w:lineRule="auto"/>
              <w:ind w:left="284" w:right="284"/>
              <w:textAlignment w:val="baseline"/>
              <w:rPr>
                <w:rFonts w:ascii="Arial" w:eastAsia="Times New Roman" w:hAnsi="Arial" w:cs="Arial"/>
                <w:b/>
                <w:bCs/>
                <w:sz w:val="20"/>
                <w:szCs w:val="20"/>
              </w:rPr>
            </w:pPr>
            <w:r w:rsidRPr="00672392">
              <w:rPr>
                <w:rFonts w:ascii="Arial" w:eastAsia="Times New Roman" w:hAnsi="Arial" w:cs="Arial"/>
                <w:b/>
                <w:bCs/>
                <w:sz w:val="20"/>
                <w:szCs w:val="20"/>
              </w:rPr>
              <w:t>Cryptographic measures selection, implementation must be aligned with recognized standards, applicable legislation, and legal entities’ approval. They must provide sufficient strength and commensurate to applicable data classification.</w:t>
            </w:r>
          </w:p>
        </w:tc>
      </w:tr>
      <w:tr w:rsidR="00503928" w:rsidRPr="00672392" w14:paraId="2CB02AEC" w14:textId="77777777" w:rsidTr="00BB37DC">
        <w:trPr>
          <w:trHeight w:val="74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32DA44C" w14:textId="77777777" w:rsidR="00503928" w:rsidRPr="00672392" w:rsidRDefault="00641E15" w:rsidP="00CF6485">
            <w:pPr>
              <w:spacing w:before="120" w:after="120" w:line="240" w:lineRule="auto"/>
              <w:ind w:left="624"/>
              <w:textAlignment w:val="baseline"/>
              <w:rPr>
                <w:rFonts w:ascii="Arial" w:eastAsia="Times New Roman" w:hAnsi="Arial" w:cs="Arial"/>
                <w:sz w:val="20"/>
                <w:szCs w:val="20"/>
              </w:rPr>
            </w:pPr>
            <w:r w:rsidRPr="00672392">
              <w:rPr>
                <w:rFonts w:ascii="Arial" w:eastAsia="Times New Roman" w:hAnsi="Arial" w:cs="Arial"/>
                <w:sz w:val="20"/>
                <w:szCs w:val="20"/>
              </w:rPr>
              <w:t>2</w:t>
            </w:r>
            <w:r w:rsidR="00503928" w:rsidRPr="00672392">
              <w:rPr>
                <w:rFonts w:ascii="Arial" w:eastAsia="Times New Roman" w:hAnsi="Arial" w:cs="Arial"/>
                <w:sz w:val="20"/>
                <w:szCs w:val="20"/>
              </w:rPr>
              <w:t>.1</w:t>
            </w:r>
          </w:p>
          <w:p w14:paraId="6904D172" w14:textId="77777777" w:rsidR="004760C7" w:rsidRDefault="00922575">
            <w:pPr>
              <w:spacing w:after="0"/>
            </w:pPr>
            <w:r>
              <w:rPr>
                <w:rFonts w:ascii="Arial" w:eastAsia="Arial" w:hAnsi="Arial" w:cs="Arial"/>
                <w:sz w:val="20"/>
                <w:szCs w:val="20"/>
              </w:rPr>
              <w:t>DOR.ICT.EKM.SCM.002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8E3FA72" w14:textId="77777777" w:rsidR="00503928" w:rsidRPr="00672392" w:rsidRDefault="00641E15" w:rsidP="00CF6485">
            <w:pPr>
              <w:spacing w:before="120" w:after="120" w:line="240" w:lineRule="auto"/>
              <w:ind w:left="284" w:right="284"/>
              <w:textAlignment w:val="baseline"/>
              <w:rPr>
                <w:rFonts w:ascii="Arial" w:eastAsia="Calibri" w:hAnsi="Arial" w:cs="Arial"/>
                <w:color w:val="000000" w:themeColor="text1"/>
                <w:sz w:val="20"/>
                <w:szCs w:val="20"/>
              </w:rPr>
            </w:pPr>
            <w:r w:rsidRPr="00672392">
              <w:rPr>
                <w:rFonts w:ascii="Arial" w:eastAsia="Calibri" w:hAnsi="Arial" w:cs="Arial"/>
                <w:color w:val="000000" w:themeColor="text1"/>
                <w:sz w:val="20"/>
                <w:szCs w:val="20"/>
              </w:rPr>
              <w:t>Requirements of cryptographic measures regarding strength and quality to be legal entity approved:</w:t>
            </w:r>
          </w:p>
          <w:p w14:paraId="5D0BE72A"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503928" w:rsidRPr="00672392" w14:paraId="7F73328B" w14:textId="77777777" w:rsidTr="00BB37D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6B7274" w14:textId="77777777" w:rsidR="00503928" w:rsidRPr="00672392" w:rsidRDefault="008E44CE" w:rsidP="00CF6485">
            <w:pPr>
              <w:spacing w:before="120" w:after="120" w:line="240" w:lineRule="auto"/>
              <w:ind w:left="624"/>
              <w:textAlignment w:val="baseline"/>
              <w:rPr>
                <w:rFonts w:ascii="Arial" w:eastAsia="Times New Roman" w:hAnsi="Arial" w:cs="Arial"/>
                <w:sz w:val="20"/>
                <w:szCs w:val="20"/>
              </w:rPr>
            </w:pPr>
            <w:r w:rsidRPr="00672392">
              <w:rPr>
                <w:rFonts w:ascii="Arial" w:eastAsia="Times New Roman" w:hAnsi="Arial" w:cs="Arial"/>
                <w:sz w:val="20"/>
                <w:szCs w:val="20"/>
              </w:rPr>
              <w:t>2</w:t>
            </w:r>
            <w:r w:rsidR="00503928" w:rsidRPr="00672392">
              <w:rPr>
                <w:rFonts w:ascii="Arial" w:eastAsia="Times New Roman" w:hAnsi="Arial" w:cs="Arial"/>
                <w:sz w:val="20"/>
                <w:szCs w:val="20"/>
              </w:rPr>
              <w:t>.</w:t>
            </w:r>
            <w:r w:rsidRPr="00672392">
              <w:rPr>
                <w:rFonts w:ascii="Arial" w:eastAsia="Times New Roman" w:hAnsi="Arial" w:cs="Arial"/>
                <w:sz w:val="20"/>
                <w:szCs w:val="20"/>
              </w:rPr>
              <w:t>1.1</w:t>
            </w:r>
          </w:p>
          <w:p w14:paraId="1E12BA5D" w14:textId="77777777" w:rsidR="004760C7" w:rsidRDefault="00922575">
            <w:pPr>
              <w:spacing w:after="0"/>
            </w:pPr>
            <w:r>
              <w:rPr>
                <w:rFonts w:ascii="Arial" w:eastAsia="Arial" w:hAnsi="Arial" w:cs="Arial"/>
                <w:sz w:val="20"/>
                <w:szCs w:val="20"/>
              </w:rPr>
              <w:t>DOR.ICT.EKM.SCM.003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843CC1" w14:textId="77777777" w:rsidR="00503928" w:rsidRPr="00CE58E7" w:rsidRDefault="008709F8" w:rsidP="00CE58E7">
            <w:pPr>
              <w:spacing w:before="120" w:after="120" w:line="240" w:lineRule="auto"/>
              <w:ind w:left="567" w:right="284"/>
              <w:textAlignment w:val="baseline"/>
              <w:rPr>
                <w:rFonts w:ascii="Arial" w:eastAsia="Times New Roman" w:hAnsi="Arial" w:cs="Arial"/>
                <w:sz w:val="20"/>
                <w:szCs w:val="20"/>
              </w:rPr>
            </w:pPr>
            <w:r w:rsidRPr="00CE58E7">
              <w:rPr>
                <w:rFonts w:ascii="Arial" w:hAnsi="Arial" w:cs="Arial"/>
                <w:sz w:val="20"/>
                <w:szCs w:val="20"/>
              </w:rPr>
              <w:t>K</w:t>
            </w:r>
            <w:r w:rsidR="002D6C79" w:rsidRPr="00CE58E7">
              <w:rPr>
                <w:rFonts w:ascii="Arial" w:hAnsi="Arial" w:cs="Arial"/>
                <w:sz w:val="20"/>
                <w:szCs w:val="20"/>
              </w:rPr>
              <w:t>ey lengths, encryption schemes and allowed hash functions</w:t>
            </w:r>
            <w:r w:rsidR="00C940D9" w:rsidRPr="00CE58E7">
              <w:rPr>
                <w:rFonts w:ascii="Arial" w:hAnsi="Arial" w:cs="Arial"/>
                <w:sz w:val="20"/>
                <w:szCs w:val="20"/>
              </w:rPr>
              <w:t xml:space="preserve"> must comply with the requirements specified in</w:t>
            </w:r>
            <w:r w:rsidR="002D6C79" w:rsidRPr="00CE58E7">
              <w:rPr>
                <w:rFonts w:ascii="Arial" w:hAnsi="Arial" w:cs="Arial"/>
                <w:sz w:val="20"/>
                <w:szCs w:val="20"/>
              </w:rPr>
              <w:t xml:space="preserve"> </w:t>
            </w:r>
            <w:r w:rsidR="002D6C79" w:rsidRPr="008B1391">
              <w:rPr>
                <w:rFonts w:ascii="Arial" w:hAnsi="Arial" w:cs="Arial"/>
                <w:sz w:val="20"/>
                <w:szCs w:val="20"/>
                <w:highlight w:val="yellow"/>
              </w:rPr>
              <w:t xml:space="preserve">BSI TR 02102-1, </w:t>
            </w:r>
            <w:r w:rsidR="00AA071D">
              <w:rPr>
                <w:rFonts w:ascii="Arial" w:hAnsi="Arial" w:cs="Arial"/>
                <w:sz w:val="20"/>
                <w:szCs w:val="20"/>
                <w:highlight w:val="yellow"/>
              </w:rPr>
              <w:t>23</w:t>
            </w:r>
            <w:r w:rsidR="002D6C79" w:rsidRPr="00180FCC">
              <w:rPr>
                <w:rFonts w:ascii="Arial" w:hAnsi="Arial" w:cs="Arial"/>
                <w:sz w:val="20"/>
                <w:szCs w:val="20"/>
                <w:highlight w:val="yellow"/>
              </w:rPr>
              <w:t>.0</w:t>
            </w:r>
            <w:r w:rsidR="00DD495E" w:rsidRPr="00180FCC">
              <w:rPr>
                <w:rFonts w:ascii="Arial" w:hAnsi="Arial" w:cs="Arial"/>
                <w:sz w:val="20"/>
                <w:szCs w:val="20"/>
                <w:highlight w:val="yellow"/>
              </w:rPr>
              <w:t>1</w:t>
            </w:r>
            <w:r w:rsidR="002D6C79" w:rsidRPr="00180FCC">
              <w:rPr>
                <w:rFonts w:ascii="Arial" w:hAnsi="Arial" w:cs="Arial"/>
                <w:sz w:val="20"/>
                <w:szCs w:val="20"/>
                <w:highlight w:val="yellow"/>
              </w:rPr>
              <w:t>.202</w:t>
            </w:r>
            <w:r w:rsidR="00F62791" w:rsidRPr="00180FCC">
              <w:rPr>
                <w:rFonts w:ascii="Arial" w:hAnsi="Arial" w:cs="Arial"/>
                <w:sz w:val="20"/>
                <w:szCs w:val="20"/>
                <w:highlight w:val="yellow"/>
              </w:rPr>
              <w:t>6</w:t>
            </w:r>
            <w:r w:rsidR="007F7C68" w:rsidRPr="00CE58E7">
              <w:rPr>
                <w:rStyle w:val="FootnoteReference"/>
                <w:rFonts w:ascii="Arial" w:eastAsia="Calibri" w:hAnsi="Arial" w:cs="Arial"/>
                <w:color w:val="000000" w:themeColor="text1"/>
                <w:sz w:val="20"/>
                <w:szCs w:val="20"/>
              </w:rPr>
              <w:footnoteReference w:id="4"/>
            </w:r>
            <w:r w:rsidR="002D6C79" w:rsidRPr="00CE58E7">
              <w:rPr>
                <w:rFonts w:ascii="Arial" w:hAnsi="Arial" w:cs="Arial"/>
                <w:sz w:val="20"/>
                <w:szCs w:val="20"/>
              </w:rPr>
              <w:t xml:space="preserve">, </w:t>
            </w:r>
            <w:r w:rsidR="00CE58E7" w:rsidRPr="00E57070">
              <w:rPr>
                <w:rFonts w:ascii="Arial" w:hAnsi="Arial" w:cs="Arial"/>
                <w:sz w:val="20"/>
                <w:szCs w:val="20"/>
                <w:highlight w:val="yellow"/>
              </w:rPr>
              <w:t>preferably AES-256 GCM</w:t>
            </w:r>
            <w:r w:rsidR="00CE58E7">
              <w:rPr>
                <w:rFonts w:ascii="Arial" w:hAnsi="Arial" w:cs="Arial"/>
                <w:sz w:val="20"/>
                <w:szCs w:val="20"/>
              </w:rPr>
              <w:t xml:space="preserve">, </w:t>
            </w:r>
            <w:r w:rsidR="002D6C79" w:rsidRPr="00CE58E7">
              <w:rPr>
                <w:rFonts w:ascii="Arial" w:hAnsi="Arial" w:cs="Arial"/>
                <w:sz w:val="20"/>
                <w:szCs w:val="20"/>
              </w:rPr>
              <w:t xml:space="preserve">with the following exemption: </w:t>
            </w:r>
            <w:r w:rsidR="002D6C79" w:rsidRPr="00CE58E7">
              <w:rPr>
                <w:rFonts w:ascii="Arial" w:eastAsia="Calibri" w:hAnsi="Arial" w:cs="Arial"/>
                <w:color w:val="000000" w:themeColor="text1"/>
                <w:sz w:val="20"/>
                <w:szCs w:val="20"/>
              </w:rPr>
              <w:t>the key length for the cryptographic algorithms DLIES, DSA and RSA must be at least 2000 bits and ≥ 3000 bits if possible</w:t>
            </w:r>
            <w:r w:rsidR="002D6C79" w:rsidRPr="00CE58E7">
              <w:rPr>
                <w:rFonts w:ascii="Arial" w:hAnsi="Arial" w:cs="Arial"/>
                <w:sz w:val="20"/>
                <w:szCs w:val="20"/>
              </w:rPr>
              <w:t>.</w:t>
            </w:r>
          </w:p>
          <w:p w14:paraId="1F1B9015"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A.6.3)</w:t>
            </w:r>
          </w:p>
        </w:tc>
      </w:tr>
      <w:tr w:rsidR="00503928" w:rsidRPr="00672392" w14:paraId="5C8F916D" w14:textId="77777777" w:rsidTr="00BB37DC">
        <w:trPr>
          <w:trHeight w:val="76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66F231" w14:textId="77777777" w:rsidR="00503928" w:rsidRPr="00672392" w:rsidRDefault="00D52D4E" w:rsidP="00CF6485">
            <w:pPr>
              <w:spacing w:before="120" w:after="120" w:line="240" w:lineRule="auto"/>
              <w:ind w:left="624"/>
              <w:textAlignment w:val="baseline"/>
              <w:rPr>
                <w:rFonts w:ascii="Arial" w:eastAsia="Times New Roman" w:hAnsi="Arial" w:cs="Arial"/>
                <w:sz w:val="20"/>
                <w:szCs w:val="20"/>
              </w:rPr>
            </w:pPr>
            <w:r w:rsidRPr="00672392">
              <w:rPr>
                <w:rFonts w:ascii="Arial" w:eastAsia="Times New Roman" w:hAnsi="Arial" w:cs="Arial"/>
                <w:sz w:val="20"/>
                <w:szCs w:val="20"/>
              </w:rPr>
              <w:t>2.1.2</w:t>
            </w:r>
          </w:p>
          <w:p w14:paraId="6565E04B" w14:textId="77777777" w:rsidR="004760C7" w:rsidRDefault="00922575">
            <w:pPr>
              <w:spacing w:after="0"/>
            </w:pPr>
            <w:r>
              <w:rPr>
                <w:rFonts w:ascii="Arial" w:eastAsia="Arial" w:hAnsi="Arial" w:cs="Arial"/>
                <w:sz w:val="20"/>
                <w:szCs w:val="20"/>
              </w:rPr>
              <w:t>DOR.ICT.EKM.SCM.004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5A9AAE" w14:textId="77777777" w:rsidR="00503928" w:rsidRPr="00672392" w:rsidRDefault="002D6C79" w:rsidP="00CF6485">
            <w:pPr>
              <w:spacing w:before="120" w:after="120" w:line="240" w:lineRule="auto"/>
              <w:ind w:left="567" w:right="284"/>
              <w:textAlignment w:val="baseline"/>
              <w:rPr>
                <w:rFonts w:ascii="Arial" w:eastAsia="Calibri" w:hAnsi="Arial" w:cs="Arial"/>
                <w:color w:val="000000" w:themeColor="text1"/>
                <w:sz w:val="20"/>
                <w:szCs w:val="20"/>
              </w:rPr>
            </w:pPr>
            <w:r w:rsidRPr="00672392">
              <w:rPr>
                <w:rFonts w:ascii="Arial" w:eastAsia="Calibri" w:hAnsi="Arial" w:cs="Arial"/>
                <w:color w:val="000000" w:themeColor="text1"/>
                <w:sz w:val="20"/>
                <w:szCs w:val="20"/>
              </w:rPr>
              <w:t>The cryptographic measures must be selected in compliance with all relevant agreements, legislations, and regulations</w:t>
            </w:r>
            <w:r w:rsidR="007C2C35">
              <w:rPr>
                <w:rFonts w:ascii="Arial" w:eastAsia="Calibri" w:hAnsi="Arial" w:cs="Arial"/>
                <w:color w:val="000000" w:themeColor="text1"/>
                <w:sz w:val="20"/>
                <w:szCs w:val="20"/>
              </w:rPr>
              <w:t xml:space="preserve"> </w:t>
            </w:r>
            <w:r w:rsidR="007C2C35" w:rsidRPr="00957A0E">
              <w:rPr>
                <w:rFonts w:ascii="Arial" w:eastAsia="Calibri" w:hAnsi="Arial" w:cs="Arial"/>
                <w:color w:val="000000" w:themeColor="text1"/>
                <w:sz w:val="20"/>
                <w:szCs w:val="20"/>
                <w:highlight w:val="yellow"/>
              </w:rPr>
              <w:t xml:space="preserve">as </w:t>
            </w:r>
            <w:r w:rsidR="007C2C35">
              <w:rPr>
                <w:rFonts w:ascii="Arial" w:eastAsia="Calibri" w:hAnsi="Arial" w:cs="Arial"/>
                <w:color w:val="000000" w:themeColor="text1"/>
                <w:sz w:val="20"/>
                <w:szCs w:val="20"/>
                <w:highlight w:val="yellow"/>
              </w:rPr>
              <w:t>reflected</w:t>
            </w:r>
            <w:r w:rsidR="007C2C35" w:rsidRPr="00957A0E">
              <w:rPr>
                <w:rFonts w:ascii="Arial" w:eastAsia="Calibri" w:hAnsi="Arial" w:cs="Arial"/>
                <w:color w:val="000000" w:themeColor="text1"/>
                <w:sz w:val="20"/>
                <w:szCs w:val="20"/>
                <w:highlight w:val="yellow"/>
              </w:rPr>
              <w:t xml:space="preserve"> in this guideline</w:t>
            </w:r>
            <w:r w:rsidRPr="00672392">
              <w:rPr>
                <w:rFonts w:ascii="Arial" w:eastAsia="Calibri" w:hAnsi="Arial" w:cs="Arial"/>
                <w:color w:val="000000" w:themeColor="text1"/>
                <w:sz w:val="20"/>
                <w:szCs w:val="20"/>
              </w:rPr>
              <w:t xml:space="preserve">, based on recognized international, European, harmonized, or national standards, and the classification of IT </w:t>
            </w:r>
            <w:r w:rsidR="001D4E9D" w:rsidRPr="00672392">
              <w:rPr>
                <w:rFonts w:ascii="Arial" w:eastAsia="Calibri" w:hAnsi="Arial" w:cs="Arial"/>
                <w:color w:val="000000" w:themeColor="text1"/>
                <w:sz w:val="20"/>
                <w:szCs w:val="20"/>
              </w:rPr>
              <w:t>A</w:t>
            </w:r>
            <w:r w:rsidRPr="00672392">
              <w:rPr>
                <w:rFonts w:ascii="Arial" w:eastAsia="Calibri" w:hAnsi="Arial" w:cs="Arial"/>
                <w:color w:val="000000" w:themeColor="text1"/>
                <w:sz w:val="20"/>
                <w:szCs w:val="20"/>
              </w:rPr>
              <w:t>ssets.</w:t>
            </w:r>
          </w:p>
          <w:p w14:paraId="7EECC6B2"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A.6.3)</w:t>
            </w:r>
          </w:p>
        </w:tc>
      </w:tr>
      <w:tr w:rsidR="00550AA9" w:rsidRPr="00672392" w14:paraId="093945B0" w14:textId="77777777" w:rsidTr="00BB37D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CAD8B2" w14:textId="77777777" w:rsidR="00550AA9" w:rsidRPr="00672392" w:rsidRDefault="00550AA9" w:rsidP="00CF6485">
            <w:pPr>
              <w:spacing w:before="120" w:after="120" w:line="240" w:lineRule="auto"/>
              <w:ind w:left="624"/>
              <w:textAlignment w:val="baseline"/>
              <w:rPr>
                <w:rFonts w:ascii="Arial" w:eastAsia="Times New Roman" w:hAnsi="Arial" w:cs="Arial"/>
                <w:sz w:val="20"/>
                <w:szCs w:val="20"/>
              </w:rPr>
            </w:pPr>
            <w:r w:rsidRPr="00180FCC">
              <w:rPr>
                <w:rFonts w:ascii="Arial" w:eastAsia="Times New Roman" w:hAnsi="Arial" w:cs="Arial"/>
                <w:sz w:val="20"/>
                <w:szCs w:val="20"/>
                <w:highlight w:val="yellow"/>
              </w:rPr>
              <w:t>2.1.</w:t>
            </w:r>
            <w:r w:rsidR="008D2791" w:rsidRPr="00180FCC">
              <w:rPr>
                <w:rFonts w:ascii="Arial" w:eastAsia="Times New Roman" w:hAnsi="Arial" w:cs="Arial"/>
                <w:sz w:val="20"/>
                <w:szCs w:val="20"/>
                <w:highlight w:val="yellow"/>
              </w:rPr>
              <w:t>3</w:t>
            </w:r>
          </w:p>
          <w:p w14:paraId="22E7CCD4" w14:textId="77777777" w:rsidR="004760C7" w:rsidRDefault="00922575">
            <w:pPr>
              <w:spacing w:after="0"/>
            </w:pPr>
            <w:r>
              <w:rPr>
                <w:rFonts w:ascii="Arial" w:eastAsia="Arial" w:hAnsi="Arial" w:cs="Arial"/>
                <w:sz w:val="20"/>
                <w:szCs w:val="20"/>
              </w:rPr>
              <w:t>DOR.ICT.EKM.SCM.005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A9A248" w14:textId="77777777" w:rsidR="00550AA9" w:rsidRPr="00672392" w:rsidRDefault="00AD1146" w:rsidP="00CF6485">
            <w:pPr>
              <w:spacing w:before="120" w:after="120" w:line="240" w:lineRule="auto"/>
              <w:ind w:left="567" w:right="284"/>
              <w:textAlignment w:val="baseline"/>
              <w:rPr>
                <w:rFonts w:ascii="Arial" w:eastAsia="Times New Roman" w:hAnsi="Arial" w:cs="Arial"/>
                <w:sz w:val="20"/>
                <w:szCs w:val="20"/>
              </w:rPr>
            </w:pPr>
            <w:r w:rsidRPr="00672392">
              <w:rPr>
                <w:rFonts w:ascii="Arial" w:eastAsia="Times New Roman" w:hAnsi="Arial" w:cs="Arial"/>
                <w:b/>
                <w:sz w:val="20"/>
                <w:szCs w:val="20"/>
              </w:rPr>
              <w:t>Requirements regarding certificates for payment services</w:t>
            </w:r>
            <w:r w:rsidRPr="00672392">
              <w:rPr>
                <w:rFonts w:ascii="Arial" w:eastAsia="Times New Roman" w:hAnsi="Arial" w:cs="Arial"/>
                <w:sz w:val="20"/>
                <w:szCs w:val="20"/>
              </w:rPr>
              <w:t>: If certificates are used for the purpose of identification within a payment service, they must rely on qualified certificates for electronic seals or on qualified certificates for website authentication.</w:t>
            </w:r>
          </w:p>
          <w:p w14:paraId="53C35FA6"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03341" w:rsidRPr="00672392" w14:paraId="1036F17D" w14:textId="77777777" w:rsidTr="00BB37D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33375E" w14:textId="77777777" w:rsidR="00B03341" w:rsidRPr="00672392" w:rsidRDefault="00B03341" w:rsidP="00CF6485">
            <w:pPr>
              <w:spacing w:before="120" w:after="120" w:line="240" w:lineRule="auto"/>
              <w:ind w:left="624"/>
              <w:textAlignment w:val="baseline"/>
              <w:rPr>
                <w:rFonts w:ascii="Arial" w:eastAsia="Times New Roman" w:hAnsi="Arial" w:cs="Arial"/>
                <w:sz w:val="20"/>
                <w:szCs w:val="20"/>
              </w:rPr>
            </w:pPr>
            <w:r w:rsidRPr="00180FCC">
              <w:rPr>
                <w:rFonts w:ascii="Arial" w:eastAsia="Times New Roman" w:hAnsi="Arial" w:cs="Arial"/>
                <w:sz w:val="20"/>
                <w:szCs w:val="20"/>
                <w:highlight w:val="yellow"/>
              </w:rPr>
              <w:t>2.1.</w:t>
            </w:r>
            <w:r w:rsidR="008D2791" w:rsidRPr="00180FCC">
              <w:rPr>
                <w:rFonts w:ascii="Arial" w:eastAsia="Times New Roman" w:hAnsi="Arial" w:cs="Arial"/>
                <w:sz w:val="20"/>
                <w:szCs w:val="20"/>
                <w:highlight w:val="yellow"/>
              </w:rPr>
              <w:t>4</w:t>
            </w:r>
          </w:p>
          <w:p w14:paraId="48E00776" w14:textId="77777777" w:rsidR="004760C7" w:rsidRDefault="00922575">
            <w:pPr>
              <w:spacing w:after="0"/>
            </w:pPr>
            <w:r>
              <w:rPr>
                <w:rFonts w:ascii="Arial" w:eastAsia="Arial" w:hAnsi="Arial" w:cs="Arial"/>
                <w:sz w:val="20"/>
                <w:szCs w:val="20"/>
              </w:rPr>
              <w:t>DOR.ICT.EKM.SCM.006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8B0C83" w14:textId="77777777" w:rsidR="00B03341" w:rsidRPr="00672392" w:rsidRDefault="00953172" w:rsidP="00CF6485">
            <w:pPr>
              <w:spacing w:before="120" w:after="120" w:line="240" w:lineRule="auto"/>
              <w:ind w:left="567" w:right="284"/>
              <w:textAlignment w:val="baseline"/>
              <w:rPr>
                <w:rFonts w:ascii="Arial" w:eastAsia="Times New Roman" w:hAnsi="Arial" w:cs="Arial"/>
                <w:sz w:val="20"/>
                <w:szCs w:val="20"/>
              </w:rPr>
            </w:pPr>
            <w:r w:rsidRPr="00672392">
              <w:rPr>
                <w:rFonts w:ascii="Arial" w:eastAsia="Times New Roman" w:hAnsi="Arial" w:cs="Arial"/>
                <w:b/>
                <w:sz w:val="20"/>
                <w:szCs w:val="20"/>
              </w:rPr>
              <w:t>Requirements regarding key storage</w:t>
            </w:r>
            <w:r w:rsidRPr="00672392">
              <w:rPr>
                <w:rFonts w:ascii="Arial" w:eastAsia="Times New Roman" w:hAnsi="Arial" w:cs="Arial"/>
                <w:sz w:val="20"/>
                <w:szCs w:val="20"/>
              </w:rPr>
              <w:t>: The key storage must be commensurate to the strength and quality of the cryptographic measure used and the use case for which the key is applied.</w:t>
            </w:r>
          </w:p>
          <w:p w14:paraId="526BE4D7"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953172" w:rsidRPr="00672392" w14:paraId="7B0CCDA2" w14:textId="77777777" w:rsidTr="00BB37D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DAF2AC" w14:textId="77777777" w:rsidR="00953172" w:rsidRPr="00672392" w:rsidRDefault="00953172" w:rsidP="00CF6485">
            <w:pPr>
              <w:spacing w:before="120" w:after="120" w:line="240" w:lineRule="auto"/>
              <w:ind w:left="624"/>
              <w:textAlignment w:val="baseline"/>
              <w:rPr>
                <w:rFonts w:ascii="Arial" w:eastAsia="Times New Roman" w:hAnsi="Arial" w:cs="Arial"/>
                <w:sz w:val="20"/>
                <w:szCs w:val="20"/>
              </w:rPr>
            </w:pPr>
            <w:r w:rsidRPr="00180FCC">
              <w:rPr>
                <w:rFonts w:ascii="Arial" w:eastAsia="Times New Roman" w:hAnsi="Arial" w:cs="Arial"/>
                <w:sz w:val="20"/>
                <w:szCs w:val="20"/>
                <w:highlight w:val="yellow"/>
              </w:rPr>
              <w:t>2.1.</w:t>
            </w:r>
            <w:r w:rsidR="008D2791" w:rsidRPr="00180FCC">
              <w:rPr>
                <w:rFonts w:ascii="Arial" w:eastAsia="Times New Roman" w:hAnsi="Arial" w:cs="Arial"/>
                <w:sz w:val="20"/>
                <w:szCs w:val="20"/>
                <w:highlight w:val="yellow"/>
              </w:rPr>
              <w:t>5</w:t>
            </w:r>
          </w:p>
          <w:p w14:paraId="389C750B" w14:textId="77777777" w:rsidR="004760C7" w:rsidRDefault="00922575">
            <w:pPr>
              <w:spacing w:after="0"/>
            </w:pPr>
            <w:r>
              <w:rPr>
                <w:rFonts w:ascii="Arial" w:eastAsia="Arial" w:hAnsi="Arial" w:cs="Arial"/>
                <w:sz w:val="20"/>
                <w:szCs w:val="20"/>
              </w:rPr>
              <w:t>DOR.ICT.EKM.SCM.007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43088D" w14:textId="77777777" w:rsidR="00953172" w:rsidRPr="00672392" w:rsidRDefault="003B1154" w:rsidP="00CF6485">
            <w:pPr>
              <w:spacing w:before="120" w:after="120" w:line="240" w:lineRule="auto"/>
              <w:ind w:left="567" w:right="284"/>
              <w:textAlignment w:val="baseline"/>
              <w:rPr>
                <w:rFonts w:ascii="Arial" w:eastAsia="Times New Roman" w:hAnsi="Arial" w:cs="Arial"/>
                <w:sz w:val="20"/>
                <w:szCs w:val="20"/>
              </w:rPr>
            </w:pPr>
            <w:r w:rsidRPr="00672392">
              <w:rPr>
                <w:rFonts w:ascii="Arial" w:eastAsia="Times New Roman" w:hAnsi="Arial" w:cs="Arial"/>
                <w:b/>
                <w:sz w:val="20"/>
                <w:szCs w:val="20"/>
              </w:rPr>
              <w:t>Risk Analysis</w:t>
            </w:r>
            <w:r w:rsidRPr="00672392">
              <w:rPr>
                <w:rFonts w:ascii="Arial" w:eastAsia="Times New Roman" w:hAnsi="Arial" w:cs="Arial"/>
                <w:sz w:val="20"/>
                <w:szCs w:val="20"/>
              </w:rPr>
              <w:t>: Based on the risk analysis, requirements for the strength and quality of the cryptographic measures must be defined, implemented, ensuring that appropriate BSI approved cryptographic measures are applied.</w:t>
            </w:r>
          </w:p>
          <w:p w14:paraId="57ABF618"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3B1154" w:rsidRPr="00672392" w14:paraId="3D4C433F" w14:textId="77777777" w:rsidTr="00BB37D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39B4AA" w14:textId="77777777" w:rsidR="003B1154" w:rsidRPr="00672392" w:rsidRDefault="003B1154" w:rsidP="00CF6485">
            <w:pPr>
              <w:spacing w:before="120" w:after="120" w:line="240" w:lineRule="auto"/>
              <w:ind w:left="624"/>
              <w:textAlignment w:val="baseline"/>
              <w:rPr>
                <w:rFonts w:ascii="Arial" w:eastAsia="Times New Roman" w:hAnsi="Arial" w:cs="Arial"/>
                <w:sz w:val="20"/>
                <w:szCs w:val="20"/>
              </w:rPr>
            </w:pPr>
            <w:r w:rsidRPr="00672392">
              <w:rPr>
                <w:rFonts w:ascii="Arial" w:eastAsia="Times New Roman" w:hAnsi="Arial" w:cs="Arial"/>
                <w:sz w:val="20"/>
                <w:szCs w:val="20"/>
              </w:rPr>
              <w:t>2.2</w:t>
            </w:r>
          </w:p>
          <w:p w14:paraId="01D4BE7F" w14:textId="77777777" w:rsidR="004760C7" w:rsidRDefault="00922575">
            <w:pPr>
              <w:spacing w:after="0"/>
            </w:pPr>
            <w:r>
              <w:rPr>
                <w:rFonts w:ascii="Arial" w:eastAsia="Arial" w:hAnsi="Arial" w:cs="Arial"/>
                <w:sz w:val="20"/>
                <w:szCs w:val="20"/>
              </w:rPr>
              <w:t>DOR.ICT.EKM.SCM.008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9CAE5B" w14:textId="77777777" w:rsidR="003B1154" w:rsidRPr="00672392" w:rsidRDefault="000B3434" w:rsidP="00CF6485">
            <w:pPr>
              <w:spacing w:before="120" w:after="120" w:line="240" w:lineRule="auto"/>
              <w:ind w:left="284" w:right="284"/>
              <w:textAlignment w:val="baseline"/>
              <w:rPr>
                <w:rFonts w:ascii="Arial" w:eastAsia="Times New Roman" w:hAnsi="Arial" w:cs="Arial"/>
                <w:b/>
                <w:sz w:val="20"/>
                <w:szCs w:val="20"/>
              </w:rPr>
            </w:pPr>
            <w:r w:rsidRPr="00672392">
              <w:rPr>
                <w:rFonts w:ascii="Arial" w:eastAsia="Calibri" w:hAnsi="Arial" w:cs="Arial"/>
                <w:color w:val="000000" w:themeColor="text1"/>
                <w:sz w:val="20"/>
                <w:szCs w:val="20"/>
              </w:rPr>
              <w:t xml:space="preserve">It must be ensured that only cryptographic measures approved by </w:t>
            </w:r>
            <w:r w:rsidR="00B46F86" w:rsidRPr="00180FCC">
              <w:rPr>
                <w:rFonts w:ascii="Arial" w:eastAsia="Calibri" w:hAnsi="Arial" w:cs="Arial"/>
                <w:color w:val="000000" w:themeColor="text1"/>
                <w:sz w:val="20"/>
                <w:szCs w:val="20"/>
                <w:highlight w:val="yellow"/>
              </w:rPr>
              <w:t>l</w:t>
            </w:r>
            <w:r w:rsidRPr="00672392">
              <w:rPr>
                <w:rFonts w:ascii="Arial" w:eastAsia="Calibri" w:hAnsi="Arial" w:cs="Arial"/>
                <w:color w:val="000000" w:themeColor="text1"/>
                <w:sz w:val="20"/>
                <w:szCs w:val="20"/>
              </w:rPr>
              <w:t>egal entity are used (see Control ID 2.1, Selection of cryptographic measures). If these standards cannot be met, mitigation and monitoring measures must be adopted to ensure cyber resiliency.</w:t>
            </w:r>
          </w:p>
          <w:p w14:paraId="6AD9B6F2"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A.6.3)</w:t>
            </w:r>
          </w:p>
        </w:tc>
      </w:tr>
      <w:tr w:rsidR="000B3434" w:rsidRPr="00672392" w14:paraId="0591FCB3" w14:textId="77777777" w:rsidTr="00BB37D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BC9FEE" w14:textId="77777777" w:rsidR="000B3434" w:rsidRPr="00672392" w:rsidRDefault="000B3434" w:rsidP="00CF6485">
            <w:pPr>
              <w:spacing w:before="120" w:after="120" w:line="240" w:lineRule="auto"/>
              <w:ind w:left="624"/>
              <w:textAlignment w:val="baseline"/>
              <w:rPr>
                <w:rFonts w:ascii="Arial" w:eastAsia="Times New Roman" w:hAnsi="Arial" w:cs="Arial"/>
                <w:sz w:val="20"/>
                <w:szCs w:val="20"/>
              </w:rPr>
            </w:pPr>
            <w:r w:rsidRPr="00672392">
              <w:rPr>
                <w:rFonts w:ascii="Arial" w:eastAsia="Times New Roman" w:hAnsi="Arial" w:cs="Arial"/>
                <w:sz w:val="20"/>
                <w:szCs w:val="20"/>
              </w:rPr>
              <w:t>2.3</w:t>
            </w:r>
          </w:p>
          <w:p w14:paraId="2C503159" w14:textId="77777777" w:rsidR="004760C7" w:rsidRDefault="00922575">
            <w:pPr>
              <w:spacing w:after="0"/>
            </w:pPr>
            <w:r>
              <w:rPr>
                <w:rFonts w:ascii="Arial" w:eastAsia="Arial" w:hAnsi="Arial" w:cs="Arial"/>
                <w:sz w:val="20"/>
                <w:szCs w:val="20"/>
              </w:rPr>
              <w:t>DOR.ICT.EKM.SCM.009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81EC8A" w14:textId="77777777" w:rsidR="000B3434" w:rsidRPr="00672392" w:rsidRDefault="00AB41A3" w:rsidP="00CF6485">
            <w:pPr>
              <w:spacing w:before="120" w:after="120" w:line="240" w:lineRule="auto"/>
              <w:ind w:left="284" w:right="284"/>
              <w:textAlignment w:val="baseline"/>
              <w:rPr>
                <w:rFonts w:ascii="Arial" w:eastAsia="Calibri" w:hAnsi="Arial" w:cs="Arial"/>
                <w:color w:val="000000" w:themeColor="text1"/>
                <w:sz w:val="20"/>
                <w:szCs w:val="20"/>
              </w:rPr>
            </w:pPr>
            <w:r w:rsidRPr="00672392">
              <w:rPr>
                <w:rFonts w:ascii="Arial" w:eastAsia="Calibri" w:hAnsi="Arial" w:cs="Arial"/>
                <w:color w:val="000000" w:themeColor="text1"/>
                <w:sz w:val="20"/>
                <w:szCs w:val="20"/>
              </w:rPr>
              <w:t>Requirements regarding key management: All cryptographic certificates which are used to secure the communication should be issued by a Public Key Infrastructure (PKI) with the exception of SSH</w:t>
            </w:r>
            <w:r w:rsidR="00903CDC" w:rsidRPr="00672392">
              <w:rPr>
                <w:rFonts w:ascii="Arial" w:eastAsia="Calibri" w:hAnsi="Arial" w:cs="Arial"/>
                <w:color w:val="000000" w:themeColor="text1"/>
                <w:sz w:val="20"/>
                <w:szCs w:val="20"/>
              </w:rPr>
              <w:t xml:space="preserve"> </w:t>
            </w:r>
            <w:r w:rsidRPr="00672392">
              <w:rPr>
                <w:rFonts w:ascii="Arial" w:eastAsia="Calibri" w:hAnsi="Arial" w:cs="Arial"/>
                <w:color w:val="000000" w:themeColor="text1"/>
                <w:sz w:val="20"/>
                <w:szCs w:val="20"/>
              </w:rPr>
              <w:t>key</w:t>
            </w:r>
            <w:r w:rsidRPr="0072261C">
              <w:rPr>
                <w:rFonts w:ascii="Arial" w:eastAsia="Calibri" w:hAnsi="Arial" w:cs="Arial"/>
                <w:color w:val="000000" w:themeColor="text1"/>
                <w:sz w:val="20"/>
                <w:szCs w:val="20"/>
              </w:rPr>
              <w:t>s.</w:t>
            </w:r>
          </w:p>
          <w:p w14:paraId="625C2F5D"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AB41A3" w:rsidRPr="00672392" w14:paraId="4031C19F" w14:textId="77777777" w:rsidTr="00BB37D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980072" w14:textId="77777777" w:rsidR="00AB41A3" w:rsidRPr="00672392" w:rsidRDefault="00AB41A3" w:rsidP="00CF6485">
            <w:pPr>
              <w:spacing w:before="120" w:after="240" w:line="240" w:lineRule="auto"/>
              <w:ind w:left="624"/>
              <w:textAlignment w:val="baseline"/>
              <w:rPr>
                <w:rFonts w:ascii="Arial" w:eastAsia="Times New Roman" w:hAnsi="Arial" w:cs="Arial"/>
                <w:sz w:val="20"/>
                <w:szCs w:val="20"/>
              </w:rPr>
            </w:pPr>
            <w:r w:rsidRPr="00672392">
              <w:rPr>
                <w:rFonts w:ascii="Arial" w:eastAsia="Times New Roman" w:hAnsi="Arial" w:cs="Arial"/>
                <w:sz w:val="20"/>
                <w:szCs w:val="20"/>
              </w:rPr>
              <w:t>2.4</w:t>
            </w:r>
          </w:p>
          <w:p w14:paraId="7E55EFB3" w14:textId="77777777" w:rsidR="004760C7" w:rsidRDefault="00922575">
            <w:pPr>
              <w:spacing w:after="0"/>
            </w:pPr>
            <w:r>
              <w:rPr>
                <w:rFonts w:ascii="Arial" w:eastAsia="Arial" w:hAnsi="Arial" w:cs="Arial"/>
                <w:sz w:val="20"/>
                <w:szCs w:val="20"/>
              </w:rPr>
              <w:t>DOR.ICT.EKM.SCM.010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D9A182" w14:textId="77777777" w:rsidR="00AB41A3" w:rsidRPr="00672392" w:rsidRDefault="00AB41A3" w:rsidP="00202C1D">
            <w:pPr>
              <w:spacing w:before="120" w:after="0" w:line="240" w:lineRule="auto"/>
              <w:ind w:left="284" w:right="284"/>
              <w:textAlignment w:val="baseline"/>
              <w:rPr>
                <w:rFonts w:ascii="Arial" w:eastAsia="Times New Roman" w:hAnsi="Arial" w:cs="Arial"/>
                <w:b/>
                <w:sz w:val="20"/>
                <w:szCs w:val="20"/>
                <w:u w:val="single"/>
              </w:rPr>
            </w:pPr>
            <w:r w:rsidRPr="00672392">
              <w:rPr>
                <w:rFonts w:ascii="Arial" w:eastAsia="Times New Roman" w:hAnsi="Arial" w:cs="Arial"/>
                <w:b/>
                <w:sz w:val="20"/>
                <w:szCs w:val="20"/>
                <w:u w:val="single"/>
              </w:rPr>
              <w:t xml:space="preserve">Additional for IT </w:t>
            </w:r>
            <w:r w:rsidR="00164909" w:rsidRPr="00672392">
              <w:rPr>
                <w:rFonts w:ascii="Arial" w:eastAsia="Times New Roman" w:hAnsi="Arial" w:cs="Arial"/>
                <w:b/>
                <w:bCs/>
                <w:sz w:val="20"/>
                <w:szCs w:val="20"/>
                <w:u w:val="single"/>
              </w:rPr>
              <w:t>A</w:t>
            </w:r>
            <w:r w:rsidRPr="00672392">
              <w:rPr>
                <w:rFonts w:ascii="Arial" w:eastAsia="Times New Roman" w:hAnsi="Arial" w:cs="Arial"/>
                <w:b/>
                <w:bCs/>
                <w:sz w:val="20"/>
                <w:szCs w:val="20"/>
                <w:u w:val="single"/>
              </w:rPr>
              <w:t>ssets</w:t>
            </w:r>
            <w:r w:rsidRPr="00672392">
              <w:rPr>
                <w:rFonts w:ascii="Arial" w:eastAsia="Times New Roman" w:hAnsi="Arial" w:cs="Arial"/>
                <w:b/>
                <w:sz w:val="20"/>
                <w:szCs w:val="20"/>
                <w:u w:val="single"/>
              </w:rPr>
              <w:t xml:space="preserve"> subject to MAS TRMG:</w:t>
            </w:r>
          </w:p>
          <w:p w14:paraId="5515DF41" w14:textId="77777777" w:rsidR="00AB41A3" w:rsidRPr="00672392" w:rsidRDefault="00AB41A3" w:rsidP="00202C1D">
            <w:pPr>
              <w:spacing w:after="0" w:line="240" w:lineRule="auto"/>
              <w:jc w:val="both"/>
              <w:textAlignment w:val="baseline"/>
              <w:rPr>
                <w:rFonts w:ascii="Arial" w:eastAsia="Times New Roman" w:hAnsi="Arial" w:cs="Arial"/>
                <w:sz w:val="6"/>
                <w:szCs w:val="6"/>
              </w:rPr>
            </w:pPr>
          </w:p>
          <w:p w14:paraId="43229116" w14:textId="77777777" w:rsidR="00AB41A3" w:rsidRPr="00672392" w:rsidRDefault="00AB41A3" w:rsidP="00CF6485">
            <w:pPr>
              <w:spacing w:after="240" w:line="240" w:lineRule="auto"/>
              <w:ind w:left="284" w:right="284"/>
              <w:textAlignment w:val="baseline"/>
              <w:rPr>
                <w:rFonts w:ascii="Arial" w:eastAsia="Calibri" w:hAnsi="Arial" w:cs="Arial"/>
                <w:color w:val="000000" w:themeColor="text1"/>
                <w:sz w:val="20"/>
                <w:szCs w:val="20"/>
              </w:rPr>
            </w:pPr>
            <w:r w:rsidRPr="00672392">
              <w:rPr>
                <w:rFonts w:ascii="Arial" w:eastAsia="Times New Roman" w:hAnsi="Arial" w:cs="Arial"/>
                <w:sz w:val="20"/>
                <w:szCs w:val="20"/>
              </w:rPr>
              <w:t>Transaction signing must be implemented for authorizing high-risk activities.</w:t>
            </w:r>
          </w:p>
          <w:p w14:paraId="2024D5FB"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4FDDB685" w14:textId="77777777" w:rsidR="008607B9" w:rsidRPr="00825A87" w:rsidRDefault="008607B9">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11"/>
        <w:gridCol w:w="7426"/>
      </w:tblGrid>
      <w:tr w:rsidR="00AB41A3" w:rsidRPr="008A4AFA" w14:paraId="6CD48A44" w14:textId="77777777" w:rsidTr="00BB37DC">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7AFEA48" w14:textId="77777777" w:rsidR="00AB41A3" w:rsidRPr="008A4AFA" w:rsidRDefault="00AB41A3" w:rsidP="0065173F">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3</w:t>
            </w:r>
            <w:r w:rsidRPr="00B709A8">
              <w:rPr>
                <w:rFonts w:ascii="Arial" w:eastAsia="Times New Roman" w:hAnsi="Arial" w:cs="Arial"/>
                <w:b/>
                <w:bCs/>
                <w:color w:val="FFFFFF"/>
                <w:sz w:val="20"/>
                <w:szCs w:val="20"/>
              </w:rPr>
              <w:t xml:space="preserve"> </w:t>
            </w:r>
            <w:r w:rsidR="00BB37DC">
              <w:rPr>
                <w:rFonts w:ascii="Arial" w:eastAsia="Times New Roman" w:hAnsi="Arial" w:cs="Arial"/>
                <w:b/>
                <w:bCs/>
                <w:color w:val="FFFFFF"/>
                <w:sz w:val="20"/>
                <w:szCs w:val="20"/>
              </w:rPr>
              <w:br/>
            </w:r>
            <w:r w:rsidRPr="00B709A8">
              <w:rPr>
                <w:rFonts w:ascii="Arial" w:eastAsia="Times New Roman" w:hAnsi="Arial" w:cs="Arial"/>
                <w:b/>
                <w:bCs/>
                <w:color w:val="FFFFFF"/>
                <w:sz w:val="20"/>
                <w:szCs w:val="20"/>
              </w:rPr>
              <w:t>(version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2BB7718" w14:textId="77777777" w:rsidR="00AB41A3" w:rsidRPr="00B52448" w:rsidRDefault="00AB41A3" w:rsidP="00394E10">
            <w:pPr>
              <w:spacing w:before="120" w:after="120" w:line="240" w:lineRule="auto"/>
              <w:ind w:left="284" w:right="284"/>
              <w:textAlignment w:val="baseline"/>
              <w:rPr>
                <w:rFonts w:ascii="Arial" w:eastAsia="Times New Roman" w:hAnsi="Arial" w:cs="Arial"/>
                <w:sz w:val="24"/>
                <w:szCs w:val="24"/>
              </w:rPr>
            </w:pPr>
            <w:r w:rsidRPr="00AB41A3">
              <w:rPr>
                <w:rFonts w:asciiTheme="minorBidi" w:eastAsia="Times New Roman" w:hAnsiTheme="minorBidi"/>
                <w:b/>
                <w:bCs/>
                <w:color w:val="FFFFFF"/>
                <w:sz w:val="20"/>
                <w:szCs w:val="20"/>
              </w:rPr>
              <w:t>Review, assessment and monitoring of cryptographic measures and products</w:t>
            </w:r>
          </w:p>
        </w:tc>
      </w:tr>
      <w:tr w:rsidR="00AB41A3" w:rsidRPr="007A2EF7" w14:paraId="79AF4714" w14:textId="77777777" w:rsidTr="00BB37DC">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0C9358A" w14:textId="77777777" w:rsidR="00AB41A3" w:rsidRPr="00830E58" w:rsidRDefault="00AB41A3" w:rsidP="00BB37DC">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3</w:t>
            </w:r>
          </w:p>
          <w:p w14:paraId="3217A9A7" w14:textId="77777777" w:rsidR="004760C7" w:rsidRDefault="00922575">
            <w:pPr>
              <w:spacing w:after="0"/>
            </w:pPr>
            <w:r>
              <w:rPr>
                <w:rFonts w:ascii="Arial" w:eastAsia="Arial" w:hAnsi="Arial" w:cs="Arial"/>
                <w:sz w:val="20"/>
                <w:szCs w:val="20"/>
              </w:rPr>
              <w:t>DOR.ICT.EKM.RAM.001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0D44030" w14:textId="77777777" w:rsidR="00AB41A3" w:rsidRPr="00F94986" w:rsidRDefault="002B0956" w:rsidP="00640CBC">
            <w:pPr>
              <w:spacing w:before="120" w:after="120" w:line="240" w:lineRule="auto"/>
              <w:ind w:left="284" w:right="284"/>
              <w:textAlignment w:val="baseline"/>
              <w:rPr>
                <w:rFonts w:ascii="Arial" w:eastAsia="Times New Roman" w:hAnsi="Arial" w:cs="Arial"/>
                <w:b/>
                <w:bCs/>
                <w:sz w:val="20"/>
                <w:szCs w:val="20"/>
              </w:rPr>
            </w:pPr>
            <w:r w:rsidRPr="002B0956">
              <w:rPr>
                <w:rFonts w:ascii="Arial" w:eastAsia="Times New Roman" w:hAnsi="Arial" w:cs="Arial"/>
                <w:b/>
                <w:bCs/>
                <w:sz w:val="20"/>
                <w:szCs w:val="20"/>
              </w:rPr>
              <w:t xml:space="preserve">Cryptographic measures and products must undergo regular assessment, monitoring regarding compliance with applicable standards, </w:t>
            </w:r>
            <w:r w:rsidR="00727EF7" w:rsidRPr="002B0956">
              <w:rPr>
                <w:rFonts w:ascii="Arial" w:eastAsia="Times New Roman" w:hAnsi="Arial" w:cs="Arial"/>
                <w:b/>
                <w:bCs/>
                <w:sz w:val="20"/>
                <w:szCs w:val="20"/>
              </w:rPr>
              <w:t>legislation</w:t>
            </w:r>
            <w:r w:rsidRPr="002B0956">
              <w:rPr>
                <w:rFonts w:ascii="Arial" w:eastAsia="Times New Roman" w:hAnsi="Arial" w:cs="Arial"/>
                <w:b/>
                <w:bCs/>
                <w:sz w:val="20"/>
                <w:szCs w:val="20"/>
              </w:rPr>
              <w:t>, and adherence with developments in cryptanalysis to ensure they remain resilient against cyber threats.</w:t>
            </w:r>
          </w:p>
        </w:tc>
      </w:tr>
      <w:tr w:rsidR="00AB41A3" w:rsidRPr="008A4AFA" w14:paraId="4BB5B844" w14:textId="77777777" w:rsidTr="00BB37DC">
        <w:trPr>
          <w:trHeight w:val="74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46BBB5" w14:textId="77777777" w:rsidR="00AB41A3" w:rsidRPr="00E92459" w:rsidRDefault="002B0956" w:rsidP="00BB37DC">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3</w:t>
            </w:r>
            <w:r w:rsidR="00AB41A3" w:rsidRPr="00E92459">
              <w:rPr>
                <w:rFonts w:ascii="Arial" w:eastAsia="Times New Roman" w:hAnsi="Arial" w:cs="Arial"/>
                <w:sz w:val="20"/>
                <w:szCs w:val="20"/>
              </w:rPr>
              <w:t>.1</w:t>
            </w:r>
          </w:p>
          <w:p w14:paraId="389BE8E5" w14:textId="77777777" w:rsidR="00AB41A3" w:rsidRPr="008A4AFA" w:rsidRDefault="00AB41A3" w:rsidP="00AD1EF3">
            <w:pPr>
              <w:ind w:left="624"/>
              <w:textAlignment w:val="baseline"/>
              <w:rPr>
                <w:rFonts w:ascii="Arial" w:eastAsia="Times New Roman" w:hAnsi="Arial" w:cs="Arial"/>
                <w:sz w:val="20"/>
                <w:szCs w:val="20"/>
              </w:rPr>
            </w:pPr>
          </w:p>
          <w:p w14:paraId="5042605F" w14:textId="77777777" w:rsidR="004760C7" w:rsidRDefault="00922575">
            <w:pPr>
              <w:spacing w:after="0"/>
            </w:pPr>
            <w:r>
              <w:rPr>
                <w:rFonts w:ascii="Arial" w:eastAsia="Arial" w:hAnsi="Arial" w:cs="Arial"/>
                <w:sz w:val="20"/>
                <w:szCs w:val="20"/>
              </w:rPr>
              <w:t>DOR.ICT.EKM.RAM.002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D780BC8" w14:textId="77777777" w:rsidR="00AB41A3" w:rsidRPr="00C07C38" w:rsidRDefault="002B0956" w:rsidP="00BB37DC">
            <w:pPr>
              <w:spacing w:before="120" w:after="120" w:line="240" w:lineRule="auto"/>
              <w:ind w:left="284" w:right="284"/>
              <w:textAlignment w:val="baseline"/>
              <w:rPr>
                <w:rFonts w:ascii="Arial" w:eastAsia="Calibri" w:hAnsi="Arial" w:cs="Arial"/>
                <w:color w:val="000000" w:themeColor="text1"/>
                <w:sz w:val="20"/>
                <w:szCs w:val="20"/>
              </w:rPr>
            </w:pPr>
            <w:r w:rsidRPr="002B0956">
              <w:rPr>
                <w:rFonts w:ascii="Arial" w:eastAsia="Calibri" w:hAnsi="Arial" w:cs="Arial"/>
                <w:color w:val="000000" w:themeColor="text1"/>
                <w:sz w:val="20"/>
                <w:szCs w:val="20"/>
              </w:rPr>
              <w:t xml:space="preserve">The cryptographic measures implemented must be reviewed/ </w:t>
            </w:r>
            <w:r w:rsidR="001450C5" w:rsidRPr="002B0956">
              <w:rPr>
                <w:rFonts w:ascii="Arial" w:eastAsia="Calibri" w:hAnsi="Arial" w:cs="Arial"/>
                <w:color w:val="000000" w:themeColor="text1"/>
                <w:sz w:val="20"/>
                <w:szCs w:val="20"/>
              </w:rPr>
              <w:t>reassessed</w:t>
            </w:r>
            <w:r w:rsidRPr="002B0956">
              <w:rPr>
                <w:rFonts w:ascii="Arial" w:eastAsia="Calibri" w:hAnsi="Arial" w:cs="Arial"/>
                <w:color w:val="000000" w:themeColor="text1"/>
                <w:sz w:val="20"/>
                <w:szCs w:val="20"/>
              </w:rPr>
              <w:t xml:space="preserve"> at least every 12 months.</w:t>
            </w:r>
          </w:p>
          <w:p w14:paraId="2168C762"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AB41A3" w:rsidRPr="0055057C" w14:paraId="3C5058DF" w14:textId="77777777" w:rsidTr="00BB37D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6AF55A" w14:textId="77777777" w:rsidR="00AB41A3" w:rsidRPr="00BB0A00" w:rsidRDefault="002B0956" w:rsidP="00AD1EF3">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3</w:t>
            </w:r>
            <w:r w:rsidR="00AB41A3">
              <w:rPr>
                <w:rFonts w:ascii="Arial" w:eastAsia="Times New Roman" w:hAnsi="Arial" w:cs="Arial"/>
                <w:sz w:val="20"/>
                <w:szCs w:val="20"/>
              </w:rPr>
              <w:t>.2</w:t>
            </w:r>
          </w:p>
          <w:p w14:paraId="43533FB5" w14:textId="77777777" w:rsidR="004760C7" w:rsidRDefault="00922575">
            <w:pPr>
              <w:spacing w:after="0"/>
            </w:pPr>
            <w:r>
              <w:rPr>
                <w:rFonts w:ascii="Arial" w:eastAsia="Arial" w:hAnsi="Arial" w:cs="Arial"/>
                <w:sz w:val="20"/>
                <w:szCs w:val="20"/>
              </w:rPr>
              <w:t>DOR.ICT.EKM.RAM.003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BFDD91" w14:textId="77777777" w:rsidR="003E678E" w:rsidRPr="00BB37DC" w:rsidRDefault="002B0956" w:rsidP="00BB37DC">
            <w:pPr>
              <w:spacing w:before="120" w:after="240" w:line="240" w:lineRule="auto"/>
              <w:ind w:left="284" w:right="284"/>
              <w:textAlignment w:val="baseline"/>
              <w:rPr>
                <w:rFonts w:ascii="Arial" w:eastAsia="Calibri" w:hAnsi="Arial" w:cs="Arial"/>
                <w:color w:val="000000" w:themeColor="text1"/>
                <w:sz w:val="20"/>
                <w:szCs w:val="20"/>
              </w:rPr>
            </w:pPr>
            <w:r w:rsidRPr="002B0956">
              <w:rPr>
                <w:rFonts w:ascii="Arial" w:eastAsia="Calibri" w:hAnsi="Arial" w:cs="Arial"/>
                <w:color w:val="000000" w:themeColor="text1"/>
                <w:sz w:val="20"/>
                <w:szCs w:val="20"/>
              </w:rPr>
              <w:t xml:space="preserve">For cryptographic measures and products which do not meet applicable technical or legal requirements or </w:t>
            </w:r>
            <w:r w:rsidR="001450C5" w:rsidRPr="002B0956">
              <w:rPr>
                <w:rFonts w:ascii="Arial" w:eastAsia="Calibri" w:hAnsi="Arial" w:cs="Arial"/>
                <w:color w:val="000000" w:themeColor="text1"/>
                <w:sz w:val="20"/>
                <w:szCs w:val="20"/>
              </w:rPr>
              <w:t>cannot</w:t>
            </w:r>
            <w:r w:rsidRPr="002B0956">
              <w:rPr>
                <w:rFonts w:ascii="Arial" w:eastAsia="Calibri" w:hAnsi="Arial" w:cs="Arial"/>
                <w:color w:val="000000" w:themeColor="text1"/>
                <w:sz w:val="20"/>
                <w:szCs w:val="20"/>
              </w:rPr>
              <w:t xml:space="preserve"> mitigate applicable threats from cryptanalysis development, the potential risks must be assessed and treated.</w:t>
            </w:r>
          </w:p>
          <w:p w14:paraId="3AA3E336"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A.6.4)</w:t>
            </w:r>
          </w:p>
        </w:tc>
      </w:tr>
    </w:tbl>
    <w:p w14:paraId="716E3D13" w14:textId="77777777" w:rsidR="008607B9" w:rsidRPr="00825A87" w:rsidRDefault="008607B9" w:rsidP="0027643D">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22"/>
        <w:gridCol w:w="7415"/>
      </w:tblGrid>
      <w:tr w:rsidR="00CF1DE5" w:rsidRPr="008A4AFA" w14:paraId="16748C57" w14:textId="77777777" w:rsidTr="00054283">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D29E87B" w14:textId="77777777" w:rsidR="00CF1DE5" w:rsidRPr="008A4AFA" w:rsidRDefault="00CF1DE5" w:rsidP="004E073B">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4</w:t>
            </w:r>
            <w:r w:rsidRPr="00B709A8">
              <w:rPr>
                <w:rFonts w:ascii="Arial" w:eastAsia="Times New Roman" w:hAnsi="Arial" w:cs="Arial"/>
                <w:b/>
                <w:bCs/>
                <w:color w:val="FFFFFF"/>
                <w:sz w:val="20"/>
                <w:szCs w:val="20"/>
              </w:rPr>
              <w:t xml:space="preserve"> </w:t>
            </w:r>
            <w:r w:rsidR="004E073B">
              <w:rPr>
                <w:rFonts w:ascii="Arial" w:eastAsia="Times New Roman" w:hAnsi="Arial" w:cs="Arial"/>
                <w:b/>
                <w:bCs/>
                <w:color w:val="FFFFFF"/>
                <w:sz w:val="20"/>
                <w:szCs w:val="20"/>
              </w:rPr>
              <w:br/>
            </w:r>
            <w:r w:rsidRPr="00B709A8">
              <w:rPr>
                <w:rFonts w:ascii="Arial" w:eastAsia="Times New Roman" w:hAnsi="Arial" w:cs="Arial"/>
                <w:b/>
                <w:bCs/>
                <w:color w:val="FFFFFF"/>
                <w:sz w:val="20"/>
                <w:szCs w:val="20"/>
              </w:rPr>
              <w:t>(version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BC883C9" w14:textId="77777777" w:rsidR="00CF1DE5" w:rsidRPr="00B52448" w:rsidRDefault="00CF1DE5" w:rsidP="00394E10">
            <w:pPr>
              <w:spacing w:before="120" w:after="120" w:line="240" w:lineRule="auto"/>
              <w:ind w:left="284" w:right="284"/>
              <w:textAlignment w:val="baseline"/>
              <w:rPr>
                <w:rFonts w:ascii="Arial" w:eastAsia="Times New Roman" w:hAnsi="Arial" w:cs="Arial"/>
                <w:sz w:val="24"/>
                <w:szCs w:val="24"/>
              </w:rPr>
            </w:pPr>
            <w:r w:rsidRPr="00CF1DE5">
              <w:rPr>
                <w:rFonts w:asciiTheme="minorBidi" w:eastAsia="Times New Roman" w:hAnsiTheme="minorBidi"/>
                <w:b/>
                <w:bCs/>
                <w:color w:val="FFFFFF"/>
                <w:sz w:val="20"/>
                <w:szCs w:val="20"/>
              </w:rPr>
              <w:t>Documentation</w:t>
            </w:r>
            <w:r w:rsidR="002115BB">
              <w:rPr>
                <w:rFonts w:asciiTheme="minorBidi" w:eastAsia="Times New Roman" w:hAnsiTheme="minorBidi"/>
                <w:b/>
                <w:bCs/>
                <w:color w:val="FFFFFF"/>
                <w:sz w:val="20"/>
                <w:szCs w:val="20"/>
              </w:rPr>
              <w:t>, inventory</w:t>
            </w:r>
            <w:r w:rsidRPr="00CF1DE5">
              <w:rPr>
                <w:rFonts w:asciiTheme="minorBidi" w:eastAsia="Times New Roman" w:hAnsiTheme="minorBidi"/>
                <w:b/>
                <w:bCs/>
                <w:color w:val="FFFFFF"/>
                <w:sz w:val="20"/>
                <w:szCs w:val="20"/>
              </w:rPr>
              <w:t xml:space="preserve"> of key and cryptographic measures</w:t>
            </w:r>
          </w:p>
        </w:tc>
      </w:tr>
      <w:tr w:rsidR="00CF1DE5" w:rsidRPr="007A2EF7" w14:paraId="2D57BAF7" w14:textId="77777777" w:rsidTr="00EE758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038A2AD" w14:textId="77777777" w:rsidR="00CF1DE5" w:rsidRPr="004A6F30" w:rsidRDefault="00CF1DE5" w:rsidP="004E073B">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4</w:t>
            </w:r>
          </w:p>
          <w:p w14:paraId="67C57BBF" w14:textId="77777777" w:rsidR="004760C7" w:rsidRDefault="00922575">
            <w:pPr>
              <w:spacing w:after="0"/>
            </w:pPr>
            <w:r>
              <w:rPr>
                <w:rFonts w:ascii="Arial" w:eastAsia="Arial" w:hAnsi="Arial" w:cs="Arial"/>
                <w:sz w:val="20"/>
                <w:szCs w:val="20"/>
              </w:rPr>
              <w:t>DOR.ICT.EKM.DCM.001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E29315F" w14:textId="77777777" w:rsidR="00CF1DE5" w:rsidRPr="00F94986" w:rsidRDefault="0092015B" w:rsidP="00640CBC">
            <w:pPr>
              <w:spacing w:before="120" w:after="120" w:line="240" w:lineRule="auto"/>
              <w:ind w:left="284" w:right="284"/>
              <w:textAlignment w:val="baseline"/>
              <w:rPr>
                <w:rFonts w:ascii="Arial" w:eastAsia="Times New Roman" w:hAnsi="Arial" w:cs="Arial"/>
                <w:b/>
                <w:bCs/>
                <w:sz w:val="20"/>
                <w:szCs w:val="20"/>
              </w:rPr>
            </w:pPr>
            <w:r w:rsidRPr="0092015B">
              <w:rPr>
                <w:rFonts w:ascii="Arial" w:eastAsia="Times New Roman" w:hAnsi="Arial" w:cs="Arial"/>
                <w:b/>
                <w:bCs/>
                <w:sz w:val="20"/>
                <w:szCs w:val="20"/>
              </w:rPr>
              <w:t xml:space="preserve">Documentation of cryptographic measures, </w:t>
            </w:r>
            <w:r w:rsidR="00370FBF" w:rsidRPr="00CC3F26">
              <w:rPr>
                <w:rFonts w:ascii="Arial" w:eastAsia="Times New Roman" w:hAnsi="Arial" w:cs="Arial"/>
                <w:b/>
                <w:bCs/>
                <w:sz w:val="20"/>
                <w:szCs w:val="20"/>
                <w:highlight w:val="yellow"/>
              </w:rPr>
              <w:t>cryptographic inventory and Cryptographic Bill of Materials (CBOM)</w:t>
            </w:r>
            <w:r w:rsidR="00370FBF">
              <w:rPr>
                <w:rFonts w:ascii="Arial" w:eastAsia="Times New Roman" w:hAnsi="Arial" w:cs="Arial"/>
                <w:b/>
                <w:bCs/>
                <w:sz w:val="20"/>
                <w:szCs w:val="20"/>
              </w:rPr>
              <w:t xml:space="preserve">, </w:t>
            </w:r>
            <w:r w:rsidRPr="0092015B">
              <w:rPr>
                <w:rFonts w:ascii="Arial" w:eastAsia="Times New Roman" w:hAnsi="Arial" w:cs="Arial"/>
                <w:b/>
                <w:bCs/>
                <w:sz w:val="20"/>
                <w:szCs w:val="20"/>
              </w:rPr>
              <w:t>PKI architecture, connection paths with corresponding key and certificate register must be established and regularly maintained to ensure proper operation and compliance.</w:t>
            </w:r>
          </w:p>
        </w:tc>
      </w:tr>
      <w:tr w:rsidR="00CF1DE5" w:rsidRPr="008A4AFA" w14:paraId="548CA8C1" w14:textId="77777777" w:rsidTr="00EE758F">
        <w:trPr>
          <w:trHeight w:val="121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9AC6B14" w14:textId="77777777" w:rsidR="00CF1DE5" w:rsidRPr="008A4AFA" w:rsidRDefault="003C6BB2" w:rsidP="004B1862">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4</w:t>
            </w:r>
            <w:r w:rsidR="00CF1DE5" w:rsidRPr="00E92459">
              <w:rPr>
                <w:rFonts w:ascii="Arial" w:eastAsia="Times New Roman" w:hAnsi="Arial" w:cs="Arial"/>
                <w:sz w:val="20"/>
                <w:szCs w:val="20"/>
              </w:rPr>
              <w:t>.1</w:t>
            </w:r>
          </w:p>
          <w:p w14:paraId="06948D79" w14:textId="77777777" w:rsidR="004760C7" w:rsidRDefault="00922575">
            <w:pPr>
              <w:spacing w:after="0"/>
            </w:pPr>
            <w:r>
              <w:rPr>
                <w:rFonts w:ascii="Arial" w:eastAsia="Arial" w:hAnsi="Arial" w:cs="Arial"/>
                <w:sz w:val="20"/>
                <w:szCs w:val="20"/>
              </w:rPr>
              <w:t>DOR.ICT.EKM.DCM.002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C041F12" w14:textId="77777777" w:rsidR="00CF1DE5" w:rsidRPr="00825A87" w:rsidRDefault="003C6BB2" w:rsidP="004B1862">
            <w:pPr>
              <w:spacing w:before="120" w:after="120" w:line="240" w:lineRule="auto"/>
              <w:ind w:left="284" w:right="284"/>
              <w:textAlignment w:val="baseline"/>
              <w:rPr>
                <w:rFonts w:ascii="Arial" w:eastAsia="Calibri" w:hAnsi="Arial" w:cs="Arial"/>
                <w:color w:val="000000" w:themeColor="text1"/>
                <w:sz w:val="20"/>
                <w:szCs w:val="20"/>
              </w:rPr>
            </w:pPr>
            <w:r w:rsidRPr="003C6BB2">
              <w:rPr>
                <w:rFonts w:ascii="Arial" w:eastAsia="Calibri" w:hAnsi="Arial" w:cs="Arial"/>
                <w:color w:val="000000" w:themeColor="text1"/>
                <w:sz w:val="20"/>
                <w:szCs w:val="20"/>
              </w:rPr>
              <w:t>The cryptographic measures must be documented to ensure that they are safely operated, and an overview of the implemented measures is provided: Details of all algorithms and protocols used for the protection of classified data and the keys used should be documented. More precisely, for algorithms and protocols at least the aspects bit security, protection level, standard as well as usage and for keys the strength, expiry date and usage must be recorded.</w:t>
            </w:r>
          </w:p>
          <w:p w14:paraId="1528AD4A"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CF1DE5" w:rsidRPr="0055057C" w14:paraId="2CD19271" w14:textId="77777777" w:rsidTr="00EE758F">
        <w:trPr>
          <w:trHeight w:val="27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32C8C9" w14:textId="77777777" w:rsidR="00CF1DE5" w:rsidRPr="00BB0A00" w:rsidRDefault="003C6BB2" w:rsidP="000C49AA">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4</w:t>
            </w:r>
            <w:r w:rsidR="00CF1DE5">
              <w:rPr>
                <w:rFonts w:ascii="Arial" w:eastAsia="Times New Roman" w:hAnsi="Arial" w:cs="Arial"/>
                <w:sz w:val="20"/>
                <w:szCs w:val="20"/>
              </w:rPr>
              <w:t>.2</w:t>
            </w:r>
          </w:p>
          <w:p w14:paraId="3E4D843D" w14:textId="77777777" w:rsidR="004760C7" w:rsidRDefault="00922575">
            <w:pPr>
              <w:spacing w:after="0"/>
            </w:pPr>
            <w:r>
              <w:rPr>
                <w:rFonts w:ascii="Arial" w:eastAsia="Arial" w:hAnsi="Arial" w:cs="Arial"/>
                <w:sz w:val="20"/>
                <w:szCs w:val="20"/>
              </w:rPr>
              <w:t>DOR.ICT.EKM.DCM.003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D6DAFF" w14:textId="77777777" w:rsidR="00CF1DE5" w:rsidRPr="00825A87" w:rsidRDefault="003C6BB2" w:rsidP="000C49AA">
            <w:pPr>
              <w:spacing w:before="120" w:after="120" w:line="240" w:lineRule="auto"/>
              <w:ind w:left="284" w:right="284"/>
              <w:textAlignment w:val="baseline"/>
              <w:rPr>
                <w:rFonts w:ascii="Arial" w:eastAsia="Times New Roman" w:hAnsi="Arial" w:cs="Arial"/>
                <w:sz w:val="20"/>
                <w:szCs w:val="20"/>
              </w:rPr>
            </w:pPr>
            <w:r w:rsidRPr="003C6BB2">
              <w:rPr>
                <w:rFonts w:ascii="Arial" w:eastAsia="Calibri" w:hAnsi="Arial" w:cs="Arial"/>
                <w:color w:val="000000" w:themeColor="text1"/>
                <w:sz w:val="20"/>
                <w:szCs w:val="20"/>
              </w:rPr>
              <w:t xml:space="preserve">The PKIs must be documented to ensure their </w:t>
            </w:r>
            <w:r w:rsidR="00BF202D" w:rsidRPr="003C6BB2">
              <w:rPr>
                <w:rFonts w:ascii="Arial" w:eastAsia="Calibri" w:hAnsi="Arial" w:cs="Arial"/>
                <w:color w:val="000000" w:themeColor="text1"/>
                <w:sz w:val="20"/>
                <w:szCs w:val="20"/>
              </w:rPr>
              <w:t>safe</w:t>
            </w:r>
            <w:r w:rsidRPr="003C6BB2">
              <w:rPr>
                <w:rFonts w:ascii="Arial" w:eastAsia="Calibri" w:hAnsi="Arial" w:cs="Arial"/>
                <w:color w:val="000000" w:themeColor="text1"/>
                <w:sz w:val="20"/>
                <w:szCs w:val="20"/>
              </w:rPr>
              <w:t xml:space="preserve"> operation</w:t>
            </w:r>
            <w:r w:rsidR="003E3C77">
              <w:rPr>
                <w:rFonts w:ascii="Arial" w:eastAsia="Calibri" w:hAnsi="Arial" w:cs="Arial"/>
                <w:color w:val="000000" w:themeColor="text1"/>
                <w:sz w:val="20"/>
                <w:szCs w:val="20"/>
              </w:rPr>
              <w:t>.</w:t>
            </w:r>
          </w:p>
          <w:p w14:paraId="539C4360"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4C4FB8" w:rsidRPr="0055057C" w14:paraId="5273A803"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EBC759" w14:textId="77777777" w:rsidR="004C4FB8" w:rsidRDefault="004C4FB8" w:rsidP="000C49AA">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4.2.1</w:t>
            </w:r>
          </w:p>
          <w:p w14:paraId="364B9A6B" w14:textId="77777777" w:rsidR="004760C7" w:rsidRDefault="00922575">
            <w:pPr>
              <w:spacing w:after="0"/>
            </w:pPr>
            <w:r>
              <w:rPr>
                <w:rFonts w:ascii="Arial" w:eastAsia="Arial" w:hAnsi="Arial" w:cs="Arial"/>
                <w:sz w:val="20"/>
                <w:szCs w:val="20"/>
              </w:rPr>
              <w:t>DOR.ICT.EKM.DCM.004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6FC2BB" w14:textId="77777777" w:rsidR="004C4FB8" w:rsidRPr="003C6BB2" w:rsidRDefault="00FC5B22" w:rsidP="000C49AA">
            <w:pPr>
              <w:spacing w:before="120" w:after="120" w:line="240" w:lineRule="auto"/>
              <w:ind w:left="567" w:right="284"/>
              <w:textAlignment w:val="baseline"/>
              <w:rPr>
                <w:rFonts w:ascii="Arial" w:eastAsia="Calibri" w:hAnsi="Arial" w:cs="Arial"/>
                <w:color w:val="000000" w:themeColor="text1"/>
                <w:sz w:val="20"/>
                <w:szCs w:val="20"/>
              </w:rPr>
            </w:pPr>
            <w:r w:rsidRPr="00FC5B22">
              <w:rPr>
                <w:rFonts w:ascii="Arial" w:eastAsia="Calibri" w:hAnsi="Arial" w:cs="Arial"/>
                <w:color w:val="000000" w:themeColor="text1"/>
                <w:sz w:val="20"/>
                <w:szCs w:val="20"/>
              </w:rPr>
              <w:t>For each PKI a governance model for generation, distribution and management of cryptographic keys must be in place and documented, providing requirements for the complete life cycle of certificates and keys.</w:t>
            </w:r>
          </w:p>
          <w:p w14:paraId="138E3AD5"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FC5B22" w:rsidRPr="0055057C" w14:paraId="190EACCB"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01627E" w14:textId="77777777" w:rsidR="00FC5B22" w:rsidRDefault="00FC5B22" w:rsidP="000C49AA">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4.2.2</w:t>
            </w:r>
          </w:p>
          <w:p w14:paraId="622C48B9" w14:textId="77777777" w:rsidR="004760C7" w:rsidRDefault="00922575">
            <w:pPr>
              <w:spacing w:after="0"/>
            </w:pPr>
            <w:r>
              <w:rPr>
                <w:rFonts w:ascii="Arial" w:eastAsia="Arial" w:hAnsi="Arial" w:cs="Arial"/>
                <w:sz w:val="20"/>
                <w:szCs w:val="20"/>
              </w:rPr>
              <w:t>DOR.ICT.EKM.DCM.005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EECFF3" w14:textId="77777777" w:rsidR="00FC5B22" w:rsidRPr="00FC5B22" w:rsidRDefault="003E2273" w:rsidP="000C49AA">
            <w:pPr>
              <w:spacing w:before="120" w:after="120" w:line="240" w:lineRule="auto"/>
              <w:ind w:left="567" w:right="284"/>
              <w:textAlignment w:val="baseline"/>
              <w:rPr>
                <w:rFonts w:ascii="Arial" w:eastAsia="Calibri" w:hAnsi="Arial" w:cs="Arial"/>
                <w:color w:val="000000" w:themeColor="text1"/>
                <w:sz w:val="20"/>
                <w:szCs w:val="20"/>
              </w:rPr>
            </w:pPr>
            <w:r w:rsidRPr="003E2273">
              <w:rPr>
                <w:rFonts w:ascii="Arial" w:eastAsia="Calibri" w:hAnsi="Arial" w:cs="Arial"/>
                <w:color w:val="000000" w:themeColor="text1"/>
                <w:sz w:val="20"/>
                <w:szCs w:val="20"/>
              </w:rPr>
              <w:t>For each certificate authority, methods and processes to be implemented must be described to meet the requirements demanded by the governance model.</w:t>
            </w:r>
          </w:p>
          <w:p w14:paraId="7FAC88F2"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3E2273" w:rsidRPr="0055057C" w14:paraId="7C53AEEF"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07AB68" w14:textId="77777777" w:rsidR="003E2273" w:rsidRDefault="003E2273" w:rsidP="000C49AA">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4.2.3</w:t>
            </w:r>
          </w:p>
          <w:p w14:paraId="38478F72" w14:textId="77777777" w:rsidR="004760C7" w:rsidRDefault="00922575">
            <w:pPr>
              <w:spacing w:after="0"/>
            </w:pPr>
            <w:r>
              <w:rPr>
                <w:rFonts w:ascii="Arial" w:eastAsia="Arial" w:hAnsi="Arial" w:cs="Arial"/>
                <w:sz w:val="20"/>
                <w:szCs w:val="20"/>
              </w:rPr>
              <w:t>DOR.ICT.EKM.DCM.006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56DA03" w14:textId="77777777" w:rsidR="003E2273" w:rsidRPr="003E2273" w:rsidRDefault="00115EC8" w:rsidP="000C49AA">
            <w:pPr>
              <w:spacing w:before="120" w:after="120" w:line="240" w:lineRule="auto"/>
              <w:ind w:left="567" w:right="284"/>
              <w:textAlignment w:val="baseline"/>
              <w:rPr>
                <w:rFonts w:ascii="Arial" w:eastAsia="Calibri" w:hAnsi="Arial" w:cs="Arial"/>
                <w:color w:val="000000" w:themeColor="text1"/>
                <w:sz w:val="20"/>
                <w:szCs w:val="20"/>
              </w:rPr>
            </w:pPr>
            <w:r w:rsidRPr="00115EC8">
              <w:rPr>
                <w:rFonts w:ascii="Arial" w:eastAsia="Calibri" w:hAnsi="Arial" w:cs="Arial"/>
                <w:color w:val="000000" w:themeColor="text1"/>
                <w:sz w:val="20"/>
                <w:szCs w:val="20"/>
              </w:rPr>
              <w:t>The documentation of PKIs should ensure that the keys are securely managed, conflicts of interest are strictly avoided and a clear role concept with separation of duties is in place to avoid misuse during the creation and administration of cryptographic keys in accordance with Identity and Access Management Guideline</w:t>
            </w:r>
            <w:r>
              <w:rPr>
                <w:rFonts w:ascii="Arial" w:eastAsia="Calibri" w:hAnsi="Arial" w:cs="Arial"/>
                <w:color w:val="000000" w:themeColor="text1"/>
                <w:sz w:val="20"/>
                <w:szCs w:val="20"/>
              </w:rPr>
              <w:t>.</w:t>
            </w:r>
          </w:p>
          <w:p w14:paraId="1AF67783"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115EC8" w:rsidRPr="0055057C" w14:paraId="1C44DE59"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6AF891" w14:textId="77777777" w:rsidR="00115EC8" w:rsidRDefault="00115EC8" w:rsidP="000C49AA">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4.3</w:t>
            </w:r>
          </w:p>
          <w:p w14:paraId="6FCEA252" w14:textId="77777777" w:rsidR="004760C7" w:rsidRDefault="00922575">
            <w:pPr>
              <w:spacing w:after="0"/>
            </w:pPr>
            <w:r>
              <w:rPr>
                <w:rFonts w:ascii="Arial" w:eastAsia="Arial" w:hAnsi="Arial" w:cs="Arial"/>
                <w:sz w:val="20"/>
                <w:szCs w:val="20"/>
              </w:rPr>
              <w:t>DOR.ICT.EKM.DCM.007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362736" w14:textId="77777777" w:rsidR="00115EC8" w:rsidRPr="00115EC8" w:rsidRDefault="00115EC8" w:rsidP="000C49AA">
            <w:pPr>
              <w:spacing w:before="120" w:after="120" w:line="240" w:lineRule="auto"/>
              <w:ind w:left="284" w:right="284"/>
              <w:textAlignment w:val="baseline"/>
              <w:rPr>
                <w:rFonts w:ascii="Arial" w:eastAsia="Calibri" w:hAnsi="Arial" w:cs="Arial"/>
                <w:color w:val="000000" w:themeColor="text1"/>
                <w:sz w:val="20"/>
                <w:szCs w:val="20"/>
              </w:rPr>
            </w:pPr>
            <w:r w:rsidRPr="00115EC8">
              <w:rPr>
                <w:rFonts w:ascii="Arial" w:eastAsia="Calibri" w:hAnsi="Arial" w:cs="Arial"/>
                <w:color w:val="000000" w:themeColor="text1"/>
                <w:sz w:val="20"/>
                <w:szCs w:val="20"/>
              </w:rPr>
              <w:t>Connection paths and corresponding keys without central validation must be documented in an auditable format to ensure proper compliance of authorizations in addition to providing the ability to remediate any access violations</w:t>
            </w:r>
            <w:r w:rsidR="00B55F5F">
              <w:rPr>
                <w:rFonts w:ascii="Arial" w:eastAsia="Calibri" w:hAnsi="Arial" w:cs="Arial"/>
                <w:color w:val="000000" w:themeColor="text1"/>
                <w:sz w:val="20"/>
                <w:szCs w:val="20"/>
              </w:rPr>
              <w:t>.</w:t>
            </w:r>
          </w:p>
          <w:p w14:paraId="698B3388"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115EC8" w:rsidRPr="0055057C" w14:paraId="1B4AEF31" w14:textId="77777777" w:rsidTr="00CC3F2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12AC10" w14:textId="77777777" w:rsidR="00115EC8" w:rsidRDefault="00115EC8" w:rsidP="000C49AA">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4.4</w:t>
            </w:r>
          </w:p>
          <w:p w14:paraId="7C5FB056" w14:textId="77777777" w:rsidR="004760C7" w:rsidRDefault="00922575">
            <w:pPr>
              <w:spacing w:after="0"/>
            </w:pPr>
            <w:r>
              <w:rPr>
                <w:rFonts w:ascii="Arial" w:eastAsia="Arial" w:hAnsi="Arial" w:cs="Arial"/>
                <w:sz w:val="20"/>
                <w:szCs w:val="20"/>
              </w:rPr>
              <w:t>DOR.ICT.EKM.DCM.008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FCBADD" w14:textId="77777777" w:rsidR="003E678E" w:rsidRPr="00115EC8" w:rsidRDefault="00115EC8" w:rsidP="000C49AA">
            <w:pPr>
              <w:spacing w:before="120" w:after="240" w:line="240" w:lineRule="auto"/>
              <w:ind w:left="284" w:right="284"/>
              <w:textAlignment w:val="baseline"/>
              <w:rPr>
                <w:rFonts w:ascii="Arial" w:eastAsia="Calibri" w:hAnsi="Arial" w:cs="Arial"/>
                <w:color w:val="000000" w:themeColor="text1"/>
                <w:sz w:val="20"/>
                <w:szCs w:val="20"/>
              </w:rPr>
            </w:pPr>
            <w:r w:rsidRPr="00115EC8">
              <w:rPr>
                <w:rFonts w:ascii="Arial" w:eastAsia="Calibri" w:hAnsi="Arial" w:cs="Arial"/>
                <w:color w:val="000000" w:themeColor="text1"/>
                <w:sz w:val="20"/>
                <w:szCs w:val="20"/>
              </w:rPr>
              <w:t xml:space="preserve">A register for all certificates and certificate-storing devices for at least IT </w:t>
            </w:r>
            <w:r w:rsidR="00164909" w:rsidRPr="00825A87">
              <w:rPr>
                <w:rFonts w:ascii="Arial" w:eastAsia="Calibri" w:hAnsi="Arial" w:cs="Arial"/>
                <w:color w:val="000000" w:themeColor="text1"/>
                <w:sz w:val="20"/>
                <w:szCs w:val="20"/>
              </w:rPr>
              <w:t>A</w:t>
            </w:r>
            <w:r w:rsidRPr="00825A87">
              <w:rPr>
                <w:rFonts w:ascii="Arial" w:eastAsia="Calibri" w:hAnsi="Arial" w:cs="Arial"/>
                <w:color w:val="000000" w:themeColor="text1"/>
                <w:sz w:val="20"/>
                <w:szCs w:val="20"/>
              </w:rPr>
              <w:t>ssets</w:t>
            </w:r>
            <w:r w:rsidRPr="00115EC8">
              <w:rPr>
                <w:rFonts w:ascii="Arial" w:eastAsia="Calibri" w:hAnsi="Arial" w:cs="Arial"/>
                <w:color w:val="000000" w:themeColor="text1"/>
                <w:sz w:val="20"/>
                <w:szCs w:val="20"/>
              </w:rPr>
              <w:t xml:space="preserve"> supporting critical or important functions must be in place and up to date.</w:t>
            </w:r>
          </w:p>
          <w:p w14:paraId="6399B894"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Certificate, Software Appliance, Hardware Appliance, Cloud Appliance, Operating System, Cloud PaaS, Container,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A.7.4)</w:t>
            </w:r>
          </w:p>
        </w:tc>
      </w:tr>
      <w:tr w:rsidR="00462ACB" w:rsidRPr="0055057C" w14:paraId="3CA502FD"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C6F415" w14:textId="77777777" w:rsidR="00462ACB" w:rsidRDefault="00462ACB" w:rsidP="000C49AA">
            <w:pPr>
              <w:spacing w:before="120" w:after="240" w:line="240" w:lineRule="auto"/>
              <w:ind w:left="624"/>
              <w:textAlignment w:val="baseline"/>
              <w:rPr>
                <w:rFonts w:ascii="Arial" w:eastAsia="Times New Roman" w:hAnsi="Arial" w:cs="Arial"/>
                <w:sz w:val="20"/>
                <w:szCs w:val="20"/>
              </w:rPr>
            </w:pPr>
            <w:r w:rsidRPr="00CC3F26">
              <w:rPr>
                <w:rFonts w:ascii="Arial" w:eastAsia="Times New Roman" w:hAnsi="Arial" w:cs="Arial"/>
                <w:sz w:val="20"/>
                <w:szCs w:val="20"/>
                <w:highlight w:val="yellow"/>
              </w:rPr>
              <w:t>4.5</w:t>
            </w:r>
          </w:p>
          <w:p w14:paraId="7F8E95D4" w14:textId="77777777" w:rsidR="004760C7" w:rsidRDefault="00922575">
            <w:pPr>
              <w:spacing w:after="0"/>
            </w:pPr>
            <w:r>
              <w:rPr>
                <w:rFonts w:ascii="Arial" w:eastAsia="Arial" w:hAnsi="Arial" w:cs="Arial"/>
                <w:sz w:val="20"/>
                <w:szCs w:val="20"/>
              </w:rPr>
              <w:t>DOR.ICT.EKM.DCM.009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16DBCE" w14:textId="77777777" w:rsidR="00462ACB" w:rsidRPr="00180FCC" w:rsidRDefault="00462ACB" w:rsidP="00462ACB">
            <w:pPr>
              <w:spacing w:before="120" w:after="240" w:line="240" w:lineRule="auto"/>
              <w:ind w:left="284"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A cryptographic inventory should be established, implemented, and maintained for all applications and applicable infrastructure components within ICT systems. The cryptographic inventory should represent the authoritative control for documenting, governing, and managing the use of cryptographic measures across the ICT estate. It should be complete, continuously updated, and aligned with the lifecycle of systems and cryptographic assets. At a minimum, the cryptographic inventory should include: ● (31.01.2027)</w:t>
            </w:r>
          </w:p>
          <w:p w14:paraId="33FB35FE"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lang w:val="fr-FR"/>
              </w:rPr>
            </w:pPr>
            <w:r w:rsidRPr="00180FCC">
              <w:rPr>
                <w:rFonts w:ascii="Arial" w:eastAsia="Calibri" w:hAnsi="Arial" w:cs="Arial"/>
                <w:color w:val="000000" w:themeColor="text1"/>
                <w:sz w:val="20"/>
                <w:szCs w:val="20"/>
                <w:highlight w:val="yellow"/>
                <w:lang w:val="fr-FR"/>
              </w:rPr>
              <w:t>Asset (application or infrastructure component)</w:t>
            </w:r>
          </w:p>
          <w:p w14:paraId="4753280A"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Owner and responsible organizational unit</w:t>
            </w:r>
          </w:p>
          <w:p w14:paraId="5C33EE82"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Description of cryptographic usage and purpose</w:t>
            </w:r>
          </w:p>
          <w:p w14:paraId="4F51DA20"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Protocols and cryptographic functions used</w:t>
            </w:r>
          </w:p>
          <w:p w14:paraId="1229E2DB"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Location (system, environment, or service)</w:t>
            </w:r>
          </w:p>
          <w:p w14:paraId="6BF0AE3E"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Relevant lifecycle attributes (e.g. creation, validity, rotation or expiry where applicable)</w:t>
            </w:r>
          </w:p>
          <w:p w14:paraId="0B5973B1" w14:textId="77777777" w:rsidR="00462ACB" w:rsidRPr="00180FCC" w:rsidRDefault="00462ACB" w:rsidP="00462ACB">
            <w:pPr>
              <w:spacing w:after="240" w:line="240" w:lineRule="auto"/>
              <w:ind w:left="284"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A Cryptographic Bill of Materials (CBOM) should be created and maintained for applications and applicable infrastructure components as a supporting artefact to the cryptographic inventory. The CBOM should provide a structured and machine-readable representation of cryptographic components embedded in software and systems and should be used to support the completeness and accuracy of the cryptographic inventory. CBOM should be used as an input source to populate and maintain the cryptographic inventory and appropriate processes should ensure regular synchronization and consistency between CBOM artefacts and the central inventory. At a minimum, the CBOM should include: ● (31.01.2027)</w:t>
            </w:r>
          </w:p>
          <w:p w14:paraId="01B807D3"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Algorithms (including parameters and mode of operation)</w:t>
            </w:r>
          </w:p>
          <w:p w14:paraId="0C10D7D0"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Cryptographic libraries and modules</w:t>
            </w:r>
          </w:p>
          <w:p w14:paraId="7D33F5D7"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Key metadata (e.g. key length, usage, and storage location where detectable)</w:t>
            </w:r>
          </w:p>
          <w:p w14:paraId="4D6B418A" w14:textId="77777777" w:rsidR="00462ACB" w:rsidRPr="00180FCC" w:rsidRDefault="00462ACB" w:rsidP="00462ACB">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Certificates (issuer, subject, signature algorithm, validity period, chain of trust, key usage, and status)</w:t>
            </w:r>
          </w:p>
          <w:p w14:paraId="26BE3336" w14:textId="77777777" w:rsidR="00BC2495" w:rsidRDefault="00462ACB" w:rsidP="00BC2495">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180FCC">
              <w:rPr>
                <w:rFonts w:ascii="Arial" w:eastAsia="Calibri" w:hAnsi="Arial" w:cs="Arial"/>
                <w:color w:val="000000" w:themeColor="text1"/>
                <w:sz w:val="20"/>
                <w:szCs w:val="20"/>
                <w:highlight w:val="yellow"/>
              </w:rPr>
              <w:t>Protocol implementations</w:t>
            </w:r>
          </w:p>
          <w:p w14:paraId="69BF5D8E" w14:textId="77777777" w:rsidR="00462ACB" w:rsidRPr="00CC3F26" w:rsidRDefault="00462ACB" w:rsidP="00CC3F26">
            <w:pPr>
              <w:pStyle w:val="ListParagraph"/>
              <w:numPr>
                <w:ilvl w:val="0"/>
                <w:numId w:val="49"/>
              </w:numPr>
              <w:spacing w:after="240" w:line="240" w:lineRule="auto"/>
              <w:ind w:right="284"/>
              <w:textAlignment w:val="baseline"/>
              <w:rPr>
                <w:rFonts w:ascii="Arial" w:eastAsia="Calibri" w:hAnsi="Arial" w:cs="Arial"/>
                <w:color w:val="000000" w:themeColor="text1"/>
                <w:sz w:val="20"/>
                <w:szCs w:val="20"/>
                <w:highlight w:val="yellow"/>
              </w:rPr>
            </w:pPr>
            <w:r w:rsidRPr="00CC3F26">
              <w:rPr>
                <w:rFonts w:ascii="Arial" w:eastAsia="Calibri" w:hAnsi="Arial" w:cs="Arial"/>
                <w:color w:val="000000" w:themeColor="text1"/>
                <w:sz w:val="20"/>
                <w:szCs w:val="20"/>
                <w:highlight w:val="yellow"/>
              </w:rPr>
              <w:t>Dependencies between cryptographic components</w:t>
            </w:r>
          </w:p>
          <w:p w14:paraId="6D75009A"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A.6.4</w:t>
            </w:r>
          </w:p>
        </w:tc>
      </w:tr>
    </w:tbl>
    <w:p w14:paraId="2170853F" w14:textId="77777777" w:rsidR="004F7333" w:rsidRPr="00825A87" w:rsidRDefault="004F7333" w:rsidP="0027643D">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6"/>
        <w:gridCol w:w="7471"/>
      </w:tblGrid>
      <w:tr w:rsidR="00D004AC" w:rsidRPr="008A4AFA" w14:paraId="4EAD04B3" w14:textId="77777777" w:rsidTr="003E7741">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4B4737D" w14:textId="77777777" w:rsidR="00D004AC" w:rsidRPr="008A4AFA" w:rsidRDefault="00D004AC" w:rsidP="003E7741">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5</w:t>
            </w:r>
            <w:r w:rsidRPr="00B709A8">
              <w:rPr>
                <w:rFonts w:ascii="Arial" w:eastAsia="Times New Roman" w:hAnsi="Arial" w:cs="Arial"/>
                <w:b/>
                <w:bCs/>
                <w:color w:val="FFFFFF"/>
                <w:sz w:val="20"/>
                <w:szCs w:val="20"/>
              </w:rPr>
              <w:t xml:space="preserve"> </w:t>
            </w:r>
            <w:r w:rsidR="003E7741">
              <w:rPr>
                <w:rFonts w:ascii="Arial" w:eastAsia="Times New Roman" w:hAnsi="Arial" w:cs="Arial"/>
                <w:b/>
                <w:bCs/>
                <w:color w:val="FFFFFF"/>
                <w:sz w:val="20"/>
                <w:szCs w:val="20"/>
              </w:rPr>
              <w:br/>
            </w:r>
            <w:r w:rsidRPr="00B709A8">
              <w:rPr>
                <w:rFonts w:ascii="Arial" w:eastAsia="Times New Roman" w:hAnsi="Arial" w:cs="Arial"/>
                <w:b/>
                <w:bCs/>
                <w:color w:val="FFFFFF"/>
                <w:sz w:val="20"/>
                <w:szCs w:val="20"/>
              </w:rPr>
              <w:t>(version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9BF65B1" w14:textId="77777777" w:rsidR="00D004AC" w:rsidRPr="00B52448" w:rsidRDefault="00D004AC" w:rsidP="00394E10">
            <w:pPr>
              <w:spacing w:before="120" w:after="120" w:line="240" w:lineRule="auto"/>
              <w:ind w:left="284" w:right="284"/>
              <w:textAlignment w:val="baseline"/>
              <w:rPr>
                <w:rFonts w:ascii="Arial" w:eastAsia="Times New Roman" w:hAnsi="Arial" w:cs="Arial"/>
                <w:sz w:val="24"/>
                <w:szCs w:val="24"/>
              </w:rPr>
            </w:pPr>
            <w:r w:rsidRPr="00D004AC">
              <w:rPr>
                <w:rFonts w:asciiTheme="minorBidi" w:eastAsia="Times New Roman" w:hAnsiTheme="minorBidi"/>
                <w:b/>
                <w:bCs/>
                <w:color w:val="FFFFFF"/>
                <w:sz w:val="20"/>
                <w:szCs w:val="20"/>
              </w:rPr>
              <w:t>Protection of data in transit</w:t>
            </w:r>
          </w:p>
        </w:tc>
      </w:tr>
      <w:tr w:rsidR="00D004AC" w:rsidRPr="007A2EF7" w14:paraId="47B921D6" w14:textId="77777777" w:rsidTr="00EE758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E9A3937" w14:textId="77777777" w:rsidR="00D004AC" w:rsidRPr="004A6F30" w:rsidRDefault="00D004AC" w:rsidP="003E7741">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5</w:t>
            </w:r>
          </w:p>
          <w:p w14:paraId="5D91EC4A" w14:textId="77777777" w:rsidR="004760C7" w:rsidRDefault="00922575">
            <w:pPr>
              <w:spacing w:after="0"/>
            </w:pPr>
            <w:r>
              <w:rPr>
                <w:rFonts w:ascii="Arial" w:eastAsia="Arial" w:hAnsi="Arial" w:cs="Arial"/>
                <w:sz w:val="20"/>
                <w:szCs w:val="20"/>
              </w:rPr>
              <w:t>DOR.ICT.EKM.PDT.001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222AFA5" w14:textId="77777777" w:rsidR="00D004AC" w:rsidRPr="00F94986" w:rsidRDefault="00874917" w:rsidP="00640CBC">
            <w:pPr>
              <w:spacing w:before="120" w:after="120" w:line="240" w:lineRule="auto"/>
              <w:ind w:left="284" w:right="284"/>
              <w:textAlignment w:val="baseline"/>
              <w:rPr>
                <w:rFonts w:ascii="Arial" w:eastAsia="Times New Roman" w:hAnsi="Arial" w:cs="Arial"/>
                <w:b/>
                <w:bCs/>
                <w:sz w:val="20"/>
                <w:szCs w:val="20"/>
              </w:rPr>
            </w:pPr>
            <w:r w:rsidRPr="00874917">
              <w:rPr>
                <w:rFonts w:ascii="Arial" w:eastAsia="Times New Roman" w:hAnsi="Arial" w:cs="Arial"/>
                <w:b/>
                <w:bCs/>
                <w:sz w:val="20"/>
                <w:szCs w:val="20"/>
              </w:rPr>
              <w:t>Data in transit must be protected in accordance with its classification and risk analysis and exchanged through secure network only.</w:t>
            </w:r>
          </w:p>
        </w:tc>
      </w:tr>
      <w:tr w:rsidR="00D004AC" w:rsidRPr="008A4AFA" w14:paraId="35D27C56" w14:textId="77777777" w:rsidTr="00EE758F">
        <w:trPr>
          <w:trHeight w:val="53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453E0DE" w14:textId="77777777" w:rsidR="00D004AC" w:rsidRPr="008A4AFA" w:rsidRDefault="003B4C1C" w:rsidP="007C6A2F">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5</w:t>
            </w:r>
            <w:r w:rsidR="00D004AC" w:rsidRPr="00E92459">
              <w:rPr>
                <w:rFonts w:ascii="Arial" w:eastAsia="Times New Roman" w:hAnsi="Arial" w:cs="Arial"/>
                <w:sz w:val="20"/>
                <w:szCs w:val="20"/>
              </w:rPr>
              <w:t>.1</w:t>
            </w:r>
          </w:p>
          <w:p w14:paraId="40E65B1F" w14:textId="77777777" w:rsidR="004760C7" w:rsidRDefault="00922575">
            <w:pPr>
              <w:spacing w:after="0"/>
            </w:pPr>
            <w:r>
              <w:rPr>
                <w:rFonts w:ascii="Arial" w:eastAsia="Arial" w:hAnsi="Arial" w:cs="Arial"/>
                <w:sz w:val="20"/>
                <w:szCs w:val="20"/>
              </w:rPr>
              <w:t>DOR.ICT.EKM.PDT.002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042901F" w14:textId="77777777" w:rsidR="00D004AC" w:rsidRPr="00825A87" w:rsidRDefault="003B4C1C" w:rsidP="007C6A2F">
            <w:pPr>
              <w:spacing w:before="120" w:after="120" w:line="240" w:lineRule="auto"/>
              <w:ind w:left="284" w:right="284"/>
              <w:textAlignment w:val="baseline"/>
              <w:rPr>
                <w:rFonts w:ascii="Arial" w:eastAsia="Calibri" w:hAnsi="Arial" w:cs="Arial"/>
                <w:color w:val="000000" w:themeColor="text1"/>
                <w:sz w:val="20"/>
                <w:szCs w:val="20"/>
              </w:rPr>
            </w:pPr>
            <w:r w:rsidRPr="003B4C1C">
              <w:rPr>
                <w:rFonts w:ascii="Arial" w:eastAsia="Calibri" w:hAnsi="Arial" w:cs="Arial"/>
                <w:color w:val="000000" w:themeColor="text1"/>
                <w:sz w:val="20"/>
                <w:szCs w:val="20"/>
              </w:rPr>
              <w:t>Data in transit must be protected depending on its classification based on the results of the approved data classification and risk analysis.</w:t>
            </w:r>
          </w:p>
          <w:p w14:paraId="749FE99F"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A.6.2a, A.6.2c</w:t>
            </w:r>
          </w:p>
        </w:tc>
      </w:tr>
      <w:tr w:rsidR="00D004AC" w:rsidRPr="0055057C" w14:paraId="6AE9F855"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F8C795" w14:textId="77777777" w:rsidR="00D004AC" w:rsidRDefault="003B4C1C" w:rsidP="007C6A2F">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5</w:t>
            </w:r>
            <w:r w:rsidR="00D004AC">
              <w:rPr>
                <w:rFonts w:ascii="Arial" w:eastAsia="Times New Roman" w:hAnsi="Arial" w:cs="Arial"/>
                <w:sz w:val="20"/>
                <w:szCs w:val="20"/>
              </w:rPr>
              <w:t>.</w:t>
            </w:r>
            <w:r>
              <w:rPr>
                <w:rFonts w:ascii="Arial" w:eastAsia="Times New Roman" w:hAnsi="Arial" w:cs="Arial"/>
                <w:sz w:val="20"/>
                <w:szCs w:val="20"/>
              </w:rPr>
              <w:t>1</w:t>
            </w:r>
            <w:r w:rsidR="00D004AC">
              <w:rPr>
                <w:rFonts w:ascii="Arial" w:eastAsia="Times New Roman" w:hAnsi="Arial" w:cs="Arial"/>
                <w:sz w:val="20"/>
                <w:szCs w:val="20"/>
              </w:rPr>
              <w:t>.1</w:t>
            </w:r>
          </w:p>
          <w:p w14:paraId="710D7EE2" w14:textId="77777777" w:rsidR="004760C7" w:rsidRDefault="00922575">
            <w:pPr>
              <w:spacing w:after="0"/>
            </w:pPr>
            <w:r>
              <w:rPr>
                <w:rFonts w:ascii="Arial" w:eastAsia="Arial" w:hAnsi="Arial" w:cs="Arial"/>
                <w:sz w:val="20"/>
                <w:szCs w:val="20"/>
              </w:rPr>
              <w:t>DOR.ICT.EKM.PDT.003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C9A98D" w14:textId="77777777" w:rsidR="00D004AC" w:rsidRPr="003C6BB2" w:rsidRDefault="00F877AC" w:rsidP="007C6A2F">
            <w:pPr>
              <w:spacing w:before="120" w:after="120" w:line="240" w:lineRule="auto"/>
              <w:ind w:left="567" w:right="284"/>
              <w:textAlignment w:val="baseline"/>
              <w:rPr>
                <w:rFonts w:ascii="Arial" w:eastAsia="Calibri" w:hAnsi="Arial" w:cs="Arial"/>
                <w:color w:val="000000" w:themeColor="text1"/>
                <w:sz w:val="20"/>
                <w:szCs w:val="20"/>
              </w:rPr>
            </w:pPr>
            <w:r w:rsidRPr="00F877AC">
              <w:rPr>
                <w:rFonts w:ascii="Arial" w:eastAsia="Calibri" w:hAnsi="Arial" w:cs="Arial"/>
                <w:color w:val="000000" w:themeColor="text1"/>
                <w:sz w:val="20"/>
                <w:szCs w:val="20"/>
              </w:rPr>
              <w:t>If data communicated within internal network is classified as “critical” or “major”</w:t>
            </w:r>
            <w:r w:rsidR="009749F7">
              <w:rPr>
                <w:rStyle w:val="FootnoteReference"/>
                <w:rFonts w:ascii="Arial" w:eastAsia="Calibri" w:hAnsi="Arial" w:cs="Arial"/>
                <w:color w:val="000000" w:themeColor="text1"/>
                <w:sz w:val="20"/>
                <w:szCs w:val="20"/>
              </w:rPr>
              <w:footnoteReference w:id="5"/>
            </w:r>
            <w:r w:rsidRPr="00F877AC">
              <w:rPr>
                <w:rFonts w:ascii="Arial" w:eastAsia="Calibri" w:hAnsi="Arial" w:cs="Arial"/>
                <w:color w:val="000000" w:themeColor="text1"/>
                <w:sz w:val="20"/>
                <w:szCs w:val="20"/>
              </w:rPr>
              <w:t xml:space="preserve"> with respect to confidentiality and/or integrity and/or authenticity </w:t>
            </w:r>
            <w:r w:rsidR="00EB48AE" w:rsidRPr="00180FCC">
              <w:rPr>
                <w:rFonts w:ascii="Arial" w:eastAsia="Calibri" w:hAnsi="Arial" w:cs="Arial"/>
                <w:color w:val="000000" w:themeColor="text1"/>
                <w:sz w:val="20"/>
                <w:szCs w:val="20"/>
                <w:highlight w:val="yellow"/>
              </w:rPr>
              <w:t>or "Data Crown Jewel"</w:t>
            </w:r>
            <w:r w:rsidR="009749F7">
              <w:rPr>
                <w:rStyle w:val="FootnoteReference"/>
                <w:rFonts w:ascii="Arial" w:eastAsia="Calibri" w:hAnsi="Arial" w:cs="Arial"/>
                <w:color w:val="000000" w:themeColor="text1"/>
                <w:sz w:val="20"/>
                <w:szCs w:val="20"/>
                <w:highlight w:val="yellow"/>
              </w:rPr>
              <w:footnoteReference w:id="6"/>
            </w:r>
            <w:r w:rsidR="00EB48AE">
              <w:rPr>
                <w:rFonts w:ascii="Arial" w:eastAsia="Calibri" w:hAnsi="Arial" w:cs="Arial"/>
                <w:color w:val="000000" w:themeColor="text1"/>
                <w:sz w:val="20"/>
                <w:szCs w:val="20"/>
              </w:rPr>
              <w:t xml:space="preserve"> </w:t>
            </w:r>
            <w:r w:rsidRPr="00F877AC">
              <w:rPr>
                <w:rFonts w:ascii="Arial" w:eastAsia="Calibri" w:hAnsi="Arial" w:cs="Arial"/>
                <w:color w:val="000000" w:themeColor="text1"/>
                <w:sz w:val="20"/>
                <w:szCs w:val="20"/>
              </w:rPr>
              <w:t>or when the visible label of the data is “strictly confidential”</w:t>
            </w:r>
            <w:r w:rsidR="005D1EE6">
              <w:rPr>
                <w:rFonts w:ascii="Arial" w:eastAsia="Calibri" w:hAnsi="Arial" w:cs="Arial"/>
                <w:color w:val="000000" w:themeColor="text1"/>
                <w:sz w:val="20"/>
                <w:szCs w:val="20"/>
              </w:rPr>
              <w:t>,</w:t>
            </w:r>
            <w:r w:rsidRPr="00F877AC">
              <w:rPr>
                <w:rFonts w:ascii="Arial" w:eastAsia="Calibri" w:hAnsi="Arial" w:cs="Arial"/>
                <w:color w:val="000000" w:themeColor="text1"/>
                <w:sz w:val="20"/>
                <w:szCs w:val="20"/>
              </w:rPr>
              <w:t xml:space="preserve"> or “confidential”</w:t>
            </w:r>
            <w:r w:rsidRPr="00117C34">
              <w:rPr>
                <w:rFonts w:ascii="Arial" w:eastAsia="Calibri" w:hAnsi="Arial" w:cs="Arial"/>
                <w:color w:val="000000" w:themeColor="text1"/>
                <w:sz w:val="20"/>
                <w:szCs w:val="20"/>
              </w:rPr>
              <w:t>,</w:t>
            </w:r>
            <w:r w:rsidRPr="00F877AC">
              <w:rPr>
                <w:rFonts w:ascii="Arial" w:eastAsia="Calibri" w:hAnsi="Arial" w:cs="Arial"/>
                <w:color w:val="000000" w:themeColor="text1"/>
                <w:sz w:val="20"/>
                <w:szCs w:val="20"/>
              </w:rPr>
              <w:t xml:space="preserve"> it should be protected by cryptographic measures.</w:t>
            </w:r>
          </w:p>
          <w:p w14:paraId="2C7A4D08"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A.6.2a, A.6.2c</w:t>
            </w:r>
          </w:p>
        </w:tc>
      </w:tr>
      <w:tr w:rsidR="00D004AC" w:rsidRPr="0055057C" w14:paraId="7EDED284" w14:textId="77777777" w:rsidTr="00EE758F">
        <w:trPr>
          <w:trHeight w:val="5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E8B936" w14:textId="77777777" w:rsidR="00D004AC" w:rsidRDefault="00F877AC" w:rsidP="007C6A2F">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5.1.2</w:t>
            </w:r>
          </w:p>
          <w:p w14:paraId="7716087B" w14:textId="77777777" w:rsidR="004760C7" w:rsidRDefault="00922575">
            <w:pPr>
              <w:spacing w:after="0"/>
            </w:pPr>
            <w:r>
              <w:rPr>
                <w:rFonts w:ascii="Arial" w:eastAsia="Arial" w:hAnsi="Arial" w:cs="Arial"/>
                <w:sz w:val="20"/>
                <w:szCs w:val="20"/>
              </w:rPr>
              <w:t>DOR.ICT.EKM.PDT.004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505BE8" w14:textId="77777777" w:rsidR="00D004AC" w:rsidRPr="00825A87" w:rsidRDefault="00F877AC" w:rsidP="007C6A2F">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The approach to the data in transit cryptographic protection should consider technical risk analysis for at least the following scenarios: connection from a compromised or malicious software client, connection to a compromised or malicious server, “man-in-the middle” attack, data theft by traffic sniffing.</w:t>
            </w:r>
          </w:p>
          <w:p w14:paraId="5CE2AB9F"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A.6.2a, A.6.2c</w:t>
            </w:r>
          </w:p>
        </w:tc>
      </w:tr>
      <w:tr w:rsidR="00D004AC" w:rsidRPr="0055057C" w14:paraId="75676D62"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3F1767" w14:textId="77777777" w:rsidR="00D004AC" w:rsidRDefault="00F877AC" w:rsidP="007C6A2F">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5.1.3</w:t>
            </w:r>
          </w:p>
          <w:p w14:paraId="2071913A" w14:textId="77777777" w:rsidR="004760C7" w:rsidRDefault="00922575">
            <w:pPr>
              <w:spacing w:after="0"/>
            </w:pPr>
            <w:r>
              <w:rPr>
                <w:rFonts w:ascii="Arial" w:eastAsia="Arial" w:hAnsi="Arial" w:cs="Arial"/>
                <w:sz w:val="20"/>
                <w:szCs w:val="20"/>
              </w:rPr>
              <w:t>DOR.ICT.EKM.PDT.005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DD2A7F" w14:textId="77777777" w:rsidR="00D004AC" w:rsidRPr="003E2273" w:rsidRDefault="007B4738" w:rsidP="007C6A2F">
            <w:pPr>
              <w:spacing w:before="120" w:after="120" w:line="240" w:lineRule="auto"/>
              <w:ind w:left="567" w:right="284"/>
              <w:textAlignment w:val="baseline"/>
              <w:rPr>
                <w:rFonts w:ascii="Arial" w:eastAsia="Calibri" w:hAnsi="Arial" w:cs="Arial"/>
                <w:color w:val="000000" w:themeColor="text1"/>
                <w:sz w:val="20"/>
                <w:szCs w:val="20"/>
              </w:rPr>
            </w:pPr>
            <w:r w:rsidRPr="007B4738">
              <w:rPr>
                <w:rFonts w:ascii="Arial" w:eastAsia="Calibri" w:hAnsi="Arial" w:cs="Arial"/>
                <w:color w:val="000000" w:themeColor="text1"/>
                <w:sz w:val="20"/>
                <w:szCs w:val="20"/>
              </w:rPr>
              <w:t>WLAN: Only access solutions for WLAN must be applied using legal entity approved cryptographic measures to ensure authenticity. Furthermore, the communication must be encrypted (see below, communication within internal network) to provide confidentiality.</w:t>
            </w:r>
          </w:p>
          <w:p w14:paraId="22B42E78"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Processing Peripheral, Other Device, Storage,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576258" w:rsidRPr="0055057C" w14:paraId="282D1190"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DC46DC" w14:textId="77777777" w:rsidR="00576258" w:rsidRDefault="00576258" w:rsidP="007C6A2F">
            <w:pPr>
              <w:spacing w:before="120" w:after="120" w:line="240" w:lineRule="auto"/>
              <w:ind w:left="624"/>
              <w:textAlignment w:val="baseline"/>
              <w:rPr>
                <w:rFonts w:ascii="Arial" w:eastAsia="Times New Roman" w:hAnsi="Arial" w:cs="Arial"/>
                <w:sz w:val="20"/>
                <w:szCs w:val="20"/>
              </w:rPr>
            </w:pPr>
            <w:r w:rsidRPr="00180FCC">
              <w:rPr>
                <w:rFonts w:ascii="Arial" w:eastAsia="Times New Roman" w:hAnsi="Arial" w:cs="Arial"/>
                <w:sz w:val="20"/>
                <w:szCs w:val="20"/>
                <w:highlight w:val="yellow"/>
              </w:rPr>
              <w:t>5.1.</w:t>
            </w:r>
            <w:r w:rsidR="000B6029" w:rsidRPr="00180FCC">
              <w:rPr>
                <w:rFonts w:ascii="Arial" w:eastAsia="Times New Roman" w:hAnsi="Arial" w:cs="Arial"/>
                <w:sz w:val="20"/>
                <w:szCs w:val="20"/>
                <w:highlight w:val="yellow"/>
              </w:rPr>
              <w:t>4</w:t>
            </w:r>
          </w:p>
          <w:p w14:paraId="6C971BF1" w14:textId="77777777" w:rsidR="004760C7" w:rsidRDefault="00922575">
            <w:pPr>
              <w:spacing w:after="0"/>
            </w:pPr>
            <w:r>
              <w:rPr>
                <w:rFonts w:ascii="Arial" w:eastAsia="Arial" w:hAnsi="Arial" w:cs="Arial"/>
                <w:sz w:val="20"/>
                <w:szCs w:val="20"/>
              </w:rPr>
              <w:t>DOR.ICT.EKM.PDT.006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17EB53" w14:textId="77777777" w:rsidR="00576258" w:rsidRPr="00825A87" w:rsidRDefault="00982D1D" w:rsidP="007C6A2F">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Port Security: Secure cryptographic measures should be used to ensured that only legal entity owned assets are connected to internal network (excl. legal entity guests) ensuring that confidentiality, integrity, and authenticity are preserved.</w:t>
            </w:r>
          </w:p>
          <w:p w14:paraId="3CABDC3E"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982D1D" w:rsidRPr="0055057C" w14:paraId="69B2959A"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078F63" w14:textId="77777777" w:rsidR="00982D1D" w:rsidRDefault="00982D1D" w:rsidP="007C6A2F">
            <w:pPr>
              <w:spacing w:before="120" w:after="120" w:line="240" w:lineRule="auto"/>
              <w:ind w:left="624"/>
              <w:textAlignment w:val="baseline"/>
              <w:rPr>
                <w:rFonts w:ascii="Arial" w:eastAsia="Times New Roman" w:hAnsi="Arial" w:cs="Arial"/>
                <w:sz w:val="20"/>
                <w:szCs w:val="20"/>
              </w:rPr>
            </w:pPr>
            <w:r w:rsidRPr="00180FCC">
              <w:rPr>
                <w:rFonts w:ascii="Arial" w:eastAsia="Times New Roman" w:hAnsi="Arial" w:cs="Arial"/>
                <w:sz w:val="20"/>
                <w:szCs w:val="20"/>
                <w:highlight w:val="yellow"/>
              </w:rPr>
              <w:t>5.1.</w:t>
            </w:r>
            <w:r w:rsidR="000B6029" w:rsidRPr="00180FCC">
              <w:rPr>
                <w:rFonts w:ascii="Arial" w:eastAsia="Times New Roman" w:hAnsi="Arial" w:cs="Arial"/>
                <w:sz w:val="20"/>
                <w:szCs w:val="20"/>
                <w:highlight w:val="yellow"/>
              </w:rPr>
              <w:t>5</w:t>
            </w:r>
          </w:p>
          <w:p w14:paraId="1114AD26" w14:textId="77777777" w:rsidR="004760C7" w:rsidRDefault="00922575">
            <w:pPr>
              <w:spacing w:after="0"/>
            </w:pPr>
            <w:r>
              <w:rPr>
                <w:rFonts w:ascii="Arial" w:eastAsia="Arial" w:hAnsi="Arial" w:cs="Arial"/>
                <w:sz w:val="20"/>
                <w:szCs w:val="20"/>
              </w:rPr>
              <w:t>DOR.ICT.EKM.PDT.007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4338A9" w14:textId="77777777" w:rsidR="00982D1D" w:rsidRPr="00825A87" w:rsidRDefault="00047D86" w:rsidP="007C6A2F">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Internet of Things and Operational Technology: Data communication should be protected regarding their confidentiality, integrity, and authenticity either by using the cryptographic measures applied for the communication within internal network, by establishing a Virtual Private Network (VPN) based connection or other equivalent technologies.</w:t>
            </w:r>
          </w:p>
          <w:p w14:paraId="6AE18B86"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047D86" w:rsidRPr="0055057C" w14:paraId="53C8FF1D"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2233F4" w14:textId="77777777" w:rsidR="00047D86" w:rsidRDefault="00047D86" w:rsidP="007C6A2F">
            <w:pPr>
              <w:spacing w:before="120" w:after="240" w:line="240" w:lineRule="auto"/>
              <w:ind w:left="624"/>
              <w:textAlignment w:val="baseline"/>
              <w:rPr>
                <w:rFonts w:ascii="Arial" w:eastAsia="Times New Roman" w:hAnsi="Arial" w:cs="Arial"/>
                <w:sz w:val="20"/>
                <w:szCs w:val="20"/>
              </w:rPr>
            </w:pPr>
            <w:r w:rsidRPr="00180FCC">
              <w:rPr>
                <w:rFonts w:ascii="Arial" w:eastAsia="Times New Roman" w:hAnsi="Arial" w:cs="Arial"/>
                <w:sz w:val="20"/>
                <w:szCs w:val="20"/>
                <w:highlight w:val="yellow"/>
              </w:rPr>
              <w:t>5.1.</w:t>
            </w:r>
            <w:r w:rsidR="000B6029" w:rsidRPr="00180FCC">
              <w:rPr>
                <w:rFonts w:ascii="Arial" w:eastAsia="Times New Roman" w:hAnsi="Arial" w:cs="Arial"/>
                <w:sz w:val="20"/>
                <w:szCs w:val="20"/>
                <w:highlight w:val="yellow"/>
              </w:rPr>
              <w:t>6</w:t>
            </w:r>
          </w:p>
          <w:p w14:paraId="522FC68C" w14:textId="77777777" w:rsidR="004760C7" w:rsidRDefault="00922575">
            <w:pPr>
              <w:spacing w:after="0"/>
            </w:pPr>
            <w:r>
              <w:rPr>
                <w:rFonts w:ascii="Arial" w:eastAsia="Arial" w:hAnsi="Arial" w:cs="Arial"/>
                <w:sz w:val="20"/>
                <w:szCs w:val="20"/>
              </w:rPr>
              <w:t>DOR.ICT.EKM.PDT.008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E0B777" w14:textId="77777777" w:rsidR="003E678E" w:rsidRPr="00825A87" w:rsidRDefault="00ED2F76" w:rsidP="007C6A2F">
            <w:pPr>
              <w:spacing w:before="120" w:after="24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Emails: Emails should be protected regarding confidentiality, integrity and authenticity using legal entity approved cryptographic measures and keys generated and managed by a PKI.</w:t>
            </w:r>
          </w:p>
          <w:p w14:paraId="00EB091B"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End User Device, Mobile Device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60EFDF1D" w14:textId="77777777" w:rsidR="003E678E" w:rsidRPr="00825A87" w:rsidRDefault="003E678E" w:rsidP="0027643D">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8"/>
      </w:tblGrid>
      <w:tr w:rsidR="00AB38B7" w:rsidRPr="008A4AFA" w14:paraId="0C856A1C" w14:textId="77777777" w:rsidTr="00774B70">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D4F5032" w14:textId="77777777" w:rsidR="00AB38B7" w:rsidRPr="008A4AFA" w:rsidRDefault="00AB38B7" w:rsidP="00774B70">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sidR="00B4627A">
              <w:rPr>
                <w:rFonts w:ascii="Arial" w:eastAsia="Times New Roman" w:hAnsi="Arial" w:cs="Arial"/>
                <w:b/>
                <w:bCs/>
                <w:color w:val="FFFFFF"/>
                <w:sz w:val="20"/>
                <w:szCs w:val="20"/>
              </w:rPr>
              <w:t>6</w:t>
            </w:r>
            <w:r w:rsidRPr="00B709A8">
              <w:rPr>
                <w:rFonts w:ascii="Arial" w:eastAsia="Times New Roman" w:hAnsi="Arial" w:cs="Arial"/>
                <w:b/>
                <w:bCs/>
                <w:color w:val="FFFFFF"/>
                <w:sz w:val="20"/>
                <w:szCs w:val="20"/>
              </w:rPr>
              <w:t xml:space="preserve"> </w:t>
            </w:r>
            <w:r w:rsidR="003319F6">
              <w:rPr>
                <w:rFonts w:ascii="Arial" w:eastAsia="Times New Roman" w:hAnsi="Arial" w:cs="Arial"/>
                <w:b/>
                <w:bCs/>
                <w:color w:val="FFFFFF"/>
                <w:sz w:val="20"/>
                <w:szCs w:val="20"/>
              </w:rPr>
              <w:br/>
            </w:r>
            <w:r w:rsidRPr="00B709A8">
              <w:rPr>
                <w:rFonts w:ascii="Arial" w:eastAsia="Times New Roman" w:hAnsi="Arial" w:cs="Arial"/>
                <w:b/>
                <w:bCs/>
                <w:color w:val="FFFFFF"/>
                <w:sz w:val="20"/>
                <w:szCs w:val="20"/>
              </w:rPr>
              <w:t>(version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6C48740" w14:textId="77777777" w:rsidR="00AB38B7" w:rsidRPr="00B52448" w:rsidRDefault="00AB38B7" w:rsidP="00394E10">
            <w:pPr>
              <w:spacing w:before="120" w:after="120" w:line="240" w:lineRule="auto"/>
              <w:ind w:left="284" w:right="284"/>
              <w:textAlignment w:val="baseline"/>
              <w:rPr>
                <w:rFonts w:ascii="Arial" w:eastAsia="Times New Roman" w:hAnsi="Arial" w:cs="Arial"/>
                <w:sz w:val="24"/>
                <w:szCs w:val="24"/>
              </w:rPr>
            </w:pPr>
            <w:r w:rsidRPr="00AB38B7">
              <w:rPr>
                <w:rFonts w:asciiTheme="minorBidi" w:eastAsia="Times New Roman" w:hAnsiTheme="minorBidi"/>
                <w:b/>
                <w:bCs/>
                <w:color w:val="FFFFFF"/>
                <w:sz w:val="20"/>
                <w:szCs w:val="20"/>
              </w:rPr>
              <w:t>Protection of data at rest</w:t>
            </w:r>
          </w:p>
        </w:tc>
      </w:tr>
      <w:tr w:rsidR="00AB38B7" w:rsidRPr="007A2EF7" w14:paraId="0DD4D5CA" w14:textId="77777777" w:rsidTr="00EE758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5446F10" w14:textId="77777777" w:rsidR="00AB38B7" w:rsidRPr="004A6F30" w:rsidRDefault="00B4627A" w:rsidP="00774B70">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6</w:t>
            </w:r>
          </w:p>
          <w:p w14:paraId="5D65B02C" w14:textId="77777777" w:rsidR="004760C7" w:rsidRDefault="00922575">
            <w:pPr>
              <w:spacing w:after="0"/>
            </w:pPr>
            <w:r>
              <w:rPr>
                <w:rFonts w:ascii="Arial" w:eastAsia="Arial" w:hAnsi="Arial" w:cs="Arial"/>
                <w:sz w:val="20"/>
                <w:szCs w:val="20"/>
              </w:rPr>
              <w:t>DOR.ICT.EKM.DAR.001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1246F76" w14:textId="77777777" w:rsidR="00AB38B7" w:rsidRPr="00F94986" w:rsidRDefault="00B4627A" w:rsidP="00394E10">
            <w:pPr>
              <w:spacing w:before="120" w:after="120" w:line="240" w:lineRule="auto"/>
              <w:ind w:left="284" w:right="284"/>
              <w:textAlignment w:val="baseline"/>
              <w:rPr>
                <w:rFonts w:ascii="Arial" w:eastAsia="Times New Roman" w:hAnsi="Arial" w:cs="Arial"/>
                <w:b/>
                <w:bCs/>
                <w:sz w:val="20"/>
                <w:szCs w:val="20"/>
              </w:rPr>
            </w:pPr>
            <w:r w:rsidRPr="00B4627A">
              <w:rPr>
                <w:rFonts w:ascii="Arial" w:eastAsia="Times New Roman" w:hAnsi="Arial" w:cs="Arial"/>
                <w:b/>
                <w:bCs/>
                <w:sz w:val="20"/>
                <w:szCs w:val="20"/>
              </w:rPr>
              <w:t>Protection of data at rest and rules for encryption of data must be in place and aligned with data classification and risk analysis.</w:t>
            </w:r>
          </w:p>
        </w:tc>
      </w:tr>
      <w:tr w:rsidR="00AB38B7" w:rsidRPr="008A4AFA" w14:paraId="6F3BA1F6" w14:textId="77777777" w:rsidTr="00EE758F">
        <w:trPr>
          <w:trHeight w:val="27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91A6AA5" w14:textId="77777777" w:rsidR="00AB38B7" w:rsidRPr="008A4AFA" w:rsidRDefault="00B078A6"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00AB38B7" w:rsidRPr="00E92459">
              <w:rPr>
                <w:rFonts w:ascii="Arial" w:eastAsia="Times New Roman" w:hAnsi="Arial" w:cs="Arial"/>
                <w:sz w:val="20"/>
                <w:szCs w:val="20"/>
              </w:rPr>
              <w:t>.1</w:t>
            </w:r>
          </w:p>
          <w:p w14:paraId="457A01A0" w14:textId="77777777" w:rsidR="004760C7" w:rsidRDefault="00922575">
            <w:pPr>
              <w:spacing w:after="0"/>
            </w:pPr>
            <w:r>
              <w:rPr>
                <w:rFonts w:ascii="Arial" w:eastAsia="Arial" w:hAnsi="Arial" w:cs="Arial"/>
                <w:sz w:val="20"/>
                <w:szCs w:val="20"/>
              </w:rPr>
              <w:t>DOR.ICT.EKM.DAR.002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49D2E1D" w14:textId="77777777" w:rsidR="00AB38B7" w:rsidRPr="00825A87" w:rsidRDefault="00B078A6" w:rsidP="00774B70">
            <w:pPr>
              <w:spacing w:before="120" w:after="120" w:line="240" w:lineRule="auto"/>
              <w:ind w:left="284" w:right="284"/>
              <w:textAlignment w:val="baseline"/>
              <w:rPr>
                <w:rFonts w:ascii="Arial" w:eastAsia="Calibri" w:hAnsi="Arial" w:cs="Arial"/>
                <w:color w:val="000000" w:themeColor="text1"/>
                <w:sz w:val="20"/>
                <w:szCs w:val="20"/>
              </w:rPr>
            </w:pPr>
            <w:r w:rsidRPr="00B078A6">
              <w:rPr>
                <w:rFonts w:ascii="Arial" w:eastAsia="Calibri" w:hAnsi="Arial" w:cs="Arial"/>
                <w:color w:val="000000" w:themeColor="text1"/>
                <w:sz w:val="20"/>
                <w:szCs w:val="20"/>
              </w:rPr>
              <w:t>Data stored inside of internal infrastructure or legal entity approved data</w:t>
            </w:r>
            <w:r w:rsidR="003319F6">
              <w:rPr>
                <w:rFonts w:ascii="Arial" w:eastAsia="Calibri" w:hAnsi="Arial" w:cs="Arial"/>
                <w:color w:val="000000" w:themeColor="text1"/>
                <w:sz w:val="20"/>
                <w:szCs w:val="20"/>
              </w:rPr>
              <w:t xml:space="preserve"> </w:t>
            </w:r>
            <w:r w:rsidR="009F5C82" w:rsidRPr="00B078A6">
              <w:rPr>
                <w:rFonts w:ascii="Arial" w:eastAsia="Calibri" w:hAnsi="Arial" w:cs="Arial"/>
                <w:color w:val="000000" w:themeColor="text1"/>
                <w:sz w:val="20"/>
                <w:szCs w:val="20"/>
              </w:rPr>
              <w:t>centers</w:t>
            </w:r>
            <w:r w:rsidRPr="00B078A6">
              <w:rPr>
                <w:rFonts w:ascii="Arial" w:eastAsia="Calibri" w:hAnsi="Arial" w:cs="Arial"/>
                <w:color w:val="000000" w:themeColor="text1"/>
                <w:sz w:val="20"/>
                <w:szCs w:val="20"/>
              </w:rPr>
              <w:t xml:space="preserve"> must be protected with respect to confidentiality, integrity and authenticity depending on its classification and risk analysis.</w:t>
            </w:r>
          </w:p>
          <w:p w14:paraId="4CFF0A51"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End User Device, Mobile Device, Storage Media, Other Device, Storage, Server &amp; Host Hardware,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AB38B7" w:rsidRPr="0055057C" w14:paraId="59B65FFF"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C140B8" w14:textId="77777777" w:rsidR="00AB38B7" w:rsidRDefault="00B078A6"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00AB38B7">
              <w:rPr>
                <w:rFonts w:ascii="Arial" w:eastAsia="Times New Roman" w:hAnsi="Arial" w:cs="Arial"/>
                <w:sz w:val="20"/>
                <w:szCs w:val="20"/>
              </w:rPr>
              <w:t>.1.1</w:t>
            </w:r>
          </w:p>
          <w:p w14:paraId="59DCB17A" w14:textId="77777777" w:rsidR="004760C7" w:rsidRDefault="00922575">
            <w:pPr>
              <w:spacing w:after="0"/>
            </w:pPr>
            <w:r>
              <w:rPr>
                <w:rFonts w:ascii="Arial" w:eastAsia="Arial" w:hAnsi="Arial" w:cs="Arial"/>
                <w:sz w:val="20"/>
                <w:szCs w:val="20"/>
              </w:rPr>
              <w:t>DOR.ICT.EKM.DAR.003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917EF9" w14:textId="77777777" w:rsidR="00AB38B7" w:rsidRPr="003C6BB2" w:rsidRDefault="00DA7D93" w:rsidP="00774B70">
            <w:pPr>
              <w:spacing w:before="120" w:after="120" w:line="240" w:lineRule="auto"/>
              <w:ind w:left="567" w:right="284"/>
              <w:textAlignment w:val="baseline"/>
              <w:rPr>
                <w:rFonts w:ascii="Arial" w:eastAsia="Calibri" w:hAnsi="Arial" w:cs="Arial"/>
                <w:color w:val="000000" w:themeColor="text1"/>
                <w:sz w:val="20"/>
                <w:szCs w:val="20"/>
              </w:rPr>
            </w:pPr>
            <w:r w:rsidRPr="00DA7D93">
              <w:rPr>
                <w:rFonts w:ascii="Arial" w:eastAsia="Calibri" w:hAnsi="Arial" w:cs="Arial"/>
                <w:color w:val="000000" w:themeColor="text1"/>
                <w:sz w:val="20"/>
                <w:szCs w:val="20"/>
              </w:rPr>
              <w:t>Independent of the classification the following data must be protected by cryptographic measures to preserve confidentiality: personalized security credentials.</w:t>
            </w:r>
          </w:p>
          <w:p w14:paraId="22C0CE48"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End User Device, Mobile Device, Storage Media, Other Device,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AB38B7" w:rsidRPr="0055057C" w14:paraId="6779BFE6" w14:textId="77777777" w:rsidTr="00EE758F">
        <w:trPr>
          <w:trHeight w:val="55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8DA130" w14:textId="77777777" w:rsidR="00AB38B7" w:rsidRDefault="00DA7D93"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00AB38B7">
              <w:rPr>
                <w:rFonts w:ascii="Arial" w:eastAsia="Times New Roman" w:hAnsi="Arial" w:cs="Arial"/>
                <w:sz w:val="20"/>
                <w:szCs w:val="20"/>
              </w:rPr>
              <w:t>.1.2</w:t>
            </w:r>
          </w:p>
          <w:p w14:paraId="086D8954" w14:textId="77777777" w:rsidR="004760C7" w:rsidRDefault="00922575">
            <w:pPr>
              <w:spacing w:after="0"/>
            </w:pPr>
            <w:r>
              <w:rPr>
                <w:rFonts w:ascii="Arial" w:eastAsia="Arial" w:hAnsi="Arial" w:cs="Arial"/>
                <w:sz w:val="20"/>
                <w:szCs w:val="20"/>
              </w:rPr>
              <w:t>DOR.ICT.EKM.DAR.004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3A1BA7" w14:textId="77777777" w:rsidR="00AB38B7" w:rsidRPr="00825A87" w:rsidRDefault="00DA7D93" w:rsidP="00774B70">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Data stored within internal infrastructure classified as “critical” or “major”</w:t>
            </w:r>
            <w:r w:rsidR="00184EE9">
              <w:rPr>
                <w:rStyle w:val="FootnoteReference"/>
              </w:rPr>
              <w:t>3</w:t>
            </w:r>
            <w:r w:rsidR="00184EE9">
              <w:t xml:space="preserve"> </w:t>
            </w:r>
            <w:r w:rsidRPr="00825A87">
              <w:rPr>
                <w:rFonts w:ascii="Arial" w:eastAsia="Times New Roman" w:hAnsi="Arial" w:cs="Arial"/>
                <w:sz w:val="20"/>
                <w:szCs w:val="20"/>
              </w:rPr>
              <w:t xml:space="preserve">with respect to confidentiality and/or integrity and/or authenticity </w:t>
            </w:r>
            <w:r w:rsidR="000D1DE7" w:rsidRPr="00180FCC">
              <w:rPr>
                <w:rFonts w:ascii="Arial" w:eastAsia="Times New Roman" w:hAnsi="Arial" w:cs="Arial"/>
                <w:sz w:val="20"/>
                <w:szCs w:val="20"/>
                <w:highlight w:val="yellow"/>
              </w:rPr>
              <w:t>or "Data Crown Jewel"</w:t>
            </w:r>
            <w:r w:rsidR="005A7DF2" w:rsidRPr="00180FCC">
              <w:rPr>
                <w:rFonts w:ascii="Arial" w:eastAsia="Times New Roman" w:hAnsi="Arial" w:cs="Arial"/>
                <w:sz w:val="20"/>
                <w:szCs w:val="20"/>
                <w:highlight w:val="yellow"/>
                <w:vertAlign w:val="superscript"/>
              </w:rPr>
              <w:t>4</w:t>
            </w:r>
            <w:r w:rsidR="000D1DE7">
              <w:rPr>
                <w:rFonts w:ascii="Arial" w:eastAsia="Times New Roman" w:hAnsi="Arial" w:cs="Arial"/>
                <w:sz w:val="20"/>
                <w:szCs w:val="20"/>
              </w:rPr>
              <w:t xml:space="preserve"> </w:t>
            </w:r>
            <w:r w:rsidRPr="00825A87">
              <w:rPr>
                <w:rFonts w:ascii="Arial" w:eastAsia="Times New Roman" w:hAnsi="Arial" w:cs="Arial"/>
                <w:sz w:val="20"/>
                <w:szCs w:val="20"/>
              </w:rPr>
              <w:t>or where the visible label of the data is “strictly confidential” or “confidential”, should be protected by cryptographic measures.</w:t>
            </w:r>
          </w:p>
          <w:p w14:paraId="6943C216"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Software Appliance, Hardware Appliance, Cloud Appliance, Cloud PaaS, End User Device, Mobile Device,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A.6.2a)</w:t>
            </w:r>
          </w:p>
        </w:tc>
      </w:tr>
      <w:tr w:rsidR="00AB38B7" w:rsidRPr="0055057C" w14:paraId="3D133527"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C3C8B3" w14:textId="77777777" w:rsidR="00AB38B7" w:rsidRDefault="00DA7D93"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00AB38B7">
              <w:rPr>
                <w:rFonts w:ascii="Arial" w:eastAsia="Times New Roman" w:hAnsi="Arial" w:cs="Arial"/>
                <w:sz w:val="20"/>
                <w:szCs w:val="20"/>
              </w:rPr>
              <w:t>.1.3</w:t>
            </w:r>
          </w:p>
          <w:p w14:paraId="25F75551" w14:textId="77777777" w:rsidR="004760C7" w:rsidRDefault="00922575">
            <w:pPr>
              <w:spacing w:after="0"/>
            </w:pPr>
            <w:r>
              <w:rPr>
                <w:rFonts w:ascii="Arial" w:eastAsia="Arial" w:hAnsi="Arial" w:cs="Arial"/>
                <w:sz w:val="20"/>
                <w:szCs w:val="20"/>
              </w:rPr>
              <w:t>DOR.ICT.EKM.DAR.005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90D98C" w14:textId="77777777" w:rsidR="00AB38B7" w:rsidRPr="003E2273" w:rsidRDefault="00DA7D93" w:rsidP="00774B70">
            <w:pPr>
              <w:spacing w:before="120" w:after="120" w:line="240" w:lineRule="auto"/>
              <w:ind w:left="567" w:right="284"/>
              <w:textAlignment w:val="baseline"/>
              <w:rPr>
                <w:rFonts w:ascii="Arial" w:eastAsia="Calibri" w:hAnsi="Arial" w:cs="Arial"/>
                <w:color w:val="000000" w:themeColor="text1"/>
                <w:sz w:val="20"/>
                <w:szCs w:val="20"/>
              </w:rPr>
            </w:pPr>
            <w:r w:rsidRPr="00DA7D93">
              <w:rPr>
                <w:rFonts w:ascii="Arial" w:eastAsia="Calibri" w:hAnsi="Arial" w:cs="Arial"/>
                <w:color w:val="000000" w:themeColor="text1"/>
                <w:sz w:val="20"/>
                <w:szCs w:val="20"/>
              </w:rPr>
              <w:t>The approach to the data at rest cryptographic protection should consider technical risk assessment for at least the following scenarios: equipment theft, malicious actions of underlying platform administrator.</w:t>
            </w:r>
          </w:p>
          <w:p w14:paraId="7BF69085"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Software Appliance, Hardware Appliance, Cloud Appliance, Cloud PaaS, End User Device, Mobile Device,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A.6.2a)</w:t>
            </w:r>
          </w:p>
        </w:tc>
      </w:tr>
      <w:tr w:rsidR="00AB38B7" w:rsidRPr="0055057C" w14:paraId="00CF8592"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EAF64E" w14:textId="77777777" w:rsidR="00AB38B7" w:rsidRDefault="00AC3C65"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00AB38B7">
              <w:rPr>
                <w:rFonts w:ascii="Arial" w:eastAsia="Times New Roman" w:hAnsi="Arial" w:cs="Arial"/>
                <w:sz w:val="20"/>
                <w:szCs w:val="20"/>
              </w:rPr>
              <w:t>.1.4</w:t>
            </w:r>
          </w:p>
          <w:p w14:paraId="64F7DFB5" w14:textId="77777777" w:rsidR="004760C7" w:rsidRDefault="00922575">
            <w:pPr>
              <w:spacing w:after="0"/>
            </w:pPr>
            <w:r>
              <w:rPr>
                <w:rFonts w:ascii="Arial" w:eastAsia="Arial" w:hAnsi="Arial" w:cs="Arial"/>
                <w:sz w:val="20"/>
                <w:szCs w:val="20"/>
              </w:rPr>
              <w:t>DOR.ICT.EKM.DAR.006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4E06A3" w14:textId="77777777" w:rsidR="00AB38B7" w:rsidRPr="00982D1D" w:rsidRDefault="00AC3C65" w:rsidP="00774B70">
            <w:pPr>
              <w:spacing w:before="120" w:after="120" w:line="240" w:lineRule="auto"/>
              <w:ind w:left="567" w:right="284"/>
              <w:textAlignment w:val="baseline"/>
              <w:rPr>
                <w:rFonts w:ascii="Arial" w:eastAsia="Calibri" w:hAnsi="Arial" w:cs="Arial"/>
                <w:color w:val="000000" w:themeColor="text1"/>
                <w:sz w:val="20"/>
                <w:szCs w:val="20"/>
              </w:rPr>
            </w:pPr>
            <w:r w:rsidRPr="00AC3C65">
              <w:rPr>
                <w:rFonts w:ascii="Arial" w:eastAsia="Calibri" w:hAnsi="Arial" w:cs="Arial"/>
                <w:color w:val="000000" w:themeColor="text1"/>
                <w:sz w:val="20"/>
                <w:szCs w:val="20"/>
              </w:rPr>
              <w:t>The storage of mobile devices and storage media must be fully encrypted using legal entity approved cryptographic measures to preserve their confidentiality.</w:t>
            </w:r>
          </w:p>
          <w:p w14:paraId="10615390"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End User Device, Mobile Device, Storage Media</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AB38B7" w:rsidRPr="0055057C" w14:paraId="22B5CFCA" w14:textId="77777777" w:rsidTr="00EE758F">
        <w:trPr>
          <w:trHeight w:val="64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43E5BE" w14:textId="77777777" w:rsidR="00AB38B7" w:rsidRDefault="006F76D2"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00AB38B7">
              <w:rPr>
                <w:rFonts w:ascii="Arial" w:eastAsia="Times New Roman" w:hAnsi="Arial" w:cs="Arial"/>
                <w:sz w:val="20"/>
                <w:szCs w:val="20"/>
              </w:rPr>
              <w:t>.1.5</w:t>
            </w:r>
          </w:p>
          <w:p w14:paraId="2BD16A3D" w14:textId="77777777" w:rsidR="004760C7" w:rsidRDefault="00922575">
            <w:pPr>
              <w:spacing w:after="0"/>
            </w:pPr>
            <w:r>
              <w:rPr>
                <w:rFonts w:ascii="Arial" w:eastAsia="Arial" w:hAnsi="Arial" w:cs="Arial"/>
                <w:sz w:val="20"/>
                <w:szCs w:val="20"/>
              </w:rPr>
              <w:t>DOR.ICT.EKM.DAR.007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E57EB1" w14:textId="77777777" w:rsidR="00AB38B7" w:rsidRPr="00825A87" w:rsidRDefault="006F76D2" w:rsidP="00774B70">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b/>
                <w:sz w:val="20"/>
                <w:szCs w:val="20"/>
              </w:rPr>
              <w:t>Backups:</w:t>
            </w:r>
            <w:r w:rsidRPr="00825A87">
              <w:rPr>
                <w:rFonts w:ascii="Arial" w:eastAsia="Times New Roman" w:hAnsi="Arial" w:cs="Arial"/>
                <w:sz w:val="20"/>
                <w:szCs w:val="20"/>
              </w:rPr>
              <w:t xml:space="preserve"> Backups must be protected from loss of confidentiality, integrity, and authenticity. Depending on the information classification, cryptographic measures must be used.</w:t>
            </w:r>
          </w:p>
          <w:p w14:paraId="4E3A03EF"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AB38B7" w:rsidRPr="0055057C" w14:paraId="1160EF92"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F14004" w14:textId="77777777" w:rsidR="00AB38B7" w:rsidRDefault="006F76D2"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00AB38B7">
              <w:rPr>
                <w:rFonts w:ascii="Arial" w:eastAsia="Times New Roman" w:hAnsi="Arial" w:cs="Arial"/>
                <w:sz w:val="20"/>
                <w:szCs w:val="20"/>
              </w:rPr>
              <w:t>.1.6</w:t>
            </w:r>
          </w:p>
          <w:p w14:paraId="4931A5CE" w14:textId="77777777" w:rsidR="004760C7" w:rsidRDefault="00922575">
            <w:pPr>
              <w:spacing w:after="0"/>
            </w:pPr>
            <w:r>
              <w:rPr>
                <w:rFonts w:ascii="Arial" w:eastAsia="Arial" w:hAnsi="Arial" w:cs="Arial"/>
                <w:sz w:val="20"/>
                <w:szCs w:val="20"/>
              </w:rPr>
              <w:t>DOR.ICT.EKM.DAR.008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B2AD33" w14:textId="77777777" w:rsidR="00AB38B7" w:rsidRPr="00825A87" w:rsidRDefault="006F76D2" w:rsidP="00774B70">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b/>
                <w:sz w:val="20"/>
                <w:szCs w:val="20"/>
              </w:rPr>
              <w:t>Archives:</w:t>
            </w:r>
            <w:r w:rsidRPr="00825A87">
              <w:rPr>
                <w:rFonts w:ascii="Arial" w:eastAsia="Times New Roman" w:hAnsi="Arial" w:cs="Arial"/>
                <w:sz w:val="20"/>
                <w:szCs w:val="20"/>
              </w:rPr>
              <w:t xml:space="preserve"> Archives must be protected from loss of confidentiality, integrity, and authenticity. Depending on the information classification, cryptographic measures must be used. Furthermore, long-term security must be ensured, data is protected and can be accessed during its entire legally obligated archival period.</w:t>
            </w:r>
          </w:p>
          <w:p w14:paraId="31AB3D71"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Cloud Appliance, Cloud PaaS, Storage Media,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AB38B7" w:rsidRPr="0055057C" w14:paraId="2E553AFC"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D36D82" w14:textId="77777777" w:rsidR="00AB38B7" w:rsidRDefault="006F76D2"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w:t>
            </w:r>
            <w:r w:rsidR="00AB38B7">
              <w:rPr>
                <w:rFonts w:ascii="Arial" w:eastAsia="Times New Roman" w:hAnsi="Arial" w:cs="Arial"/>
                <w:sz w:val="20"/>
                <w:szCs w:val="20"/>
              </w:rPr>
              <w:t>.1.7</w:t>
            </w:r>
          </w:p>
          <w:p w14:paraId="201CFA48" w14:textId="77777777" w:rsidR="004760C7" w:rsidRDefault="00922575">
            <w:pPr>
              <w:spacing w:after="0"/>
            </w:pPr>
            <w:r>
              <w:rPr>
                <w:rFonts w:ascii="Arial" w:eastAsia="Arial" w:hAnsi="Arial" w:cs="Arial"/>
                <w:sz w:val="20"/>
                <w:szCs w:val="20"/>
              </w:rPr>
              <w:t>DOR.ICT.EKM.DAR.009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BA5EC5" w14:textId="77777777" w:rsidR="00AB38B7" w:rsidRPr="00825A87" w:rsidRDefault="006F76D2" w:rsidP="00774B70">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b/>
                <w:sz w:val="20"/>
                <w:szCs w:val="20"/>
              </w:rPr>
              <w:t>Stationary Devices:</w:t>
            </w:r>
            <w:r w:rsidRPr="00825A87">
              <w:rPr>
                <w:rFonts w:ascii="Arial" w:eastAsia="Times New Roman" w:hAnsi="Arial" w:cs="Arial"/>
                <w:sz w:val="20"/>
                <w:szCs w:val="20"/>
              </w:rPr>
              <w:t xml:space="preserve"> The storage of all Stationary Devices containing critical data should be protected regarding confidentiality using legal entity approved cryptographic measures.</w:t>
            </w:r>
          </w:p>
          <w:p w14:paraId="12D27167"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Other Device, Datacenter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6F76D2" w:rsidRPr="0055057C" w14:paraId="5F2A2629"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C4A2BA" w14:textId="77777777" w:rsidR="006F76D2" w:rsidRDefault="006F76D2"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6.1.8</w:t>
            </w:r>
          </w:p>
          <w:p w14:paraId="10A3707F" w14:textId="77777777" w:rsidR="004760C7" w:rsidRDefault="00922575">
            <w:pPr>
              <w:spacing w:after="0"/>
            </w:pPr>
            <w:r>
              <w:rPr>
                <w:rFonts w:ascii="Arial" w:eastAsia="Arial" w:hAnsi="Arial" w:cs="Arial"/>
                <w:sz w:val="20"/>
                <w:szCs w:val="20"/>
              </w:rPr>
              <w:t>DOR.ICT.EKM.DAR.010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1F7114" w14:textId="77777777" w:rsidR="006F76D2" w:rsidRPr="00825A87" w:rsidRDefault="00D40BC3" w:rsidP="00774B70">
            <w:pPr>
              <w:spacing w:before="120" w:after="120" w:line="240" w:lineRule="auto"/>
              <w:ind w:left="567" w:right="284"/>
              <w:textAlignment w:val="baseline"/>
              <w:rPr>
                <w:rFonts w:ascii="Arial" w:eastAsia="Times New Roman" w:hAnsi="Arial" w:cs="Arial"/>
                <w:b/>
                <w:sz w:val="20"/>
                <w:szCs w:val="20"/>
              </w:rPr>
            </w:pPr>
            <w:r w:rsidRPr="00825A87">
              <w:rPr>
                <w:rFonts w:ascii="Arial" w:eastAsia="Times New Roman" w:hAnsi="Arial" w:cs="Arial"/>
                <w:b/>
                <w:sz w:val="20"/>
                <w:szCs w:val="20"/>
              </w:rPr>
              <w:t>Internal Servers:</w:t>
            </w:r>
            <w:r w:rsidRPr="00825A87">
              <w:rPr>
                <w:rFonts w:ascii="Arial" w:eastAsia="Times New Roman" w:hAnsi="Arial" w:cs="Arial"/>
                <w:sz w:val="20"/>
                <w:szCs w:val="20"/>
              </w:rPr>
              <w:t xml:space="preserve"> File-, database-, mail-, application- and web servers, internal data</w:t>
            </w:r>
            <w:r w:rsidR="008C4448">
              <w:rPr>
                <w:rFonts w:ascii="Arial" w:eastAsia="Times New Roman" w:hAnsi="Arial" w:cs="Arial"/>
                <w:sz w:val="20"/>
                <w:szCs w:val="20"/>
              </w:rPr>
              <w:t xml:space="preserve"> </w:t>
            </w:r>
            <w:r w:rsidRPr="00825A87">
              <w:rPr>
                <w:rFonts w:ascii="Arial" w:eastAsia="Times New Roman" w:hAnsi="Arial" w:cs="Arial"/>
                <w:sz w:val="20"/>
                <w:szCs w:val="20"/>
              </w:rPr>
              <w:t>cente</w:t>
            </w:r>
            <w:r w:rsidR="0029565D">
              <w:rPr>
                <w:rFonts w:ascii="Arial" w:eastAsia="Times New Roman" w:hAnsi="Arial" w:cs="Arial"/>
                <w:sz w:val="20"/>
                <w:szCs w:val="20"/>
              </w:rPr>
              <w:t>r</w:t>
            </w:r>
            <w:r w:rsidRPr="00825A87">
              <w:rPr>
                <w:rFonts w:ascii="Arial" w:eastAsia="Times New Roman" w:hAnsi="Arial" w:cs="Arial"/>
                <w:sz w:val="20"/>
                <w:szCs w:val="20"/>
              </w:rPr>
              <w:t>s, on-premises clouds as well as collaboration platforms should be protected regarding confidentiality using legal entity approved cryptographic measures providing full disk or partitions encryption.</w:t>
            </w:r>
          </w:p>
          <w:p w14:paraId="76420E43"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Software Appliance, Hardware Appliance, Cloud Appliance, Cloud PaaS,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w:t>
            </w:r>
          </w:p>
        </w:tc>
      </w:tr>
      <w:tr w:rsidR="00D40BC3" w:rsidRPr="0055057C" w14:paraId="7083260F"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06DC9E" w14:textId="77777777" w:rsidR="00D40BC3" w:rsidRDefault="00D40BC3"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6.2</w:t>
            </w:r>
          </w:p>
          <w:p w14:paraId="754A7E8C" w14:textId="77777777" w:rsidR="004760C7" w:rsidRDefault="00922575">
            <w:pPr>
              <w:spacing w:after="0"/>
            </w:pPr>
            <w:r>
              <w:rPr>
                <w:rFonts w:ascii="Arial" w:eastAsia="Arial" w:hAnsi="Arial" w:cs="Arial"/>
                <w:sz w:val="20"/>
                <w:szCs w:val="20"/>
              </w:rPr>
              <w:t>DOR.ICT.EKM.DAR.011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E5C974" w14:textId="77777777" w:rsidR="00D40BC3" w:rsidRPr="00825A87" w:rsidRDefault="00D40BC3" w:rsidP="00774B70">
            <w:pPr>
              <w:spacing w:before="120" w:after="120" w:line="240" w:lineRule="auto"/>
              <w:ind w:left="284" w:right="284"/>
              <w:textAlignment w:val="baseline"/>
              <w:rPr>
                <w:rFonts w:ascii="Arial" w:eastAsia="Times New Roman" w:hAnsi="Arial" w:cs="Arial"/>
                <w:b/>
                <w:sz w:val="20"/>
                <w:szCs w:val="20"/>
              </w:rPr>
            </w:pPr>
            <w:r w:rsidRPr="00D40BC3">
              <w:rPr>
                <w:rFonts w:ascii="Arial" w:eastAsia="Calibri" w:hAnsi="Arial" w:cs="Arial"/>
                <w:color w:val="000000" w:themeColor="text1"/>
                <w:sz w:val="20"/>
                <w:szCs w:val="20"/>
              </w:rPr>
              <w:t>Data at rest stored outside of internal infrastructure or legal entity approved data</w:t>
            </w:r>
            <w:r w:rsidR="00EE758F">
              <w:rPr>
                <w:rFonts w:ascii="Arial" w:eastAsia="Calibri" w:hAnsi="Arial" w:cs="Arial"/>
                <w:color w:val="000000" w:themeColor="text1"/>
                <w:sz w:val="20"/>
                <w:szCs w:val="20"/>
              </w:rPr>
              <w:t xml:space="preserve"> </w:t>
            </w:r>
            <w:r w:rsidR="009F5C82" w:rsidRPr="00D40BC3">
              <w:rPr>
                <w:rFonts w:ascii="Arial" w:eastAsia="Calibri" w:hAnsi="Arial" w:cs="Arial"/>
                <w:color w:val="000000" w:themeColor="text1"/>
                <w:sz w:val="20"/>
                <w:szCs w:val="20"/>
              </w:rPr>
              <w:t>centers</w:t>
            </w:r>
            <w:r w:rsidRPr="00D40BC3">
              <w:rPr>
                <w:rFonts w:ascii="Arial" w:eastAsia="Calibri" w:hAnsi="Arial" w:cs="Arial"/>
                <w:color w:val="000000" w:themeColor="text1"/>
                <w:sz w:val="20"/>
                <w:szCs w:val="20"/>
              </w:rPr>
              <w:t xml:space="preserve"> must be protected depending on its classification and risk analysis</w:t>
            </w:r>
            <w:r>
              <w:rPr>
                <w:rFonts w:ascii="Arial" w:eastAsia="Calibri" w:hAnsi="Arial" w:cs="Arial"/>
                <w:color w:val="000000" w:themeColor="text1"/>
                <w:sz w:val="20"/>
                <w:szCs w:val="20"/>
              </w:rPr>
              <w:t>.</w:t>
            </w:r>
          </w:p>
          <w:p w14:paraId="1B6E4614"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Cloud Appliance, Cloud PaaS, End User Device, Mobile Device, Storage Media, Storage,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A.6.2a)</w:t>
            </w:r>
          </w:p>
        </w:tc>
      </w:tr>
      <w:tr w:rsidR="00D40BC3" w:rsidRPr="0055057C" w14:paraId="57E0155A"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580183" w14:textId="77777777" w:rsidR="00D40BC3" w:rsidRDefault="00D40BC3"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6.2.1</w:t>
            </w:r>
          </w:p>
          <w:p w14:paraId="353EE65E" w14:textId="77777777" w:rsidR="004760C7" w:rsidRDefault="00922575">
            <w:pPr>
              <w:spacing w:after="0"/>
            </w:pPr>
            <w:r>
              <w:rPr>
                <w:rFonts w:ascii="Arial" w:eastAsia="Arial" w:hAnsi="Arial" w:cs="Arial"/>
                <w:sz w:val="20"/>
                <w:szCs w:val="20"/>
              </w:rPr>
              <w:t>DOR.ICT.EKM.DAR.012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186DA7" w14:textId="77777777" w:rsidR="00D40BC3" w:rsidRPr="00A1150C" w:rsidRDefault="0067661D" w:rsidP="00774B70">
            <w:pPr>
              <w:spacing w:before="120" w:after="120" w:line="240" w:lineRule="auto"/>
              <w:ind w:left="567" w:right="284"/>
              <w:textAlignment w:val="baseline"/>
              <w:rPr>
                <w:rFonts w:ascii="Arial" w:eastAsia="Calibri" w:hAnsi="Arial" w:cs="Arial"/>
                <w:color w:val="000000" w:themeColor="text1"/>
                <w:sz w:val="20"/>
                <w:szCs w:val="20"/>
              </w:rPr>
            </w:pPr>
            <w:r w:rsidRPr="0067661D">
              <w:rPr>
                <w:rFonts w:ascii="Arial" w:eastAsia="Calibri" w:hAnsi="Arial" w:cs="Arial"/>
                <w:color w:val="000000" w:themeColor="text1"/>
                <w:sz w:val="20"/>
                <w:szCs w:val="20"/>
              </w:rPr>
              <w:t>If data is classified as “minor”, “major” or “critical”</w:t>
            </w:r>
            <w:r w:rsidR="00741F03">
              <w:rPr>
                <w:rFonts w:ascii="Arial" w:eastAsia="Calibri" w:hAnsi="Arial" w:cs="Arial"/>
                <w:color w:val="000000" w:themeColor="text1"/>
                <w:sz w:val="20"/>
                <w:szCs w:val="20"/>
                <w:vertAlign w:val="superscript"/>
              </w:rPr>
              <w:t>3</w:t>
            </w:r>
            <w:r w:rsidRPr="0067661D">
              <w:rPr>
                <w:rFonts w:ascii="Arial" w:eastAsia="Calibri" w:hAnsi="Arial" w:cs="Arial"/>
                <w:color w:val="000000" w:themeColor="text1"/>
                <w:sz w:val="20"/>
                <w:szCs w:val="20"/>
              </w:rPr>
              <w:t xml:space="preserve"> </w:t>
            </w:r>
            <w:r w:rsidR="00412AA2">
              <w:rPr>
                <w:rFonts w:ascii="Arial" w:eastAsia="Calibri" w:hAnsi="Arial" w:cs="Arial"/>
                <w:color w:val="000000" w:themeColor="text1"/>
                <w:sz w:val="20"/>
                <w:szCs w:val="20"/>
              </w:rPr>
              <w:t xml:space="preserve">with respect to confidentiality </w:t>
            </w:r>
            <w:r w:rsidR="00741F03" w:rsidRPr="00180FCC">
              <w:rPr>
                <w:rFonts w:ascii="Arial" w:eastAsia="Calibri" w:hAnsi="Arial" w:cs="Arial"/>
                <w:color w:val="000000" w:themeColor="text1"/>
                <w:sz w:val="20"/>
                <w:szCs w:val="20"/>
                <w:highlight w:val="yellow"/>
              </w:rPr>
              <w:t>or "Data Crown Jewel"</w:t>
            </w:r>
            <w:r w:rsidR="00741F03">
              <w:rPr>
                <w:rFonts w:ascii="Arial" w:eastAsia="Calibri" w:hAnsi="Arial" w:cs="Arial"/>
                <w:color w:val="000000" w:themeColor="text1"/>
                <w:sz w:val="20"/>
                <w:szCs w:val="20"/>
                <w:vertAlign w:val="superscript"/>
              </w:rPr>
              <w:t>4</w:t>
            </w:r>
            <w:r w:rsidR="00741F03">
              <w:rPr>
                <w:rFonts w:ascii="Arial" w:eastAsia="Calibri" w:hAnsi="Arial" w:cs="Arial"/>
                <w:color w:val="000000" w:themeColor="text1"/>
                <w:sz w:val="20"/>
                <w:szCs w:val="20"/>
              </w:rPr>
              <w:t xml:space="preserve"> </w:t>
            </w:r>
            <w:r w:rsidRPr="0067661D">
              <w:rPr>
                <w:rFonts w:ascii="Arial" w:eastAsia="Calibri" w:hAnsi="Arial" w:cs="Arial"/>
                <w:color w:val="000000" w:themeColor="text1"/>
                <w:sz w:val="20"/>
                <w:szCs w:val="20"/>
              </w:rPr>
              <w:t>or when the visible label of the data is “internal”, “external”, “confidential” or “strictly confidential”, it must be encrypted by the legal entity using its approved cryptographic measures, such that only the legal entity can decrypt the data to preserve its confidentiality (the data is stored in encrypted form in external servers).</w:t>
            </w:r>
          </w:p>
          <w:p w14:paraId="493380C6"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Cloud Appliance, Cloud PaaS, End User Device, Mobile Device, Storage Media, Storage,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A.6.2a)</w:t>
            </w:r>
          </w:p>
        </w:tc>
      </w:tr>
      <w:tr w:rsidR="0067661D" w:rsidRPr="0055057C" w14:paraId="7FFA54EB"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A00D57" w14:textId="77777777" w:rsidR="0067661D" w:rsidRDefault="0067661D" w:rsidP="003319F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6.2.2</w:t>
            </w:r>
          </w:p>
          <w:p w14:paraId="792C8ECE" w14:textId="77777777" w:rsidR="004760C7" w:rsidRDefault="00922575">
            <w:pPr>
              <w:spacing w:after="0"/>
            </w:pPr>
            <w:r>
              <w:rPr>
                <w:rFonts w:ascii="Arial" w:eastAsia="Arial" w:hAnsi="Arial" w:cs="Arial"/>
                <w:sz w:val="20"/>
                <w:szCs w:val="20"/>
              </w:rPr>
              <w:t>DOR.ICT.EKM.DAR.013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6F6AA0" w14:textId="77777777" w:rsidR="0067661D" w:rsidRPr="00A1150C" w:rsidRDefault="00A1150C" w:rsidP="00774B70">
            <w:pPr>
              <w:spacing w:before="120" w:after="120" w:line="240" w:lineRule="auto"/>
              <w:ind w:left="567" w:right="284"/>
              <w:textAlignment w:val="baseline"/>
              <w:rPr>
                <w:rFonts w:ascii="Arial" w:eastAsia="Calibri" w:hAnsi="Arial" w:cs="Arial"/>
                <w:color w:val="000000" w:themeColor="text1"/>
                <w:sz w:val="20"/>
                <w:szCs w:val="20"/>
              </w:rPr>
            </w:pPr>
            <w:r w:rsidRPr="00A1150C">
              <w:rPr>
                <w:rFonts w:ascii="Arial" w:eastAsia="Calibri" w:hAnsi="Arial" w:cs="Arial"/>
                <w:color w:val="000000" w:themeColor="text1"/>
                <w:sz w:val="20"/>
                <w:szCs w:val="20"/>
              </w:rPr>
              <w:t>The approach to the data at rest cryptographic protection should consider technical risk analysis for at least the following scenarios: equipment theft, malicious actions of underlying platform administrator, cyberattack on the external infrastructure provider.</w:t>
            </w:r>
          </w:p>
          <w:p w14:paraId="765A4447"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End User Device, Mobile Device, Storage Media, Storage,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A.6.2a)</w:t>
            </w:r>
          </w:p>
        </w:tc>
      </w:tr>
      <w:tr w:rsidR="00A1150C" w:rsidRPr="0055057C" w14:paraId="373DF7DB" w14:textId="77777777" w:rsidTr="00EE75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98C8C3" w14:textId="77777777" w:rsidR="00A1150C" w:rsidRDefault="00A1150C" w:rsidP="00774B70">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6.2.3</w:t>
            </w:r>
          </w:p>
          <w:p w14:paraId="1D5AB164" w14:textId="77777777" w:rsidR="004760C7" w:rsidRDefault="00922575">
            <w:pPr>
              <w:spacing w:after="0"/>
            </w:pPr>
            <w:r>
              <w:rPr>
                <w:rFonts w:ascii="Arial" w:eastAsia="Arial" w:hAnsi="Arial" w:cs="Arial"/>
                <w:sz w:val="20"/>
                <w:szCs w:val="20"/>
              </w:rPr>
              <w:t>DOR.ICT.EKM.DAR.014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406EB" w14:textId="77777777" w:rsidR="00A1150C" w:rsidRPr="00825A87" w:rsidRDefault="00124BAF" w:rsidP="00774B70">
            <w:pPr>
              <w:spacing w:before="120" w:after="24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 xml:space="preserve">Legal entity approved cryptographic measures must be used to ensure that only authorized persons access the </w:t>
            </w:r>
            <w:r w:rsidR="005D521A" w:rsidRPr="00825A87">
              <w:rPr>
                <w:rFonts w:ascii="Arial" w:eastAsia="Times New Roman" w:hAnsi="Arial" w:cs="Arial"/>
                <w:sz w:val="20"/>
                <w:szCs w:val="20"/>
              </w:rPr>
              <w:t>ICT</w:t>
            </w:r>
            <w:r w:rsidRPr="00825A87">
              <w:rPr>
                <w:rFonts w:ascii="Arial" w:eastAsia="Times New Roman" w:hAnsi="Arial" w:cs="Arial"/>
                <w:sz w:val="20"/>
                <w:szCs w:val="20"/>
              </w:rPr>
              <w:t xml:space="preserve"> </w:t>
            </w:r>
            <w:r w:rsidR="005D521A" w:rsidRPr="00825A87">
              <w:rPr>
                <w:rFonts w:ascii="Arial" w:eastAsia="Times New Roman" w:hAnsi="Arial" w:cs="Arial"/>
                <w:sz w:val="20"/>
                <w:szCs w:val="20"/>
              </w:rPr>
              <w:t>S</w:t>
            </w:r>
            <w:r w:rsidRPr="00825A87">
              <w:rPr>
                <w:rFonts w:ascii="Arial" w:eastAsia="Times New Roman" w:hAnsi="Arial" w:cs="Arial"/>
                <w:sz w:val="20"/>
                <w:szCs w:val="20"/>
              </w:rPr>
              <w:t>ystems to preserve integrity and authenticity.</w:t>
            </w:r>
          </w:p>
          <w:p w14:paraId="219A4B0D"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5F5A66FF" w14:textId="77777777" w:rsidR="003C02E5" w:rsidRPr="00825A87" w:rsidRDefault="003C02E5" w:rsidP="0027643D">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11"/>
        <w:gridCol w:w="7526"/>
      </w:tblGrid>
      <w:tr w:rsidR="0089435E" w:rsidRPr="008A4AFA" w14:paraId="1B656D38" w14:textId="77777777" w:rsidTr="005D46F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A2E27B2" w14:textId="77777777" w:rsidR="0089435E" w:rsidRPr="008A4AFA" w:rsidRDefault="0089435E" w:rsidP="005D46F7">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7</w:t>
            </w:r>
            <w:r w:rsidRPr="00B709A8">
              <w:rPr>
                <w:rFonts w:ascii="Arial" w:eastAsia="Times New Roman" w:hAnsi="Arial" w:cs="Arial"/>
                <w:b/>
                <w:bCs/>
                <w:color w:val="FFFFFF"/>
                <w:sz w:val="20"/>
                <w:szCs w:val="20"/>
              </w:rPr>
              <w:t xml:space="preserve"> </w:t>
            </w:r>
            <w:r w:rsidR="005D46F7">
              <w:rPr>
                <w:rFonts w:ascii="Arial" w:eastAsia="Times New Roman" w:hAnsi="Arial" w:cs="Arial"/>
                <w:b/>
                <w:bCs/>
                <w:color w:val="FFFFFF"/>
                <w:sz w:val="20"/>
                <w:szCs w:val="20"/>
              </w:rPr>
              <w:br/>
            </w:r>
            <w:r w:rsidRPr="00B709A8">
              <w:rPr>
                <w:rFonts w:ascii="Arial" w:eastAsia="Times New Roman" w:hAnsi="Arial" w:cs="Arial"/>
                <w:b/>
                <w:bCs/>
                <w:color w:val="FFFFFF"/>
                <w:sz w:val="20"/>
                <w:szCs w:val="20"/>
              </w:rPr>
              <w:t>(version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7B59016" w14:textId="77777777" w:rsidR="0089435E" w:rsidRPr="00B52448" w:rsidRDefault="0089435E" w:rsidP="00394E10">
            <w:pPr>
              <w:spacing w:before="120" w:after="120" w:line="240" w:lineRule="auto"/>
              <w:ind w:left="284" w:right="284"/>
              <w:textAlignment w:val="baseline"/>
              <w:rPr>
                <w:rFonts w:ascii="Arial" w:eastAsia="Times New Roman" w:hAnsi="Arial" w:cs="Arial"/>
                <w:sz w:val="24"/>
                <w:szCs w:val="24"/>
              </w:rPr>
            </w:pPr>
            <w:r w:rsidRPr="0089435E">
              <w:rPr>
                <w:rFonts w:asciiTheme="minorBidi" w:eastAsia="Times New Roman" w:hAnsiTheme="minorBidi"/>
                <w:b/>
                <w:bCs/>
                <w:color w:val="FFFFFF"/>
                <w:sz w:val="20"/>
                <w:szCs w:val="20"/>
              </w:rPr>
              <w:t>Protection of data in use</w:t>
            </w:r>
          </w:p>
        </w:tc>
      </w:tr>
      <w:tr w:rsidR="0089435E" w:rsidRPr="007A2EF7" w14:paraId="73717528" w14:textId="77777777" w:rsidTr="00780664">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D1BACED" w14:textId="77777777" w:rsidR="0089435E" w:rsidRPr="004A6F30" w:rsidRDefault="0089435E" w:rsidP="00017CC6">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7</w:t>
            </w:r>
          </w:p>
          <w:p w14:paraId="49C5C0B0" w14:textId="77777777" w:rsidR="004760C7" w:rsidRDefault="00922575">
            <w:pPr>
              <w:spacing w:after="0"/>
            </w:pPr>
            <w:r>
              <w:rPr>
                <w:rFonts w:ascii="Arial" w:eastAsia="Arial" w:hAnsi="Arial" w:cs="Arial"/>
                <w:sz w:val="20"/>
                <w:szCs w:val="20"/>
              </w:rPr>
              <w:t>DOR.ICT.EKM.DIU.001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27DE971" w14:textId="77777777" w:rsidR="0089435E" w:rsidRPr="00F94986" w:rsidRDefault="00243448" w:rsidP="00394E10">
            <w:pPr>
              <w:spacing w:before="120" w:after="120" w:line="240" w:lineRule="auto"/>
              <w:ind w:left="284" w:right="284"/>
              <w:textAlignment w:val="baseline"/>
              <w:rPr>
                <w:rFonts w:ascii="Arial" w:eastAsia="Times New Roman" w:hAnsi="Arial" w:cs="Arial"/>
                <w:b/>
                <w:bCs/>
                <w:sz w:val="20"/>
                <w:szCs w:val="20"/>
              </w:rPr>
            </w:pPr>
            <w:r w:rsidRPr="00243448">
              <w:rPr>
                <w:rFonts w:ascii="Arial" w:eastAsia="Times New Roman" w:hAnsi="Arial" w:cs="Arial"/>
                <w:b/>
                <w:bCs/>
                <w:sz w:val="20"/>
                <w:szCs w:val="20"/>
              </w:rPr>
              <w:t>Protection of data in use must be in place and aligned with data classification and risk analysis.</w:t>
            </w:r>
          </w:p>
        </w:tc>
      </w:tr>
      <w:tr w:rsidR="0089435E" w:rsidRPr="008A4AFA" w14:paraId="111B8AF4" w14:textId="77777777" w:rsidTr="00780664">
        <w:trPr>
          <w:trHeight w:val="74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2A868F4" w14:textId="77777777" w:rsidR="0089435E" w:rsidRPr="008A4AFA" w:rsidRDefault="00F17643" w:rsidP="00011A4B">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0089435E" w:rsidRPr="00E92459">
              <w:rPr>
                <w:rFonts w:ascii="Arial" w:eastAsia="Times New Roman" w:hAnsi="Arial" w:cs="Arial"/>
                <w:sz w:val="20"/>
                <w:szCs w:val="20"/>
              </w:rPr>
              <w:t>.1</w:t>
            </w:r>
          </w:p>
          <w:p w14:paraId="71CF485B" w14:textId="77777777" w:rsidR="004760C7" w:rsidRDefault="00922575">
            <w:pPr>
              <w:spacing w:after="0"/>
            </w:pPr>
            <w:r>
              <w:rPr>
                <w:rFonts w:ascii="Arial" w:eastAsia="Arial" w:hAnsi="Arial" w:cs="Arial"/>
                <w:sz w:val="20"/>
                <w:szCs w:val="20"/>
              </w:rPr>
              <w:t>DOR.ICT.EKM.DIU.002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817C498" w14:textId="77777777" w:rsidR="0089435E" w:rsidRPr="00C07C38" w:rsidRDefault="00A26446" w:rsidP="005D46F7">
            <w:pPr>
              <w:spacing w:before="120" w:after="120" w:line="240" w:lineRule="auto"/>
              <w:ind w:left="284" w:right="284"/>
              <w:textAlignment w:val="baseline"/>
              <w:rPr>
                <w:rFonts w:ascii="Arial" w:eastAsia="Calibri" w:hAnsi="Arial" w:cs="Arial"/>
                <w:color w:val="000000" w:themeColor="text1"/>
                <w:sz w:val="20"/>
                <w:szCs w:val="20"/>
              </w:rPr>
            </w:pPr>
            <w:r w:rsidRPr="00A26446">
              <w:rPr>
                <w:rFonts w:ascii="Arial" w:eastAsia="Calibri" w:hAnsi="Arial" w:cs="Arial"/>
                <w:color w:val="000000" w:themeColor="text1"/>
                <w:sz w:val="20"/>
                <w:szCs w:val="20"/>
              </w:rPr>
              <w:t>Rules for the encryption of data in use must be defined, documented based on the results of the approved data classification and risk analysis, for example, rules for confidential computing.</w:t>
            </w:r>
          </w:p>
          <w:p w14:paraId="02DDC6AD"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A.6.2b)</w:t>
            </w:r>
          </w:p>
        </w:tc>
      </w:tr>
      <w:tr w:rsidR="0089435E" w:rsidRPr="0055057C" w14:paraId="7A58174D" w14:textId="77777777" w:rsidTr="00780664">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AE7DA5" w14:textId="77777777" w:rsidR="0089435E" w:rsidRPr="00BB0A00" w:rsidRDefault="00F17643" w:rsidP="005D46F7">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7</w:t>
            </w:r>
            <w:r w:rsidR="0089435E">
              <w:rPr>
                <w:rFonts w:ascii="Arial" w:eastAsia="Times New Roman" w:hAnsi="Arial" w:cs="Arial"/>
                <w:sz w:val="20"/>
                <w:szCs w:val="20"/>
              </w:rPr>
              <w:t>.2</w:t>
            </w:r>
          </w:p>
          <w:p w14:paraId="09170CF8" w14:textId="77777777" w:rsidR="004760C7" w:rsidRDefault="00922575">
            <w:pPr>
              <w:spacing w:after="0"/>
            </w:pPr>
            <w:r>
              <w:rPr>
                <w:rFonts w:ascii="Arial" w:eastAsia="Arial" w:hAnsi="Arial" w:cs="Arial"/>
                <w:sz w:val="20"/>
                <w:szCs w:val="20"/>
              </w:rPr>
              <w:t>DOR.ICT.EKM.DIU.003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593A65" w14:textId="77777777" w:rsidR="000A21E3" w:rsidRPr="005D46F7" w:rsidRDefault="00B350E6" w:rsidP="00011A4B">
            <w:pPr>
              <w:spacing w:before="120" w:after="240" w:line="240" w:lineRule="auto"/>
              <w:ind w:left="284" w:right="284"/>
              <w:textAlignment w:val="baseline"/>
              <w:rPr>
                <w:rFonts w:ascii="Arial" w:eastAsia="Calibri" w:hAnsi="Arial" w:cs="Arial"/>
                <w:color w:val="000000" w:themeColor="text1"/>
                <w:sz w:val="20"/>
                <w:szCs w:val="20"/>
              </w:rPr>
            </w:pPr>
            <w:r w:rsidRPr="00B350E6">
              <w:rPr>
                <w:rFonts w:ascii="Arial" w:eastAsia="Calibri" w:hAnsi="Arial" w:cs="Arial"/>
                <w:color w:val="000000" w:themeColor="text1"/>
                <w:sz w:val="20"/>
                <w:szCs w:val="20"/>
              </w:rPr>
              <w:t xml:space="preserve">In case encryption of data in use is not possible, the data  </w:t>
            </w:r>
            <w:r w:rsidR="008861CD" w:rsidRPr="008861CD">
              <w:rPr>
                <w:rFonts w:ascii="Arial" w:eastAsia="Calibri" w:hAnsi="Arial" w:cs="Arial"/>
                <w:color w:val="000000" w:themeColor="text1"/>
                <w:sz w:val="20"/>
                <w:szCs w:val="20"/>
                <w:highlight w:val="yellow"/>
              </w:rPr>
              <w:t>must</w:t>
            </w:r>
            <w:r w:rsidR="008861CD">
              <w:rPr>
                <w:rFonts w:ascii="Arial" w:eastAsia="Calibri" w:hAnsi="Arial" w:cs="Arial"/>
                <w:color w:val="000000" w:themeColor="text1"/>
                <w:sz w:val="20"/>
                <w:szCs w:val="20"/>
              </w:rPr>
              <w:t xml:space="preserve"> </w:t>
            </w:r>
            <w:r w:rsidRPr="00B350E6">
              <w:rPr>
                <w:rFonts w:ascii="Arial" w:eastAsia="Calibri" w:hAnsi="Arial" w:cs="Arial"/>
                <w:color w:val="000000" w:themeColor="text1"/>
                <w:sz w:val="20"/>
                <w:szCs w:val="20"/>
              </w:rPr>
              <w:t xml:space="preserve">be processed in a separated and protected environment or take other equivalent measures that ensure </w:t>
            </w:r>
            <w:r w:rsidR="002B283A" w:rsidRPr="00B350E6">
              <w:rPr>
                <w:rFonts w:ascii="Arial" w:eastAsia="Calibri" w:hAnsi="Arial" w:cs="Arial"/>
                <w:color w:val="000000" w:themeColor="text1"/>
                <w:sz w:val="20"/>
                <w:szCs w:val="20"/>
              </w:rPr>
              <w:t>confidentiality</w:t>
            </w:r>
            <w:r w:rsidRPr="00B350E6">
              <w:rPr>
                <w:rFonts w:ascii="Arial" w:eastAsia="Calibri" w:hAnsi="Arial" w:cs="Arial"/>
                <w:color w:val="000000" w:themeColor="text1"/>
                <w:sz w:val="20"/>
                <w:szCs w:val="20"/>
              </w:rPr>
              <w:t>, integrity, authenticity, and availability of data</w:t>
            </w:r>
            <w:r w:rsidR="008861CD">
              <w:rPr>
                <w:rFonts w:ascii="Arial" w:eastAsia="Calibri" w:hAnsi="Arial" w:cs="Arial"/>
                <w:color w:val="000000" w:themeColor="text1"/>
                <w:sz w:val="20"/>
                <w:szCs w:val="20"/>
              </w:rPr>
              <w:t xml:space="preserve"> </w:t>
            </w:r>
            <w:r w:rsidR="008861CD" w:rsidRPr="008861CD">
              <w:rPr>
                <w:rFonts w:ascii="Arial" w:eastAsia="Calibri" w:hAnsi="Arial" w:cs="Arial"/>
                <w:color w:val="000000" w:themeColor="text1"/>
                <w:sz w:val="20"/>
                <w:szCs w:val="20"/>
                <w:highlight w:val="yellow"/>
              </w:rPr>
              <w:t>if possible</w:t>
            </w:r>
            <w:r w:rsidRPr="00B350E6">
              <w:rPr>
                <w:rFonts w:ascii="Arial" w:eastAsia="Calibri" w:hAnsi="Arial" w:cs="Arial"/>
                <w:color w:val="000000" w:themeColor="text1"/>
                <w:sz w:val="20"/>
                <w:szCs w:val="20"/>
              </w:rPr>
              <w:t>.</w:t>
            </w:r>
          </w:p>
          <w:p w14:paraId="7E220649"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Software Appliance, Hardware Appliance, Cloud Appliance, Operating System, Cloud PaaS, Container,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A.6.2b)</w:t>
            </w:r>
          </w:p>
        </w:tc>
      </w:tr>
    </w:tbl>
    <w:p w14:paraId="2082DDAF" w14:textId="77777777" w:rsidR="003C02E5" w:rsidRDefault="003C02E5">
      <w:pPr>
        <w:rPr>
          <w:rFonts w:ascii="Arial" w:hAnsi="Arial" w:cs="Arial"/>
          <w:i/>
          <w:sz w:val="20"/>
          <w:szCs w:val="20"/>
          <w:lang w:val="es-ES"/>
        </w:rPr>
      </w:pPr>
    </w:p>
    <w:p w14:paraId="577F4E07" w14:textId="77777777" w:rsidR="007C74C1" w:rsidRDefault="007C74C1">
      <w:pPr>
        <w:rPr>
          <w:rFonts w:ascii="Arial" w:hAnsi="Arial" w:cs="Arial"/>
          <w:i/>
          <w:sz w:val="20"/>
          <w:szCs w:val="20"/>
          <w:lang w:val="es-ES"/>
        </w:rPr>
      </w:pPr>
    </w:p>
    <w:p w14:paraId="49E13903" w14:textId="77777777" w:rsidR="007C74C1" w:rsidRDefault="007C74C1">
      <w:pPr>
        <w:rPr>
          <w:rFonts w:ascii="Arial" w:hAnsi="Arial" w:cs="Arial"/>
          <w:i/>
          <w:sz w:val="20"/>
          <w:szCs w:val="20"/>
          <w:lang w:val="es-ES"/>
        </w:rPr>
      </w:pPr>
    </w:p>
    <w:p w14:paraId="6054F317" w14:textId="77777777" w:rsidR="007C74C1" w:rsidRDefault="007C74C1">
      <w:pPr>
        <w:rPr>
          <w:rFonts w:ascii="Arial" w:hAnsi="Arial" w:cs="Arial"/>
          <w:i/>
          <w:sz w:val="20"/>
          <w:szCs w:val="20"/>
          <w:lang w:val="es-ES"/>
        </w:rPr>
      </w:pPr>
    </w:p>
    <w:p w14:paraId="35FEB2BE" w14:textId="77777777" w:rsidR="007C74C1" w:rsidRPr="00A656D9" w:rsidRDefault="007C74C1">
      <w:pPr>
        <w:rPr>
          <w:rFonts w:ascii="Arial" w:hAnsi="Arial" w:cs="Arial"/>
          <w:i/>
          <w:sz w:val="20"/>
          <w:szCs w:val="20"/>
          <w:lang w:val="es-ES"/>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22"/>
        <w:gridCol w:w="7415"/>
      </w:tblGrid>
      <w:tr w:rsidR="000A21E3" w:rsidRPr="008A4AFA" w14:paraId="5DDB10F1" w14:textId="77777777" w:rsidTr="005D46F7">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71BE065" w14:textId="77777777" w:rsidR="000A21E3" w:rsidRPr="008A4AFA" w:rsidRDefault="000A21E3" w:rsidP="007C74C1">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8</w:t>
            </w:r>
            <w:r w:rsidRPr="00B709A8">
              <w:rPr>
                <w:rFonts w:ascii="Arial" w:eastAsia="Times New Roman" w:hAnsi="Arial" w:cs="Arial"/>
                <w:b/>
                <w:bCs/>
                <w:color w:val="FFFFFF"/>
                <w:sz w:val="20"/>
                <w:szCs w:val="20"/>
              </w:rPr>
              <w:t xml:space="preserve"> </w:t>
            </w:r>
            <w:r w:rsidR="008B4C33">
              <w:rPr>
                <w:rFonts w:ascii="Arial" w:eastAsia="Times New Roman" w:hAnsi="Arial" w:cs="Arial"/>
                <w:b/>
                <w:bCs/>
                <w:color w:val="FFFFFF"/>
                <w:sz w:val="20"/>
                <w:szCs w:val="20"/>
              </w:rPr>
              <w:br/>
            </w:r>
            <w:r w:rsidRPr="00B709A8">
              <w:rPr>
                <w:rFonts w:ascii="Arial" w:eastAsia="Times New Roman" w:hAnsi="Arial" w:cs="Arial"/>
                <w:b/>
                <w:bCs/>
                <w:color w:val="FFFFFF"/>
                <w:sz w:val="20"/>
                <w:szCs w:val="20"/>
              </w:rPr>
              <w:t>(version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537C2D1A" w14:textId="77777777" w:rsidR="000A21E3" w:rsidRPr="00B52448" w:rsidRDefault="00FB6A08" w:rsidP="00394E10">
            <w:pPr>
              <w:spacing w:before="120" w:after="120" w:line="240" w:lineRule="auto"/>
              <w:ind w:left="284" w:right="284"/>
              <w:textAlignment w:val="baseline"/>
              <w:rPr>
                <w:rFonts w:ascii="Arial" w:eastAsia="Times New Roman" w:hAnsi="Arial" w:cs="Arial"/>
                <w:sz w:val="24"/>
                <w:szCs w:val="24"/>
              </w:rPr>
            </w:pPr>
            <w:r w:rsidRPr="00FB6A08">
              <w:rPr>
                <w:rFonts w:asciiTheme="minorBidi" w:eastAsia="Times New Roman" w:hAnsiTheme="minorBidi"/>
                <w:b/>
                <w:bCs/>
                <w:color w:val="FFFFFF"/>
                <w:sz w:val="20"/>
                <w:szCs w:val="20"/>
              </w:rPr>
              <w:t>Key Management and Governance</w:t>
            </w:r>
          </w:p>
        </w:tc>
      </w:tr>
      <w:tr w:rsidR="000A21E3" w:rsidRPr="007A2EF7" w14:paraId="63060F22" w14:textId="77777777" w:rsidTr="007C0E8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825C6DE" w14:textId="77777777" w:rsidR="000A21E3" w:rsidRPr="004A6F30" w:rsidRDefault="000A21E3" w:rsidP="00017CC6">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8</w:t>
            </w:r>
          </w:p>
          <w:p w14:paraId="1C4AF9E8" w14:textId="77777777" w:rsidR="004760C7" w:rsidRDefault="00922575">
            <w:pPr>
              <w:spacing w:after="0"/>
            </w:pPr>
            <w:r>
              <w:rPr>
                <w:rFonts w:ascii="Arial" w:eastAsia="Arial" w:hAnsi="Arial" w:cs="Arial"/>
                <w:sz w:val="20"/>
                <w:szCs w:val="20"/>
              </w:rPr>
              <w:t>DOR.ICT.EKM.KMG.001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3620929" w14:textId="77777777" w:rsidR="000A21E3" w:rsidRPr="00F94986" w:rsidRDefault="009E2B53" w:rsidP="00394E10">
            <w:pPr>
              <w:spacing w:before="120" w:after="120" w:line="240" w:lineRule="auto"/>
              <w:ind w:left="284" w:right="284"/>
              <w:textAlignment w:val="baseline"/>
              <w:rPr>
                <w:rFonts w:ascii="Arial" w:eastAsia="Times New Roman" w:hAnsi="Arial" w:cs="Arial"/>
                <w:b/>
                <w:bCs/>
                <w:sz w:val="20"/>
                <w:szCs w:val="20"/>
              </w:rPr>
            </w:pPr>
            <w:r w:rsidRPr="009E2B53">
              <w:rPr>
                <w:rFonts w:ascii="Arial" w:eastAsia="Times New Roman" w:hAnsi="Arial" w:cs="Arial"/>
                <w:b/>
                <w:bCs/>
                <w:sz w:val="20"/>
                <w:szCs w:val="20"/>
              </w:rPr>
              <w:t>It must be ensured that requirements and guidance for cryptographic key management are in place.</w:t>
            </w:r>
          </w:p>
        </w:tc>
      </w:tr>
      <w:tr w:rsidR="000A21E3" w:rsidRPr="008A4AFA" w14:paraId="4F89AB9F" w14:textId="77777777" w:rsidTr="007C0E8F">
        <w:trPr>
          <w:trHeight w:val="74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A7F6FC1" w14:textId="77777777" w:rsidR="000A21E3" w:rsidRPr="008A4AFA" w:rsidRDefault="00927478" w:rsidP="008B4C3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w:t>
            </w:r>
            <w:r w:rsidR="000A21E3" w:rsidRPr="00E92459">
              <w:rPr>
                <w:rFonts w:ascii="Arial" w:eastAsia="Times New Roman" w:hAnsi="Arial" w:cs="Arial"/>
                <w:sz w:val="20"/>
                <w:szCs w:val="20"/>
              </w:rPr>
              <w:t>.1</w:t>
            </w:r>
          </w:p>
          <w:p w14:paraId="05EF283E" w14:textId="77777777" w:rsidR="004760C7" w:rsidRDefault="00922575">
            <w:pPr>
              <w:spacing w:after="0"/>
            </w:pPr>
            <w:r>
              <w:rPr>
                <w:rFonts w:ascii="Arial" w:eastAsia="Arial" w:hAnsi="Arial" w:cs="Arial"/>
                <w:sz w:val="20"/>
                <w:szCs w:val="20"/>
              </w:rPr>
              <w:t>DOR.ICT.EKM.KMG.002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2E78001" w14:textId="77777777" w:rsidR="000A21E3" w:rsidRPr="00C07C38" w:rsidRDefault="00927478" w:rsidP="008B4C33">
            <w:pPr>
              <w:spacing w:before="120" w:after="120" w:line="240" w:lineRule="auto"/>
              <w:ind w:left="284" w:right="284"/>
              <w:textAlignment w:val="baseline"/>
              <w:rPr>
                <w:rFonts w:ascii="Arial" w:eastAsia="Calibri" w:hAnsi="Arial" w:cs="Arial"/>
                <w:color w:val="000000" w:themeColor="text1"/>
                <w:sz w:val="20"/>
                <w:szCs w:val="20"/>
              </w:rPr>
            </w:pPr>
            <w:r w:rsidRPr="00927478">
              <w:rPr>
                <w:rFonts w:ascii="Arial" w:eastAsia="Calibri" w:hAnsi="Arial" w:cs="Arial"/>
                <w:color w:val="000000" w:themeColor="text1"/>
                <w:sz w:val="20"/>
                <w:szCs w:val="20"/>
              </w:rPr>
              <w:t>Requirements for cryptographic key management must cover the entire lifecycle of cryptographic keys</w:t>
            </w:r>
            <w:r w:rsidR="006010F2">
              <w:rPr>
                <w:rFonts w:ascii="Arial" w:eastAsia="Calibri" w:hAnsi="Arial" w:cs="Arial"/>
                <w:color w:val="000000" w:themeColor="text1"/>
                <w:sz w:val="20"/>
                <w:szCs w:val="20"/>
              </w:rPr>
              <w:t>,</w:t>
            </w:r>
            <w:r w:rsidR="006010F2" w:rsidRPr="006010F2">
              <w:rPr>
                <w:rFonts w:ascii="Arial" w:eastAsia="Calibri" w:hAnsi="Arial" w:cs="Arial"/>
                <w:color w:val="000000" w:themeColor="text1"/>
                <w:sz w:val="20"/>
                <w:szCs w:val="20"/>
              </w:rPr>
              <w:t xml:space="preserve"> </w:t>
            </w:r>
            <w:r w:rsidR="006010F2" w:rsidRPr="005A54F6">
              <w:rPr>
                <w:rFonts w:ascii="Arial" w:eastAsia="Calibri" w:hAnsi="Arial" w:cs="Arial"/>
                <w:color w:val="000000" w:themeColor="text1"/>
                <w:sz w:val="20"/>
                <w:szCs w:val="20"/>
                <w:highlight w:val="yellow"/>
              </w:rPr>
              <w:t>including generating, renewing, storing, backing up, archiving, retrieving, transmitting, retiring, revoking, and destroying those cryptographic keys</w:t>
            </w:r>
            <w:r w:rsidR="006010F2" w:rsidRPr="006010F2">
              <w:rPr>
                <w:rFonts w:ascii="Arial" w:eastAsia="Calibri" w:hAnsi="Arial" w:cs="Arial"/>
                <w:color w:val="000000" w:themeColor="text1"/>
                <w:sz w:val="20"/>
                <w:szCs w:val="20"/>
              </w:rPr>
              <w:t>.</w:t>
            </w:r>
          </w:p>
          <w:p w14:paraId="46268A05"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Cloud PaaS, Container,End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A.6.2d</w:t>
            </w:r>
          </w:p>
        </w:tc>
      </w:tr>
      <w:tr w:rsidR="000A21E3" w:rsidRPr="0055057C" w14:paraId="42A88B73" w14:textId="77777777" w:rsidTr="007C0E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89C960" w14:textId="77777777" w:rsidR="000A21E3" w:rsidRPr="00BB0A00" w:rsidRDefault="00C728B4" w:rsidP="008B4C3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w:t>
            </w:r>
            <w:r w:rsidR="000A21E3">
              <w:rPr>
                <w:rFonts w:ascii="Arial" w:eastAsia="Times New Roman" w:hAnsi="Arial" w:cs="Arial"/>
                <w:sz w:val="20"/>
                <w:szCs w:val="20"/>
              </w:rPr>
              <w:t>.2</w:t>
            </w:r>
          </w:p>
          <w:p w14:paraId="13FF672E" w14:textId="77777777" w:rsidR="004760C7" w:rsidRDefault="00922575">
            <w:pPr>
              <w:spacing w:after="0"/>
            </w:pPr>
            <w:r>
              <w:rPr>
                <w:rFonts w:ascii="Arial" w:eastAsia="Arial" w:hAnsi="Arial" w:cs="Arial"/>
                <w:sz w:val="20"/>
                <w:szCs w:val="20"/>
              </w:rPr>
              <w:t>DOR.ICT.EKM.KMG.003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261A90" w14:textId="77777777" w:rsidR="000A21E3" w:rsidRPr="003C52CF" w:rsidRDefault="00FB6DEE" w:rsidP="005A54F6">
            <w:pPr>
              <w:tabs>
                <w:tab w:val="left" w:pos="689"/>
              </w:tabs>
              <w:spacing w:before="120" w:after="120" w:line="240" w:lineRule="auto"/>
              <w:ind w:left="284" w:right="284"/>
              <w:textAlignment w:val="baseline"/>
              <w:rPr>
                <w:rFonts w:ascii="Arial" w:eastAsia="Times New Roman" w:hAnsi="Arial" w:cs="Arial"/>
                <w:sz w:val="20"/>
                <w:szCs w:val="20"/>
              </w:rPr>
            </w:pPr>
            <w:r w:rsidRPr="00FB6DEE">
              <w:rPr>
                <w:rFonts w:ascii="Arial" w:eastAsia="Calibri" w:hAnsi="Arial" w:cs="Arial"/>
                <w:color w:val="000000" w:themeColor="text1"/>
                <w:sz w:val="20"/>
                <w:szCs w:val="20"/>
              </w:rPr>
              <w:t>Requirements must specify how cryptographic keys are correctly used and protected.</w:t>
            </w:r>
          </w:p>
          <w:p w14:paraId="78D5F1C2"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Tool, Certificate, Software Appliance, Hardware Appliance, Cloud Appliance, Cloud PaaS, Container, 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A.7.1</w:t>
            </w:r>
          </w:p>
        </w:tc>
      </w:tr>
      <w:tr w:rsidR="00FB6DEE" w:rsidRPr="0055057C" w14:paraId="49C5D7B8" w14:textId="77777777" w:rsidTr="007C0E8F">
        <w:trPr>
          <w:trHeight w:val="32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FA8AE0" w14:textId="77777777" w:rsidR="00FB6DEE" w:rsidRDefault="00FB6DEE" w:rsidP="008B4C3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8.3</w:t>
            </w:r>
          </w:p>
          <w:p w14:paraId="64AE93E1" w14:textId="77777777" w:rsidR="004760C7" w:rsidRDefault="00922575">
            <w:pPr>
              <w:spacing w:after="0"/>
            </w:pPr>
            <w:r>
              <w:rPr>
                <w:rFonts w:ascii="Arial" w:eastAsia="Arial" w:hAnsi="Arial" w:cs="Arial"/>
                <w:sz w:val="20"/>
                <w:szCs w:val="20"/>
              </w:rPr>
              <w:t>DOR.ICT.EKM.KMG.004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6C1D25" w14:textId="77777777" w:rsidR="00FB6DEE" w:rsidRPr="00FB6DEE" w:rsidRDefault="002B13F3" w:rsidP="00011A4B">
            <w:pPr>
              <w:spacing w:before="120" w:after="120" w:line="240" w:lineRule="auto"/>
              <w:ind w:left="284" w:right="284"/>
              <w:textAlignment w:val="baseline"/>
              <w:rPr>
                <w:rFonts w:ascii="Arial" w:eastAsia="Calibri" w:hAnsi="Arial" w:cs="Arial"/>
                <w:color w:val="000000" w:themeColor="text1"/>
                <w:sz w:val="20"/>
                <w:szCs w:val="20"/>
              </w:rPr>
            </w:pPr>
            <w:r w:rsidRPr="002B13F3">
              <w:rPr>
                <w:rFonts w:ascii="Arial" w:eastAsia="Calibri" w:hAnsi="Arial" w:cs="Arial"/>
                <w:color w:val="000000" w:themeColor="text1"/>
                <w:sz w:val="20"/>
                <w:szCs w:val="20"/>
              </w:rPr>
              <w:t>The cryptographic keys should be dedicated to a single purpose.</w:t>
            </w:r>
          </w:p>
          <w:p w14:paraId="06A6D855"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2B13F3" w:rsidRPr="0055057C" w14:paraId="4062E005" w14:textId="77777777" w:rsidTr="007C0E8F">
        <w:trPr>
          <w:trHeight w:val="11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F19971" w14:textId="77777777" w:rsidR="002B13F3" w:rsidRDefault="002B13F3" w:rsidP="008B4C3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8.3.1</w:t>
            </w:r>
          </w:p>
          <w:p w14:paraId="60985798" w14:textId="77777777" w:rsidR="004760C7" w:rsidRDefault="00922575">
            <w:pPr>
              <w:spacing w:after="0"/>
            </w:pPr>
            <w:r>
              <w:rPr>
                <w:rFonts w:ascii="Arial" w:eastAsia="Arial" w:hAnsi="Arial" w:cs="Arial"/>
                <w:sz w:val="20"/>
                <w:szCs w:val="20"/>
              </w:rPr>
              <w:t>DOR.ICT.EKM.KMG.005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65505D" w14:textId="77777777" w:rsidR="002B13F3" w:rsidRPr="002B13F3" w:rsidRDefault="00BA4E90" w:rsidP="00011A4B">
            <w:pPr>
              <w:spacing w:before="120" w:after="120" w:line="240" w:lineRule="auto"/>
              <w:ind w:left="567" w:right="284"/>
              <w:textAlignment w:val="baseline"/>
              <w:rPr>
                <w:rFonts w:ascii="Arial" w:eastAsia="Calibri" w:hAnsi="Arial" w:cs="Arial"/>
                <w:color w:val="000000" w:themeColor="text1"/>
                <w:sz w:val="20"/>
                <w:szCs w:val="20"/>
              </w:rPr>
            </w:pPr>
            <w:r w:rsidRPr="00BA4E90">
              <w:rPr>
                <w:rFonts w:ascii="Arial" w:eastAsia="Calibri" w:hAnsi="Arial" w:cs="Arial"/>
                <w:color w:val="000000" w:themeColor="text1"/>
                <w:sz w:val="20"/>
                <w:szCs w:val="20"/>
              </w:rPr>
              <w:t>The key should be either used for encryption or for digital signatures.</w:t>
            </w:r>
          </w:p>
          <w:p w14:paraId="7CC8DA12"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A4E90" w:rsidRPr="0055057C" w14:paraId="7AC804FC" w14:textId="77777777" w:rsidTr="007C0E8F">
        <w:trPr>
          <w:trHeight w:val="57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3906D8" w14:textId="77777777" w:rsidR="00BA4E90" w:rsidRDefault="00BA4E90" w:rsidP="008B4C3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8.3.2</w:t>
            </w:r>
          </w:p>
          <w:p w14:paraId="22C85CF2" w14:textId="77777777" w:rsidR="004760C7" w:rsidRDefault="00922575">
            <w:pPr>
              <w:spacing w:after="0"/>
            </w:pPr>
            <w:r>
              <w:rPr>
                <w:rFonts w:ascii="Arial" w:eastAsia="Arial" w:hAnsi="Arial" w:cs="Arial"/>
                <w:sz w:val="20"/>
                <w:szCs w:val="20"/>
              </w:rPr>
              <w:t>DOR.ICT.EKM.KMG.006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A26689" w14:textId="77777777" w:rsidR="00BA4E90" w:rsidRPr="00825A87" w:rsidRDefault="00BA4E90" w:rsidP="00F21630">
            <w:pPr>
              <w:spacing w:before="120" w:after="0" w:line="240" w:lineRule="auto"/>
              <w:ind w:left="567"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Additional PKI-specific and certificate-related requirements:</w:t>
            </w:r>
          </w:p>
          <w:p w14:paraId="20447F92" w14:textId="77777777" w:rsidR="00F21630" w:rsidRPr="00825A87" w:rsidRDefault="00F21630" w:rsidP="00F21630">
            <w:pPr>
              <w:spacing w:after="0" w:line="240" w:lineRule="auto"/>
              <w:ind w:left="567" w:right="284"/>
              <w:textAlignment w:val="baseline"/>
              <w:rPr>
                <w:rFonts w:ascii="Arial" w:eastAsia="Times New Roman" w:hAnsi="Arial" w:cs="Arial"/>
                <w:b/>
                <w:sz w:val="6"/>
                <w:szCs w:val="6"/>
                <w:u w:val="single"/>
              </w:rPr>
            </w:pPr>
          </w:p>
          <w:p w14:paraId="7EDEC9CB" w14:textId="77777777" w:rsidR="00BA4E90" w:rsidRPr="00825A87" w:rsidRDefault="00BA4E90" w:rsidP="00011A4B">
            <w:pPr>
              <w:spacing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Certificates used for authentication of users or entities should not be used for digital signatures or non-repudiation.</w:t>
            </w:r>
          </w:p>
          <w:p w14:paraId="43F07512"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A4E90" w:rsidRPr="0055057C" w14:paraId="052CEEB2" w14:textId="77777777" w:rsidTr="007C0E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742265" w14:textId="77777777" w:rsidR="00BA4E90" w:rsidRDefault="00BA4E90" w:rsidP="008B4C3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8.3.3</w:t>
            </w:r>
          </w:p>
          <w:p w14:paraId="1058576F" w14:textId="77777777" w:rsidR="004760C7" w:rsidRDefault="00922575">
            <w:pPr>
              <w:spacing w:after="0"/>
            </w:pPr>
            <w:r>
              <w:rPr>
                <w:rFonts w:ascii="Arial" w:eastAsia="Arial" w:hAnsi="Arial" w:cs="Arial"/>
                <w:sz w:val="20"/>
                <w:szCs w:val="20"/>
              </w:rPr>
              <w:t>DOR.ICT.EKM.KMG.007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1EEF87" w14:textId="77777777" w:rsidR="00BA4E90" w:rsidRPr="00825A87" w:rsidRDefault="00BA4E90" w:rsidP="00011A4B">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Where an IT Application uses certificates for user authentication and digital signatures, two separate keys and certificates should be issued to each user.</w:t>
            </w:r>
          </w:p>
          <w:p w14:paraId="45D7DC58"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End User Device, Mobile Device,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A4E90" w:rsidRPr="0055057C" w14:paraId="703EB587" w14:textId="77777777" w:rsidTr="007C0E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CDC429" w14:textId="77777777" w:rsidR="00BA4E90" w:rsidRDefault="00BA4E90" w:rsidP="008B4C3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8.3.4</w:t>
            </w:r>
          </w:p>
          <w:p w14:paraId="1BEB13CA" w14:textId="77777777" w:rsidR="004760C7" w:rsidRDefault="00922575">
            <w:pPr>
              <w:spacing w:after="0"/>
            </w:pPr>
            <w:r>
              <w:rPr>
                <w:rFonts w:ascii="Arial" w:eastAsia="Arial" w:hAnsi="Arial" w:cs="Arial"/>
                <w:sz w:val="20"/>
                <w:szCs w:val="20"/>
              </w:rPr>
              <w:t>DOR.ICT.EKM.KMG.008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62FD62" w14:textId="77777777" w:rsidR="00BA4E90" w:rsidRPr="00825A87" w:rsidRDefault="00A94587" w:rsidP="00011A4B">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If a digital certificate to a key pair is generated it should clearly indicate the intended usage using X509 key usage and extended key usage attributes.</w:t>
            </w:r>
          </w:p>
          <w:p w14:paraId="049F59A5"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Tool, Certificate, Software Appliance, Hardware Appliance, Cloud Appliance, Cloud PaaS, Container, End User Device, Mobile Device, Processing Peripheral, Storage Media, Other Device, Storage, Server &amp; Host Hardware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A94587" w:rsidRPr="0055057C" w14:paraId="0FDA3290" w14:textId="77777777" w:rsidTr="007C0E8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C6EACA" w14:textId="77777777" w:rsidR="00A94587" w:rsidRDefault="00A94587" w:rsidP="008B4C33">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8.4</w:t>
            </w:r>
          </w:p>
          <w:p w14:paraId="5A2A0CD7" w14:textId="77777777" w:rsidR="004760C7" w:rsidRDefault="00922575">
            <w:pPr>
              <w:spacing w:after="0"/>
            </w:pPr>
            <w:r>
              <w:rPr>
                <w:rFonts w:ascii="Arial" w:eastAsia="Arial" w:hAnsi="Arial" w:cs="Arial"/>
                <w:sz w:val="20"/>
                <w:szCs w:val="20"/>
              </w:rPr>
              <w:t>DOR.ICT.EKM.KMG.009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3B7C8F" w14:textId="77777777" w:rsidR="00A94587" w:rsidRPr="00825A87" w:rsidRDefault="00A94587" w:rsidP="00011A4B">
            <w:pPr>
              <w:spacing w:before="120" w:after="24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Customer keys or other master keys must be generated and stored under legal entity control whether on-premises or in the cloud.</w:t>
            </w:r>
          </w:p>
          <w:p w14:paraId="7726355D"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 Hardware Appliance,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40D288DE" w14:textId="77777777" w:rsidR="003C02E5" w:rsidRPr="00825A87" w:rsidRDefault="003C02E5" w:rsidP="0027643D">
      <w:pPr>
        <w:rPr>
          <w:rFonts w:ascii="Arial" w:hAnsi="Arial" w:cs="Arial"/>
          <w:i/>
          <w:sz w:val="20"/>
          <w:szCs w:val="20"/>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00"/>
        <w:gridCol w:w="7437"/>
        <w:gridCol w:w="7"/>
      </w:tblGrid>
      <w:tr w:rsidR="00B46D21" w:rsidRPr="008A4AFA" w14:paraId="3C7DC300" w14:textId="77777777" w:rsidTr="007C0E8F">
        <w:trPr>
          <w:gridAfter w:val="1"/>
          <w:wAfter w:w="7"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7D97C38" w14:textId="77777777" w:rsidR="00B46D21" w:rsidRPr="008A4AFA" w:rsidRDefault="00B46D21" w:rsidP="007C0E8F">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9</w:t>
            </w:r>
            <w:r w:rsidRPr="00B709A8">
              <w:rPr>
                <w:rFonts w:ascii="Arial" w:eastAsia="Times New Roman" w:hAnsi="Arial" w:cs="Arial"/>
                <w:b/>
                <w:bCs/>
                <w:color w:val="FFFFFF"/>
                <w:sz w:val="20"/>
                <w:szCs w:val="20"/>
              </w:rPr>
              <w:t xml:space="preserve"> </w:t>
            </w:r>
            <w:r w:rsidR="007C0E8F">
              <w:rPr>
                <w:rFonts w:ascii="Arial" w:eastAsia="Times New Roman" w:hAnsi="Arial" w:cs="Arial"/>
                <w:b/>
                <w:bCs/>
                <w:color w:val="FFFFFF"/>
                <w:sz w:val="20"/>
                <w:szCs w:val="20"/>
              </w:rPr>
              <w:br/>
            </w:r>
            <w:r w:rsidRPr="00B709A8">
              <w:rPr>
                <w:rFonts w:ascii="Arial" w:eastAsia="Times New Roman" w:hAnsi="Arial" w:cs="Arial"/>
                <w:b/>
                <w:bCs/>
                <w:color w:val="FFFFFF"/>
                <w:sz w:val="20"/>
                <w:szCs w:val="20"/>
              </w:rPr>
              <w:t>(version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D7F6CCD" w14:textId="77777777" w:rsidR="00B46D21" w:rsidRPr="00B52448" w:rsidRDefault="00B46D21" w:rsidP="00394E10">
            <w:pPr>
              <w:spacing w:before="120" w:after="120" w:line="240" w:lineRule="auto"/>
              <w:ind w:left="284" w:right="284"/>
              <w:textAlignment w:val="baseline"/>
              <w:rPr>
                <w:rFonts w:ascii="Arial" w:eastAsia="Times New Roman" w:hAnsi="Arial" w:cs="Arial"/>
                <w:sz w:val="24"/>
                <w:szCs w:val="24"/>
              </w:rPr>
            </w:pPr>
            <w:r w:rsidRPr="00B46D21">
              <w:rPr>
                <w:rFonts w:asciiTheme="minorBidi" w:eastAsia="Times New Roman" w:hAnsiTheme="minorBidi"/>
                <w:b/>
                <w:bCs/>
                <w:color w:val="FFFFFF"/>
                <w:sz w:val="20"/>
                <w:szCs w:val="20"/>
              </w:rPr>
              <w:t>Key generation</w:t>
            </w:r>
          </w:p>
        </w:tc>
      </w:tr>
      <w:tr w:rsidR="00B46D21" w:rsidRPr="007A2EF7" w14:paraId="2A2CE54B" w14:textId="77777777" w:rsidTr="00017CC6">
        <w:trPr>
          <w:gridAfter w:val="1"/>
          <w:wAfter w:w="7" w:type="dxa"/>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FAE9843" w14:textId="77777777" w:rsidR="00B46D21" w:rsidRPr="00830E58" w:rsidRDefault="00B46D21" w:rsidP="00017CC6">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9</w:t>
            </w:r>
          </w:p>
          <w:p w14:paraId="28142433" w14:textId="77777777" w:rsidR="004760C7" w:rsidRDefault="00922575">
            <w:pPr>
              <w:spacing w:after="0"/>
            </w:pPr>
            <w:r>
              <w:rPr>
                <w:rFonts w:ascii="Arial" w:eastAsia="Arial" w:hAnsi="Arial" w:cs="Arial"/>
                <w:sz w:val="20"/>
                <w:szCs w:val="20"/>
              </w:rPr>
              <w:t>DOR.ICT.EKM.KGN.001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7BD748C" w14:textId="77777777" w:rsidR="00B46D21" w:rsidRPr="00F94986" w:rsidRDefault="003E4729" w:rsidP="00394E10">
            <w:pPr>
              <w:spacing w:before="120" w:after="120" w:line="240" w:lineRule="auto"/>
              <w:ind w:left="284" w:right="284"/>
              <w:textAlignment w:val="baseline"/>
              <w:rPr>
                <w:rFonts w:ascii="Arial" w:eastAsia="Times New Roman" w:hAnsi="Arial" w:cs="Arial"/>
                <w:b/>
                <w:bCs/>
                <w:sz w:val="20"/>
                <w:szCs w:val="20"/>
              </w:rPr>
            </w:pPr>
            <w:r w:rsidRPr="003E4729">
              <w:rPr>
                <w:rFonts w:ascii="Arial" w:eastAsia="Times New Roman" w:hAnsi="Arial" w:cs="Arial"/>
                <w:b/>
                <w:bCs/>
                <w:sz w:val="20"/>
                <w:szCs w:val="20"/>
              </w:rPr>
              <w:t>It must be ensured that key generation is performed appropriately with sufficient security measures and that generated keys meet applicable strength and quality requirements.</w:t>
            </w:r>
          </w:p>
        </w:tc>
      </w:tr>
      <w:tr w:rsidR="00B46D21" w:rsidRPr="008A4AFA" w14:paraId="2CD5F5F4" w14:textId="77777777" w:rsidTr="00017CC6">
        <w:trPr>
          <w:trHeight w:val="74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7653E33" w14:textId="77777777" w:rsidR="00B46D21" w:rsidRPr="008A4AFA" w:rsidRDefault="00913030"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B46D21" w:rsidRPr="00E92459">
              <w:rPr>
                <w:rFonts w:ascii="Arial" w:eastAsia="Times New Roman" w:hAnsi="Arial" w:cs="Arial"/>
                <w:sz w:val="20"/>
                <w:szCs w:val="20"/>
              </w:rPr>
              <w:t>.1</w:t>
            </w:r>
          </w:p>
          <w:p w14:paraId="220FD6BD" w14:textId="77777777" w:rsidR="004760C7" w:rsidRDefault="00922575">
            <w:pPr>
              <w:spacing w:after="0"/>
            </w:pPr>
            <w:r>
              <w:rPr>
                <w:rFonts w:ascii="Arial" w:eastAsia="Arial" w:hAnsi="Arial" w:cs="Arial"/>
                <w:sz w:val="20"/>
                <w:szCs w:val="20"/>
              </w:rPr>
              <w:t>DOR.ICT.EKM.KGN.002</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ADCA94" w14:textId="77777777" w:rsidR="00B46D21" w:rsidRPr="00825A87" w:rsidRDefault="005D0AAA" w:rsidP="00017CC6">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 xml:space="preserve">The key generation </w:t>
            </w:r>
            <w:r w:rsidR="00593C2F" w:rsidRPr="00825A87">
              <w:rPr>
                <w:rFonts w:ascii="Arial" w:eastAsia="Times New Roman" w:hAnsi="Arial" w:cs="Arial"/>
                <w:sz w:val="20"/>
                <w:szCs w:val="20"/>
              </w:rPr>
              <w:t>and</w:t>
            </w:r>
            <w:r w:rsidRPr="00825A87">
              <w:rPr>
                <w:rFonts w:ascii="Arial" w:eastAsia="Times New Roman" w:hAnsi="Arial" w:cs="Arial"/>
                <w:sz w:val="20"/>
                <w:szCs w:val="20"/>
              </w:rPr>
              <w:t xml:space="preserve"> </w:t>
            </w:r>
            <w:r w:rsidR="00593C2F" w:rsidRPr="00825A87">
              <w:rPr>
                <w:rFonts w:ascii="Arial" w:eastAsia="Times New Roman" w:hAnsi="Arial" w:cs="Arial"/>
                <w:sz w:val="20"/>
                <w:szCs w:val="20"/>
              </w:rPr>
              <w:t xml:space="preserve">utilized </w:t>
            </w:r>
            <w:r w:rsidRPr="00825A87">
              <w:rPr>
                <w:rFonts w:ascii="Arial" w:eastAsia="Times New Roman" w:hAnsi="Arial" w:cs="Arial"/>
                <w:sz w:val="20"/>
                <w:szCs w:val="20"/>
              </w:rPr>
              <w:t xml:space="preserve">random number generators </w:t>
            </w:r>
            <w:r w:rsidR="00593C2F" w:rsidRPr="00825A87">
              <w:rPr>
                <w:rFonts w:ascii="Arial" w:eastAsia="Times New Roman" w:hAnsi="Arial" w:cs="Arial"/>
                <w:sz w:val="20"/>
                <w:szCs w:val="20"/>
              </w:rPr>
              <w:t>must</w:t>
            </w:r>
            <w:r w:rsidRPr="00825A87">
              <w:rPr>
                <w:rFonts w:ascii="Arial" w:eastAsia="Times New Roman" w:hAnsi="Arial" w:cs="Arial"/>
                <w:sz w:val="20"/>
                <w:szCs w:val="20"/>
              </w:rPr>
              <w:t xml:space="preserve"> comply with the requirements specified in BSI standards</w:t>
            </w:r>
            <w:r w:rsidR="00E244E6">
              <w:t xml:space="preserve"> </w:t>
            </w:r>
            <w:r w:rsidR="00E244E6" w:rsidRPr="00825A87">
              <w:rPr>
                <w:rFonts w:ascii="Arial" w:eastAsia="Times New Roman" w:hAnsi="Arial" w:cs="Arial"/>
                <w:sz w:val="20"/>
                <w:szCs w:val="20"/>
              </w:rPr>
              <w:t>or by using hardware coming with a NIST FIPS 140-2 validation</w:t>
            </w:r>
            <w:r w:rsidR="008D1567">
              <w:rPr>
                <w:rFonts w:ascii="Arial" w:eastAsia="Times New Roman" w:hAnsi="Arial" w:cs="Arial"/>
                <w:sz w:val="20"/>
                <w:szCs w:val="20"/>
              </w:rPr>
              <w:t xml:space="preserve"> </w:t>
            </w:r>
            <w:r w:rsidR="008D1567" w:rsidRPr="00180FCC">
              <w:rPr>
                <w:rFonts w:ascii="Arial" w:eastAsia="Times New Roman" w:hAnsi="Arial" w:cs="Arial"/>
                <w:sz w:val="20"/>
                <w:szCs w:val="20"/>
                <w:highlight w:val="yellow"/>
              </w:rPr>
              <w:t>and NIST FIPS 140-3 validation should be used if possible</w:t>
            </w:r>
            <w:r w:rsidRPr="00825A87">
              <w:rPr>
                <w:rFonts w:ascii="Arial" w:eastAsia="Times New Roman" w:hAnsi="Arial" w:cs="Arial"/>
                <w:sz w:val="20"/>
                <w:szCs w:val="20"/>
              </w:rPr>
              <w:t xml:space="preserve">. </w:t>
            </w:r>
            <w:r w:rsidR="00913030" w:rsidRPr="00825A87">
              <w:rPr>
                <w:rFonts w:ascii="Arial" w:eastAsia="Times New Roman" w:hAnsi="Arial" w:cs="Arial"/>
                <w:sz w:val="20"/>
                <w:szCs w:val="20"/>
              </w:rPr>
              <w:t>For</w:t>
            </w:r>
            <w:r w:rsidRPr="00825A87">
              <w:rPr>
                <w:rFonts w:ascii="Arial" w:eastAsia="Times New Roman" w:hAnsi="Arial" w:cs="Arial"/>
                <w:sz w:val="20"/>
                <w:szCs w:val="20"/>
              </w:rPr>
              <w:t xml:space="preserve"> detailed</w:t>
            </w:r>
            <w:r w:rsidR="00515BBA" w:rsidRPr="00825A87">
              <w:rPr>
                <w:rFonts w:ascii="Arial" w:eastAsia="Times New Roman" w:hAnsi="Arial" w:cs="Arial"/>
                <w:sz w:val="20"/>
                <w:szCs w:val="20"/>
              </w:rPr>
              <w:t xml:space="preserve"> requirements on</w:t>
            </w:r>
            <w:r w:rsidR="00913030" w:rsidRPr="00825A87">
              <w:rPr>
                <w:rFonts w:ascii="Arial" w:eastAsia="Times New Roman" w:hAnsi="Arial" w:cs="Arial"/>
                <w:sz w:val="20"/>
                <w:szCs w:val="20"/>
              </w:rPr>
              <w:t xml:space="preserve"> key generation and random number generator, please refer to </w:t>
            </w:r>
            <w:r w:rsidR="00913030" w:rsidRPr="005A54F6">
              <w:rPr>
                <w:rFonts w:ascii="Arial" w:eastAsia="Times New Roman" w:hAnsi="Arial" w:cs="Arial"/>
                <w:sz w:val="20"/>
                <w:szCs w:val="20"/>
                <w:highlight w:val="yellow"/>
              </w:rPr>
              <w:t xml:space="preserve">BSI TR 02102-1, </w:t>
            </w:r>
            <w:r w:rsidR="00AA071D" w:rsidRPr="005A54F6">
              <w:rPr>
                <w:rFonts w:ascii="Arial" w:eastAsia="Times New Roman" w:hAnsi="Arial" w:cs="Arial"/>
                <w:sz w:val="20"/>
                <w:szCs w:val="20"/>
                <w:highlight w:val="yellow"/>
              </w:rPr>
              <w:t>23</w:t>
            </w:r>
            <w:r w:rsidR="00913030" w:rsidRPr="005A54F6">
              <w:rPr>
                <w:rFonts w:ascii="Arial" w:eastAsia="Times New Roman" w:hAnsi="Arial" w:cs="Arial"/>
                <w:sz w:val="20"/>
                <w:szCs w:val="20"/>
                <w:highlight w:val="yellow"/>
              </w:rPr>
              <w:t>.0</w:t>
            </w:r>
            <w:r w:rsidR="004E57AC" w:rsidRPr="005A54F6">
              <w:rPr>
                <w:rFonts w:ascii="Arial" w:eastAsia="Times New Roman" w:hAnsi="Arial" w:cs="Arial"/>
                <w:sz w:val="20"/>
                <w:szCs w:val="20"/>
                <w:highlight w:val="yellow"/>
              </w:rPr>
              <w:t>1</w:t>
            </w:r>
            <w:r w:rsidR="00913030" w:rsidRPr="005A54F6">
              <w:rPr>
                <w:rFonts w:ascii="Arial" w:eastAsia="Times New Roman" w:hAnsi="Arial" w:cs="Arial"/>
                <w:sz w:val="20"/>
                <w:szCs w:val="20"/>
                <w:highlight w:val="yellow"/>
              </w:rPr>
              <w:t>.202</w:t>
            </w:r>
            <w:r w:rsidR="00AA071D" w:rsidRPr="005A54F6">
              <w:rPr>
                <w:rFonts w:ascii="Arial" w:eastAsia="Times New Roman" w:hAnsi="Arial" w:cs="Arial"/>
                <w:sz w:val="20"/>
                <w:szCs w:val="20"/>
                <w:highlight w:val="yellow"/>
              </w:rPr>
              <w:t>6</w:t>
            </w:r>
            <w:r w:rsidR="00913030" w:rsidRPr="00825A87">
              <w:rPr>
                <w:rFonts w:ascii="Arial" w:eastAsia="Times New Roman" w:hAnsi="Arial" w:cs="Arial"/>
                <w:sz w:val="20"/>
                <w:szCs w:val="20"/>
              </w:rPr>
              <w:t xml:space="preserve"> and NIST SP 800-90A, 06.2015.</w:t>
            </w:r>
          </w:p>
          <w:p w14:paraId="2A417944"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46D21" w:rsidRPr="0055057C" w14:paraId="4F7C28AA" w14:textId="77777777" w:rsidTr="00017CC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4959B9" w14:textId="77777777" w:rsidR="00B46D21" w:rsidRPr="00BB0A00" w:rsidRDefault="00913030"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B46D21">
              <w:rPr>
                <w:rFonts w:ascii="Arial" w:eastAsia="Times New Roman" w:hAnsi="Arial" w:cs="Arial"/>
                <w:sz w:val="20"/>
                <w:szCs w:val="20"/>
              </w:rPr>
              <w:t>.2</w:t>
            </w:r>
          </w:p>
          <w:p w14:paraId="4403DE01" w14:textId="77777777" w:rsidR="004760C7" w:rsidRDefault="00922575">
            <w:pPr>
              <w:spacing w:after="0"/>
            </w:pPr>
            <w:r>
              <w:rPr>
                <w:rFonts w:ascii="Arial" w:eastAsia="Arial" w:hAnsi="Arial" w:cs="Arial"/>
                <w:sz w:val="20"/>
                <w:szCs w:val="20"/>
              </w:rPr>
              <w:t>DOR.ICT.EKM.KGN.003</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368B75C" w14:textId="77777777" w:rsidR="00B46D21" w:rsidRPr="00825A87" w:rsidRDefault="00913030" w:rsidP="00017CC6">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The security parameters of the keys must be chosen such that they provide the strength and quality demanded by the legal entity.</w:t>
            </w:r>
          </w:p>
          <w:p w14:paraId="434F2CF2"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46D21" w:rsidRPr="0055057C" w14:paraId="5FD58B0F" w14:textId="77777777" w:rsidTr="00017CC6">
        <w:trPr>
          <w:trHeight w:val="32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30D90C" w14:textId="77777777" w:rsidR="00B46D21" w:rsidRDefault="00913030"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B46D21">
              <w:rPr>
                <w:rFonts w:ascii="Arial" w:eastAsia="Times New Roman" w:hAnsi="Arial" w:cs="Arial"/>
                <w:sz w:val="20"/>
                <w:szCs w:val="20"/>
              </w:rPr>
              <w:t>.3</w:t>
            </w:r>
          </w:p>
          <w:p w14:paraId="120392A7" w14:textId="77777777" w:rsidR="004760C7" w:rsidRDefault="00922575">
            <w:pPr>
              <w:spacing w:after="0"/>
            </w:pPr>
            <w:r>
              <w:rPr>
                <w:rFonts w:ascii="Arial" w:eastAsia="Arial" w:hAnsi="Arial" w:cs="Arial"/>
                <w:sz w:val="20"/>
                <w:szCs w:val="20"/>
              </w:rPr>
              <w:t>DOR.ICT.EKM.KGN.004</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E1DDCB9" w14:textId="77777777" w:rsidR="00B46D21" w:rsidRPr="00825A87" w:rsidRDefault="00913030" w:rsidP="00017CC6">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 xml:space="preserve">When keys used in the Red </w:t>
            </w:r>
            <w:r w:rsidR="00170FA0">
              <w:rPr>
                <w:rFonts w:ascii="Arial" w:eastAsia="Times New Roman" w:hAnsi="Arial" w:cs="Arial"/>
                <w:sz w:val="20"/>
                <w:szCs w:val="20"/>
              </w:rPr>
              <w:t>S</w:t>
            </w:r>
            <w:r w:rsidRPr="00825A87">
              <w:rPr>
                <w:rFonts w:ascii="Arial" w:eastAsia="Times New Roman" w:hAnsi="Arial" w:cs="Arial"/>
                <w:sz w:val="20"/>
                <w:szCs w:val="20"/>
              </w:rPr>
              <w:t xml:space="preserve">egregation </w:t>
            </w:r>
            <w:r w:rsidR="00170FA0">
              <w:rPr>
                <w:rFonts w:ascii="Arial" w:eastAsia="Times New Roman" w:hAnsi="Arial" w:cs="Arial"/>
                <w:sz w:val="20"/>
                <w:szCs w:val="20"/>
              </w:rPr>
              <w:t>A</w:t>
            </w:r>
            <w:r w:rsidRPr="00825A87">
              <w:rPr>
                <w:rFonts w:ascii="Arial" w:eastAsia="Times New Roman" w:hAnsi="Arial" w:cs="Arial"/>
                <w:sz w:val="20"/>
                <w:szCs w:val="20"/>
              </w:rPr>
              <w:t>rea</w:t>
            </w:r>
            <w:r w:rsidR="00ED52BC" w:rsidRPr="00825A87">
              <w:rPr>
                <w:rFonts w:ascii="Arial" w:eastAsia="Times New Roman" w:hAnsi="Arial" w:cs="Arial"/>
                <w:sz w:val="20"/>
                <w:szCs w:val="20"/>
              </w:rPr>
              <w:t xml:space="preserve"> </w:t>
            </w:r>
            <w:r w:rsidRPr="00825A87">
              <w:rPr>
                <w:rFonts w:ascii="Arial" w:eastAsia="Times New Roman" w:hAnsi="Arial" w:cs="Arial"/>
                <w:sz w:val="20"/>
                <w:szCs w:val="20"/>
              </w:rPr>
              <w:t>are generated, at least two persons should be present and provide a formal documentation of the steps performed.</w:t>
            </w:r>
          </w:p>
          <w:p w14:paraId="4AA966B2"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DA7626" w:rsidRPr="0055057C" w14:paraId="7D7E3E37" w14:textId="77777777" w:rsidTr="00017CC6">
        <w:trPr>
          <w:trHeight w:val="32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44BAD5" w14:textId="77777777" w:rsidR="00DA7626" w:rsidRDefault="00DA7626"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9.4</w:t>
            </w:r>
          </w:p>
          <w:p w14:paraId="4DC044EF" w14:textId="77777777" w:rsidR="004760C7" w:rsidRDefault="00922575">
            <w:pPr>
              <w:spacing w:after="0"/>
            </w:pPr>
            <w:r>
              <w:rPr>
                <w:rFonts w:ascii="Arial" w:eastAsia="Arial" w:hAnsi="Arial" w:cs="Arial"/>
                <w:sz w:val="20"/>
                <w:szCs w:val="20"/>
              </w:rPr>
              <w:t>DOR.ICT.EKM.KGN.005</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4217092" w14:textId="77777777" w:rsidR="00DA7626" w:rsidRPr="00825A87" w:rsidRDefault="00E63802" w:rsidP="00017CC6">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If users generate their own keys, they should be guided in generating key material, especially when they decide for parameters or add randomness.</w:t>
            </w:r>
          </w:p>
          <w:p w14:paraId="71E87285"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Desktop Application, Tool, Certificate, Software Appliance, Hardware Appliance, Cloud Appliance, Cloud PaaS, Container, End User Device, Mobile Device, Processing Peripheral, Storage Media, Other Device,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E63802" w:rsidRPr="0055057C" w14:paraId="71189210" w14:textId="77777777" w:rsidTr="00017CC6">
        <w:trPr>
          <w:trHeight w:val="32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25C561" w14:textId="77777777" w:rsidR="00E63802" w:rsidRDefault="00E63802"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9.5</w:t>
            </w:r>
          </w:p>
          <w:p w14:paraId="17120EC1" w14:textId="77777777" w:rsidR="004760C7" w:rsidRDefault="00922575">
            <w:pPr>
              <w:spacing w:after="0"/>
            </w:pPr>
            <w:r>
              <w:rPr>
                <w:rFonts w:ascii="Arial" w:eastAsia="Arial" w:hAnsi="Arial" w:cs="Arial"/>
                <w:sz w:val="20"/>
                <w:szCs w:val="20"/>
              </w:rPr>
              <w:t>DOR.ICT.EKM.KGN.006</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ACCC6F9" w14:textId="77777777" w:rsidR="00E63802" w:rsidRPr="00825A87" w:rsidRDefault="00012498" w:rsidP="00017CC6">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Keys should only be created with the intent of establishing an approved trust relationship and must be deleted if approval of the request has been denied or revoked.</w:t>
            </w:r>
          </w:p>
          <w:p w14:paraId="0CFA1587"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DF266B" w:rsidRPr="0055057C" w14:paraId="097961F5" w14:textId="77777777" w:rsidTr="00017CC6">
        <w:trPr>
          <w:trHeight w:val="7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A86E97" w14:textId="77777777" w:rsidR="00DF266B" w:rsidRDefault="00DF266B"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9.6</w:t>
            </w:r>
          </w:p>
          <w:p w14:paraId="16A77D96" w14:textId="77777777" w:rsidR="004760C7" w:rsidRDefault="00922575">
            <w:pPr>
              <w:spacing w:after="0"/>
            </w:pPr>
            <w:r>
              <w:rPr>
                <w:rFonts w:ascii="Arial" w:eastAsia="Arial" w:hAnsi="Arial" w:cs="Arial"/>
                <w:sz w:val="20"/>
                <w:szCs w:val="20"/>
              </w:rPr>
              <w:t>DOR.ICT.EKM.KGN.007</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2899818" w14:textId="77777777" w:rsidR="00DF266B" w:rsidRPr="00825A87" w:rsidRDefault="00DF266B" w:rsidP="00017CC6">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b/>
                <w:sz w:val="20"/>
                <w:szCs w:val="20"/>
                <w:u w:val="single"/>
              </w:rPr>
              <w:t>Additional PKI-specific and certificate-related requirements:</w:t>
            </w:r>
          </w:p>
          <w:p w14:paraId="639C97D3"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46D21" w:rsidRPr="0055057C" w14:paraId="0EBB3999" w14:textId="77777777" w:rsidTr="00017CC6">
        <w:trPr>
          <w:trHeight w:val="11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AFA17D" w14:textId="77777777" w:rsidR="00B46D21" w:rsidRDefault="00DF266B"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B46D21">
              <w:rPr>
                <w:rFonts w:ascii="Arial" w:eastAsia="Times New Roman" w:hAnsi="Arial" w:cs="Arial"/>
                <w:sz w:val="20"/>
                <w:szCs w:val="20"/>
              </w:rPr>
              <w:t>.</w:t>
            </w:r>
            <w:r>
              <w:rPr>
                <w:rFonts w:ascii="Arial" w:eastAsia="Times New Roman" w:hAnsi="Arial" w:cs="Arial"/>
                <w:sz w:val="20"/>
                <w:szCs w:val="20"/>
              </w:rPr>
              <w:t>6</w:t>
            </w:r>
            <w:r w:rsidR="00B46D21">
              <w:rPr>
                <w:rFonts w:ascii="Arial" w:eastAsia="Times New Roman" w:hAnsi="Arial" w:cs="Arial"/>
                <w:sz w:val="20"/>
                <w:szCs w:val="20"/>
              </w:rPr>
              <w:t>.1</w:t>
            </w:r>
          </w:p>
          <w:p w14:paraId="3CD2F5B4" w14:textId="77777777" w:rsidR="004760C7" w:rsidRDefault="00922575">
            <w:pPr>
              <w:spacing w:after="0"/>
            </w:pPr>
            <w:r>
              <w:rPr>
                <w:rFonts w:ascii="Arial" w:eastAsia="Arial" w:hAnsi="Arial" w:cs="Arial"/>
                <w:sz w:val="20"/>
                <w:szCs w:val="20"/>
              </w:rPr>
              <w:t>DOR.ICT.EKM.KGN.008</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428C433" w14:textId="77777777" w:rsidR="00B46D21" w:rsidRPr="002B13F3" w:rsidRDefault="00DF266B" w:rsidP="00017CC6">
            <w:pPr>
              <w:spacing w:before="120" w:after="120" w:line="240" w:lineRule="auto"/>
              <w:ind w:left="567" w:right="284"/>
              <w:textAlignment w:val="baseline"/>
              <w:rPr>
                <w:rFonts w:ascii="Arial" w:eastAsia="Calibri" w:hAnsi="Arial" w:cs="Arial"/>
                <w:color w:val="000000" w:themeColor="text1"/>
                <w:sz w:val="20"/>
                <w:szCs w:val="20"/>
              </w:rPr>
            </w:pPr>
            <w:r w:rsidRPr="00DF266B">
              <w:rPr>
                <w:rFonts w:ascii="Arial" w:eastAsia="Calibri" w:hAnsi="Arial" w:cs="Arial"/>
                <w:color w:val="000000" w:themeColor="text1"/>
                <w:sz w:val="20"/>
                <w:szCs w:val="20"/>
              </w:rPr>
              <w:t>The key generation must be carried out using a secure cryptographic key generator.</w:t>
            </w:r>
          </w:p>
          <w:p w14:paraId="2AFB88C8"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46D21" w:rsidRPr="0055057C" w14:paraId="1C2D3DB4" w14:textId="77777777" w:rsidTr="00017CC6">
        <w:trPr>
          <w:trHeight w:val="57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9D6D5C" w14:textId="77777777" w:rsidR="00B46D21" w:rsidRDefault="00DF266B"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B46D21">
              <w:rPr>
                <w:rFonts w:ascii="Arial" w:eastAsia="Times New Roman" w:hAnsi="Arial" w:cs="Arial"/>
                <w:sz w:val="20"/>
                <w:szCs w:val="20"/>
              </w:rPr>
              <w:t>.</w:t>
            </w:r>
            <w:r>
              <w:rPr>
                <w:rFonts w:ascii="Arial" w:eastAsia="Times New Roman" w:hAnsi="Arial" w:cs="Arial"/>
                <w:sz w:val="20"/>
                <w:szCs w:val="20"/>
              </w:rPr>
              <w:t>6</w:t>
            </w:r>
            <w:r w:rsidR="00B46D21">
              <w:rPr>
                <w:rFonts w:ascii="Arial" w:eastAsia="Times New Roman" w:hAnsi="Arial" w:cs="Arial"/>
                <w:sz w:val="20"/>
                <w:szCs w:val="20"/>
              </w:rPr>
              <w:t>.2</w:t>
            </w:r>
          </w:p>
          <w:p w14:paraId="157946E7" w14:textId="77777777" w:rsidR="004760C7" w:rsidRDefault="00922575">
            <w:pPr>
              <w:spacing w:after="0"/>
            </w:pPr>
            <w:r>
              <w:rPr>
                <w:rFonts w:ascii="Arial" w:eastAsia="Arial" w:hAnsi="Arial" w:cs="Arial"/>
                <w:sz w:val="20"/>
                <w:szCs w:val="20"/>
              </w:rPr>
              <w:t>DOR.ICT.EKM.KGN.009</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8A1D5A5" w14:textId="77777777" w:rsidR="00B46D21" w:rsidRPr="00825A87" w:rsidRDefault="00B51748" w:rsidP="00017CC6">
            <w:pPr>
              <w:spacing w:before="120" w:after="120" w:line="240" w:lineRule="auto"/>
              <w:ind w:left="567" w:right="284"/>
              <w:textAlignment w:val="baseline"/>
              <w:rPr>
                <w:rFonts w:ascii="Arial" w:eastAsia="Times New Roman" w:hAnsi="Arial" w:cs="Arial"/>
                <w:sz w:val="20"/>
                <w:szCs w:val="20"/>
              </w:rPr>
            </w:pPr>
            <w:r w:rsidRPr="00B51748">
              <w:rPr>
                <w:rFonts w:ascii="Arial" w:eastAsia="Calibri" w:hAnsi="Arial" w:cs="Arial"/>
                <w:color w:val="000000" w:themeColor="text1"/>
                <w:sz w:val="20"/>
                <w:szCs w:val="20"/>
              </w:rPr>
              <w:t>The hardware used to generate the keys must be protected against unauthorized access, theft, or damage by appropriate physical and organizational measures.</w:t>
            </w:r>
          </w:p>
          <w:p w14:paraId="238E10F5"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46D21" w:rsidRPr="0055057C" w14:paraId="4DF4A9DA" w14:textId="77777777" w:rsidTr="00017CC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A4ECCC" w14:textId="77777777" w:rsidR="00B46D21" w:rsidRDefault="00B51748"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B46D21">
              <w:rPr>
                <w:rFonts w:ascii="Arial" w:eastAsia="Times New Roman" w:hAnsi="Arial" w:cs="Arial"/>
                <w:sz w:val="20"/>
                <w:szCs w:val="20"/>
              </w:rPr>
              <w:t>.</w:t>
            </w:r>
            <w:r>
              <w:rPr>
                <w:rFonts w:ascii="Arial" w:eastAsia="Times New Roman" w:hAnsi="Arial" w:cs="Arial"/>
                <w:sz w:val="20"/>
                <w:szCs w:val="20"/>
              </w:rPr>
              <w:t>6</w:t>
            </w:r>
            <w:r w:rsidR="00B46D21">
              <w:rPr>
                <w:rFonts w:ascii="Arial" w:eastAsia="Times New Roman" w:hAnsi="Arial" w:cs="Arial"/>
                <w:sz w:val="20"/>
                <w:szCs w:val="20"/>
              </w:rPr>
              <w:t>.3</w:t>
            </w:r>
          </w:p>
          <w:p w14:paraId="681D0FBF" w14:textId="77777777" w:rsidR="004760C7" w:rsidRDefault="00922575">
            <w:pPr>
              <w:spacing w:after="0"/>
            </w:pPr>
            <w:r>
              <w:rPr>
                <w:rFonts w:ascii="Arial" w:eastAsia="Arial" w:hAnsi="Arial" w:cs="Arial"/>
                <w:sz w:val="20"/>
                <w:szCs w:val="20"/>
              </w:rPr>
              <w:t>DOR.ICT.EKM.KGN.010</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DF1F0B9" w14:textId="77777777" w:rsidR="00B46D21" w:rsidRPr="00825A87" w:rsidRDefault="00B51748" w:rsidP="00017CC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Key-encrypting keys (keys used to protect multiple keys) must be at least as strong as the data-encrypting keys they protect.</w:t>
            </w:r>
          </w:p>
          <w:p w14:paraId="05ACB6FD"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46D21" w:rsidRPr="0055057C" w14:paraId="155AFB8E" w14:textId="77777777" w:rsidTr="00017CC6">
        <w:trPr>
          <w:trHeight w:val="9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24F4E6" w14:textId="77777777" w:rsidR="00B46D21" w:rsidRDefault="00B51748"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B46D21">
              <w:rPr>
                <w:rFonts w:ascii="Arial" w:eastAsia="Times New Roman" w:hAnsi="Arial" w:cs="Arial"/>
                <w:sz w:val="20"/>
                <w:szCs w:val="20"/>
              </w:rPr>
              <w:t>.</w:t>
            </w:r>
            <w:r>
              <w:rPr>
                <w:rFonts w:ascii="Arial" w:eastAsia="Times New Roman" w:hAnsi="Arial" w:cs="Arial"/>
                <w:sz w:val="20"/>
                <w:szCs w:val="20"/>
              </w:rPr>
              <w:t>6</w:t>
            </w:r>
            <w:r w:rsidR="00B46D21">
              <w:rPr>
                <w:rFonts w:ascii="Arial" w:eastAsia="Times New Roman" w:hAnsi="Arial" w:cs="Arial"/>
                <w:sz w:val="20"/>
                <w:szCs w:val="20"/>
              </w:rPr>
              <w:t>.4</w:t>
            </w:r>
          </w:p>
          <w:p w14:paraId="2AD3FA31" w14:textId="77777777" w:rsidR="004760C7" w:rsidRDefault="00922575">
            <w:pPr>
              <w:spacing w:after="0"/>
            </w:pPr>
            <w:r>
              <w:rPr>
                <w:rFonts w:ascii="Arial" w:eastAsia="Arial" w:hAnsi="Arial" w:cs="Arial"/>
                <w:sz w:val="20"/>
                <w:szCs w:val="20"/>
              </w:rPr>
              <w:t>DOR.ICT.EKM.KGN.011</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131ED17" w14:textId="77777777" w:rsidR="00B46D21" w:rsidRPr="00825A87" w:rsidRDefault="00B51748" w:rsidP="00017CC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After key generation, all data used during this process should be destroyed.</w:t>
            </w:r>
          </w:p>
          <w:p w14:paraId="1361432E"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9B1562" w:rsidRPr="0055057C" w14:paraId="56BBC401" w14:textId="77777777" w:rsidTr="00017CC6">
        <w:trPr>
          <w:trHeight w:val="9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7120C5" w14:textId="77777777" w:rsidR="009B1562" w:rsidRDefault="009B1562"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9.6.5</w:t>
            </w:r>
          </w:p>
          <w:p w14:paraId="35030986" w14:textId="77777777" w:rsidR="004760C7" w:rsidRDefault="00922575">
            <w:pPr>
              <w:spacing w:after="0"/>
            </w:pPr>
            <w:r>
              <w:rPr>
                <w:rFonts w:ascii="Arial" w:eastAsia="Arial" w:hAnsi="Arial" w:cs="Arial"/>
                <w:sz w:val="20"/>
                <w:szCs w:val="20"/>
              </w:rPr>
              <w:t>DOR.ICT.EKM.KGN.012</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09118FE" w14:textId="77777777" w:rsidR="009B1562" w:rsidRPr="00825A87" w:rsidRDefault="00943171" w:rsidP="00017CC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For long-living keys or sensitive keys, it should be ensured that no single individual knows the key in its entirety or has access to all the components generating the keys.</w:t>
            </w:r>
          </w:p>
          <w:p w14:paraId="6978B4C4"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46D21" w:rsidRPr="0055057C" w14:paraId="76D8BD6D" w14:textId="77777777" w:rsidTr="00017CC6">
        <w:trPr>
          <w:trHeight w:val="11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5B3D6A" w14:textId="77777777" w:rsidR="00B46D21" w:rsidRDefault="00943171"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w:t>
            </w:r>
            <w:r w:rsidR="00B46D21">
              <w:rPr>
                <w:rFonts w:ascii="Arial" w:eastAsia="Times New Roman" w:hAnsi="Arial" w:cs="Arial"/>
                <w:sz w:val="20"/>
                <w:szCs w:val="20"/>
              </w:rPr>
              <w:t>.</w:t>
            </w:r>
            <w:r>
              <w:rPr>
                <w:rFonts w:ascii="Arial" w:eastAsia="Times New Roman" w:hAnsi="Arial" w:cs="Arial"/>
                <w:sz w:val="20"/>
                <w:szCs w:val="20"/>
              </w:rPr>
              <w:t>7</w:t>
            </w:r>
          </w:p>
          <w:p w14:paraId="535010A8" w14:textId="77777777" w:rsidR="004760C7" w:rsidRDefault="00922575">
            <w:pPr>
              <w:spacing w:after="0"/>
            </w:pPr>
            <w:r>
              <w:rPr>
                <w:rFonts w:ascii="Arial" w:eastAsia="Arial" w:hAnsi="Arial" w:cs="Arial"/>
                <w:sz w:val="20"/>
                <w:szCs w:val="20"/>
              </w:rPr>
              <w:t>DOR.ICT.EKM.KGN.013</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19BCE54" w14:textId="77777777" w:rsidR="00B46D21" w:rsidRPr="00825A87" w:rsidRDefault="00EA5FE2" w:rsidP="00017CC6">
            <w:pPr>
              <w:spacing w:before="120" w:after="120" w:line="240" w:lineRule="auto"/>
              <w:ind w:left="284"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Additional SSH-key-related requirements:</w:t>
            </w:r>
          </w:p>
          <w:p w14:paraId="1147496E"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EA5FE2" w:rsidRPr="0055057C" w14:paraId="016BA7EA" w14:textId="77777777" w:rsidTr="00017CC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E7EED6" w14:textId="77777777" w:rsidR="00EA5FE2" w:rsidRDefault="00EA5FE2"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9.7.1</w:t>
            </w:r>
          </w:p>
          <w:p w14:paraId="23C28BD8" w14:textId="77777777" w:rsidR="004760C7" w:rsidRDefault="00922575">
            <w:pPr>
              <w:spacing w:after="0"/>
            </w:pPr>
            <w:r>
              <w:rPr>
                <w:rFonts w:ascii="Arial" w:eastAsia="Arial" w:hAnsi="Arial" w:cs="Arial"/>
                <w:sz w:val="20"/>
                <w:szCs w:val="20"/>
              </w:rPr>
              <w:t>DOR.ICT.EKM.KGN.014</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97B99EF" w14:textId="77777777" w:rsidR="00EA5FE2" w:rsidRPr="00825A87" w:rsidRDefault="00EA5FE2" w:rsidP="00017CC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SSH-keys generation must be carried out using a secure cryptographic key generator, which ensures enough randomness and prevents manipulation.</w:t>
            </w:r>
          </w:p>
          <w:p w14:paraId="15CD5612"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EA5FE2" w:rsidRPr="0055057C" w14:paraId="0D2A6221" w14:textId="77777777" w:rsidTr="00017CC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157867" w14:textId="77777777" w:rsidR="00EA5FE2" w:rsidRDefault="00EA5FE2"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9.7.2</w:t>
            </w:r>
          </w:p>
          <w:p w14:paraId="44B8CA55" w14:textId="77777777" w:rsidR="004760C7" w:rsidRDefault="00922575">
            <w:pPr>
              <w:spacing w:after="0"/>
            </w:pPr>
            <w:r>
              <w:rPr>
                <w:rFonts w:ascii="Arial" w:eastAsia="Arial" w:hAnsi="Arial" w:cs="Arial"/>
                <w:sz w:val="20"/>
                <w:szCs w:val="20"/>
              </w:rPr>
              <w:t>DOR.ICT.EKM.KGN.015</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036E5BA" w14:textId="77777777" w:rsidR="00EA5FE2" w:rsidRPr="00825A87" w:rsidRDefault="00EA5FE2" w:rsidP="00017CC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SSH-key pairs should be created on the source system where the private key remains.</w:t>
            </w:r>
          </w:p>
          <w:p w14:paraId="5517CD43"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EA5FE2" w:rsidRPr="0055057C" w14:paraId="5044C743" w14:textId="77777777" w:rsidTr="00017CC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03453C" w14:textId="77777777" w:rsidR="00EA5FE2" w:rsidRDefault="00EA5FE2"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9.7.3</w:t>
            </w:r>
          </w:p>
          <w:p w14:paraId="4E83DFF2" w14:textId="77777777" w:rsidR="004760C7" w:rsidRDefault="00922575">
            <w:pPr>
              <w:spacing w:after="0"/>
            </w:pPr>
            <w:r>
              <w:rPr>
                <w:rFonts w:ascii="Arial" w:eastAsia="Arial" w:hAnsi="Arial" w:cs="Arial"/>
                <w:sz w:val="20"/>
                <w:szCs w:val="20"/>
              </w:rPr>
              <w:t>DOR.ICT.EKM.KGN.016</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43315E4" w14:textId="77777777" w:rsidR="00EA5FE2" w:rsidRPr="00672392" w:rsidRDefault="00EA5FE2" w:rsidP="00017CC6">
            <w:pPr>
              <w:spacing w:before="120" w:after="240" w:line="240" w:lineRule="auto"/>
              <w:ind w:left="567" w:right="284"/>
              <w:textAlignment w:val="baseline"/>
              <w:rPr>
                <w:rFonts w:ascii="Arial" w:eastAsia="Times New Roman" w:hAnsi="Arial" w:cs="Arial"/>
                <w:sz w:val="20"/>
                <w:szCs w:val="20"/>
              </w:rPr>
            </w:pPr>
            <w:r w:rsidRPr="00672392">
              <w:rPr>
                <w:rFonts w:ascii="Arial" w:eastAsia="Times New Roman" w:hAnsi="Arial" w:cs="Arial"/>
                <w:sz w:val="20"/>
                <w:szCs w:val="20"/>
              </w:rPr>
              <w:t>Least privilege principle and measures to reduce risks related to misuse should be technically enforced for generated SSH-keys.</w:t>
            </w:r>
          </w:p>
          <w:p w14:paraId="26DB908A"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Desktop Application,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799D39F7" w14:textId="77777777" w:rsidR="003C02E5" w:rsidRPr="00825A87" w:rsidRDefault="003C02E5">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D709CB" w:rsidRPr="008A4AFA" w14:paraId="68F7F470" w14:textId="77777777" w:rsidTr="00362356">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FC5B6C3" w14:textId="77777777" w:rsidR="00D709CB" w:rsidRPr="008A4AFA" w:rsidRDefault="00D709CB" w:rsidP="005A4CE6">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10</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F011E65" w14:textId="77777777" w:rsidR="00D709CB" w:rsidRPr="00B52448" w:rsidRDefault="00D709CB" w:rsidP="00832D49">
            <w:pPr>
              <w:spacing w:before="120" w:after="120" w:line="240" w:lineRule="auto"/>
              <w:ind w:left="284" w:right="284"/>
              <w:textAlignment w:val="baseline"/>
              <w:rPr>
                <w:rFonts w:ascii="Arial" w:eastAsia="Times New Roman" w:hAnsi="Arial" w:cs="Arial"/>
                <w:sz w:val="24"/>
                <w:szCs w:val="24"/>
              </w:rPr>
            </w:pPr>
            <w:r w:rsidRPr="00D709CB">
              <w:rPr>
                <w:rFonts w:asciiTheme="minorBidi" w:eastAsia="Times New Roman" w:hAnsiTheme="minorBidi"/>
                <w:b/>
                <w:bCs/>
                <w:color w:val="FFFFFF"/>
                <w:sz w:val="20"/>
                <w:szCs w:val="20"/>
              </w:rPr>
              <w:t>Key distribution</w:t>
            </w:r>
          </w:p>
        </w:tc>
      </w:tr>
      <w:tr w:rsidR="00D709CB" w:rsidRPr="007A2EF7" w14:paraId="1A9AA954" w14:textId="77777777" w:rsidTr="00362356">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B694E53" w14:textId="77777777" w:rsidR="00D709CB" w:rsidRPr="004A6F30" w:rsidRDefault="00D709CB" w:rsidP="00017CC6">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10</w:t>
            </w:r>
          </w:p>
          <w:p w14:paraId="61EE6D43" w14:textId="77777777" w:rsidR="004760C7" w:rsidRDefault="00922575">
            <w:pPr>
              <w:spacing w:after="0"/>
            </w:pPr>
            <w:r>
              <w:rPr>
                <w:rFonts w:ascii="Arial" w:eastAsia="Arial" w:hAnsi="Arial" w:cs="Arial"/>
                <w:sz w:val="20"/>
                <w:szCs w:val="20"/>
              </w:rPr>
              <w:t>DOR.ICT.EKM.KDS.001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2E29C81" w14:textId="77777777" w:rsidR="00D709CB" w:rsidRPr="00F94986" w:rsidRDefault="00C676A8" w:rsidP="00832D49">
            <w:pPr>
              <w:spacing w:before="120" w:after="120" w:line="240" w:lineRule="auto"/>
              <w:ind w:left="284" w:right="284"/>
              <w:textAlignment w:val="baseline"/>
              <w:rPr>
                <w:rFonts w:ascii="Arial" w:eastAsia="Times New Roman" w:hAnsi="Arial" w:cs="Arial"/>
                <w:b/>
                <w:bCs/>
                <w:sz w:val="20"/>
                <w:szCs w:val="20"/>
              </w:rPr>
            </w:pPr>
            <w:r w:rsidRPr="00C676A8">
              <w:rPr>
                <w:rFonts w:ascii="Arial" w:eastAsia="Times New Roman" w:hAnsi="Arial" w:cs="Arial"/>
                <w:b/>
                <w:bCs/>
                <w:sz w:val="20"/>
                <w:szCs w:val="20"/>
              </w:rPr>
              <w:t>Keys must be protected when distributed.</w:t>
            </w:r>
          </w:p>
        </w:tc>
      </w:tr>
      <w:tr w:rsidR="00D709CB" w:rsidRPr="008A4AFA" w14:paraId="326E624D" w14:textId="77777777" w:rsidTr="00362356">
        <w:trPr>
          <w:trHeight w:val="20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A5EB24A" w14:textId="77777777" w:rsidR="00D709CB" w:rsidRPr="008A4AFA" w:rsidRDefault="00501F6D" w:rsidP="00832D49">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D709CB" w:rsidRPr="00E92459">
              <w:rPr>
                <w:rFonts w:ascii="Arial" w:eastAsia="Times New Roman" w:hAnsi="Arial" w:cs="Arial"/>
                <w:sz w:val="20"/>
                <w:szCs w:val="20"/>
              </w:rPr>
              <w:t>.1</w:t>
            </w:r>
          </w:p>
          <w:p w14:paraId="5DEA9241" w14:textId="77777777" w:rsidR="004760C7" w:rsidRDefault="00922575">
            <w:pPr>
              <w:spacing w:after="0"/>
            </w:pPr>
            <w:r>
              <w:rPr>
                <w:rFonts w:ascii="Arial" w:eastAsia="Arial" w:hAnsi="Arial" w:cs="Arial"/>
                <w:sz w:val="20"/>
                <w:szCs w:val="20"/>
              </w:rPr>
              <w:t>DOR.ICT.EKM.KDS.002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AF9AB7F" w14:textId="77777777" w:rsidR="00D709CB" w:rsidRPr="00C07C38" w:rsidRDefault="009C254C" w:rsidP="00017CC6">
            <w:pPr>
              <w:spacing w:before="120" w:after="120" w:line="240" w:lineRule="auto"/>
              <w:ind w:left="284" w:right="284"/>
              <w:textAlignment w:val="baseline"/>
              <w:rPr>
                <w:rFonts w:ascii="Arial" w:eastAsia="Calibri" w:hAnsi="Arial" w:cs="Arial"/>
                <w:color w:val="000000" w:themeColor="text1"/>
                <w:sz w:val="20"/>
                <w:szCs w:val="20"/>
              </w:rPr>
            </w:pPr>
            <w:r w:rsidRPr="009C254C">
              <w:rPr>
                <w:rFonts w:ascii="Arial" w:eastAsia="Calibri" w:hAnsi="Arial" w:cs="Arial"/>
                <w:color w:val="000000" w:themeColor="text1"/>
                <w:sz w:val="20"/>
                <w:szCs w:val="20"/>
              </w:rPr>
              <w:t>It must be ensured that only authorized key holders receive secret keys.</w:t>
            </w:r>
          </w:p>
          <w:p w14:paraId="2734DF7C"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D709CB" w:rsidRPr="0055057C" w14:paraId="6171BBB1"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BDFE09" w14:textId="77777777" w:rsidR="00D709CB" w:rsidRPr="00BB0A00" w:rsidRDefault="009D3272"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w:t>
            </w:r>
            <w:r w:rsidR="00D709CB">
              <w:rPr>
                <w:rFonts w:ascii="Arial" w:eastAsia="Times New Roman" w:hAnsi="Arial" w:cs="Arial"/>
                <w:sz w:val="20"/>
                <w:szCs w:val="20"/>
              </w:rPr>
              <w:t>.2</w:t>
            </w:r>
          </w:p>
          <w:p w14:paraId="46C785D9" w14:textId="77777777" w:rsidR="004760C7" w:rsidRDefault="00922575">
            <w:pPr>
              <w:spacing w:after="0"/>
            </w:pPr>
            <w:r>
              <w:rPr>
                <w:rFonts w:ascii="Arial" w:eastAsia="Arial" w:hAnsi="Arial" w:cs="Arial"/>
                <w:sz w:val="20"/>
                <w:szCs w:val="20"/>
              </w:rPr>
              <w:t>DOR.ICT.EKM.KDS.003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66A2DB" w14:textId="77777777" w:rsidR="00D709CB" w:rsidRPr="00825A87" w:rsidRDefault="007A3570" w:rsidP="00017CC6">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The key holder should formally acknowledge that they understand and accept their key-custodian responsibilities.</w:t>
            </w:r>
          </w:p>
          <w:p w14:paraId="4F82A145"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7A3570" w:rsidRPr="0055057C" w14:paraId="1FB66D00" w14:textId="77777777" w:rsidTr="00362356">
        <w:trPr>
          <w:trHeight w:val="7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3A5728" w14:textId="77777777" w:rsidR="007A3570" w:rsidRDefault="007A3570"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10.3</w:t>
            </w:r>
          </w:p>
          <w:p w14:paraId="502E7BE9" w14:textId="77777777" w:rsidR="004760C7" w:rsidRDefault="00922575">
            <w:pPr>
              <w:spacing w:after="0"/>
            </w:pPr>
            <w:r>
              <w:rPr>
                <w:rFonts w:ascii="Arial" w:eastAsia="Arial" w:hAnsi="Arial" w:cs="Arial"/>
                <w:sz w:val="20"/>
                <w:szCs w:val="20"/>
              </w:rPr>
              <w:t>DOR.ICT.EKM.KDS.004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548671" w14:textId="77777777" w:rsidR="007A3570" w:rsidRPr="00825A87" w:rsidRDefault="00A1781F" w:rsidP="00017CC6">
            <w:pPr>
              <w:spacing w:before="120" w:after="120" w:line="240" w:lineRule="auto"/>
              <w:ind w:left="284"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Additional PKI-specific and certificate-related requirements:</w:t>
            </w:r>
          </w:p>
        </w:tc>
      </w:tr>
      <w:tr w:rsidR="00A1781F" w:rsidRPr="0055057C" w14:paraId="16D4F683"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806B92" w14:textId="77777777" w:rsidR="00A1781F" w:rsidRDefault="00A1781F"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10.3.1</w:t>
            </w:r>
          </w:p>
          <w:p w14:paraId="3DABA053" w14:textId="77777777" w:rsidR="004760C7" w:rsidRDefault="00922575">
            <w:pPr>
              <w:spacing w:after="0"/>
            </w:pPr>
            <w:r>
              <w:rPr>
                <w:rFonts w:ascii="Arial" w:eastAsia="Arial" w:hAnsi="Arial" w:cs="Arial"/>
                <w:sz w:val="20"/>
                <w:szCs w:val="20"/>
              </w:rPr>
              <w:t>DOR.ICT.EKM.KDS.005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325349" w14:textId="77777777" w:rsidR="00A1781F" w:rsidRPr="00825A87" w:rsidRDefault="00834B0C" w:rsidP="00017CC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During key distribution, the same protection level as required for key storage must be met.</w:t>
            </w:r>
          </w:p>
          <w:p w14:paraId="31B20E22"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834B0C" w:rsidRPr="0055057C" w14:paraId="14E541B3" w14:textId="77777777" w:rsidTr="00362356">
        <w:trPr>
          <w:trHeight w:val="17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01AFFF" w14:textId="77777777" w:rsidR="00834B0C" w:rsidRDefault="00834B0C"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10.4</w:t>
            </w:r>
          </w:p>
          <w:p w14:paraId="72C98A26" w14:textId="77777777" w:rsidR="004760C7" w:rsidRDefault="00922575">
            <w:pPr>
              <w:spacing w:after="0"/>
            </w:pPr>
            <w:r>
              <w:rPr>
                <w:rFonts w:ascii="Arial" w:eastAsia="Arial" w:hAnsi="Arial" w:cs="Arial"/>
                <w:sz w:val="20"/>
                <w:szCs w:val="20"/>
              </w:rPr>
              <w:t>DOR.ICT.EKM.KDS.006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C5BCB5" w14:textId="77777777" w:rsidR="00834B0C" w:rsidRPr="00825A87" w:rsidRDefault="00A91F53" w:rsidP="00017CC6">
            <w:pPr>
              <w:spacing w:before="120" w:after="120" w:line="240" w:lineRule="auto"/>
              <w:ind w:left="284"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Additional SSH-key-related requirements:</w:t>
            </w:r>
          </w:p>
        </w:tc>
      </w:tr>
      <w:tr w:rsidR="00A91F53" w:rsidRPr="0055057C" w14:paraId="454379FA" w14:textId="77777777" w:rsidTr="00362356">
        <w:trPr>
          <w:trHeight w:val="21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16309E" w14:textId="77777777" w:rsidR="00A91F53" w:rsidRDefault="00A91F53"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10.4.1</w:t>
            </w:r>
          </w:p>
          <w:p w14:paraId="0053E6E8" w14:textId="77777777" w:rsidR="004760C7" w:rsidRDefault="00922575">
            <w:pPr>
              <w:spacing w:after="0"/>
            </w:pPr>
            <w:r>
              <w:rPr>
                <w:rFonts w:ascii="Arial" w:eastAsia="Arial" w:hAnsi="Arial" w:cs="Arial"/>
                <w:sz w:val="20"/>
                <w:szCs w:val="20"/>
              </w:rPr>
              <w:t>DOR.ICT.EKM.KDS.007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CE0D07" w14:textId="77777777" w:rsidR="00A91F53" w:rsidRPr="00825A87" w:rsidRDefault="002B2F2C" w:rsidP="00017CC6">
            <w:pPr>
              <w:spacing w:before="120" w:after="120" w:line="240" w:lineRule="auto"/>
              <w:ind w:left="567" w:right="284"/>
              <w:textAlignment w:val="baseline"/>
              <w:rPr>
                <w:rFonts w:ascii="Arial" w:eastAsia="Times New Roman" w:hAnsi="Arial" w:cs="Arial"/>
                <w:b/>
                <w:sz w:val="20"/>
                <w:szCs w:val="20"/>
                <w:u w:val="single"/>
              </w:rPr>
            </w:pPr>
            <w:r w:rsidRPr="00825A87">
              <w:rPr>
                <w:rFonts w:ascii="Arial" w:eastAsia="Times New Roman" w:hAnsi="Arial" w:cs="Arial"/>
                <w:sz w:val="20"/>
                <w:szCs w:val="20"/>
              </w:rPr>
              <w:t>Private key distribution process must be done in encrypted form, and it must be ensured that the private key is kept confidential during the process.</w:t>
            </w:r>
          </w:p>
          <w:p w14:paraId="54D6889B"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2B2F2C" w:rsidRPr="0055057C" w14:paraId="604317C4" w14:textId="77777777" w:rsidTr="00362356">
        <w:trPr>
          <w:trHeight w:val="25"/>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AB333A" w14:textId="77777777" w:rsidR="002B2F2C" w:rsidRDefault="002B2F2C"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10.4.2</w:t>
            </w:r>
          </w:p>
          <w:p w14:paraId="6AD915E1" w14:textId="77777777" w:rsidR="004760C7" w:rsidRDefault="00922575">
            <w:pPr>
              <w:spacing w:after="0"/>
            </w:pPr>
            <w:r>
              <w:rPr>
                <w:rFonts w:ascii="Arial" w:eastAsia="Arial" w:hAnsi="Arial" w:cs="Arial"/>
                <w:sz w:val="20"/>
                <w:szCs w:val="20"/>
              </w:rPr>
              <w:t>DOR.ICT.EKM.KDS.008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294277" w14:textId="77777777" w:rsidR="002B2F2C" w:rsidRPr="00825A87" w:rsidRDefault="007B3672" w:rsidP="00017CC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Private key distribution must be prevented to avoid exposure, if applicable.</w:t>
            </w:r>
          </w:p>
          <w:p w14:paraId="3AE78E19"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7B3672" w:rsidRPr="0055057C" w14:paraId="3EFCF38D"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F3AD5F" w14:textId="77777777" w:rsidR="007B3672" w:rsidRDefault="007B3672" w:rsidP="00017CC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10.4.3</w:t>
            </w:r>
          </w:p>
          <w:p w14:paraId="074ECFF6" w14:textId="77777777" w:rsidR="004760C7" w:rsidRDefault="00922575">
            <w:pPr>
              <w:spacing w:after="0"/>
            </w:pPr>
            <w:r>
              <w:rPr>
                <w:rFonts w:ascii="Arial" w:eastAsia="Arial" w:hAnsi="Arial" w:cs="Arial"/>
                <w:sz w:val="20"/>
                <w:szCs w:val="20"/>
              </w:rPr>
              <w:t>DOR.ICT.EKM.KDS.009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8CB78D" w14:textId="77777777" w:rsidR="007B3672" w:rsidRPr="00825A87" w:rsidRDefault="00844DB4" w:rsidP="00017CC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Public keys must only be distributed by authorized users for the establishment of approved trust-relationships.</w:t>
            </w:r>
          </w:p>
          <w:p w14:paraId="326A9C5A"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844DB4" w:rsidRPr="0055057C" w14:paraId="6DADA48C"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182D4F" w14:textId="77777777" w:rsidR="00844DB4" w:rsidRDefault="00844DB4" w:rsidP="00017CC6">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10.4.4</w:t>
            </w:r>
          </w:p>
          <w:p w14:paraId="7F8EF54E" w14:textId="77777777" w:rsidR="004760C7" w:rsidRDefault="00922575">
            <w:pPr>
              <w:spacing w:after="0"/>
            </w:pPr>
            <w:r>
              <w:rPr>
                <w:rFonts w:ascii="Arial" w:eastAsia="Arial" w:hAnsi="Arial" w:cs="Arial"/>
                <w:sz w:val="20"/>
                <w:szCs w:val="20"/>
              </w:rPr>
              <w:t>DOR.ICT.EKM.KDS.010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65A7B9" w14:textId="77777777" w:rsidR="00E80D57" w:rsidRPr="00825A87" w:rsidRDefault="00E80D57" w:rsidP="00017CC6">
            <w:pPr>
              <w:spacing w:before="120" w:after="24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Established trust-relationships must be documented to ensure audit and remediation activities.</w:t>
            </w:r>
          </w:p>
          <w:p w14:paraId="18E03DC0"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398E78BC" w14:textId="77777777" w:rsidR="00EC6824" w:rsidRPr="00825A87" w:rsidRDefault="00EC6824" w:rsidP="0027643D">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00"/>
        <w:gridCol w:w="7537"/>
      </w:tblGrid>
      <w:tr w:rsidR="00FC49D3" w:rsidRPr="008A4AFA" w14:paraId="175B9462" w14:textId="77777777" w:rsidTr="00362356">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29BA911A" w14:textId="77777777" w:rsidR="00FC49D3" w:rsidRPr="008A4AFA" w:rsidRDefault="00FC49D3" w:rsidP="00362356">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11</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55D4CE3" w14:textId="77777777" w:rsidR="00FC49D3" w:rsidRPr="00B52448" w:rsidRDefault="00FC49D3" w:rsidP="00832D49">
            <w:pPr>
              <w:spacing w:before="120" w:after="120" w:line="240" w:lineRule="auto"/>
              <w:ind w:left="284" w:right="284"/>
              <w:textAlignment w:val="baseline"/>
              <w:rPr>
                <w:rFonts w:ascii="Arial" w:eastAsia="Times New Roman" w:hAnsi="Arial" w:cs="Arial"/>
                <w:sz w:val="24"/>
                <w:szCs w:val="24"/>
              </w:rPr>
            </w:pPr>
            <w:r w:rsidRPr="00FC49D3">
              <w:rPr>
                <w:rFonts w:asciiTheme="minorBidi" w:eastAsia="Times New Roman" w:hAnsiTheme="minorBidi"/>
                <w:b/>
                <w:bCs/>
                <w:color w:val="FFFFFF"/>
                <w:sz w:val="20"/>
                <w:szCs w:val="20"/>
              </w:rPr>
              <w:t>Key installation</w:t>
            </w:r>
          </w:p>
        </w:tc>
      </w:tr>
      <w:tr w:rsidR="00FC49D3" w:rsidRPr="007A2EF7" w14:paraId="46E99EFE" w14:textId="77777777" w:rsidTr="00362356">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F582714" w14:textId="77777777" w:rsidR="00FC49D3" w:rsidRPr="004A6F30" w:rsidRDefault="00FC49D3" w:rsidP="00362356">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11</w:t>
            </w:r>
          </w:p>
          <w:p w14:paraId="63DFFBF0" w14:textId="77777777" w:rsidR="004760C7" w:rsidRDefault="00922575">
            <w:pPr>
              <w:spacing w:after="0"/>
            </w:pPr>
            <w:r>
              <w:rPr>
                <w:rFonts w:ascii="Arial" w:eastAsia="Arial" w:hAnsi="Arial" w:cs="Arial"/>
                <w:sz w:val="20"/>
                <w:szCs w:val="20"/>
              </w:rPr>
              <w:t>DOR.ICT.EKM.INS.001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2D0FF94" w14:textId="77777777" w:rsidR="00FC49D3" w:rsidRPr="00F94986" w:rsidRDefault="00911228" w:rsidP="00832D49">
            <w:pPr>
              <w:spacing w:before="120" w:after="120" w:line="240" w:lineRule="auto"/>
              <w:ind w:left="284" w:right="284"/>
              <w:textAlignment w:val="baseline"/>
              <w:rPr>
                <w:rFonts w:ascii="Arial" w:eastAsia="Times New Roman" w:hAnsi="Arial" w:cs="Arial"/>
                <w:b/>
                <w:bCs/>
                <w:sz w:val="20"/>
                <w:szCs w:val="20"/>
              </w:rPr>
            </w:pPr>
            <w:r w:rsidRPr="00911228">
              <w:rPr>
                <w:rFonts w:ascii="Arial" w:eastAsia="Times New Roman" w:hAnsi="Arial" w:cs="Arial"/>
                <w:b/>
                <w:bCs/>
                <w:sz w:val="20"/>
                <w:szCs w:val="20"/>
              </w:rPr>
              <w:t>Keys must be checked prior to installation and deployment.</w:t>
            </w:r>
          </w:p>
        </w:tc>
      </w:tr>
      <w:tr w:rsidR="00FC49D3" w:rsidRPr="008A4AFA" w14:paraId="17683801" w14:textId="77777777" w:rsidTr="00362356">
        <w:trPr>
          <w:trHeight w:val="74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B854208" w14:textId="77777777" w:rsidR="00FC49D3" w:rsidRPr="008A4AFA" w:rsidRDefault="00392965"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11</w:t>
            </w:r>
            <w:r w:rsidR="00FC49D3" w:rsidRPr="00E92459">
              <w:rPr>
                <w:rFonts w:ascii="Arial" w:eastAsia="Times New Roman" w:hAnsi="Arial" w:cs="Arial"/>
                <w:sz w:val="20"/>
                <w:szCs w:val="20"/>
              </w:rPr>
              <w:t>.1</w:t>
            </w:r>
          </w:p>
          <w:p w14:paraId="1242D286" w14:textId="77777777" w:rsidR="004760C7" w:rsidRDefault="00922575">
            <w:pPr>
              <w:spacing w:after="0"/>
            </w:pPr>
            <w:r>
              <w:rPr>
                <w:rFonts w:ascii="Arial" w:eastAsia="Arial" w:hAnsi="Arial" w:cs="Arial"/>
                <w:sz w:val="20"/>
                <w:szCs w:val="20"/>
              </w:rPr>
              <w:t>DOR.ICT.EKM.INS.002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8931933" w14:textId="77777777" w:rsidR="00FC49D3" w:rsidRPr="00C07C38" w:rsidRDefault="00392965" w:rsidP="00362356">
            <w:pPr>
              <w:spacing w:before="120" w:after="120" w:line="240" w:lineRule="auto"/>
              <w:ind w:left="284" w:right="284"/>
              <w:textAlignment w:val="baseline"/>
              <w:rPr>
                <w:rFonts w:ascii="Arial" w:eastAsia="Calibri" w:hAnsi="Arial" w:cs="Arial"/>
                <w:color w:val="000000" w:themeColor="text1"/>
                <w:sz w:val="20"/>
                <w:szCs w:val="20"/>
              </w:rPr>
            </w:pPr>
            <w:r w:rsidRPr="00392965">
              <w:rPr>
                <w:rFonts w:ascii="Arial" w:eastAsia="Calibri" w:hAnsi="Arial" w:cs="Arial"/>
                <w:color w:val="000000" w:themeColor="text1"/>
                <w:sz w:val="20"/>
                <w:szCs w:val="20"/>
              </w:rPr>
              <w:t>Before key installation, the key holder receiving the key must verify its integrity and authenticity, following a risk-based approach.</w:t>
            </w:r>
          </w:p>
          <w:p w14:paraId="2E3A8E0C"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FC49D3" w:rsidRPr="0055057C" w14:paraId="492306E5"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394972" w14:textId="77777777" w:rsidR="00FC49D3" w:rsidRPr="00BB0A00" w:rsidRDefault="00392965" w:rsidP="00362356">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11</w:t>
            </w:r>
            <w:r w:rsidR="00FC49D3">
              <w:rPr>
                <w:rFonts w:ascii="Arial" w:eastAsia="Times New Roman" w:hAnsi="Arial" w:cs="Arial"/>
                <w:sz w:val="20"/>
                <w:szCs w:val="20"/>
              </w:rPr>
              <w:t>.2</w:t>
            </w:r>
          </w:p>
          <w:p w14:paraId="74C34E09" w14:textId="77777777" w:rsidR="004760C7" w:rsidRDefault="00922575">
            <w:pPr>
              <w:spacing w:after="0"/>
            </w:pPr>
            <w:r>
              <w:rPr>
                <w:rFonts w:ascii="Arial" w:eastAsia="Arial" w:hAnsi="Arial" w:cs="Arial"/>
                <w:sz w:val="20"/>
                <w:szCs w:val="20"/>
              </w:rPr>
              <w:t>DOR.ICT.EKM.INS.003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95B53F" w14:textId="77777777" w:rsidR="00392965" w:rsidRPr="00825A87" w:rsidRDefault="00392965" w:rsidP="00392965">
            <w:pPr>
              <w:spacing w:before="120" w:after="0" w:line="240" w:lineRule="auto"/>
              <w:ind w:left="284"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Additional SSH-key-related requirements:</w:t>
            </w:r>
          </w:p>
          <w:p w14:paraId="2156DCAC" w14:textId="77777777" w:rsidR="00392965" w:rsidRPr="00825A87" w:rsidRDefault="00392965" w:rsidP="00392965">
            <w:pPr>
              <w:spacing w:after="0" w:line="240" w:lineRule="auto"/>
              <w:jc w:val="both"/>
              <w:textAlignment w:val="baseline"/>
              <w:rPr>
                <w:rFonts w:ascii="Arial" w:eastAsia="Times New Roman" w:hAnsi="Arial" w:cs="Arial"/>
                <w:sz w:val="6"/>
                <w:szCs w:val="6"/>
              </w:rPr>
            </w:pPr>
          </w:p>
          <w:p w14:paraId="1C5C8176" w14:textId="77777777" w:rsidR="00FC49D3" w:rsidRPr="00825A87" w:rsidRDefault="00392965" w:rsidP="0025611C">
            <w:pPr>
              <w:spacing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When the SSH target Account Owner receives a key deployment request the following attributes must be checked: It must be verified whether the SSH-key pair expiration date has not been met yet and no deletion date is documented for the SSH-key pair.</w:t>
            </w:r>
          </w:p>
          <w:p w14:paraId="23DF5094"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5FCC63D2" w14:textId="77777777" w:rsidR="003C02E5" w:rsidRPr="00825A87" w:rsidRDefault="003C02E5">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392965" w:rsidRPr="008A4AFA" w14:paraId="773E55F4" w14:textId="77777777" w:rsidTr="00362356">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F1E46F5" w14:textId="77777777" w:rsidR="00392965" w:rsidRPr="008A4AFA" w:rsidRDefault="00392965" w:rsidP="00362356">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12</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794EC6A" w14:textId="77777777" w:rsidR="00392965" w:rsidRPr="00B52448" w:rsidRDefault="00392965" w:rsidP="00832D49">
            <w:pPr>
              <w:spacing w:before="120" w:after="120" w:line="240" w:lineRule="auto"/>
              <w:ind w:left="284" w:right="284"/>
              <w:textAlignment w:val="baseline"/>
              <w:rPr>
                <w:rFonts w:ascii="Arial" w:eastAsia="Times New Roman" w:hAnsi="Arial" w:cs="Arial"/>
                <w:sz w:val="24"/>
                <w:szCs w:val="24"/>
              </w:rPr>
            </w:pPr>
            <w:r w:rsidRPr="00392965">
              <w:rPr>
                <w:rFonts w:asciiTheme="minorBidi" w:eastAsia="Times New Roman" w:hAnsiTheme="minorBidi"/>
                <w:b/>
                <w:bCs/>
                <w:color w:val="FFFFFF"/>
                <w:sz w:val="20"/>
                <w:szCs w:val="20"/>
              </w:rPr>
              <w:t>Key storage</w:t>
            </w:r>
          </w:p>
        </w:tc>
      </w:tr>
      <w:tr w:rsidR="00392965" w:rsidRPr="007A2EF7" w14:paraId="3844A1E1" w14:textId="77777777" w:rsidTr="00362356">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D745B5E" w14:textId="77777777" w:rsidR="00392965" w:rsidRPr="004A6F30" w:rsidRDefault="00392965" w:rsidP="00362356">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12</w:t>
            </w:r>
          </w:p>
          <w:p w14:paraId="63E1E403" w14:textId="77777777" w:rsidR="004760C7" w:rsidRDefault="00922575">
            <w:pPr>
              <w:spacing w:after="0"/>
            </w:pPr>
            <w:r>
              <w:rPr>
                <w:rFonts w:ascii="Arial" w:eastAsia="Arial" w:hAnsi="Arial" w:cs="Arial"/>
                <w:sz w:val="20"/>
                <w:szCs w:val="20"/>
              </w:rPr>
              <w:t>DOR.ICT.EKM.STO.001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BF53023" w14:textId="77777777" w:rsidR="00392965" w:rsidRPr="00F94986" w:rsidRDefault="00392965" w:rsidP="00617FB4">
            <w:pPr>
              <w:spacing w:before="120" w:after="120" w:line="240" w:lineRule="auto"/>
              <w:ind w:left="284" w:right="284"/>
              <w:textAlignment w:val="baseline"/>
              <w:rPr>
                <w:rFonts w:ascii="Arial" w:eastAsia="Times New Roman" w:hAnsi="Arial" w:cs="Arial"/>
                <w:b/>
                <w:bCs/>
                <w:sz w:val="20"/>
                <w:szCs w:val="20"/>
              </w:rPr>
            </w:pPr>
            <w:r w:rsidRPr="00392965">
              <w:rPr>
                <w:rFonts w:ascii="Arial" w:eastAsia="Times New Roman" w:hAnsi="Arial" w:cs="Arial"/>
                <w:b/>
                <w:bCs/>
                <w:sz w:val="20"/>
                <w:szCs w:val="20"/>
              </w:rPr>
              <w:t>Cryptographic keys must be physically and/or logically protected against modification, theft, loss, and deletion</w:t>
            </w:r>
            <w:r w:rsidR="009E686C">
              <w:rPr>
                <w:rFonts w:ascii="Arial" w:eastAsia="Times New Roman" w:hAnsi="Arial" w:cs="Arial"/>
                <w:b/>
                <w:bCs/>
                <w:sz w:val="20"/>
                <w:szCs w:val="20"/>
              </w:rPr>
              <w:t xml:space="preserve">, </w:t>
            </w:r>
            <w:r w:rsidR="000C203A">
              <w:rPr>
                <w:rFonts w:ascii="Arial" w:eastAsia="Times New Roman" w:hAnsi="Arial" w:cs="Arial"/>
                <w:b/>
                <w:bCs/>
                <w:sz w:val="20"/>
                <w:szCs w:val="20"/>
              </w:rPr>
              <w:t>in accordance with</w:t>
            </w:r>
            <w:r w:rsidR="009E686C" w:rsidRPr="009E686C">
              <w:rPr>
                <w:rFonts w:ascii="Arial" w:eastAsia="Times New Roman" w:hAnsi="Arial" w:cs="Arial"/>
                <w:b/>
                <w:bCs/>
                <w:sz w:val="20"/>
                <w:szCs w:val="20"/>
              </w:rPr>
              <w:t xml:space="preserve"> the classification level of the data they protect and </w:t>
            </w:r>
            <w:r w:rsidR="00E24E8A">
              <w:rPr>
                <w:rFonts w:ascii="Arial" w:eastAsia="Times New Roman" w:hAnsi="Arial" w:cs="Arial"/>
                <w:b/>
                <w:bCs/>
                <w:sz w:val="20"/>
                <w:szCs w:val="20"/>
              </w:rPr>
              <w:t>aligned</w:t>
            </w:r>
            <w:r w:rsidR="009E686C" w:rsidRPr="009E686C">
              <w:rPr>
                <w:rFonts w:ascii="Arial" w:eastAsia="Times New Roman" w:hAnsi="Arial" w:cs="Arial"/>
                <w:b/>
                <w:bCs/>
                <w:sz w:val="20"/>
                <w:szCs w:val="20"/>
              </w:rPr>
              <w:t xml:space="preserve"> with risk-based approach</w:t>
            </w:r>
            <w:r w:rsidRPr="00392965">
              <w:rPr>
                <w:rFonts w:ascii="Arial" w:eastAsia="Times New Roman" w:hAnsi="Arial" w:cs="Arial"/>
                <w:b/>
                <w:bCs/>
                <w:sz w:val="20"/>
                <w:szCs w:val="20"/>
              </w:rPr>
              <w:t>.</w:t>
            </w:r>
          </w:p>
        </w:tc>
      </w:tr>
      <w:tr w:rsidR="00392965" w:rsidRPr="008A4AFA" w14:paraId="3D0F74F8" w14:textId="77777777" w:rsidTr="00362356">
        <w:trPr>
          <w:trHeight w:val="53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C03159F" w14:textId="77777777" w:rsidR="00392965" w:rsidRPr="00E92459" w:rsidRDefault="00392965"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59598E">
              <w:rPr>
                <w:rFonts w:ascii="Arial" w:eastAsia="Times New Roman" w:hAnsi="Arial" w:cs="Arial"/>
                <w:sz w:val="20"/>
                <w:szCs w:val="20"/>
              </w:rPr>
              <w:t>2</w:t>
            </w:r>
            <w:r w:rsidRPr="00E92459">
              <w:rPr>
                <w:rFonts w:ascii="Arial" w:eastAsia="Times New Roman" w:hAnsi="Arial" w:cs="Arial"/>
                <w:sz w:val="20"/>
                <w:szCs w:val="20"/>
              </w:rPr>
              <w:t>.1</w:t>
            </w:r>
          </w:p>
          <w:p w14:paraId="5D614948" w14:textId="77777777" w:rsidR="00392965" w:rsidRPr="008A4AFA" w:rsidRDefault="00392965" w:rsidP="00362356">
            <w:pPr>
              <w:spacing w:after="120"/>
              <w:ind w:left="624"/>
              <w:textAlignment w:val="baseline"/>
              <w:rPr>
                <w:rFonts w:ascii="Arial" w:eastAsia="Times New Roman" w:hAnsi="Arial" w:cs="Arial"/>
                <w:sz w:val="20"/>
                <w:szCs w:val="20"/>
              </w:rPr>
            </w:pPr>
          </w:p>
          <w:p w14:paraId="784524CC" w14:textId="77777777" w:rsidR="004760C7" w:rsidRDefault="00922575">
            <w:pPr>
              <w:spacing w:after="0"/>
            </w:pPr>
            <w:r>
              <w:rPr>
                <w:rFonts w:ascii="Arial" w:eastAsia="Arial" w:hAnsi="Arial" w:cs="Arial"/>
                <w:sz w:val="20"/>
                <w:szCs w:val="20"/>
              </w:rPr>
              <w:t>DOR.ICT.EKM.STO.002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FA1978E" w14:textId="77777777" w:rsidR="00392965" w:rsidRPr="00C07C38" w:rsidRDefault="000334FE" w:rsidP="00617FB4">
            <w:pPr>
              <w:spacing w:before="120" w:after="120" w:line="240" w:lineRule="auto"/>
              <w:ind w:left="284" w:right="284"/>
              <w:textAlignment w:val="baseline"/>
              <w:rPr>
                <w:rFonts w:ascii="Arial" w:eastAsia="Calibri" w:hAnsi="Arial" w:cs="Arial"/>
                <w:color w:val="000000" w:themeColor="text1"/>
                <w:sz w:val="20"/>
                <w:szCs w:val="20"/>
              </w:rPr>
            </w:pPr>
            <w:r w:rsidRPr="000334FE">
              <w:rPr>
                <w:rFonts w:ascii="Arial" w:eastAsia="Calibri" w:hAnsi="Arial" w:cs="Arial"/>
                <w:color w:val="000000" w:themeColor="text1"/>
                <w:sz w:val="20"/>
                <w:szCs w:val="20"/>
              </w:rPr>
              <w:t>The keys must be stored such that the strength and quality demanded by the legal entity is provided.</w:t>
            </w:r>
          </w:p>
          <w:p w14:paraId="453FD65D"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392965" w:rsidRPr="0055057C" w14:paraId="2F9EF06D" w14:textId="77777777" w:rsidTr="00362356">
        <w:trPr>
          <w:trHeight w:val="17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071700" w14:textId="77777777" w:rsidR="00392965" w:rsidRPr="00BB0A00" w:rsidRDefault="00392965"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987056">
              <w:rPr>
                <w:rFonts w:ascii="Arial" w:eastAsia="Times New Roman" w:hAnsi="Arial" w:cs="Arial"/>
                <w:sz w:val="20"/>
                <w:szCs w:val="20"/>
              </w:rPr>
              <w:t>2</w:t>
            </w:r>
            <w:r>
              <w:rPr>
                <w:rFonts w:ascii="Arial" w:eastAsia="Times New Roman" w:hAnsi="Arial" w:cs="Arial"/>
                <w:sz w:val="20"/>
                <w:szCs w:val="20"/>
              </w:rPr>
              <w:t>.2</w:t>
            </w:r>
          </w:p>
          <w:p w14:paraId="4C0A2AB9" w14:textId="77777777" w:rsidR="004760C7" w:rsidRDefault="00922575">
            <w:pPr>
              <w:spacing w:after="0"/>
            </w:pPr>
            <w:r>
              <w:rPr>
                <w:rFonts w:ascii="Arial" w:eastAsia="Arial" w:hAnsi="Arial" w:cs="Arial"/>
                <w:sz w:val="20"/>
                <w:szCs w:val="20"/>
              </w:rPr>
              <w:t>DOR.ICT.EKM.STO.003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15DF3D" w14:textId="77777777" w:rsidR="00392965" w:rsidRPr="00987056" w:rsidRDefault="00987056" w:rsidP="00617FB4">
            <w:pPr>
              <w:spacing w:before="120" w:after="120" w:line="240" w:lineRule="auto"/>
              <w:ind w:left="284" w:right="284"/>
              <w:textAlignment w:val="baseline"/>
              <w:rPr>
                <w:rFonts w:ascii="Arial" w:eastAsia="Calibri" w:hAnsi="Arial" w:cs="Arial"/>
                <w:color w:val="000000" w:themeColor="text1"/>
                <w:sz w:val="20"/>
                <w:szCs w:val="20"/>
              </w:rPr>
            </w:pPr>
            <w:r w:rsidRPr="00987056">
              <w:rPr>
                <w:rFonts w:ascii="Arial" w:eastAsia="Calibri" w:hAnsi="Arial" w:cs="Arial"/>
                <w:color w:val="000000" w:themeColor="text1"/>
                <w:sz w:val="20"/>
                <w:szCs w:val="20"/>
              </w:rPr>
              <w:t>Key-encrypting keys must be stored separately from data-encrypting keys.</w:t>
            </w:r>
          </w:p>
          <w:p w14:paraId="0B21ED72"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987056" w:rsidRPr="0055057C" w14:paraId="5A13A2D2" w14:textId="77777777" w:rsidTr="00362356">
        <w:trPr>
          <w:trHeight w:val="10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7A6068" w14:textId="77777777" w:rsidR="00987056" w:rsidRDefault="00987056"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12.3</w:t>
            </w:r>
          </w:p>
          <w:p w14:paraId="14D17BAE" w14:textId="77777777" w:rsidR="004760C7" w:rsidRDefault="00922575">
            <w:pPr>
              <w:spacing w:after="0"/>
            </w:pPr>
            <w:r>
              <w:rPr>
                <w:rFonts w:ascii="Arial" w:eastAsia="Arial" w:hAnsi="Arial" w:cs="Arial"/>
                <w:sz w:val="20"/>
                <w:szCs w:val="20"/>
              </w:rPr>
              <w:t>DOR.ICT.EKM.STO.004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828C77" w14:textId="77777777" w:rsidR="00987056" w:rsidRPr="00987056" w:rsidRDefault="00987056" w:rsidP="00617FB4">
            <w:pPr>
              <w:spacing w:before="120" w:after="120" w:line="240" w:lineRule="auto"/>
              <w:ind w:left="284" w:right="284"/>
              <w:textAlignment w:val="baseline"/>
              <w:rPr>
                <w:rFonts w:ascii="Arial" w:eastAsia="Calibri" w:hAnsi="Arial" w:cs="Arial"/>
                <w:color w:val="000000" w:themeColor="text1"/>
                <w:sz w:val="20"/>
                <w:szCs w:val="20"/>
              </w:rPr>
            </w:pPr>
            <w:r w:rsidRPr="00987056">
              <w:rPr>
                <w:rFonts w:ascii="Arial" w:eastAsia="Calibri" w:hAnsi="Arial" w:cs="Arial"/>
                <w:color w:val="000000" w:themeColor="text1"/>
                <w:sz w:val="20"/>
                <w:szCs w:val="20"/>
              </w:rPr>
              <w:t>Private keys should remain non-exportable or vaulted.</w:t>
            </w:r>
          </w:p>
          <w:p w14:paraId="02538B4C"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987056" w:rsidRPr="0055057C" w14:paraId="4516ABB7"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5A45AE" w14:textId="77777777" w:rsidR="00987056" w:rsidRDefault="00987056"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12.4</w:t>
            </w:r>
          </w:p>
          <w:p w14:paraId="28300A91" w14:textId="77777777" w:rsidR="004760C7" w:rsidRDefault="00922575">
            <w:pPr>
              <w:spacing w:after="0"/>
            </w:pPr>
            <w:r>
              <w:rPr>
                <w:rFonts w:ascii="Arial" w:eastAsia="Arial" w:hAnsi="Arial" w:cs="Arial"/>
                <w:sz w:val="20"/>
                <w:szCs w:val="20"/>
              </w:rPr>
              <w:t>DOR.ICT.EKM.STO.005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1214CC" w14:textId="77777777" w:rsidR="00987056" w:rsidRPr="00987056" w:rsidRDefault="00987056" w:rsidP="00617FB4">
            <w:pPr>
              <w:spacing w:before="120" w:after="120" w:line="240" w:lineRule="auto"/>
              <w:ind w:left="284" w:right="284"/>
              <w:textAlignment w:val="baseline"/>
              <w:rPr>
                <w:rFonts w:ascii="Arial" w:eastAsia="Calibri" w:hAnsi="Arial" w:cs="Arial"/>
                <w:color w:val="000000" w:themeColor="text1"/>
                <w:sz w:val="20"/>
                <w:szCs w:val="20"/>
              </w:rPr>
            </w:pPr>
            <w:r w:rsidRPr="00987056">
              <w:rPr>
                <w:rFonts w:ascii="Arial" w:eastAsia="Calibri" w:hAnsi="Arial" w:cs="Arial"/>
                <w:color w:val="000000" w:themeColor="text1"/>
                <w:sz w:val="20"/>
                <w:szCs w:val="20"/>
              </w:rPr>
              <w:t xml:space="preserve">In case cryptographic keys are managed by the Asset Owners themselves, all operations must be recorded in a log and forwarded to </w:t>
            </w:r>
            <w:r w:rsidR="009F5C82" w:rsidRPr="00987056">
              <w:rPr>
                <w:rFonts w:ascii="Arial" w:eastAsia="Calibri" w:hAnsi="Arial" w:cs="Arial"/>
                <w:color w:val="000000" w:themeColor="text1"/>
                <w:sz w:val="20"/>
                <w:szCs w:val="20"/>
              </w:rPr>
              <w:t>central</w:t>
            </w:r>
            <w:r w:rsidRPr="00987056">
              <w:rPr>
                <w:rFonts w:ascii="Arial" w:eastAsia="Calibri" w:hAnsi="Arial" w:cs="Arial"/>
                <w:color w:val="000000" w:themeColor="text1"/>
                <w:sz w:val="20"/>
                <w:szCs w:val="20"/>
              </w:rPr>
              <w:t xml:space="preserve"> storage.</w:t>
            </w:r>
          </w:p>
          <w:p w14:paraId="0EB4B1D3"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987056" w:rsidRPr="0055057C" w14:paraId="07FFD5A2" w14:textId="77777777" w:rsidTr="00362356">
        <w:trPr>
          <w:trHeight w:val="8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C670F0" w14:textId="77777777" w:rsidR="00987056" w:rsidRDefault="00987056"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12.5</w:t>
            </w:r>
          </w:p>
          <w:p w14:paraId="04E7586B" w14:textId="77777777" w:rsidR="004760C7" w:rsidRDefault="00922575">
            <w:pPr>
              <w:spacing w:after="0"/>
            </w:pPr>
            <w:r>
              <w:rPr>
                <w:rFonts w:ascii="Arial" w:eastAsia="Arial" w:hAnsi="Arial" w:cs="Arial"/>
                <w:sz w:val="20"/>
                <w:szCs w:val="20"/>
              </w:rPr>
              <w:t>DOR.ICT.EKM.STO.006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37C14F" w14:textId="77777777" w:rsidR="00987056" w:rsidRPr="00987056" w:rsidRDefault="00987056" w:rsidP="00617FB4">
            <w:pPr>
              <w:spacing w:before="120" w:after="120" w:line="240" w:lineRule="auto"/>
              <w:ind w:left="284" w:right="284"/>
              <w:textAlignment w:val="baseline"/>
              <w:rPr>
                <w:rFonts w:ascii="Arial" w:eastAsia="Calibri" w:hAnsi="Arial" w:cs="Arial"/>
                <w:color w:val="000000" w:themeColor="text1"/>
                <w:sz w:val="20"/>
                <w:szCs w:val="20"/>
              </w:rPr>
            </w:pPr>
            <w:r w:rsidRPr="00825A87">
              <w:rPr>
                <w:rFonts w:ascii="Arial" w:eastAsia="Times New Roman" w:hAnsi="Arial" w:cs="Arial"/>
                <w:b/>
                <w:sz w:val="20"/>
                <w:szCs w:val="20"/>
                <w:u w:val="single"/>
              </w:rPr>
              <w:t>Additional PKI-specific and certificate-related requirements:</w:t>
            </w:r>
          </w:p>
        </w:tc>
      </w:tr>
      <w:tr w:rsidR="00987056" w:rsidRPr="0055057C" w14:paraId="5755398C"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B36AD6" w14:textId="77777777" w:rsidR="00987056" w:rsidRDefault="00987056"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12.5.1</w:t>
            </w:r>
          </w:p>
          <w:p w14:paraId="0A167C6C" w14:textId="77777777" w:rsidR="004760C7" w:rsidRDefault="00922575">
            <w:pPr>
              <w:spacing w:after="0"/>
            </w:pPr>
            <w:r>
              <w:rPr>
                <w:rFonts w:ascii="Arial" w:eastAsia="Arial" w:hAnsi="Arial" w:cs="Arial"/>
                <w:sz w:val="20"/>
                <w:szCs w:val="20"/>
              </w:rPr>
              <w:t>DOR.ICT.EKM.STO.007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AFE546" w14:textId="77777777" w:rsidR="00987056" w:rsidRPr="00DF59BB" w:rsidRDefault="00DF59BB" w:rsidP="00617FB4">
            <w:pPr>
              <w:spacing w:before="120" w:after="120" w:line="240" w:lineRule="auto"/>
              <w:ind w:left="567" w:right="284"/>
              <w:textAlignment w:val="baseline"/>
              <w:rPr>
                <w:rFonts w:ascii="Arial" w:eastAsia="Calibri" w:hAnsi="Arial" w:cs="Arial"/>
                <w:color w:val="000000" w:themeColor="text1"/>
                <w:sz w:val="20"/>
                <w:szCs w:val="20"/>
              </w:rPr>
            </w:pPr>
            <w:r w:rsidRPr="00DF59BB">
              <w:rPr>
                <w:rFonts w:ascii="Arial" w:eastAsia="Calibri" w:hAnsi="Arial" w:cs="Arial"/>
                <w:color w:val="000000" w:themeColor="text1"/>
                <w:sz w:val="20"/>
                <w:szCs w:val="20"/>
              </w:rPr>
              <w:t>Hardware storing key material must be protected from loss, theft, or damage by appropriate organizational and physical measures.</w:t>
            </w:r>
          </w:p>
          <w:p w14:paraId="45FB5E16"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DF59BB" w:rsidRPr="0055057C" w14:paraId="679850E8" w14:textId="77777777" w:rsidTr="00362356">
        <w:trPr>
          <w:trHeight w:val="3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8D9B9A" w14:textId="77777777" w:rsidR="00DF59BB" w:rsidRDefault="00DF59BB"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12.5.2</w:t>
            </w:r>
          </w:p>
          <w:p w14:paraId="02976ACB" w14:textId="77777777" w:rsidR="004760C7" w:rsidRDefault="00922575">
            <w:pPr>
              <w:spacing w:after="0"/>
            </w:pPr>
            <w:r>
              <w:rPr>
                <w:rFonts w:ascii="Arial" w:eastAsia="Arial" w:hAnsi="Arial" w:cs="Arial"/>
                <w:sz w:val="20"/>
                <w:szCs w:val="20"/>
              </w:rPr>
              <w:t>DOR.ICT.EKM.STO.008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E8AD5D" w14:textId="77777777" w:rsidR="00DF59BB" w:rsidRPr="00DF59BB" w:rsidRDefault="0005469B" w:rsidP="00617FB4">
            <w:pPr>
              <w:spacing w:before="120" w:after="120" w:line="240" w:lineRule="auto"/>
              <w:ind w:left="567" w:right="284"/>
              <w:textAlignment w:val="baseline"/>
              <w:rPr>
                <w:rFonts w:ascii="Arial" w:eastAsia="Calibri" w:hAnsi="Arial" w:cs="Arial"/>
                <w:color w:val="000000" w:themeColor="text1"/>
                <w:sz w:val="20"/>
                <w:szCs w:val="20"/>
              </w:rPr>
            </w:pPr>
            <w:r w:rsidRPr="0005469B">
              <w:rPr>
                <w:rFonts w:ascii="Arial" w:eastAsia="Calibri" w:hAnsi="Arial" w:cs="Arial"/>
                <w:color w:val="000000" w:themeColor="text1"/>
                <w:sz w:val="20"/>
                <w:szCs w:val="20"/>
              </w:rPr>
              <w:t>Hardware storing keys must be certified to be sufficiently tamper-proof.</w:t>
            </w:r>
          </w:p>
          <w:p w14:paraId="4A4F846E"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05469B" w:rsidRPr="0055057C" w14:paraId="644A8EC6"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64C6D8" w14:textId="77777777" w:rsidR="0005469B" w:rsidRDefault="0005469B"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12.5.3</w:t>
            </w:r>
          </w:p>
          <w:p w14:paraId="0A2D4242" w14:textId="77777777" w:rsidR="004760C7" w:rsidRDefault="00922575">
            <w:pPr>
              <w:spacing w:after="0"/>
            </w:pPr>
            <w:r>
              <w:rPr>
                <w:rFonts w:ascii="Arial" w:eastAsia="Arial" w:hAnsi="Arial" w:cs="Arial"/>
                <w:sz w:val="20"/>
                <w:szCs w:val="20"/>
              </w:rPr>
              <w:t>DOR.ICT.EKM.STO.009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53A623" w14:textId="77777777" w:rsidR="0005469B" w:rsidRPr="0005469B" w:rsidRDefault="0005469B" w:rsidP="00617FB4">
            <w:pPr>
              <w:spacing w:before="120" w:after="120" w:line="240" w:lineRule="auto"/>
              <w:ind w:left="567" w:right="284"/>
              <w:textAlignment w:val="baseline"/>
              <w:rPr>
                <w:rFonts w:ascii="Arial" w:eastAsia="Calibri" w:hAnsi="Arial" w:cs="Arial"/>
                <w:color w:val="000000" w:themeColor="text1"/>
                <w:sz w:val="20"/>
                <w:szCs w:val="20"/>
              </w:rPr>
            </w:pPr>
            <w:r w:rsidRPr="0005469B">
              <w:rPr>
                <w:rFonts w:ascii="Arial" w:eastAsia="Calibri" w:hAnsi="Arial" w:cs="Arial"/>
                <w:color w:val="000000" w:themeColor="text1"/>
                <w:sz w:val="20"/>
                <w:szCs w:val="20"/>
              </w:rPr>
              <w:t>Access to key-encrypting keys must be protected using the multiple-eyes principle.</w:t>
            </w:r>
          </w:p>
          <w:p w14:paraId="75193D1E"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05469B" w:rsidRPr="0055057C" w14:paraId="55352E37"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542AE8" w14:textId="77777777" w:rsidR="0005469B" w:rsidRDefault="0005469B"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12.5.4</w:t>
            </w:r>
          </w:p>
          <w:p w14:paraId="06FECC1E" w14:textId="77777777" w:rsidR="004760C7" w:rsidRDefault="00922575">
            <w:pPr>
              <w:spacing w:after="0"/>
            </w:pPr>
            <w:r>
              <w:rPr>
                <w:rFonts w:ascii="Arial" w:eastAsia="Arial" w:hAnsi="Arial" w:cs="Arial"/>
                <w:sz w:val="20"/>
                <w:szCs w:val="20"/>
              </w:rPr>
              <w:t>DOR.ICT.EKM.STO.010</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E95976" w14:textId="77777777" w:rsidR="0005469B" w:rsidRPr="0005469B" w:rsidRDefault="009E4F54" w:rsidP="00617FB4">
            <w:pPr>
              <w:spacing w:before="120" w:after="120" w:line="240" w:lineRule="auto"/>
              <w:ind w:left="567" w:right="284"/>
              <w:textAlignment w:val="baseline"/>
              <w:rPr>
                <w:rFonts w:ascii="Arial" w:eastAsia="Calibri" w:hAnsi="Arial" w:cs="Arial"/>
                <w:color w:val="000000" w:themeColor="text1"/>
                <w:sz w:val="20"/>
                <w:szCs w:val="20"/>
              </w:rPr>
            </w:pPr>
            <w:r w:rsidRPr="009E4F54">
              <w:rPr>
                <w:rFonts w:ascii="Arial" w:eastAsia="Calibri" w:hAnsi="Arial" w:cs="Arial"/>
                <w:color w:val="000000" w:themeColor="text1"/>
                <w:sz w:val="20"/>
                <w:szCs w:val="20"/>
              </w:rPr>
              <w:t>Access to systems storing key material must be limited to the need-to-know principle for authorized people.</w:t>
            </w:r>
          </w:p>
          <w:p w14:paraId="4E19F768"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9E4F54" w:rsidRPr="0055057C" w14:paraId="2366239B" w14:textId="77777777" w:rsidTr="00362356">
        <w:trPr>
          <w:trHeight w:val="77"/>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3AE139" w14:textId="77777777" w:rsidR="009E4F54" w:rsidRDefault="009E4F54"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12.5.5</w:t>
            </w:r>
          </w:p>
          <w:p w14:paraId="11DF4178" w14:textId="77777777" w:rsidR="004760C7" w:rsidRDefault="00922575">
            <w:pPr>
              <w:spacing w:after="0"/>
            </w:pPr>
            <w:r>
              <w:rPr>
                <w:rFonts w:ascii="Arial" w:eastAsia="Arial" w:hAnsi="Arial" w:cs="Arial"/>
                <w:sz w:val="20"/>
                <w:szCs w:val="20"/>
              </w:rPr>
              <w:t>DOR.ICT.EKM.STO.011</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DF5284" w14:textId="77777777" w:rsidR="009E4F54" w:rsidRPr="009E4F54" w:rsidRDefault="00000361" w:rsidP="00617FB4">
            <w:pPr>
              <w:spacing w:before="120" w:after="120" w:line="240" w:lineRule="auto"/>
              <w:ind w:left="567" w:right="284"/>
              <w:textAlignment w:val="baseline"/>
              <w:rPr>
                <w:rFonts w:ascii="Arial" w:eastAsia="Calibri" w:hAnsi="Arial" w:cs="Arial"/>
                <w:color w:val="000000" w:themeColor="text1"/>
                <w:sz w:val="20"/>
                <w:szCs w:val="20"/>
              </w:rPr>
            </w:pPr>
            <w:r w:rsidRPr="00000361">
              <w:rPr>
                <w:rFonts w:ascii="Arial" w:eastAsia="Calibri" w:hAnsi="Arial" w:cs="Arial"/>
                <w:color w:val="000000" w:themeColor="text1"/>
                <w:sz w:val="20"/>
                <w:szCs w:val="20"/>
              </w:rPr>
              <w:t>Private keys must only be stored in encrypted form.</w:t>
            </w:r>
          </w:p>
          <w:p w14:paraId="5E6D5516"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000361" w:rsidRPr="0055057C" w14:paraId="62FF1044"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70B964" w14:textId="77777777" w:rsidR="00000361" w:rsidRDefault="00000361"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12.5.6</w:t>
            </w:r>
          </w:p>
          <w:p w14:paraId="1F850121" w14:textId="77777777" w:rsidR="004760C7" w:rsidRDefault="00922575">
            <w:pPr>
              <w:spacing w:after="0"/>
            </w:pPr>
            <w:r>
              <w:rPr>
                <w:rFonts w:ascii="Arial" w:eastAsia="Arial" w:hAnsi="Arial" w:cs="Arial"/>
                <w:sz w:val="20"/>
                <w:szCs w:val="20"/>
              </w:rPr>
              <w:t>DOR.ICT.EKM.STO.012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89139F" w14:textId="77777777" w:rsidR="00000361" w:rsidRPr="00000361" w:rsidRDefault="002146B2" w:rsidP="00617FB4">
            <w:pPr>
              <w:spacing w:before="120" w:after="120" w:line="240" w:lineRule="auto"/>
              <w:ind w:left="567" w:right="284"/>
              <w:textAlignment w:val="baseline"/>
              <w:rPr>
                <w:rFonts w:ascii="Arial" w:eastAsia="Calibri" w:hAnsi="Arial" w:cs="Arial"/>
                <w:color w:val="000000" w:themeColor="text1"/>
                <w:sz w:val="20"/>
                <w:szCs w:val="20"/>
              </w:rPr>
            </w:pPr>
            <w:r w:rsidRPr="002146B2">
              <w:rPr>
                <w:rFonts w:ascii="Arial" w:eastAsia="Calibri" w:hAnsi="Arial" w:cs="Arial"/>
                <w:color w:val="000000" w:themeColor="text1"/>
                <w:sz w:val="20"/>
                <w:szCs w:val="20"/>
              </w:rPr>
              <w:t xml:space="preserve">Cryptographic keys that are used for long periods of time or pose a high risk in case of key leakage, must be stored outside of the used </w:t>
            </w:r>
            <w:r w:rsidR="00B1448B" w:rsidRPr="00825A87">
              <w:rPr>
                <w:rFonts w:ascii="Arial" w:eastAsia="Calibri" w:hAnsi="Arial" w:cs="Arial"/>
                <w:color w:val="000000" w:themeColor="text1"/>
                <w:sz w:val="20"/>
                <w:szCs w:val="20"/>
              </w:rPr>
              <w:t>ICT S</w:t>
            </w:r>
            <w:r w:rsidRPr="002146B2">
              <w:rPr>
                <w:rFonts w:ascii="Arial" w:eastAsia="Calibri" w:hAnsi="Arial" w:cs="Arial"/>
                <w:color w:val="000000" w:themeColor="text1"/>
                <w:sz w:val="20"/>
                <w:szCs w:val="20"/>
              </w:rPr>
              <w:t>ystems.</w:t>
            </w:r>
          </w:p>
          <w:p w14:paraId="41C2A349"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2146B2" w:rsidRPr="0055057C" w14:paraId="5875C9B5"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1FFE5B" w14:textId="77777777" w:rsidR="002146B2" w:rsidRDefault="002146B2"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12.5.7</w:t>
            </w:r>
          </w:p>
          <w:p w14:paraId="5C6DDA59" w14:textId="77777777" w:rsidR="004760C7" w:rsidRDefault="00922575">
            <w:pPr>
              <w:spacing w:after="0"/>
            </w:pPr>
            <w:r>
              <w:rPr>
                <w:rFonts w:ascii="Arial" w:eastAsia="Arial" w:hAnsi="Arial" w:cs="Arial"/>
                <w:sz w:val="20"/>
                <w:szCs w:val="20"/>
              </w:rPr>
              <w:t>DOR.ICT.EKM.STO.013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5E7ABE" w14:textId="77777777" w:rsidR="002146B2" w:rsidRPr="002146B2" w:rsidRDefault="002146B2" w:rsidP="00617FB4">
            <w:pPr>
              <w:spacing w:before="120" w:after="120" w:line="240" w:lineRule="auto"/>
              <w:ind w:left="567" w:right="284"/>
              <w:textAlignment w:val="baseline"/>
              <w:rPr>
                <w:rFonts w:ascii="Arial" w:eastAsia="Calibri" w:hAnsi="Arial" w:cs="Arial"/>
                <w:color w:val="000000" w:themeColor="text1"/>
                <w:sz w:val="20"/>
                <w:szCs w:val="20"/>
              </w:rPr>
            </w:pPr>
            <w:r w:rsidRPr="002146B2">
              <w:rPr>
                <w:rFonts w:ascii="Arial" w:eastAsia="Calibri" w:hAnsi="Arial" w:cs="Arial"/>
                <w:color w:val="000000" w:themeColor="text1"/>
                <w:sz w:val="20"/>
                <w:szCs w:val="20"/>
              </w:rPr>
              <w:t>If long-living keys are stored, they should be protected by the multiple-eyes principle.</w:t>
            </w:r>
          </w:p>
          <w:p w14:paraId="2C97D93D"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2146B2" w:rsidRPr="0055057C" w14:paraId="21DBE3AF"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C808B5" w14:textId="77777777" w:rsidR="002146B2" w:rsidRDefault="002146B2"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12.5.8</w:t>
            </w:r>
          </w:p>
          <w:p w14:paraId="4A02ED6E" w14:textId="77777777" w:rsidR="004760C7" w:rsidRDefault="00922575">
            <w:pPr>
              <w:spacing w:after="0"/>
            </w:pPr>
            <w:r>
              <w:rPr>
                <w:rFonts w:ascii="Arial" w:eastAsia="Arial" w:hAnsi="Arial" w:cs="Arial"/>
                <w:sz w:val="20"/>
                <w:szCs w:val="20"/>
              </w:rPr>
              <w:t>DOR.ICT.EKM.STO.014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5B8174" w14:textId="77777777" w:rsidR="002146B2" w:rsidRPr="002146B2" w:rsidRDefault="002146B2" w:rsidP="00617FB4">
            <w:pPr>
              <w:spacing w:before="120" w:after="120" w:line="240" w:lineRule="auto"/>
              <w:ind w:left="567" w:right="284"/>
              <w:textAlignment w:val="baseline"/>
              <w:rPr>
                <w:rFonts w:ascii="Arial" w:eastAsia="Calibri" w:hAnsi="Arial" w:cs="Arial"/>
                <w:color w:val="000000" w:themeColor="text1"/>
                <w:sz w:val="20"/>
                <w:szCs w:val="20"/>
              </w:rPr>
            </w:pPr>
            <w:r w:rsidRPr="002146B2">
              <w:rPr>
                <w:rFonts w:ascii="Arial" w:eastAsia="Calibri" w:hAnsi="Arial" w:cs="Arial"/>
                <w:color w:val="000000" w:themeColor="text1"/>
                <w:sz w:val="20"/>
                <w:szCs w:val="20"/>
              </w:rPr>
              <w:t>If the key is used to protect data classified as “critical”</w:t>
            </w:r>
            <w:r w:rsidR="00C84341">
              <w:rPr>
                <w:rFonts w:ascii="Arial" w:eastAsia="Calibri" w:hAnsi="Arial" w:cs="Arial"/>
                <w:color w:val="000000" w:themeColor="text1"/>
                <w:sz w:val="20"/>
                <w:szCs w:val="20"/>
                <w:vertAlign w:val="superscript"/>
              </w:rPr>
              <w:t>3</w:t>
            </w:r>
            <w:r w:rsidRPr="002146B2">
              <w:rPr>
                <w:rFonts w:ascii="Arial" w:eastAsia="Calibri" w:hAnsi="Arial" w:cs="Arial"/>
                <w:color w:val="000000" w:themeColor="text1"/>
                <w:sz w:val="20"/>
                <w:szCs w:val="20"/>
              </w:rPr>
              <w:t xml:space="preserve"> with respect to confidentiality </w:t>
            </w:r>
            <w:r w:rsidR="00C84341" w:rsidRPr="00180FCC">
              <w:rPr>
                <w:rFonts w:ascii="Arial" w:eastAsia="Calibri" w:hAnsi="Arial" w:cs="Arial"/>
                <w:color w:val="000000" w:themeColor="text1"/>
                <w:sz w:val="20"/>
                <w:szCs w:val="20"/>
                <w:highlight w:val="yellow"/>
              </w:rPr>
              <w:t>or "Data Crown Jewel"</w:t>
            </w:r>
            <w:r w:rsidR="00C84341">
              <w:rPr>
                <w:rFonts w:ascii="Arial" w:eastAsia="Calibri" w:hAnsi="Arial" w:cs="Arial"/>
                <w:color w:val="000000" w:themeColor="text1"/>
                <w:sz w:val="20"/>
                <w:szCs w:val="20"/>
                <w:vertAlign w:val="superscript"/>
              </w:rPr>
              <w:t>4</w:t>
            </w:r>
            <w:r w:rsidR="00C84341">
              <w:rPr>
                <w:rFonts w:ascii="Arial" w:eastAsia="Calibri" w:hAnsi="Arial" w:cs="Arial"/>
                <w:color w:val="000000" w:themeColor="text1"/>
                <w:sz w:val="20"/>
                <w:szCs w:val="20"/>
              </w:rPr>
              <w:t xml:space="preserve"> </w:t>
            </w:r>
            <w:r w:rsidRPr="002146B2">
              <w:rPr>
                <w:rFonts w:ascii="Arial" w:eastAsia="Calibri" w:hAnsi="Arial" w:cs="Arial"/>
                <w:color w:val="000000" w:themeColor="text1"/>
                <w:sz w:val="20"/>
                <w:szCs w:val="20"/>
              </w:rPr>
              <w:t>or the visible label of the data is “strictly confidential”, it should be stored on a hardware security module.</w:t>
            </w:r>
          </w:p>
          <w:p w14:paraId="6A823FF1"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2146B2" w:rsidRPr="0055057C" w14:paraId="0AF5B614" w14:textId="77777777" w:rsidTr="0036235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BA6FF8" w14:textId="77777777" w:rsidR="002146B2" w:rsidRDefault="002146B2" w:rsidP="00362356">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12.6</w:t>
            </w:r>
          </w:p>
          <w:p w14:paraId="0A6623D6" w14:textId="77777777" w:rsidR="004760C7" w:rsidRDefault="00922575">
            <w:pPr>
              <w:spacing w:after="0"/>
            </w:pPr>
            <w:r>
              <w:rPr>
                <w:rFonts w:ascii="Arial" w:eastAsia="Arial" w:hAnsi="Arial" w:cs="Arial"/>
                <w:sz w:val="20"/>
                <w:szCs w:val="20"/>
              </w:rPr>
              <w:t>DOR.ICT.EKM.STO.015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7978B3" w14:textId="77777777" w:rsidR="002146B2" w:rsidRPr="00825A87" w:rsidRDefault="002146B2" w:rsidP="00617FB4">
            <w:pPr>
              <w:spacing w:before="120" w:after="0" w:line="240" w:lineRule="auto"/>
              <w:ind w:left="284"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Additional SSH-key-related requirements:</w:t>
            </w:r>
          </w:p>
          <w:p w14:paraId="4E182818" w14:textId="77777777" w:rsidR="002146B2" w:rsidRPr="00825A87" w:rsidRDefault="002146B2" w:rsidP="00617FB4">
            <w:pPr>
              <w:spacing w:after="0" w:line="240" w:lineRule="auto"/>
              <w:ind w:right="284"/>
              <w:jc w:val="both"/>
              <w:textAlignment w:val="baseline"/>
              <w:rPr>
                <w:rFonts w:ascii="Arial" w:eastAsia="Times New Roman" w:hAnsi="Arial" w:cs="Arial"/>
                <w:sz w:val="6"/>
                <w:szCs w:val="6"/>
              </w:rPr>
            </w:pPr>
          </w:p>
          <w:p w14:paraId="0FC6FBFC" w14:textId="77777777" w:rsidR="002146B2" w:rsidRPr="00825A87" w:rsidRDefault="002146B2" w:rsidP="00617FB4">
            <w:pPr>
              <w:spacing w:after="240" w:line="240" w:lineRule="auto"/>
              <w:ind w:left="284" w:right="284"/>
              <w:textAlignment w:val="baseline"/>
              <w:rPr>
                <w:rFonts w:ascii="Arial" w:eastAsia="Calibri" w:hAnsi="Arial" w:cs="Arial"/>
                <w:color w:val="000000" w:themeColor="text1"/>
                <w:sz w:val="20"/>
                <w:szCs w:val="20"/>
              </w:rPr>
            </w:pPr>
            <w:r w:rsidRPr="00825A87">
              <w:rPr>
                <w:rFonts w:ascii="Arial" w:eastAsia="Times New Roman" w:hAnsi="Arial" w:cs="Arial"/>
                <w:sz w:val="20"/>
                <w:szCs w:val="20"/>
              </w:rPr>
              <w:t>Access to private SSH-keys must be restricted to authorized users and should be limited to read access, if applicable.</w:t>
            </w:r>
          </w:p>
          <w:p w14:paraId="5FBDAF2A"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Operating System,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0F56CC40" w14:textId="77777777" w:rsidR="00EC6824" w:rsidRPr="005A54F6" w:rsidRDefault="00EC6824" w:rsidP="0027643D">
      <w:pPr>
        <w:rPr>
          <w:rFonts w:ascii="Arial" w:hAnsi="Arial" w:cs="Arial"/>
          <w:i/>
          <w:sz w:val="20"/>
          <w:szCs w:val="20"/>
          <w:lang w:val="fr-FR"/>
        </w:rPr>
      </w:pPr>
    </w:p>
    <w:tbl>
      <w:tblPr>
        <w:tblW w:w="964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8"/>
        <w:gridCol w:w="7"/>
      </w:tblGrid>
      <w:tr w:rsidR="00CD72FD" w:rsidRPr="008A4AFA" w14:paraId="24AAF326" w14:textId="77777777" w:rsidTr="00362356">
        <w:trPr>
          <w:gridAfter w:val="1"/>
          <w:wAfter w:w="7" w:type="dxa"/>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0FE66275" w14:textId="77777777" w:rsidR="00CD72FD" w:rsidRPr="008A4AFA" w:rsidRDefault="00CD72FD" w:rsidP="00427CA8">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13</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145BE69E" w14:textId="77777777" w:rsidR="00CD72FD" w:rsidRPr="00B52448" w:rsidRDefault="00CD72FD" w:rsidP="00832D49">
            <w:pPr>
              <w:spacing w:before="120" w:after="120" w:line="240" w:lineRule="auto"/>
              <w:ind w:left="284" w:right="284"/>
              <w:textAlignment w:val="baseline"/>
              <w:rPr>
                <w:rFonts w:ascii="Arial" w:eastAsia="Times New Roman" w:hAnsi="Arial" w:cs="Arial"/>
                <w:sz w:val="24"/>
                <w:szCs w:val="24"/>
              </w:rPr>
            </w:pPr>
            <w:r w:rsidRPr="00CD72FD">
              <w:rPr>
                <w:rFonts w:asciiTheme="minorBidi" w:eastAsia="Times New Roman" w:hAnsiTheme="minorBidi"/>
                <w:b/>
                <w:bCs/>
                <w:color w:val="FFFFFF"/>
                <w:sz w:val="20"/>
                <w:szCs w:val="20"/>
              </w:rPr>
              <w:t>Key renewal/rotation</w:t>
            </w:r>
          </w:p>
        </w:tc>
      </w:tr>
      <w:tr w:rsidR="00CD72FD" w:rsidRPr="007A2EF7" w14:paraId="1BCD67AF" w14:textId="77777777" w:rsidTr="004673F4">
        <w:trPr>
          <w:gridAfter w:val="1"/>
          <w:wAfter w:w="7" w:type="dxa"/>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D3EB1AD" w14:textId="77777777" w:rsidR="00CD72FD" w:rsidRPr="004A6F30" w:rsidRDefault="00CD72FD" w:rsidP="00362356">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13</w:t>
            </w:r>
          </w:p>
          <w:p w14:paraId="79330E83" w14:textId="77777777" w:rsidR="004760C7" w:rsidRDefault="00922575">
            <w:pPr>
              <w:spacing w:after="0"/>
            </w:pPr>
            <w:r>
              <w:rPr>
                <w:rFonts w:ascii="Arial" w:eastAsia="Arial" w:hAnsi="Arial" w:cs="Arial"/>
                <w:sz w:val="20"/>
                <w:szCs w:val="20"/>
              </w:rPr>
              <w:t>DOR.ICT.EKM.KRN.001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6C0C189" w14:textId="77777777" w:rsidR="00CD72FD" w:rsidRPr="00F94986" w:rsidRDefault="00565F5D" w:rsidP="00832D49">
            <w:pPr>
              <w:spacing w:before="120" w:after="120" w:line="240" w:lineRule="auto"/>
              <w:ind w:left="284" w:right="284"/>
              <w:textAlignment w:val="baseline"/>
              <w:rPr>
                <w:rFonts w:ascii="Arial" w:eastAsia="Times New Roman" w:hAnsi="Arial" w:cs="Arial"/>
                <w:b/>
                <w:bCs/>
                <w:sz w:val="20"/>
                <w:szCs w:val="20"/>
              </w:rPr>
            </w:pPr>
            <w:r w:rsidRPr="00565F5D">
              <w:rPr>
                <w:rFonts w:ascii="Arial" w:eastAsia="Times New Roman" w:hAnsi="Arial" w:cs="Arial"/>
                <w:b/>
                <w:bCs/>
                <w:sz w:val="20"/>
                <w:szCs w:val="20"/>
              </w:rPr>
              <w:t>Key renewal and session key change should be performed regularly to avoid compromise over time.</w:t>
            </w:r>
          </w:p>
        </w:tc>
      </w:tr>
      <w:tr w:rsidR="00CD72FD" w:rsidRPr="008A4AFA" w14:paraId="2360C20F" w14:textId="77777777" w:rsidTr="004673F4">
        <w:trPr>
          <w:trHeight w:val="743"/>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20F5FEB" w14:textId="77777777" w:rsidR="00CD72FD" w:rsidRPr="008A4AFA" w:rsidRDefault="00CD72FD"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AF0F02">
              <w:rPr>
                <w:rFonts w:ascii="Arial" w:eastAsia="Times New Roman" w:hAnsi="Arial" w:cs="Arial"/>
                <w:sz w:val="20"/>
                <w:szCs w:val="20"/>
              </w:rPr>
              <w:t>3</w:t>
            </w:r>
            <w:r w:rsidRPr="00E92459">
              <w:rPr>
                <w:rFonts w:ascii="Arial" w:eastAsia="Times New Roman" w:hAnsi="Arial" w:cs="Arial"/>
                <w:sz w:val="20"/>
                <w:szCs w:val="20"/>
              </w:rPr>
              <w:t>.1</w:t>
            </w:r>
          </w:p>
          <w:p w14:paraId="12DF8ED2" w14:textId="77777777" w:rsidR="004760C7" w:rsidRDefault="00922575">
            <w:pPr>
              <w:spacing w:after="0"/>
            </w:pPr>
            <w:r>
              <w:rPr>
                <w:rFonts w:ascii="Arial" w:eastAsia="Arial" w:hAnsi="Arial" w:cs="Arial"/>
                <w:sz w:val="20"/>
                <w:szCs w:val="20"/>
              </w:rPr>
              <w:t>DOR.ICT.EKM.KRN.002</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576B69A" w14:textId="77777777" w:rsidR="00CD72FD" w:rsidRPr="00C07C38" w:rsidRDefault="00AF0F02" w:rsidP="00362356">
            <w:pPr>
              <w:spacing w:before="120" w:after="120" w:line="240" w:lineRule="auto"/>
              <w:ind w:left="284" w:right="284"/>
              <w:textAlignment w:val="baseline"/>
              <w:rPr>
                <w:rFonts w:ascii="Arial" w:eastAsia="Calibri" w:hAnsi="Arial" w:cs="Arial"/>
                <w:color w:val="000000" w:themeColor="text1"/>
                <w:sz w:val="20"/>
                <w:szCs w:val="20"/>
              </w:rPr>
            </w:pPr>
            <w:r w:rsidRPr="00AF0F02">
              <w:rPr>
                <w:rFonts w:ascii="Arial" w:eastAsia="Calibri" w:hAnsi="Arial" w:cs="Arial"/>
                <w:color w:val="000000" w:themeColor="text1"/>
                <w:sz w:val="20"/>
                <w:szCs w:val="20"/>
              </w:rPr>
              <w:t>To address potential compromise of key material over time, a periodic key renewal should be performed.</w:t>
            </w:r>
          </w:p>
          <w:p w14:paraId="56480125"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CD72FD" w:rsidRPr="0055057C" w14:paraId="2859E8F1" w14:textId="77777777" w:rsidTr="004673F4">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017637" w14:textId="77777777" w:rsidR="00CD72FD" w:rsidRPr="00BB0A00" w:rsidRDefault="00CD72FD"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671F3F">
              <w:rPr>
                <w:rFonts w:ascii="Arial" w:eastAsia="Times New Roman" w:hAnsi="Arial" w:cs="Arial"/>
                <w:sz w:val="20"/>
                <w:szCs w:val="20"/>
              </w:rPr>
              <w:t>3</w:t>
            </w:r>
            <w:r>
              <w:rPr>
                <w:rFonts w:ascii="Arial" w:eastAsia="Times New Roman" w:hAnsi="Arial" w:cs="Arial"/>
                <w:sz w:val="20"/>
                <w:szCs w:val="20"/>
              </w:rPr>
              <w:t>.</w:t>
            </w:r>
            <w:r w:rsidR="009505B5">
              <w:rPr>
                <w:rFonts w:ascii="Arial" w:eastAsia="Times New Roman" w:hAnsi="Arial" w:cs="Arial"/>
                <w:sz w:val="20"/>
                <w:szCs w:val="20"/>
              </w:rPr>
              <w:t>1.1</w:t>
            </w:r>
          </w:p>
          <w:p w14:paraId="1D2101BC" w14:textId="77777777" w:rsidR="004760C7" w:rsidRDefault="00922575">
            <w:pPr>
              <w:spacing w:after="0"/>
            </w:pPr>
            <w:r>
              <w:rPr>
                <w:rFonts w:ascii="Arial" w:eastAsia="Arial" w:hAnsi="Arial" w:cs="Arial"/>
                <w:sz w:val="20"/>
                <w:szCs w:val="20"/>
              </w:rPr>
              <w:t>DOR.ICT.EKM.KRN.003</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64C5667" w14:textId="77777777" w:rsidR="00CD72FD" w:rsidRPr="00825A87" w:rsidRDefault="009505B5" w:rsidP="00362356">
            <w:pPr>
              <w:spacing w:before="120" w:after="120" w:line="240" w:lineRule="auto"/>
              <w:ind w:left="567" w:right="284"/>
              <w:textAlignment w:val="baseline"/>
              <w:rPr>
                <w:rFonts w:ascii="Arial" w:eastAsia="Times New Roman" w:hAnsi="Arial" w:cs="Arial"/>
                <w:sz w:val="20"/>
                <w:szCs w:val="20"/>
              </w:rPr>
            </w:pPr>
            <w:r w:rsidRPr="009505B5">
              <w:rPr>
                <w:rFonts w:ascii="Arial" w:eastAsia="Calibri" w:hAnsi="Arial" w:cs="Arial"/>
                <w:color w:val="000000" w:themeColor="text1"/>
                <w:sz w:val="20"/>
                <w:szCs w:val="20"/>
              </w:rPr>
              <w:t>For each use of cryptographic measures, the validity period of keys should be determined by consideration of the cryptographic algorithms and parameters, the threat vectors and landscape, the sensitivity and protection requirements of the data, the frequency, volume and use case of key usage, the level of security of the key storage and the operational criticality.</w:t>
            </w:r>
          </w:p>
          <w:p w14:paraId="099B5D60"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9505B5" w:rsidRPr="0055057C" w14:paraId="14E3475A" w14:textId="77777777" w:rsidTr="004673F4">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4A40D1" w14:textId="77777777" w:rsidR="009505B5" w:rsidRDefault="009505B5"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13.1.2</w:t>
            </w:r>
          </w:p>
          <w:p w14:paraId="67A54E8A" w14:textId="77777777" w:rsidR="004760C7" w:rsidRDefault="00922575">
            <w:pPr>
              <w:spacing w:after="0"/>
            </w:pPr>
            <w:r>
              <w:rPr>
                <w:rFonts w:ascii="Arial" w:eastAsia="Arial" w:hAnsi="Arial" w:cs="Arial"/>
                <w:sz w:val="20"/>
                <w:szCs w:val="20"/>
              </w:rPr>
              <w:t>DOR.ICT.EKM.KRN.004</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BC30250" w14:textId="77777777" w:rsidR="00C1237C" w:rsidRPr="009505B5" w:rsidRDefault="00C1237C" w:rsidP="00362356">
            <w:pPr>
              <w:spacing w:before="120" w:after="120" w:line="240" w:lineRule="auto"/>
              <w:ind w:left="567" w:right="284"/>
              <w:textAlignment w:val="baseline"/>
              <w:rPr>
                <w:rFonts w:ascii="Arial" w:eastAsia="Calibri" w:hAnsi="Arial" w:cs="Arial"/>
                <w:color w:val="000000" w:themeColor="text1"/>
                <w:sz w:val="20"/>
                <w:szCs w:val="20"/>
              </w:rPr>
            </w:pPr>
            <w:r w:rsidRPr="00C1237C">
              <w:rPr>
                <w:rFonts w:ascii="Arial" w:eastAsia="Calibri" w:hAnsi="Arial" w:cs="Arial"/>
                <w:color w:val="000000" w:themeColor="text1"/>
                <w:sz w:val="20"/>
                <w:szCs w:val="20"/>
              </w:rPr>
              <w:t xml:space="preserve">The process to renew keys should be initiated early enough to </w:t>
            </w:r>
            <w:r w:rsidR="009F5C82" w:rsidRPr="00C1237C">
              <w:rPr>
                <w:rFonts w:ascii="Arial" w:eastAsia="Calibri" w:hAnsi="Arial" w:cs="Arial"/>
                <w:color w:val="000000" w:themeColor="text1"/>
                <w:sz w:val="20"/>
                <w:szCs w:val="20"/>
              </w:rPr>
              <w:t>ensure</w:t>
            </w:r>
            <w:r w:rsidRPr="00C1237C">
              <w:rPr>
                <w:rFonts w:ascii="Arial" w:eastAsia="Calibri" w:hAnsi="Arial" w:cs="Arial"/>
                <w:color w:val="000000" w:themeColor="text1"/>
                <w:sz w:val="20"/>
                <w:szCs w:val="20"/>
              </w:rPr>
              <w:t xml:space="preserve"> that a new key is in place before the old key expires.</w:t>
            </w:r>
          </w:p>
          <w:p w14:paraId="133C8C69"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C1237C" w:rsidRPr="0055057C" w14:paraId="459ED589" w14:textId="77777777" w:rsidTr="004673F4">
        <w:trPr>
          <w:trHeight w:val="216"/>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350BCD" w14:textId="77777777" w:rsidR="00C1237C" w:rsidRDefault="00C1237C"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13.1.3</w:t>
            </w:r>
          </w:p>
          <w:p w14:paraId="0412BBF3" w14:textId="77777777" w:rsidR="004760C7" w:rsidRDefault="00922575">
            <w:pPr>
              <w:spacing w:after="0"/>
            </w:pPr>
            <w:r>
              <w:rPr>
                <w:rFonts w:ascii="Arial" w:eastAsia="Arial" w:hAnsi="Arial" w:cs="Arial"/>
                <w:sz w:val="20"/>
                <w:szCs w:val="20"/>
              </w:rPr>
              <w:t>DOR.ICT.EKM.KRN.005</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DC11225" w14:textId="77777777" w:rsidR="00C1237C" w:rsidRPr="00C1237C" w:rsidRDefault="00C1237C" w:rsidP="00362356">
            <w:pPr>
              <w:spacing w:before="120" w:after="120" w:line="240" w:lineRule="auto"/>
              <w:ind w:left="567" w:right="284"/>
              <w:textAlignment w:val="baseline"/>
              <w:rPr>
                <w:rFonts w:ascii="Arial" w:eastAsia="Calibri" w:hAnsi="Arial" w:cs="Arial"/>
                <w:color w:val="000000" w:themeColor="text1"/>
                <w:sz w:val="20"/>
                <w:szCs w:val="20"/>
              </w:rPr>
            </w:pPr>
            <w:r w:rsidRPr="00C1237C">
              <w:rPr>
                <w:rFonts w:ascii="Arial" w:eastAsia="Calibri" w:hAnsi="Arial" w:cs="Arial"/>
                <w:color w:val="000000" w:themeColor="text1"/>
                <w:sz w:val="20"/>
                <w:szCs w:val="20"/>
              </w:rPr>
              <w:t>The new keys should be generated independently from the previous key.</w:t>
            </w:r>
          </w:p>
          <w:p w14:paraId="52E21079"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C1237C" w:rsidRPr="00827467" w14:paraId="23FE5472" w14:textId="77777777" w:rsidTr="004673F4">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72D1F7" w14:textId="77777777" w:rsidR="00C1237C" w:rsidRDefault="00C1237C"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13.1.4</w:t>
            </w:r>
          </w:p>
          <w:p w14:paraId="44EDF1D5" w14:textId="77777777" w:rsidR="004760C7" w:rsidRDefault="00922575">
            <w:pPr>
              <w:spacing w:after="0"/>
            </w:pPr>
            <w:r>
              <w:rPr>
                <w:rFonts w:ascii="Arial" w:eastAsia="Arial" w:hAnsi="Arial" w:cs="Arial"/>
                <w:sz w:val="20"/>
                <w:szCs w:val="20"/>
              </w:rPr>
              <w:t>DOR.ICT.EKM.KRN.006</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7635104" w14:textId="77777777" w:rsidR="00C1237C" w:rsidRPr="00825A87" w:rsidRDefault="00C1237C" w:rsidP="00827467">
            <w:pPr>
              <w:spacing w:before="120" w:after="0" w:line="240" w:lineRule="auto"/>
              <w:ind w:left="567"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Additional SSH-key-related requirements:</w:t>
            </w:r>
          </w:p>
          <w:p w14:paraId="38280216" w14:textId="77777777" w:rsidR="00A649BE" w:rsidRPr="00825A87" w:rsidRDefault="00A649BE" w:rsidP="00827467">
            <w:pPr>
              <w:spacing w:after="0" w:line="240" w:lineRule="auto"/>
              <w:ind w:left="567" w:right="284"/>
              <w:textAlignment w:val="baseline"/>
              <w:rPr>
                <w:rFonts w:ascii="Arial" w:eastAsia="Times New Roman" w:hAnsi="Arial" w:cs="Arial"/>
                <w:sz w:val="6"/>
                <w:szCs w:val="6"/>
              </w:rPr>
            </w:pPr>
          </w:p>
          <w:p w14:paraId="71E4D4BD" w14:textId="77777777" w:rsidR="00C1237C" w:rsidRPr="00825A87" w:rsidRDefault="00C1237C" w:rsidP="00362356">
            <w:pPr>
              <w:spacing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SSH-key pairs held by a group of individuals should be changed whenever an individual is removed from the group.</w:t>
            </w:r>
          </w:p>
          <w:p w14:paraId="72C25330"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8A79ED" w:rsidRPr="0055057C" w14:paraId="69337D38" w14:textId="77777777" w:rsidTr="004673F4">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FA6491" w14:textId="77777777" w:rsidR="008A79ED" w:rsidRDefault="008A79ED" w:rsidP="0036235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13.2</w:t>
            </w:r>
          </w:p>
          <w:p w14:paraId="16F0EFA3" w14:textId="77777777" w:rsidR="004760C7" w:rsidRDefault="00922575">
            <w:pPr>
              <w:spacing w:after="0"/>
            </w:pPr>
            <w:r>
              <w:rPr>
                <w:rFonts w:ascii="Arial" w:eastAsia="Arial" w:hAnsi="Arial" w:cs="Arial"/>
                <w:sz w:val="20"/>
                <w:szCs w:val="20"/>
              </w:rPr>
              <w:t>DOR.ICT.EKM.KRN.007</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425F57D" w14:textId="77777777" w:rsidR="008A79ED" w:rsidRPr="00825A87" w:rsidRDefault="008A79ED" w:rsidP="00362356">
            <w:pPr>
              <w:spacing w:before="120" w:after="120" w:line="240" w:lineRule="auto"/>
              <w:ind w:left="284" w:right="284"/>
              <w:textAlignment w:val="baseline"/>
              <w:rPr>
                <w:rFonts w:ascii="Arial" w:eastAsia="Times New Roman" w:hAnsi="Arial" w:cs="Arial"/>
                <w:b/>
                <w:sz w:val="20"/>
                <w:szCs w:val="20"/>
                <w:u w:val="single"/>
              </w:rPr>
            </w:pPr>
            <w:r w:rsidRPr="008A79ED">
              <w:rPr>
                <w:rFonts w:ascii="Arial" w:eastAsia="Calibri" w:hAnsi="Arial" w:cs="Arial"/>
                <w:color w:val="000000" w:themeColor="text1"/>
                <w:sz w:val="20"/>
                <w:szCs w:val="20"/>
              </w:rPr>
              <w:t>Session keys should be changed after a specific time or number of encrypted packets, considering risk analysis.</w:t>
            </w:r>
          </w:p>
          <w:p w14:paraId="2F479BDF"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8A79ED" w:rsidRPr="0055057C" w14:paraId="3A3ABD16" w14:textId="77777777" w:rsidTr="004673F4">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57CAEC" w14:textId="77777777" w:rsidR="008A79ED" w:rsidRDefault="008A79ED" w:rsidP="00362356">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13.3</w:t>
            </w:r>
          </w:p>
          <w:p w14:paraId="7E10AA0E" w14:textId="77777777" w:rsidR="004760C7" w:rsidRDefault="00922575">
            <w:pPr>
              <w:spacing w:after="0"/>
            </w:pPr>
            <w:r>
              <w:rPr>
                <w:rFonts w:ascii="Arial" w:eastAsia="Arial" w:hAnsi="Arial" w:cs="Arial"/>
                <w:sz w:val="20"/>
                <w:szCs w:val="20"/>
              </w:rPr>
              <w:t>DOR.ICT.EKM.KRN.008</w:t>
            </w:r>
          </w:p>
        </w:tc>
        <w:tc>
          <w:tcPr>
            <w:tcW w:w="804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058D1B2" w14:textId="77777777" w:rsidR="005D3E0D" w:rsidRPr="00825A87" w:rsidRDefault="008A79ED" w:rsidP="005D3E0D">
            <w:pPr>
              <w:spacing w:before="120" w:after="0" w:line="240" w:lineRule="auto"/>
              <w:ind w:left="284"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PKI-specific and certificate-related requirements:</w:t>
            </w:r>
          </w:p>
          <w:p w14:paraId="4A71882F" w14:textId="77777777" w:rsidR="00A649BE" w:rsidRPr="00825A87" w:rsidRDefault="00A649BE" w:rsidP="005D3E0D">
            <w:pPr>
              <w:spacing w:after="0" w:line="240" w:lineRule="auto"/>
              <w:ind w:left="284" w:right="284"/>
              <w:textAlignment w:val="baseline"/>
              <w:rPr>
                <w:rFonts w:ascii="Arial" w:eastAsia="Times New Roman" w:hAnsi="Arial" w:cs="Arial"/>
                <w:b/>
                <w:sz w:val="6"/>
                <w:szCs w:val="6"/>
                <w:u w:val="single"/>
              </w:rPr>
            </w:pPr>
          </w:p>
          <w:p w14:paraId="008249D8" w14:textId="77777777" w:rsidR="008A79ED" w:rsidRPr="00825A87" w:rsidRDefault="008A79ED" w:rsidP="005D3E0D">
            <w:pPr>
              <w:spacing w:after="240" w:line="240" w:lineRule="auto"/>
              <w:ind w:left="284" w:right="284"/>
              <w:textAlignment w:val="baseline"/>
              <w:rPr>
                <w:rFonts w:ascii="Arial" w:eastAsia="Calibri" w:hAnsi="Arial" w:cs="Arial"/>
                <w:color w:val="000000" w:themeColor="text1"/>
                <w:sz w:val="20"/>
                <w:szCs w:val="20"/>
              </w:rPr>
            </w:pPr>
            <w:r w:rsidRPr="00825A87">
              <w:rPr>
                <w:rFonts w:ascii="Arial" w:eastAsia="Times New Roman" w:hAnsi="Arial" w:cs="Arial"/>
                <w:sz w:val="20"/>
                <w:szCs w:val="20"/>
              </w:rPr>
              <w:t>Certificates must be renewed in an appropriate time before they expire.</w:t>
            </w:r>
          </w:p>
          <w:p w14:paraId="2157A3FC"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A.7.5</w:t>
            </w:r>
          </w:p>
        </w:tc>
      </w:tr>
    </w:tbl>
    <w:p w14:paraId="7A74BF5B" w14:textId="77777777" w:rsidR="00675E9A" w:rsidRPr="00825A87" w:rsidRDefault="00675E9A">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AF164F" w:rsidRPr="008A4AFA" w14:paraId="3FB4F0A7" w14:textId="77777777" w:rsidTr="00656EBC">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BDDFDCB" w14:textId="77777777" w:rsidR="00AF164F" w:rsidRPr="008A4AFA" w:rsidRDefault="00AF164F" w:rsidP="00427CA8">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14</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3E5E38C7" w14:textId="77777777" w:rsidR="00AF164F" w:rsidRPr="00B52448" w:rsidRDefault="00AF164F" w:rsidP="006A7733">
            <w:pPr>
              <w:spacing w:before="120" w:after="120" w:line="240" w:lineRule="auto"/>
              <w:ind w:left="284" w:right="284"/>
              <w:textAlignment w:val="baseline"/>
              <w:rPr>
                <w:rFonts w:ascii="Arial" w:eastAsia="Times New Roman" w:hAnsi="Arial" w:cs="Arial"/>
                <w:sz w:val="24"/>
                <w:szCs w:val="24"/>
              </w:rPr>
            </w:pPr>
            <w:r w:rsidRPr="00AF164F">
              <w:rPr>
                <w:rFonts w:asciiTheme="minorBidi" w:eastAsia="Times New Roman" w:hAnsiTheme="minorBidi"/>
                <w:b/>
                <w:bCs/>
                <w:color w:val="FFFFFF"/>
                <w:sz w:val="20"/>
                <w:szCs w:val="20"/>
              </w:rPr>
              <w:t>Key backup and archiving</w:t>
            </w:r>
          </w:p>
        </w:tc>
      </w:tr>
      <w:tr w:rsidR="00AF164F" w:rsidRPr="007A2EF7" w14:paraId="01ABA085" w14:textId="77777777" w:rsidTr="00656EBC">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B80FFA7" w14:textId="77777777" w:rsidR="00AF164F" w:rsidRPr="004A6F30" w:rsidRDefault="00AF164F" w:rsidP="00656EBC">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14</w:t>
            </w:r>
          </w:p>
          <w:p w14:paraId="3EDC59FF" w14:textId="77777777" w:rsidR="004760C7" w:rsidRDefault="00922575">
            <w:pPr>
              <w:spacing w:after="0"/>
            </w:pPr>
            <w:r>
              <w:rPr>
                <w:rFonts w:ascii="Arial" w:eastAsia="Arial" w:hAnsi="Arial" w:cs="Arial"/>
                <w:sz w:val="20"/>
                <w:szCs w:val="20"/>
              </w:rPr>
              <w:t>DOR.ICT.EKM.BCK.001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6756B8C" w14:textId="77777777" w:rsidR="00AF164F" w:rsidRPr="00F94986" w:rsidRDefault="00264F1E" w:rsidP="006A7733">
            <w:pPr>
              <w:spacing w:before="120" w:after="120" w:line="240" w:lineRule="auto"/>
              <w:ind w:left="284" w:right="284"/>
              <w:textAlignment w:val="baseline"/>
              <w:rPr>
                <w:rFonts w:ascii="Arial" w:eastAsia="Times New Roman" w:hAnsi="Arial" w:cs="Arial"/>
                <w:b/>
                <w:bCs/>
                <w:sz w:val="20"/>
                <w:szCs w:val="20"/>
              </w:rPr>
            </w:pPr>
            <w:r w:rsidRPr="00264F1E">
              <w:rPr>
                <w:rFonts w:ascii="Arial" w:eastAsia="Times New Roman" w:hAnsi="Arial" w:cs="Arial"/>
                <w:b/>
                <w:bCs/>
                <w:sz w:val="20"/>
                <w:szCs w:val="20"/>
              </w:rPr>
              <w:t>Cryptographic keys must be securely protected in backup, archive and their availability must be ensured when needed.</w:t>
            </w:r>
          </w:p>
        </w:tc>
      </w:tr>
      <w:tr w:rsidR="00AF164F" w:rsidRPr="008A4AFA" w14:paraId="7020DA1A" w14:textId="77777777" w:rsidTr="00656EBC">
        <w:trPr>
          <w:trHeight w:val="47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039CCCF" w14:textId="77777777" w:rsidR="00AF164F" w:rsidRPr="008A4AFA" w:rsidRDefault="00AF164F" w:rsidP="00A649BE">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FA0A63">
              <w:rPr>
                <w:rFonts w:ascii="Arial" w:eastAsia="Times New Roman" w:hAnsi="Arial" w:cs="Arial"/>
                <w:sz w:val="20"/>
                <w:szCs w:val="20"/>
              </w:rPr>
              <w:t>4</w:t>
            </w:r>
            <w:r w:rsidRPr="00E92459">
              <w:rPr>
                <w:rFonts w:ascii="Arial" w:eastAsia="Times New Roman" w:hAnsi="Arial" w:cs="Arial"/>
                <w:sz w:val="20"/>
                <w:szCs w:val="20"/>
              </w:rPr>
              <w:t>.1</w:t>
            </w:r>
          </w:p>
          <w:p w14:paraId="3472E769" w14:textId="77777777" w:rsidR="004760C7" w:rsidRDefault="00922575">
            <w:pPr>
              <w:spacing w:after="0"/>
            </w:pPr>
            <w:r>
              <w:rPr>
                <w:rFonts w:ascii="Arial" w:eastAsia="Arial" w:hAnsi="Arial" w:cs="Arial"/>
                <w:sz w:val="20"/>
                <w:szCs w:val="20"/>
              </w:rPr>
              <w:t>DOR.ICT.EKM.BCK.002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7247931" w14:textId="77777777" w:rsidR="00AF164F" w:rsidRPr="00C07C38" w:rsidRDefault="00117EBA" w:rsidP="00656EBC">
            <w:pPr>
              <w:spacing w:before="120" w:after="120" w:line="240" w:lineRule="auto"/>
              <w:ind w:left="284" w:right="284"/>
              <w:textAlignment w:val="baseline"/>
              <w:rPr>
                <w:rFonts w:ascii="Arial" w:eastAsia="Calibri" w:hAnsi="Arial" w:cs="Arial"/>
                <w:color w:val="000000" w:themeColor="text1"/>
                <w:sz w:val="20"/>
                <w:szCs w:val="20"/>
              </w:rPr>
            </w:pPr>
            <w:r w:rsidRPr="00117EBA">
              <w:rPr>
                <w:rFonts w:ascii="Arial" w:eastAsia="Calibri" w:hAnsi="Arial" w:cs="Arial"/>
                <w:color w:val="000000" w:themeColor="text1"/>
                <w:sz w:val="20"/>
                <w:szCs w:val="20"/>
              </w:rPr>
              <w:t>Cryptographic keys must be protected when backed up and/or archived.</w:t>
            </w:r>
          </w:p>
          <w:p w14:paraId="0D4A22AC"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AF164F" w:rsidRPr="0055057C" w14:paraId="7F5E4625" w14:textId="77777777" w:rsidTr="00656EB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5C0B6F" w14:textId="77777777" w:rsidR="00AF164F" w:rsidRPr="00BB0A00" w:rsidRDefault="00AF164F" w:rsidP="00656EBC">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117EBA">
              <w:rPr>
                <w:rFonts w:ascii="Arial" w:eastAsia="Times New Roman" w:hAnsi="Arial" w:cs="Arial"/>
                <w:sz w:val="20"/>
                <w:szCs w:val="20"/>
              </w:rPr>
              <w:t>4</w:t>
            </w:r>
            <w:r>
              <w:rPr>
                <w:rFonts w:ascii="Arial" w:eastAsia="Times New Roman" w:hAnsi="Arial" w:cs="Arial"/>
                <w:sz w:val="20"/>
                <w:szCs w:val="20"/>
              </w:rPr>
              <w:t>.</w:t>
            </w:r>
            <w:r w:rsidR="00117EBA">
              <w:rPr>
                <w:rFonts w:ascii="Arial" w:eastAsia="Times New Roman" w:hAnsi="Arial" w:cs="Arial"/>
                <w:sz w:val="20"/>
                <w:szCs w:val="20"/>
              </w:rPr>
              <w:t>1.1</w:t>
            </w:r>
          </w:p>
          <w:p w14:paraId="612F820E" w14:textId="77777777" w:rsidR="004760C7" w:rsidRDefault="00922575">
            <w:pPr>
              <w:spacing w:after="0"/>
            </w:pPr>
            <w:r>
              <w:rPr>
                <w:rFonts w:ascii="Arial" w:eastAsia="Arial" w:hAnsi="Arial" w:cs="Arial"/>
                <w:sz w:val="20"/>
                <w:szCs w:val="20"/>
              </w:rPr>
              <w:t>DOR.ICT.EKM.BCK.003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9D4007" w14:textId="77777777" w:rsidR="00AF164F" w:rsidRPr="00825A87" w:rsidRDefault="00117EBA" w:rsidP="00656EBC">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The same level of protection as for key storage must be provided for the backed up and archived data as well.</w:t>
            </w:r>
          </w:p>
          <w:p w14:paraId="09AE50CC"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117EBA" w:rsidRPr="0055057C" w14:paraId="0E358239" w14:textId="77777777" w:rsidTr="00656EB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B607CE" w14:textId="77777777" w:rsidR="00117EBA" w:rsidRDefault="00117EBA" w:rsidP="00656EBC">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14.1.2</w:t>
            </w:r>
          </w:p>
          <w:p w14:paraId="0856482D" w14:textId="77777777" w:rsidR="004760C7" w:rsidRDefault="00922575">
            <w:pPr>
              <w:spacing w:after="0"/>
            </w:pPr>
            <w:r>
              <w:rPr>
                <w:rFonts w:ascii="Arial" w:eastAsia="Arial" w:hAnsi="Arial" w:cs="Arial"/>
                <w:sz w:val="20"/>
                <w:szCs w:val="20"/>
              </w:rPr>
              <w:t>DOR.ICT.EKM.BCK.004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1B8DC2" w14:textId="77777777" w:rsidR="00117EBA" w:rsidRPr="00825A87" w:rsidRDefault="00117EBA" w:rsidP="00656EBC">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Keys must be deposited (respectively backed up and/or archived) when they are used for encryption or, in case of a key loss, access to the encrypted data is still required.</w:t>
            </w:r>
          </w:p>
          <w:p w14:paraId="491A3A25"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117EBA" w:rsidRPr="0055057C" w14:paraId="6DB66B13" w14:textId="77777777" w:rsidTr="00656EB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D183F3" w14:textId="77777777" w:rsidR="00117EBA" w:rsidRDefault="00117EBA" w:rsidP="00656EBC">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14.2</w:t>
            </w:r>
          </w:p>
          <w:p w14:paraId="41BFC071" w14:textId="77777777" w:rsidR="004760C7" w:rsidRDefault="00922575">
            <w:pPr>
              <w:spacing w:after="0"/>
            </w:pPr>
            <w:r>
              <w:rPr>
                <w:rFonts w:ascii="Arial" w:eastAsia="Arial" w:hAnsi="Arial" w:cs="Arial"/>
                <w:sz w:val="20"/>
                <w:szCs w:val="20"/>
              </w:rPr>
              <w:t>DOR.ICT.EKM.BCK.005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468D9B" w14:textId="77777777" w:rsidR="00117EBA" w:rsidRPr="00825A87" w:rsidRDefault="00586CCE" w:rsidP="00656EBC">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It must be ensured that keys can be restored and clarified from whom the data can be accessed.</w:t>
            </w:r>
          </w:p>
          <w:p w14:paraId="51B37C5A"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586CCE" w:rsidRPr="0055057C" w14:paraId="5F3F54E9" w14:textId="77777777" w:rsidTr="00656EB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36A4B4" w14:textId="77777777" w:rsidR="00586CCE" w:rsidRDefault="00586CCE" w:rsidP="00656EBC">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14.2.1</w:t>
            </w:r>
          </w:p>
          <w:p w14:paraId="6D5936F9" w14:textId="77777777" w:rsidR="004760C7" w:rsidRDefault="00922575">
            <w:pPr>
              <w:spacing w:after="0"/>
            </w:pPr>
            <w:r>
              <w:rPr>
                <w:rFonts w:ascii="Arial" w:eastAsia="Arial" w:hAnsi="Arial" w:cs="Arial"/>
                <w:sz w:val="20"/>
                <w:szCs w:val="20"/>
              </w:rPr>
              <w:t>DOR.ICT.EKM.BCK.006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9EE765" w14:textId="77777777" w:rsidR="00586CCE" w:rsidRPr="00825A87" w:rsidRDefault="00586CCE" w:rsidP="00656EBC">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Based on the backup, in case of a disaster or media failure the keys must be recoverable to quickly re-establish products and to access encrypted information.</w:t>
            </w:r>
          </w:p>
          <w:p w14:paraId="751FC7C2"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586CCE" w:rsidRPr="0055057C" w14:paraId="649A91C6" w14:textId="77777777" w:rsidTr="00656EBC">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A95D2B" w14:textId="77777777" w:rsidR="00586CCE" w:rsidRDefault="00586CCE" w:rsidP="00656EBC">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14.2.2</w:t>
            </w:r>
          </w:p>
          <w:p w14:paraId="4B67EB06" w14:textId="77777777" w:rsidR="004760C7" w:rsidRDefault="00922575">
            <w:pPr>
              <w:spacing w:after="0"/>
            </w:pPr>
            <w:r>
              <w:rPr>
                <w:rFonts w:ascii="Arial" w:eastAsia="Arial" w:hAnsi="Arial" w:cs="Arial"/>
                <w:sz w:val="20"/>
                <w:szCs w:val="20"/>
              </w:rPr>
              <w:t>DOR.ICT.EKM.BCK.007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B02C0E" w14:textId="77777777" w:rsidR="00586CCE" w:rsidRPr="00825A87" w:rsidRDefault="00586CCE" w:rsidP="00656EBC">
            <w:pPr>
              <w:spacing w:before="120" w:after="24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Processes should be provided on how to react in case of a key loss or failure, malfunction, or breakdown of cryptographic products.</w:t>
            </w:r>
          </w:p>
          <w:p w14:paraId="3D96FDFC"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18D741FB" w14:textId="77777777" w:rsidR="00675E9A" w:rsidRPr="00825A87" w:rsidRDefault="00675E9A">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00"/>
        <w:gridCol w:w="7537"/>
      </w:tblGrid>
      <w:tr w:rsidR="006348FC" w:rsidRPr="008A4AFA" w14:paraId="23EDBA9D" w14:textId="77777777" w:rsidTr="00E1240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150B06FD" w14:textId="77777777" w:rsidR="006348FC" w:rsidRPr="008A4AFA" w:rsidRDefault="006348FC" w:rsidP="00220C53">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15</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317D25A" w14:textId="77777777" w:rsidR="006348FC" w:rsidRPr="00B52448" w:rsidRDefault="006348FC" w:rsidP="006A7733">
            <w:pPr>
              <w:spacing w:before="120" w:after="120" w:line="240" w:lineRule="auto"/>
              <w:ind w:left="284" w:right="284"/>
              <w:textAlignment w:val="baseline"/>
              <w:rPr>
                <w:rFonts w:ascii="Arial" w:eastAsia="Times New Roman" w:hAnsi="Arial" w:cs="Arial"/>
                <w:sz w:val="24"/>
                <w:szCs w:val="24"/>
              </w:rPr>
            </w:pPr>
            <w:r w:rsidRPr="006348FC">
              <w:rPr>
                <w:rFonts w:asciiTheme="minorBidi" w:eastAsia="Times New Roman" w:hAnsiTheme="minorBidi"/>
                <w:b/>
                <w:bCs/>
                <w:color w:val="FFFFFF"/>
                <w:sz w:val="20"/>
                <w:szCs w:val="20"/>
              </w:rPr>
              <w:t xml:space="preserve">ICT-related </w:t>
            </w:r>
            <w:r w:rsidR="00E90F58">
              <w:rPr>
                <w:rFonts w:asciiTheme="minorBidi" w:eastAsia="Times New Roman" w:hAnsiTheme="minorBidi"/>
                <w:b/>
                <w:bCs/>
                <w:color w:val="FFFFFF"/>
                <w:sz w:val="20"/>
                <w:szCs w:val="20"/>
              </w:rPr>
              <w:t>I</w:t>
            </w:r>
            <w:r w:rsidR="00E90F58" w:rsidRPr="006348FC">
              <w:rPr>
                <w:rFonts w:asciiTheme="minorBidi" w:eastAsia="Times New Roman" w:hAnsiTheme="minorBidi"/>
                <w:b/>
                <w:bCs/>
                <w:color w:val="FFFFFF"/>
                <w:sz w:val="20"/>
                <w:szCs w:val="20"/>
              </w:rPr>
              <w:t xml:space="preserve">ncidents </w:t>
            </w:r>
            <w:r w:rsidRPr="006348FC">
              <w:rPr>
                <w:rFonts w:asciiTheme="minorBidi" w:eastAsia="Times New Roman" w:hAnsiTheme="minorBidi"/>
                <w:b/>
                <w:bCs/>
                <w:color w:val="FFFFFF"/>
                <w:sz w:val="20"/>
                <w:szCs w:val="20"/>
              </w:rPr>
              <w:t>involving cryptographic keys</w:t>
            </w:r>
          </w:p>
        </w:tc>
      </w:tr>
      <w:tr w:rsidR="006348FC" w:rsidRPr="007A2EF7" w14:paraId="413321D4" w14:textId="77777777" w:rsidTr="00E1240F">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21CCC6F" w14:textId="77777777" w:rsidR="006348FC" w:rsidRPr="004A6F30" w:rsidRDefault="006348FC" w:rsidP="00220C53">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15</w:t>
            </w:r>
          </w:p>
          <w:p w14:paraId="55DBAF64" w14:textId="77777777" w:rsidR="004760C7" w:rsidRDefault="00922575">
            <w:pPr>
              <w:spacing w:after="0"/>
            </w:pPr>
            <w:r>
              <w:rPr>
                <w:rFonts w:ascii="Arial" w:eastAsia="Arial" w:hAnsi="Arial" w:cs="Arial"/>
                <w:sz w:val="20"/>
                <w:szCs w:val="20"/>
              </w:rPr>
              <w:t>DOR.ICT.EKM.KIN.001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7E46CE9" w14:textId="77777777" w:rsidR="006348FC" w:rsidRPr="00F94986" w:rsidRDefault="00AC4AF8" w:rsidP="006A7733">
            <w:pPr>
              <w:spacing w:before="120" w:after="120" w:line="240" w:lineRule="auto"/>
              <w:ind w:left="284" w:right="284"/>
              <w:textAlignment w:val="baseline"/>
              <w:rPr>
                <w:rFonts w:ascii="Arial" w:eastAsia="Times New Roman" w:hAnsi="Arial" w:cs="Arial"/>
                <w:b/>
                <w:bCs/>
                <w:sz w:val="20"/>
                <w:szCs w:val="20"/>
              </w:rPr>
            </w:pPr>
            <w:r w:rsidRPr="00AC4AF8">
              <w:rPr>
                <w:rFonts w:ascii="Arial" w:eastAsia="Times New Roman" w:hAnsi="Arial" w:cs="Arial"/>
                <w:b/>
                <w:bCs/>
                <w:sz w:val="20"/>
                <w:szCs w:val="20"/>
              </w:rPr>
              <w:t xml:space="preserve">It must be ensured that ICT-related </w:t>
            </w:r>
            <w:r w:rsidR="00E90F58">
              <w:rPr>
                <w:rFonts w:ascii="Arial" w:eastAsia="Times New Roman" w:hAnsi="Arial" w:cs="Arial"/>
                <w:b/>
                <w:bCs/>
                <w:sz w:val="20"/>
                <w:szCs w:val="20"/>
              </w:rPr>
              <w:t>I</w:t>
            </w:r>
            <w:r w:rsidRPr="00AC4AF8">
              <w:rPr>
                <w:rFonts w:ascii="Arial" w:eastAsia="Times New Roman" w:hAnsi="Arial" w:cs="Arial"/>
                <w:b/>
                <w:bCs/>
                <w:sz w:val="20"/>
                <w:szCs w:val="20"/>
              </w:rPr>
              <w:t xml:space="preserve">ncidents involving cryptographic keys are understood, identified and that countermeasures are available for overall </w:t>
            </w:r>
            <w:r w:rsidR="00EF4DDA">
              <w:rPr>
                <w:rFonts w:ascii="Arial" w:eastAsia="Times New Roman" w:hAnsi="Arial" w:cs="Arial"/>
                <w:b/>
                <w:bCs/>
                <w:sz w:val="20"/>
                <w:szCs w:val="20"/>
              </w:rPr>
              <w:t>ICT-related I</w:t>
            </w:r>
            <w:r w:rsidRPr="00AC4AF8">
              <w:rPr>
                <w:rFonts w:ascii="Arial" w:eastAsia="Times New Roman" w:hAnsi="Arial" w:cs="Arial"/>
                <w:b/>
                <w:bCs/>
                <w:sz w:val="20"/>
                <w:szCs w:val="20"/>
              </w:rPr>
              <w:t>ncident response.</w:t>
            </w:r>
          </w:p>
        </w:tc>
      </w:tr>
      <w:tr w:rsidR="006348FC" w:rsidRPr="008A4AFA" w14:paraId="7DB0D916" w14:textId="77777777" w:rsidTr="00E1240F">
        <w:trPr>
          <w:trHeight w:val="47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1A58D2B" w14:textId="77777777" w:rsidR="006348FC" w:rsidRPr="00E92459" w:rsidRDefault="006348FC" w:rsidP="00220C5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95471C">
              <w:rPr>
                <w:rFonts w:ascii="Arial" w:eastAsia="Times New Roman" w:hAnsi="Arial" w:cs="Arial"/>
                <w:sz w:val="20"/>
                <w:szCs w:val="20"/>
              </w:rPr>
              <w:t>5</w:t>
            </w:r>
            <w:r w:rsidRPr="00E92459">
              <w:rPr>
                <w:rFonts w:ascii="Arial" w:eastAsia="Times New Roman" w:hAnsi="Arial" w:cs="Arial"/>
                <w:sz w:val="20"/>
                <w:szCs w:val="20"/>
              </w:rPr>
              <w:t>.1</w:t>
            </w:r>
          </w:p>
          <w:p w14:paraId="27258B95" w14:textId="77777777" w:rsidR="006348FC" w:rsidRPr="008A4AFA" w:rsidRDefault="006348FC" w:rsidP="00220C53">
            <w:pPr>
              <w:spacing w:before="240" w:after="120"/>
              <w:ind w:left="624"/>
              <w:textAlignment w:val="baseline"/>
              <w:rPr>
                <w:rFonts w:ascii="Arial" w:eastAsia="Times New Roman" w:hAnsi="Arial" w:cs="Arial"/>
                <w:sz w:val="20"/>
                <w:szCs w:val="20"/>
              </w:rPr>
            </w:pPr>
          </w:p>
          <w:p w14:paraId="66688840" w14:textId="77777777" w:rsidR="004760C7" w:rsidRDefault="00922575">
            <w:pPr>
              <w:spacing w:after="0"/>
            </w:pPr>
            <w:r>
              <w:rPr>
                <w:rFonts w:ascii="Arial" w:eastAsia="Arial" w:hAnsi="Arial" w:cs="Arial"/>
                <w:sz w:val="20"/>
                <w:szCs w:val="20"/>
              </w:rPr>
              <w:t>DOR.ICT.EKM.KIN.002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3FF722" w14:textId="77777777" w:rsidR="006348FC" w:rsidRPr="00672392" w:rsidRDefault="0095471C" w:rsidP="00220C53">
            <w:pPr>
              <w:spacing w:before="120" w:after="120" w:line="240" w:lineRule="auto"/>
              <w:ind w:left="284" w:right="284"/>
              <w:textAlignment w:val="baseline"/>
              <w:rPr>
                <w:rFonts w:ascii="Arial" w:eastAsia="Calibri" w:hAnsi="Arial" w:cs="Arial"/>
                <w:color w:val="000000" w:themeColor="text1"/>
                <w:sz w:val="20"/>
                <w:szCs w:val="20"/>
              </w:rPr>
            </w:pPr>
            <w:r w:rsidRPr="00672392">
              <w:rPr>
                <w:rFonts w:ascii="Arial" w:eastAsia="Calibri" w:hAnsi="Arial" w:cs="Arial"/>
                <w:color w:val="000000" w:themeColor="text1"/>
                <w:sz w:val="20"/>
                <w:szCs w:val="20"/>
              </w:rPr>
              <w:t xml:space="preserve">Possible ICT-related </w:t>
            </w:r>
            <w:r w:rsidR="00E90F58" w:rsidRPr="00672392">
              <w:rPr>
                <w:rFonts w:ascii="Arial" w:eastAsia="Calibri" w:hAnsi="Arial" w:cs="Arial"/>
                <w:color w:val="000000" w:themeColor="text1"/>
                <w:sz w:val="20"/>
                <w:szCs w:val="20"/>
              </w:rPr>
              <w:t>I</w:t>
            </w:r>
            <w:r w:rsidRPr="00672392">
              <w:rPr>
                <w:rFonts w:ascii="Arial" w:eastAsia="Calibri" w:hAnsi="Arial" w:cs="Arial"/>
                <w:color w:val="000000" w:themeColor="text1"/>
                <w:sz w:val="20"/>
                <w:szCs w:val="20"/>
              </w:rPr>
              <w:t xml:space="preserve">ncidents involving cases such as loss or failure of cryptographic keys must be identified </w:t>
            </w:r>
            <w:r w:rsidR="00ED1BC0" w:rsidRPr="00672392">
              <w:rPr>
                <w:rFonts w:ascii="Arial" w:eastAsia="Calibri" w:hAnsi="Arial" w:cs="Arial"/>
                <w:color w:val="000000" w:themeColor="text1"/>
                <w:sz w:val="20"/>
                <w:szCs w:val="20"/>
              </w:rPr>
              <w:t xml:space="preserve">in </w:t>
            </w:r>
            <w:r w:rsidRPr="00672392">
              <w:rPr>
                <w:rFonts w:ascii="Arial" w:eastAsia="Calibri" w:hAnsi="Arial" w:cs="Arial"/>
                <w:color w:val="000000" w:themeColor="text1"/>
                <w:sz w:val="20"/>
                <w:szCs w:val="20"/>
              </w:rPr>
              <w:t>advance.</w:t>
            </w:r>
          </w:p>
          <w:p w14:paraId="57F8C52B"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A.7.3)</w:t>
            </w:r>
          </w:p>
        </w:tc>
      </w:tr>
      <w:tr w:rsidR="006348FC" w:rsidRPr="0055057C" w14:paraId="3385520C" w14:textId="77777777" w:rsidTr="00E1240F">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85125D" w14:textId="77777777" w:rsidR="006348FC" w:rsidRPr="00BB0A00" w:rsidRDefault="0095471C" w:rsidP="00220C5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15.2</w:t>
            </w:r>
          </w:p>
          <w:p w14:paraId="001E2686" w14:textId="77777777" w:rsidR="004760C7" w:rsidRDefault="00922575">
            <w:pPr>
              <w:spacing w:after="0"/>
            </w:pPr>
            <w:r>
              <w:rPr>
                <w:rFonts w:ascii="Arial" w:eastAsia="Arial" w:hAnsi="Arial" w:cs="Arial"/>
                <w:sz w:val="20"/>
                <w:szCs w:val="20"/>
              </w:rPr>
              <w:t>DOR.ICT.EKM.KIN.003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B880A7" w14:textId="77777777" w:rsidR="006348FC" w:rsidRPr="00672392" w:rsidRDefault="0095471C" w:rsidP="00220C53">
            <w:pPr>
              <w:spacing w:before="120" w:after="120" w:line="240" w:lineRule="auto"/>
              <w:ind w:left="284" w:right="284"/>
              <w:textAlignment w:val="baseline"/>
              <w:rPr>
                <w:rFonts w:ascii="Arial" w:eastAsia="Times New Roman" w:hAnsi="Arial" w:cs="Arial"/>
                <w:sz w:val="20"/>
                <w:szCs w:val="20"/>
              </w:rPr>
            </w:pPr>
            <w:r w:rsidRPr="00672392">
              <w:rPr>
                <w:rFonts w:ascii="Arial" w:eastAsia="Times New Roman" w:hAnsi="Arial" w:cs="Arial"/>
                <w:sz w:val="20"/>
                <w:szCs w:val="20"/>
              </w:rPr>
              <w:t>Processes and countermeasures must be defined on how to react in case of a key loss</w:t>
            </w:r>
            <w:r w:rsidR="00C57A48">
              <w:rPr>
                <w:rFonts w:ascii="Arial" w:eastAsia="Times New Roman" w:hAnsi="Arial" w:cs="Arial"/>
                <w:sz w:val="20"/>
                <w:szCs w:val="20"/>
              </w:rPr>
              <w:t xml:space="preserve">, </w:t>
            </w:r>
            <w:r w:rsidR="00C57A48" w:rsidRPr="00180FCC">
              <w:rPr>
                <w:rFonts w:ascii="Arial" w:eastAsia="Times New Roman" w:hAnsi="Arial" w:cs="Arial"/>
                <w:sz w:val="20"/>
                <w:szCs w:val="20"/>
                <w:highlight w:val="yellow"/>
              </w:rPr>
              <w:t>key compromise</w:t>
            </w:r>
            <w:r w:rsidRPr="00672392">
              <w:rPr>
                <w:rFonts w:ascii="Arial" w:eastAsia="Times New Roman" w:hAnsi="Arial" w:cs="Arial"/>
                <w:sz w:val="20"/>
                <w:szCs w:val="20"/>
              </w:rPr>
              <w:t xml:space="preserve"> or failure, malfunction, or breakdown of cryptographic products.</w:t>
            </w:r>
          </w:p>
          <w:p w14:paraId="042C5353"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A.7.3)</w:t>
            </w:r>
          </w:p>
        </w:tc>
      </w:tr>
      <w:tr w:rsidR="006348FC" w:rsidRPr="0055057C" w14:paraId="5676DB00" w14:textId="77777777" w:rsidTr="00593F6B">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A9675C" w14:textId="77777777" w:rsidR="006348FC" w:rsidRDefault="006348FC" w:rsidP="00220C53">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B011DF">
              <w:rPr>
                <w:rFonts w:ascii="Arial" w:eastAsia="Times New Roman" w:hAnsi="Arial" w:cs="Arial"/>
                <w:sz w:val="20"/>
                <w:szCs w:val="20"/>
              </w:rPr>
              <w:t>5</w:t>
            </w:r>
            <w:r>
              <w:rPr>
                <w:rFonts w:ascii="Arial" w:eastAsia="Times New Roman" w:hAnsi="Arial" w:cs="Arial"/>
                <w:sz w:val="20"/>
                <w:szCs w:val="20"/>
              </w:rPr>
              <w:t>.</w:t>
            </w:r>
            <w:r w:rsidR="00B011DF">
              <w:rPr>
                <w:rFonts w:ascii="Arial" w:eastAsia="Times New Roman" w:hAnsi="Arial" w:cs="Arial"/>
                <w:sz w:val="20"/>
                <w:szCs w:val="20"/>
              </w:rPr>
              <w:t>2.1</w:t>
            </w:r>
          </w:p>
          <w:p w14:paraId="29EEF576" w14:textId="77777777" w:rsidR="004760C7" w:rsidRDefault="00922575">
            <w:pPr>
              <w:spacing w:after="0"/>
            </w:pPr>
            <w:r>
              <w:rPr>
                <w:rFonts w:ascii="Arial" w:eastAsia="Arial" w:hAnsi="Arial" w:cs="Arial"/>
                <w:sz w:val="20"/>
                <w:szCs w:val="20"/>
              </w:rPr>
              <w:t>DOR.ICT.EKM.KIN.004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4B7CD1" w14:textId="77777777" w:rsidR="00B011DF" w:rsidRPr="00825A87" w:rsidRDefault="00B011DF" w:rsidP="00A649BE">
            <w:pPr>
              <w:spacing w:before="120" w:after="0" w:line="240" w:lineRule="auto"/>
              <w:ind w:left="567" w:right="284"/>
              <w:textAlignment w:val="baseline"/>
              <w:rPr>
                <w:rFonts w:ascii="Arial" w:eastAsia="Times New Roman" w:hAnsi="Arial" w:cs="Arial"/>
                <w:b/>
                <w:sz w:val="20"/>
                <w:szCs w:val="20"/>
              </w:rPr>
            </w:pPr>
            <w:r w:rsidRPr="00825A87">
              <w:rPr>
                <w:rFonts w:ascii="Arial" w:eastAsia="Times New Roman" w:hAnsi="Arial" w:cs="Arial"/>
                <w:b/>
                <w:sz w:val="20"/>
                <w:szCs w:val="20"/>
                <w:u w:val="single"/>
              </w:rPr>
              <w:t>Additional PKI-specific and certificate-related requirements</w:t>
            </w:r>
            <w:r w:rsidRPr="00825A87">
              <w:rPr>
                <w:rFonts w:ascii="Arial" w:eastAsia="Times New Roman" w:hAnsi="Arial" w:cs="Arial"/>
                <w:b/>
                <w:sz w:val="20"/>
                <w:szCs w:val="20"/>
              </w:rPr>
              <w:t>:</w:t>
            </w:r>
          </w:p>
          <w:p w14:paraId="1E004CAC" w14:textId="77777777" w:rsidR="00A649BE" w:rsidRPr="00825A87" w:rsidRDefault="00A649BE" w:rsidP="00A649BE">
            <w:pPr>
              <w:spacing w:after="0" w:line="240" w:lineRule="auto"/>
              <w:ind w:left="567" w:right="284"/>
              <w:textAlignment w:val="baseline"/>
              <w:rPr>
                <w:rFonts w:ascii="Arial" w:eastAsia="Times New Roman" w:hAnsi="Arial" w:cs="Arial"/>
                <w:b/>
                <w:sz w:val="6"/>
                <w:szCs w:val="6"/>
              </w:rPr>
            </w:pPr>
          </w:p>
          <w:p w14:paraId="0C8A27CC" w14:textId="77777777" w:rsidR="006348FC" w:rsidRPr="00825A87" w:rsidRDefault="00B011DF" w:rsidP="00220C53">
            <w:pPr>
              <w:spacing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 xml:space="preserve">Possible countermeasures for these ICT-related </w:t>
            </w:r>
            <w:r w:rsidR="00E90F58" w:rsidRPr="00825A87">
              <w:rPr>
                <w:rFonts w:ascii="Arial" w:eastAsia="Times New Roman" w:hAnsi="Arial" w:cs="Arial"/>
                <w:sz w:val="20"/>
                <w:szCs w:val="20"/>
              </w:rPr>
              <w:t>I</w:t>
            </w:r>
            <w:r w:rsidRPr="00825A87">
              <w:rPr>
                <w:rFonts w:ascii="Arial" w:eastAsia="Times New Roman" w:hAnsi="Arial" w:cs="Arial"/>
                <w:sz w:val="20"/>
                <w:szCs w:val="20"/>
              </w:rPr>
              <w:t>ncidents include the following: revocation of the key and adding it to the Certificate Revocation List (CRL), deletion of data encrypted with forged keys, prolonging the security by re-encryption and building of signature chains.</w:t>
            </w:r>
          </w:p>
          <w:p w14:paraId="2B257143"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A.7.3)</w:t>
            </w:r>
          </w:p>
        </w:tc>
      </w:tr>
      <w:tr w:rsidR="00B011DF" w:rsidRPr="0055057C" w14:paraId="279DA849" w14:textId="77777777" w:rsidTr="00593F6B">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BC69AA" w14:textId="77777777" w:rsidR="00B011DF" w:rsidRDefault="00B011DF" w:rsidP="00E1240F">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15.3</w:t>
            </w:r>
          </w:p>
          <w:p w14:paraId="5F2E705A" w14:textId="77777777" w:rsidR="004760C7" w:rsidRDefault="00922575">
            <w:pPr>
              <w:spacing w:after="0"/>
            </w:pPr>
            <w:r>
              <w:rPr>
                <w:rFonts w:ascii="Arial" w:eastAsia="Arial" w:hAnsi="Arial" w:cs="Arial"/>
                <w:sz w:val="20"/>
                <w:szCs w:val="20"/>
              </w:rPr>
              <w:t>DOR.ICT.EKM.KIN.005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99257C" w14:textId="77777777" w:rsidR="003E678E" w:rsidRPr="00825A87" w:rsidRDefault="00B011DF" w:rsidP="00E1240F">
            <w:pPr>
              <w:spacing w:before="120" w:after="240" w:line="240" w:lineRule="auto"/>
              <w:ind w:left="284" w:right="284"/>
              <w:textAlignment w:val="baseline"/>
              <w:rPr>
                <w:rFonts w:ascii="Arial" w:eastAsia="Times New Roman" w:hAnsi="Arial" w:cs="Arial"/>
                <w:b/>
                <w:sz w:val="20"/>
                <w:szCs w:val="20"/>
                <w:u w:val="single"/>
              </w:rPr>
            </w:pPr>
            <w:r w:rsidRPr="00825A87">
              <w:rPr>
                <w:rFonts w:ascii="Arial" w:eastAsia="Times New Roman" w:hAnsi="Arial" w:cs="Arial"/>
                <w:sz w:val="20"/>
                <w:szCs w:val="20"/>
              </w:rPr>
              <w:t>Parties that are affected by key compromise, such as Information Owners, must be informed.</w:t>
            </w:r>
          </w:p>
          <w:p w14:paraId="753FB207"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Other Device,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DORA RTS RMF A.7.3)</w:t>
            </w:r>
          </w:p>
        </w:tc>
      </w:tr>
    </w:tbl>
    <w:p w14:paraId="664DC82B" w14:textId="77777777" w:rsidR="005245B3" w:rsidRPr="00825A87" w:rsidRDefault="005245B3" w:rsidP="0027643D">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78"/>
        <w:gridCol w:w="7459"/>
      </w:tblGrid>
      <w:tr w:rsidR="002F12B8" w:rsidRPr="008A4AFA" w14:paraId="13539BD3" w14:textId="77777777" w:rsidTr="00E1240F">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5104F6AE" w14:textId="77777777" w:rsidR="002F12B8" w:rsidRPr="008A4AFA" w:rsidRDefault="002F12B8" w:rsidP="00E1240F">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16</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467861FA" w14:textId="77777777" w:rsidR="002F12B8" w:rsidRPr="00B52448" w:rsidRDefault="002F12B8" w:rsidP="006A7733">
            <w:pPr>
              <w:spacing w:before="120" w:after="120" w:line="240" w:lineRule="auto"/>
              <w:ind w:left="284" w:right="284"/>
              <w:textAlignment w:val="baseline"/>
              <w:rPr>
                <w:rFonts w:ascii="Arial" w:eastAsia="Times New Roman" w:hAnsi="Arial" w:cs="Arial"/>
                <w:sz w:val="24"/>
                <w:szCs w:val="24"/>
              </w:rPr>
            </w:pPr>
            <w:r w:rsidRPr="002F12B8">
              <w:rPr>
                <w:rFonts w:asciiTheme="minorBidi" w:eastAsia="Times New Roman" w:hAnsiTheme="minorBidi"/>
                <w:b/>
                <w:bCs/>
                <w:color w:val="FFFFFF"/>
                <w:sz w:val="20"/>
                <w:szCs w:val="20"/>
              </w:rPr>
              <w:t>Key deletion</w:t>
            </w:r>
          </w:p>
        </w:tc>
      </w:tr>
      <w:tr w:rsidR="002F12B8" w:rsidRPr="007A2EF7" w14:paraId="4BE8F569" w14:textId="77777777" w:rsidTr="006C41D6">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98DA5A1" w14:textId="77777777" w:rsidR="002F12B8" w:rsidRPr="004A6F30" w:rsidRDefault="002F12B8" w:rsidP="00E1240F">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16</w:t>
            </w:r>
          </w:p>
          <w:p w14:paraId="1A17B8E7" w14:textId="77777777" w:rsidR="004760C7" w:rsidRDefault="00922575">
            <w:pPr>
              <w:spacing w:after="0"/>
            </w:pPr>
            <w:r>
              <w:rPr>
                <w:rFonts w:ascii="Arial" w:eastAsia="Arial" w:hAnsi="Arial" w:cs="Arial"/>
                <w:sz w:val="20"/>
                <w:szCs w:val="20"/>
              </w:rPr>
              <w:t>DOR.ICT.EKM.KDE.001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B1D3E3A" w14:textId="77777777" w:rsidR="002F12B8" w:rsidRPr="00F94986" w:rsidRDefault="00FF62DB" w:rsidP="00617FB4">
            <w:pPr>
              <w:spacing w:before="120" w:after="120" w:line="240" w:lineRule="auto"/>
              <w:ind w:left="284" w:right="284"/>
              <w:textAlignment w:val="baseline"/>
              <w:rPr>
                <w:rFonts w:ascii="Arial" w:eastAsia="Times New Roman" w:hAnsi="Arial" w:cs="Arial"/>
                <w:b/>
                <w:bCs/>
                <w:sz w:val="20"/>
                <w:szCs w:val="20"/>
              </w:rPr>
            </w:pPr>
            <w:r w:rsidRPr="00FF62DB">
              <w:rPr>
                <w:rFonts w:ascii="Arial" w:eastAsia="Times New Roman" w:hAnsi="Arial" w:cs="Arial"/>
                <w:b/>
                <w:bCs/>
                <w:sz w:val="20"/>
                <w:szCs w:val="20"/>
              </w:rPr>
              <w:t>Key deletion must be performed securely to ensure non-recoverability.</w:t>
            </w:r>
          </w:p>
        </w:tc>
      </w:tr>
      <w:tr w:rsidR="002F12B8" w:rsidRPr="008A4AFA" w14:paraId="294FCE0D" w14:textId="77777777" w:rsidTr="006C41D6">
        <w:trPr>
          <w:trHeight w:val="4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31B9BC7" w14:textId="77777777" w:rsidR="002F12B8" w:rsidRPr="008A4AFA" w:rsidRDefault="002F12B8" w:rsidP="006C41D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563342">
              <w:rPr>
                <w:rFonts w:ascii="Arial" w:eastAsia="Times New Roman" w:hAnsi="Arial" w:cs="Arial"/>
                <w:sz w:val="20"/>
                <w:szCs w:val="20"/>
              </w:rPr>
              <w:t>6</w:t>
            </w:r>
            <w:r w:rsidRPr="00E92459">
              <w:rPr>
                <w:rFonts w:ascii="Arial" w:eastAsia="Times New Roman" w:hAnsi="Arial" w:cs="Arial"/>
                <w:sz w:val="20"/>
                <w:szCs w:val="20"/>
              </w:rPr>
              <w:t>.1</w:t>
            </w:r>
          </w:p>
          <w:p w14:paraId="15340AF2" w14:textId="77777777" w:rsidR="004760C7" w:rsidRDefault="00922575">
            <w:pPr>
              <w:spacing w:after="0"/>
            </w:pPr>
            <w:r>
              <w:rPr>
                <w:rFonts w:ascii="Arial" w:eastAsia="Arial" w:hAnsi="Arial" w:cs="Arial"/>
                <w:sz w:val="20"/>
                <w:szCs w:val="20"/>
              </w:rPr>
              <w:t>DOR.ICT.EKM.KDE.002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8949DBD" w14:textId="77777777" w:rsidR="002F12B8" w:rsidRPr="00C07C38" w:rsidRDefault="00563342" w:rsidP="00617FB4">
            <w:pPr>
              <w:spacing w:before="120" w:after="120" w:line="240" w:lineRule="auto"/>
              <w:ind w:left="284" w:right="284"/>
              <w:textAlignment w:val="baseline"/>
              <w:rPr>
                <w:rFonts w:ascii="Arial" w:eastAsia="Calibri" w:hAnsi="Arial" w:cs="Arial"/>
                <w:color w:val="000000" w:themeColor="text1"/>
                <w:sz w:val="20"/>
                <w:szCs w:val="20"/>
              </w:rPr>
            </w:pPr>
            <w:r w:rsidRPr="00563342">
              <w:rPr>
                <w:rFonts w:ascii="Arial" w:eastAsia="Calibri" w:hAnsi="Arial" w:cs="Arial"/>
                <w:color w:val="000000" w:themeColor="text1"/>
                <w:sz w:val="20"/>
                <w:szCs w:val="20"/>
              </w:rPr>
              <w:t>If keys are no longer required, they must be deleted in a secure way.</w:t>
            </w:r>
          </w:p>
          <w:p w14:paraId="48741B80"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Commercial-off-the-Shelf Solution, Underlaying Software/Technology, SaaS, Tool, Certificate, Software Appliance, Hardware Appliance, Cloud Appliance, Cloud PaaS, Container, End User Device, Mobile Device, Processing Peripheral, Storage Media,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2F12B8" w:rsidRPr="0055057C" w14:paraId="2679DC74" w14:textId="77777777" w:rsidTr="006C41D6">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A08650" w14:textId="77777777" w:rsidR="002F12B8" w:rsidRPr="00BB0A00" w:rsidRDefault="002F12B8" w:rsidP="006C41D6">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563342">
              <w:rPr>
                <w:rFonts w:ascii="Arial" w:eastAsia="Times New Roman" w:hAnsi="Arial" w:cs="Arial"/>
                <w:sz w:val="20"/>
                <w:szCs w:val="20"/>
              </w:rPr>
              <w:t>6</w:t>
            </w:r>
            <w:r>
              <w:rPr>
                <w:rFonts w:ascii="Arial" w:eastAsia="Times New Roman" w:hAnsi="Arial" w:cs="Arial"/>
                <w:sz w:val="20"/>
                <w:szCs w:val="20"/>
              </w:rPr>
              <w:t>.2</w:t>
            </w:r>
          </w:p>
          <w:p w14:paraId="2A4D90BE" w14:textId="77777777" w:rsidR="004760C7" w:rsidRDefault="00922575">
            <w:pPr>
              <w:spacing w:after="0"/>
            </w:pPr>
            <w:r>
              <w:rPr>
                <w:rFonts w:ascii="Arial" w:eastAsia="Arial" w:hAnsi="Arial" w:cs="Arial"/>
                <w:sz w:val="20"/>
                <w:szCs w:val="20"/>
              </w:rPr>
              <w:t>DOR.ICT.EKM.KDE.003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B68F3A" w14:textId="77777777" w:rsidR="00563342" w:rsidRPr="00825A87" w:rsidRDefault="00563342" w:rsidP="00617FB4">
            <w:pPr>
              <w:spacing w:before="120" w:after="0" w:line="240" w:lineRule="auto"/>
              <w:ind w:left="284"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PKI-specific and certificate-related requirements:</w:t>
            </w:r>
          </w:p>
          <w:p w14:paraId="02A1ABD8" w14:textId="77777777" w:rsidR="002F12B8" w:rsidRPr="00825A87" w:rsidRDefault="002F12B8" w:rsidP="00617FB4">
            <w:pPr>
              <w:spacing w:after="0" w:line="240" w:lineRule="auto"/>
              <w:ind w:right="284"/>
              <w:jc w:val="both"/>
              <w:textAlignment w:val="baseline"/>
              <w:rPr>
                <w:rFonts w:ascii="Arial" w:eastAsia="Times New Roman" w:hAnsi="Arial" w:cs="Arial"/>
                <w:sz w:val="6"/>
                <w:szCs w:val="6"/>
              </w:rPr>
            </w:pPr>
          </w:p>
          <w:p w14:paraId="0F4A360B" w14:textId="77777777" w:rsidR="00563342" w:rsidRPr="00825A87" w:rsidRDefault="00563342" w:rsidP="00617FB4">
            <w:pPr>
              <w:spacing w:after="24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It should be prevented that deleted keys can be recovered by any party in case keys are stored in a Hardware Secure Module (HSM).</w:t>
            </w:r>
          </w:p>
          <w:p w14:paraId="2D07FCCC"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Hardware Appliance, Cloud Appliance, Cloud PaaS, Storage,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2C0B066A" w14:textId="77777777" w:rsidR="00675E9A" w:rsidRPr="00825A87" w:rsidRDefault="00675E9A">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67"/>
        <w:gridCol w:w="7470"/>
      </w:tblGrid>
      <w:tr w:rsidR="00563342" w:rsidRPr="008A4AFA" w14:paraId="5BF5C0A9" w14:textId="77777777" w:rsidTr="304F154E">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3E01D3CB" w14:textId="77777777" w:rsidR="00563342" w:rsidRPr="008A4AFA" w:rsidRDefault="00563342" w:rsidP="006C41D6">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17</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6726F0EE" w14:textId="77777777" w:rsidR="00563342" w:rsidRPr="00B52448" w:rsidRDefault="00563342" w:rsidP="006A7733">
            <w:pPr>
              <w:spacing w:before="120" w:after="120" w:line="240" w:lineRule="auto"/>
              <w:ind w:left="284" w:right="284"/>
              <w:textAlignment w:val="baseline"/>
              <w:rPr>
                <w:rFonts w:ascii="Arial" w:eastAsia="Times New Roman" w:hAnsi="Arial" w:cs="Arial"/>
                <w:sz w:val="24"/>
                <w:szCs w:val="24"/>
              </w:rPr>
            </w:pPr>
            <w:r w:rsidRPr="00563342">
              <w:rPr>
                <w:rFonts w:asciiTheme="minorBidi" w:eastAsia="Times New Roman" w:hAnsiTheme="minorBidi"/>
                <w:b/>
                <w:bCs/>
                <w:color w:val="FFFFFF"/>
                <w:sz w:val="20"/>
                <w:szCs w:val="20"/>
              </w:rPr>
              <w:t>Cloud-specific encryption requirements</w:t>
            </w:r>
          </w:p>
        </w:tc>
      </w:tr>
      <w:tr w:rsidR="00563342" w:rsidRPr="007A2EF7" w14:paraId="3D480C30" w14:textId="77777777" w:rsidTr="304F154E">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DED0A4D" w14:textId="77777777" w:rsidR="00563342" w:rsidRPr="00830E58" w:rsidRDefault="00563342" w:rsidP="006C41D6">
            <w:pPr>
              <w:spacing w:before="120" w:after="120" w:line="240" w:lineRule="auto"/>
              <w:ind w:left="624"/>
              <w:textAlignment w:val="baseline"/>
              <w:rPr>
                <w:rFonts w:ascii="Arial" w:eastAsia="Times New Roman" w:hAnsi="Arial" w:cs="Arial"/>
                <w:b/>
                <w:bCs/>
                <w:sz w:val="20"/>
                <w:szCs w:val="20"/>
              </w:rPr>
            </w:pPr>
            <w:r>
              <w:rPr>
                <w:rFonts w:ascii="Arial" w:eastAsia="Times New Roman" w:hAnsi="Arial" w:cs="Arial"/>
                <w:b/>
                <w:bCs/>
                <w:sz w:val="20"/>
                <w:szCs w:val="20"/>
              </w:rPr>
              <w:t>17</w:t>
            </w:r>
          </w:p>
          <w:p w14:paraId="09B1364B" w14:textId="77777777" w:rsidR="004760C7" w:rsidRDefault="00922575">
            <w:pPr>
              <w:spacing w:after="0"/>
            </w:pPr>
            <w:r>
              <w:rPr>
                <w:rFonts w:ascii="Arial" w:eastAsia="Arial" w:hAnsi="Arial" w:cs="Arial"/>
                <w:sz w:val="20"/>
                <w:szCs w:val="20"/>
              </w:rPr>
              <w:t>DOR.ICT.EKM.CLD.001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E7C9AB5" w14:textId="77777777" w:rsidR="00563342" w:rsidRPr="00F94986" w:rsidRDefault="00563342" w:rsidP="006A7733">
            <w:pPr>
              <w:spacing w:before="120" w:after="120" w:line="240" w:lineRule="auto"/>
              <w:ind w:left="284" w:right="284"/>
              <w:textAlignment w:val="baseline"/>
              <w:rPr>
                <w:rFonts w:ascii="Arial" w:eastAsia="Times New Roman" w:hAnsi="Arial" w:cs="Arial"/>
                <w:b/>
                <w:bCs/>
                <w:sz w:val="20"/>
                <w:szCs w:val="20"/>
              </w:rPr>
            </w:pPr>
            <w:r w:rsidRPr="00563342">
              <w:rPr>
                <w:rFonts w:ascii="Arial" w:eastAsia="Times New Roman" w:hAnsi="Arial" w:cs="Arial"/>
                <w:b/>
                <w:bCs/>
                <w:sz w:val="20"/>
                <w:szCs w:val="20"/>
              </w:rPr>
              <w:t xml:space="preserve">It must be ensured that appropriate cryptographic measures and cryptographic key management </w:t>
            </w:r>
            <w:r w:rsidR="00891AA9" w:rsidRPr="00563342">
              <w:rPr>
                <w:rFonts w:ascii="Arial" w:eastAsia="Times New Roman" w:hAnsi="Arial" w:cs="Arial"/>
                <w:b/>
                <w:bCs/>
                <w:sz w:val="20"/>
                <w:szCs w:val="20"/>
              </w:rPr>
              <w:t>are</w:t>
            </w:r>
            <w:r w:rsidRPr="00563342">
              <w:rPr>
                <w:rFonts w:ascii="Arial" w:eastAsia="Times New Roman" w:hAnsi="Arial" w:cs="Arial"/>
                <w:b/>
                <w:bCs/>
                <w:sz w:val="20"/>
                <w:szCs w:val="20"/>
              </w:rPr>
              <w:t xml:space="preserve"> in place for cloud.</w:t>
            </w:r>
          </w:p>
        </w:tc>
      </w:tr>
      <w:tr w:rsidR="00563342" w:rsidRPr="008A4AFA" w14:paraId="364A0FC4" w14:textId="77777777" w:rsidTr="304F154E">
        <w:trPr>
          <w:trHeight w:val="47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0085FC9" w14:textId="77777777" w:rsidR="00563342" w:rsidRPr="008A4AFA" w:rsidRDefault="00563342" w:rsidP="00CE0CFB">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EF1E34">
              <w:rPr>
                <w:rFonts w:ascii="Arial" w:eastAsia="Times New Roman" w:hAnsi="Arial" w:cs="Arial"/>
                <w:sz w:val="20"/>
                <w:szCs w:val="20"/>
              </w:rPr>
              <w:t>7</w:t>
            </w:r>
            <w:r w:rsidRPr="00E92459">
              <w:rPr>
                <w:rFonts w:ascii="Arial" w:eastAsia="Times New Roman" w:hAnsi="Arial" w:cs="Arial"/>
                <w:sz w:val="20"/>
                <w:szCs w:val="20"/>
              </w:rPr>
              <w:t>.1</w:t>
            </w:r>
          </w:p>
          <w:p w14:paraId="2C4F6D66" w14:textId="77777777" w:rsidR="004760C7" w:rsidRDefault="00922575">
            <w:pPr>
              <w:spacing w:after="0"/>
            </w:pPr>
            <w:r>
              <w:rPr>
                <w:rFonts w:ascii="Arial" w:eastAsia="Arial" w:hAnsi="Arial" w:cs="Arial"/>
                <w:sz w:val="20"/>
                <w:szCs w:val="20"/>
              </w:rPr>
              <w:t>DOR.ICT.EKM.CLD.002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E24B18D" w14:textId="77777777" w:rsidR="00563342" w:rsidRPr="00C07C38" w:rsidRDefault="00EF1E34" w:rsidP="006C41D6">
            <w:pPr>
              <w:spacing w:before="120" w:after="120" w:line="240" w:lineRule="auto"/>
              <w:ind w:left="284" w:right="284"/>
              <w:textAlignment w:val="baseline"/>
              <w:rPr>
                <w:rFonts w:ascii="Arial" w:eastAsia="Calibri" w:hAnsi="Arial" w:cs="Arial"/>
                <w:color w:val="000000" w:themeColor="text1"/>
                <w:sz w:val="20"/>
                <w:szCs w:val="20"/>
              </w:rPr>
            </w:pPr>
            <w:r w:rsidRPr="00EF1E34">
              <w:rPr>
                <w:rFonts w:ascii="Arial" w:eastAsia="Calibri" w:hAnsi="Arial" w:cs="Arial"/>
                <w:color w:val="000000" w:themeColor="text1"/>
                <w:sz w:val="20"/>
                <w:szCs w:val="20"/>
              </w:rPr>
              <w:t xml:space="preserve">Rules for secure cloud cryptographic key management including key generation, storage and sharing of keys, must be </w:t>
            </w:r>
            <w:r w:rsidR="005B510C" w:rsidRPr="00EF1E34">
              <w:rPr>
                <w:rFonts w:ascii="Arial" w:eastAsia="Calibri" w:hAnsi="Arial" w:cs="Arial"/>
                <w:color w:val="000000" w:themeColor="text1"/>
                <w:sz w:val="20"/>
                <w:szCs w:val="20"/>
              </w:rPr>
              <w:t>defined</w:t>
            </w:r>
            <w:r w:rsidRPr="00EF1E34">
              <w:rPr>
                <w:rFonts w:ascii="Arial" w:eastAsia="Calibri" w:hAnsi="Arial" w:cs="Arial"/>
                <w:color w:val="000000" w:themeColor="text1"/>
                <w:sz w:val="20"/>
                <w:szCs w:val="20"/>
              </w:rPr>
              <w:t xml:space="preserve"> and implemented.</w:t>
            </w:r>
          </w:p>
          <w:p w14:paraId="60BC63B5"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Certificate, Cloud Appliance, Cloud PaaS, Storage,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563342" w:rsidRPr="0055057C" w14:paraId="31FC0AE1" w14:textId="77777777" w:rsidTr="304F154E">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4B9317" w14:textId="77777777" w:rsidR="00563342" w:rsidRPr="00BB0A00" w:rsidRDefault="00563342" w:rsidP="006C41D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EF1E34">
              <w:rPr>
                <w:rFonts w:ascii="Arial" w:eastAsia="Times New Roman" w:hAnsi="Arial" w:cs="Arial"/>
                <w:sz w:val="20"/>
                <w:szCs w:val="20"/>
              </w:rPr>
              <w:t>7</w:t>
            </w:r>
            <w:r>
              <w:rPr>
                <w:rFonts w:ascii="Arial" w:eastAsia="Times New Roman" w:hAnsi="Arial" w:cs="Arial"/>
                <w:sz w:val="20"/>
                <w:szCs w:val="20"/>
              </w:rPr>
              <w:t>.</w:t>
            </w:r>
            <w:r w:rsidR="00EF1E34">
              <w:rPr>
                <w:rFonts w:ascii="Arial" w:eastAsia="Times New Roman" w:hAnsi="Arial" w:cs="Arial"/>
                <w:sz w:val="20"/>
                <w:szCs w:val="20"/>
              </w:rPr>
              <w:t>1.</w:t>
            </w:r>
            <w:r w:rsidR="00BB6FE3">
              <w:rPr>
                <w:rFonts w:ascii="Arial" w:eastAsia="Times New Roman" w:hAnsi="Arial" w:cs="Arial"/>
                <w:sz w:val="20"/>
                <w:szCs w:val="20"/>
              </w:rPr>
              <w:t>1</w:t>
            </w:r>
          </w:p>
          <w:p w14:paraId="3856BEBC" w14:textId="77777777" w:rsidR="004760C7" w:rsidRDefault="00922575">
            <w:pPr>
              <w:spacing w:after="0"/>
            </w:pPr>
            <w:r>
              <w:rPr>
                <w:rFonts w:ascii="Arial" w:eastAsia="Arial" w:hAnsi="Arial" w:cs="Arial"/>
                <w:sz w:val="20"/>
                <w:szCs w:val="20"/>
              </w:rPr>
              <w:t>DOR.ICT.EKM.CLD.003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E002EB" w14:textId="77777777" w:rsidR="00563342" w:rsidRPr="00672392" w:rsidRDefault="00B56365" w:rsidP="0020052B">
            <w:pPr>
              <w:spacing w:before="120" w:after="120" w:line="240" w:lineRule="auto"/>
              <w:ind w:left="567" w:right="284"/>
              <w:textAlignment w:val="baseline"/>
              <w:rPr>
                <w:rFonts w:ascii="Arial" w:eastAsia="Times New Roman" w:hAnsi="Arial" w:cs="Arial"/>
                <w:sz w:val="20"/>
                <w:szCs w:val="20"/>
              </w:rPr>
            </w:pPr>
            <w:r w:rsidRPr="00672392">
              <w:rPr>
                <w:rFonts w:ascii="Arial" w:eastAsia="Times New Roman" w:hAnsi="Arial" w:cs="Arial"/>
                <w:sz w:val="20"/>
                <w:szCs w:val="20"/>
              </w:rPr>
              <w:t xml:space="preserve">For </w:t>
            </w:r>
            <w:r w:rsidR="00F917CE" w:rsidRPr="00672392">
              <w:rPr>
                <w:rFonts w:ascii="Arial" w:eastAsia="Times New Roman" w:hAnsi="Arial" w:cs="Arial"/>
                <w:sz w:val="20"/>
                <w:szCs w:val="20"/>
              </w:rPr>
              <w:t xml:space="preserve">IT </w:t>
            </w:r>
            <w:r w:rsidR="00164909" w:rsidRPr="00672392">
              <w:rPr>
                <w:rFonts w:ascii="Arial" w:eastAsia="Times New Roman" w:hAnsi="Arial" w:cs="Arial"/>
                <w:sz w:val="20"/>
                <w:szCs w:val="20"/>
              </w:rPr>
              <w:t>A</w:t>
            </w:r>
            <w:r w:rsidR="00F917CE" w:rsidRPr="00672392">
              <w:rPr>
                <w:rFonts w:ascii="Arial" w:eastAsia="Times New Roman" w:hAnsi="Arial" w:cs="Arial"/>
                <w:sz w:val="20"/>
                <w:szCs w:val="20"/>
              </w:rPr>
              <w:t xml:space="preserve">ssets classified as </w:t>
            </w:r>
            <w:r w:rsidRPr="00672392">
              <w:rPr>
                <w:rFonts w:ascii="Arial" w:eastAsia="Times New Roman" w:hAnsi="Arial" w:cs="Arial"/>
                <w:sz w:val="20"/>
                <w:szCs w:val="20"/>
              </w:rPr>
              <w:t>major and critical</w:t>
            </w:r>
            <w:r w:rsidR="008C24E7">
              <w:rPr>
                <w:rFonts w:ascii="Arial" w:eastAsia="Times New Roman" w:hAnsi="Arial" w:cs="Arial"/>
                <w:sz w:val="20"/>
                <w:szCs w:val="20"/>
              </w:rPr>
              <w:t xml:space="preserve"> </w:t>
            </w:r>
            <w:r w:rsidR="008C24E7" w:rsidRPr="005A54F6">
              <w:rPr>
                <w:rFonts w:ascii="Arial" w:eastAsia="Times New Roman" w:hAnsi="Arial" w:cs="Arial"/>
                <w:sz w:val="20"/>
                <w:szCs w:val="20"/>
                <w:highlight w:val="yellow"/>
              </w:rPr>
              <w:t>regarding confidentiality</w:t>
            </w:r>
            <w:r w:rsidR="00CE6380">
              <w:rPr>
                <w:rFonts w:ascii="Arial" w:eastAsia="Times New Roman" w:hAnsi="Arial" w:cs="Arial"/>
                <w:sz w:val="20"/>
                <w:szCs w:val="20"/>
              </w:rPr>
              <w:t xml:space="preserve"> </w:t>
            </w:r>
            <w:r w:rsidR="00CE6380" w:rsidRPr="00180FCC">
              <w:rPr>
                <w:rFonts w:ascii="Arial" w:eastAsia="Times New Roman" w:hAnsi="Arial" w:cs="Arial"/>
                <w:sz w:val="20"/>
                <w:szCs w:val="20"/>
                <w:highlight w:val="yellow"/>
              </w:rPr>
              <w:t>or systems that process</w:t>
            </w:r>
            <w:r w:rsidR="00A73961" w:rsidRPr="00180FCC">
              <w:rPr>
                <w:rFonts w:ascii="Arial" w:eastAsia="Times New Roman" w:hAnsi="Arial" w:cs="Arial"/>
                <w:sz w:val="20"/>
                <w:szCs w:val="20"/>
                <w:highlight w:val="yellow"/>
              </w:rPr>
              <w:t>, store Data crown jewels</w:t>
            </w:r>
            <w:r w:rsidR="00A73961" w:rsidRPr="00180FCC">
              <w:rPr>
                <w:rFonts w:ascii="Arial" w:eastAsia="Times New Roman" w:hAnsi="Arial" w:cs="Arial"/>
                <w:sz w:val="20"/>
                <w:szCs w:val="20"/>
                <w:highlight w:val="yellow"/>
                <w:vertAlign w:val="superscript"/>
              </w:rPr>
              <w:t>4</w:t>
            </w:r>
            <w:r w:rsidR="00F917CE" w:rsidRPr="00672392">
              <w:rPr>
                <w:rFonts w:ascii="Arial" w:eastAsia="Times New Roman" w:hAnsi="Arial" w:cs="Arial"/>
                <w:sz w:val="20"/>
                <w:szCs w:val="20"/>
              </w:rPr>
              <w:t>,</w:t>
            </w:r>
            <w:r w:rsidRPr="00672392">
              <w:rPr>
                <w:rFonts w:ascii="Arial" w:eastAsia="Times New Roman" w:hAnsi="Arial" w:cs="Arial"/>
                <w:sz w:val="20"/>
                <w:szCs w:val="20"/>
              </w:rPr>
              <w:t xml:space="preserve"> the key generation should be done inside hardware security modules (HSM) </w:t>
            </w:r>
            <w:r w:rsidR="00A25397" w:rsidRPr="00672392">
              <w:rPr>
                <w:rFonts w:ascii="Arial" w:eastAsia="Times New Roman" w:hAnsi="Arial" w:cs="Arial"/>
                <w:sz w:val="20"/>
                <w:szCs w:val="20"/>
              </w:rPr>
              <w:t>that complies with FIPS 140-2 Level 3</w:t>
            </w:r>
            <w:r w:rsidR="00152BEB">
              <w:rPr>
                <w:rFonts w:ascii="Arial" w:eastAsia="Times New Roman" w:hAnsi="Arial" w:cs="Arial"/>
                <w:sz w:val="20"/>
                <w:szCs w:val="20"/>
              </w:rPr>
              <w:t xml:space="preserve"> </w:t>
            </w:r>
            <w:r w:rsidR="00152BEB" w:rsidRPr="00180FCC">
              <w:rPr>
                <w:rFonts w:ascii="Arial" w:eastAsia="Times New Roman" w:hAnsi="Arial" w:cs="Arial"/>
                <w:sz w:val="20"/>
                <w:szCs w:val="20"/>
                <w:highlight w:val="yellow"/>
              </w:rPr>
              <w:t>or with FIPS 140-3 Level 3 if possible</w:t>
            </w:r>
            <w:r w:rsidRPr="00672392">
              <w:rPr>
                <w:rFonts w:ascii="Arial" w:eastAsia="Times New Roman" w:hAnsi="Arial" w:cs="Arial"/>
                <w:sz w:val="20"/>
                <w:szCs w:val="20"/>
              </w:rPr>
              <w:t>.</w:t>
            </w:r>
          </w:p>
          <w:p w14:paraId="16DCDC4C"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Certificate,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w:t>
            </w:r>
          </w:p>
        </w:tc>
      </w:tr>
      <w:tr w:rsidR="00B56365" w:rsidRPr="0055057C" w14:paraId="4E6E26A4" w14:textId="77777777" w:rsidTr="304F154E">
        <w:trPr>
          <w:trHeight w:val="6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3A2737" w14:textId="77777777" w:rsidR="00B56365" w:rsidRDefault="00B56365" w:rsidP="006C41D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17.1.2</w:t>
            </w:r>
          </w:p>
          <w:p w14:paraId="2AFF3BC7" w14:textId="77777777" w:rsidR="004760C7" w:rsidRDefault="00922575">
            <w:pPr>
              <w:spacing w:after="0"/>
            </w:pPr>
            <w:r>
              <w:rPr>
                <w:rFonts w:ascii="Arial" w:eastAsia="Arial" w:hAnsi="Arial" w:cs="Arial"/>
                <w:sz w:val="20"/>
                <w:szCs w:val="20"/>
              </w:rPr>
              <w:t>DOR.ICT.EKM.CLD.004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A5101F" w14:textId="77777777" w:rsidR="00B56365" w:rsidRPr="00672392" w:rsidRDefault="00B56365" w:rsidP="006C41D6">
            <w:pPr>
              <w:spacing w:before="120" w:after="120" w:line="240" w:lineRule="auto"/>
              <w:ind w:left="567" w:right="284"/>
              <w:textAlignment w:val="baseline"/>
              <w:rPr>
                <w:rFonts w:ascii="Arial" w:eastAsia="Times New Roman" w:hAnsi="Arial" w:cs="Arial"/>
                <w:sz w:val="20"/>
                <w:szCs w:val="20"/>
              </w:rPr>
            </w:pPr>
            <w:r w:rsidRPr="00672392">
              <w:rPr>
                <w:rFonts w:ascii="Arial" w:eastAsia="Times New Roman" w:hAnsi="Arial" w:cs="Arial"/>
                <w:sz w:val="20"/>
                <w:szCs w:val="20"/>
              </w:rPr>
              <w:t>The default key storage of the CSP may be used for negligible and minor</w:t>
            </w:r>
            <w:r w:rsidR="001F45B7" w:rsidRPr="00180FCC">
              <w:rPr>
                <w:rFonts w:ascii="Arial" w:eastAsia="Times New Roman" w:hAnsi="Arial" w:cs="Arial"/>
                <w:sz w:val="20"/>
                <w:szCs w:val="20"/>
                <w:highlight w:val="yellow"/>
                <w:vertAlign w:val="superscript"/>
              </w:rPr>
              <w:t>3</w:t>
            </w:r>
            <w:r w:rsidRPr="00672392">
              <w:rPr>
                <w:rFonts w:ascii="Arial" w:eastAsia="Times New Roman" w:hAnsi="Arial" w:cs="Arial"/>
                <w:sz w:val="20"/>
                <w:szCs w:val="20"/>
              </w:rPr>
              <w:t xml:space="preserve"> </w:t>
            </w:r>
            <w:r w:rsidR="00A81E8D" w:rsidRPr="005A54F6">
              <w:rPr>
                <w:rFonts w:ascii="Arial" w:eastAsia="Times New Roman" w:hAnsi="Arial" w:cs="Arial"/>
                <w:sz w:val="20"/>
                <w:szCs w:val="20"/>
                <w:highlight w:val="yellow"/>
              </w:rPr>
              <w:t>regarding confidentiality</w:t>
            </w:r>
            <w:r w:rsidR="00A81E8D">
              <w:rPr>
                <w:rFonts w:ascii="Arial" w:eastAsia="Times New Roman" w:hAnsi="Arial" w:cs="Arial"/>
                <w:sz w:val="20"/>
                <w:szCs w:val="20"/>
              </w:rPr>
              <w:t xml:space="preserve"> of </w:t>
            </w:r>
            <w:r w:rsidRPr="00672392">
              <w:rPr>
                <w:rFonts w:ascii="Arial" w:eastAsia="Times New Roman" w:hAnsi="Arial" w:cs="Arial"/>
                <w:sz w:val="20"/>
                <w:szCs w:val="20"/>
              </w:rPr>
              <w:t xml:space="preserve">classified IT </w:t>
            </w:r>
            <w:r w:rsidR="00CA3D80" w:rsidRPr="00672392">
              <w:rPr>
                <w:rFonts w:ascii="Arial" w:eastAsia="Times New Roman" w:hAnsi="Arial" w:cs="Arial"/>
                <w:sz w:val="20"/>
                <w:szCs w:val="20"/>
              </w:rPr>
              <w:t>A</w:t>
            </w:r>
            <w:r w:rsidRPr="00672392">
              <w:rPr>
                <w:rFonts w:ascii="Arial" w:eastAsia="Times New Roman" w:hAnsi="Arial" w:cs="Arial"/>
                <w:sz w:val="20"/>
                <w:szCs w:val="20"/>
              </w:rPr>
              <w:t>ssets for the key generation.</w:t>
            </w:r>
          </w:p>
          <w:p w14:paraId="03682C0A"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Cloud Appliance, Cloud PaaS,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B56365" w:rsidRPr="0055057C" w14:paraId="0FDA9981" w14:textId="77777777" w:rsidTr="304F154E">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CD4574" w14:textId="77777777" w:rsidR="00B56365" w:rsidRDefault="00B56365" w:rsidP="006C41D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17.1.3</w:t>
            </w:r>
          </w:p>
          <w:p w14:paraId="47EE7837" w14:textId="77777777" w:rsidR="004760C7" w:rsidRDefault="00922575">
            <w:pPr>
              <w:spacing w:after="0"/>
            </w:pPr>
            <w:r>
              <w:rPr>
                <w:rFonts w:ascii="Arial" w:eastAsia="Arial" w:hAnsi="Arial" w:cs="Arial"/>
                <w:sz w:val="20"/>
                <w:szCs w:val="20"/>
              </w:rPr>
              <w:t>DOR.ICT.EKM.CLD.005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86A03D" w14:textId="77777777" w:rsidR="00B56365" w:rsidRPr="00825A87" w:rsidRDefault="005035B9" w:rsidP="006C41D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Keys must be shared as cryptograms, e.g., encrypted with the addressee's public key via secure e-mail or secure file transfer or via HSM native envelope encryption. Other mechanisms for key distribution are not acceptable.</w:t>
            </w:r>
          </w:p>
          <w:p w14:paraId="21BDF7DD"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Certificate,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5035B9" w:rsidRPr="0055057C" w14:paraId="4D81E7A0" w14:textId="77777777" w:rsidTr="304F154E">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3F9087" w14:textId="77777777" w:rsidR="005035B9" w:rsidRDefault="005035B9" w:rsidP="006C41D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17.1.4</w:t>
            </w:r>
          </w:p>
          <w:p w14:paraId="31985A65" w14:textId="77777777" w:rsidR="004760C7" w:rsidRDefault="00922575">
            <w:pPr>
              <w:spacing w:after="0"/>
            </w:pPr>
            <w:r>
              <w:rPr>
                <w:rFonts w:ascii="Arial" w:eastAsia="Arial" w:hAnsi="Arial" w:cs="Arial"/>
                <w:sz w:val="20"/>
                <w:szCs w:val="20"/>
              </w:rPr>
              <w:t>DOR.ICT.EKM.CLD.006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D095E1" w14:textId="77777777" w:rsidR="005035B9" w:rsidRPr="00825A87" w:rsidRDefault="00877388" w:rsidP="006C41D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It must be contractually ensured that cloud service providers provide the ability for the covered legal entity to manage own data encryption keys.</w:t>
            </w:r>
          </w:p>
          <w:p w14:paraId="2912B3A1"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Business Process,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CCM requirement CEK08</w:t>
            </w:r>
          </w:p>
        </w:tc>
      </w:tr>
      <w:tr w:rsidR="00877388" w:rsidRPr="0055057C" w14:paraId="51C53ADC" w14:textId="77777777" w:rsidTr="304F154E">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9FD18D" w14:textId="77777777" w:rsidR="00877388" w:rsidRDefault="00877388" w:rsidP="006C41D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17.1.5</w:t>
            </w:r>
          </w:p>
          <w:p w14:paraId="0D36BB55" w14:textId="77777777" w:rsidR="004760C7" w:rsidRDefault="00922575">
            <w:pPr>
              <w:spacing w:after="0"/>
            </w:pPr>
            <w:r>
              <w:rPr>
                <w:rFonts w:ascii="Arial" w:eastAsia="Arial" w:hAnsi="Arial" w:cs="Arial"/>
                <w:sz w:val="20"/>
                <w:szCs w:val="20"/>
              </w:rPr>
              <w:t>DOR.ICT.EKM.CLD.007</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BD6CB2" w14:textId="77777777" w:rsidR="00877388" w:rsidRPr="00825A87" w:rsidRDefault="008549EB" w:rsidP="006C41D6">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The legal entity must ensure that API keys are secure.</w:t>
            </w:r>
          </w:p>
          <w:p w14:paraId="08FFA0B7"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SaaS, Certificate, Cloud Appliance, Cloud PaaS</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8549EB" w:rsidRPr="0055057C" w14:paraId="5E4C512E" w14:textId="77777777" w:rsidTr="304F154E">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6FF479" w14:textId="77777777" w:rsidR="008549EB" w:rsidRDefault="008549EB" w:rsidP="006C41D6">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17.2</w:t>
            </w:r>
          </w:p>
          <w:p w14:paraId="600284AC" w14:textId="77777777" w:rsidR="004760C7" w:rsidRDefault="00922575">
            <w:pPr>
              <w:spacing w:after="0"/>
            </w:pPr>
            <w:r>
              <w:rPr>
                <w:rFonts w:ascii="Arial" w:eastAsia="Arial" w:hAnsi="Arial" w:cs="Arial"/>
                <w:sz w:val="20"/>
                <w:szCs w:val="20"/>
              </w:rPr>
              <w:t>DOR.ICT.EKM.CLD.008</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A89599" w14:textId="77777777" w:rsidR="008549EB" w:rsidRPr="00825A87" w:rsidRDefault="008549EB" w:rsidP="006C41D6">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It must be ensured that connections are established using industry standard protocols including but not limited to HTTPS, IPSec, SSH. Connection in public networks must always be encrypted.</w:t>
            </w:r>
          </w:p>
          <w:p w14:paraId="6D7FE3A0"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SaaS, Certificate, Cloud Appliance, Cloud PaaS,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r w:rsidR="008549EB" w:rsidRPr="0055057C" w14:paraId="62561FA5" w14:textId="77777777" w:rsidTr="304F154E">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D34CD2" w14:textId="77777777" w:rsidR="008549EB" w:rsidRDefault="008549EB" w:rsidP="006C41D6">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17.3</w:t>
            </w:r>
          </w:p>
          <w:p w14:paraId="3536D87A" w14:textId="77777777" w:rsidR="004760C7" w:rsidRDefault="00922575">
            <w:pPr>
              <w:spacing w:after="0"/>
            </w:pPr>
            <w:r>
              <w:rPr>
                <w:rFonts w:ascii="Arial" w:eastAsia="Arial" w:hAnsi="Arial" w:cs="Arial"/>
                <w:sz w:val="20"/>
                <w:szCs w:val="20"/>
              </w:rPr>
              <w:t>DOR.ICT.EKM.CLD.009</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1B7F0A" w14:textId="77777777" w:rsidR="008549EB" w:rsidRPr="00825A87" w:rsidRDefault="008549EB" w:rsidP="006C41D6">
            <w:pPr>
              <w:spacing w:before="120" w:after="24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It must be ensured that backups performed using cloud native services are encrypted.</w:t>
            </w:r>
          </w:p>
          <w:p w14:paraId="7DE55761"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Business Process, SaaS, Certificate, Cloud Appliance, Cloud PaaS, Storage</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A.8.22</w:t>
            </w:r>
          </w:p>
        </w:tc>
      </w:tr>
    </w:tbl>
    <w:p w14:paraId="1D08DD14" w14:textId="77777777" w:rsidR="003301CF" w:rsidRPr="00825A87" w:rsidRDefault="003301CF" w:rsidP="0027643D">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89"/>
        <w:gridCol w:w="7448"/>
      </w:tblGrid>
      <w:tr w:rsidR="003C51BB" w:rsidRPr="008A4AFA" w14:paraId="4B07FE9D" w14:textId="77777777" w:rsidTr="008A1A49">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7815FD76" w14:textId="77777777" w:rsidR="003C51BB" w:rsidRPr="008A4AFA" w:rsidRDefault="003C51BB" w:rsidP="000E5CD5">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18</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7EA996B8" w14:textId="77777777" w:rsidR="003C51BB" w:rsidRPr="00B52448" w:rsidRDefault="003C51BB" w:rsidP="006A7733">
            <w:pPr>
              <w:spacing w:before="120" w:after="120" w:line="240" w:lineRule="auto"/>
              <w:ind w:left="284" w:right="284"/>
              <w:textAlignment w:val="baseline"/>
              <w:rPr>
                <w:rFonts w:ascii="Arial" w:eastAsia="Times New Roman" w:hAnsi="Arial" w:cs="Arial"/>
                <w:sz w:val="24"/>
                <w:szCs w:val="24"/>
              </w:rPr>
            </w:pPr>
            <w:r w:rsidRPr="003C51BB">
              <w:rPr>
                <w:rFonts w:asciiTheme="minorBidi" w:eastAsia="Times New Roman" w:hAnsiTheme="minorBidi"/>
                <w:b/>
                <w:bCs/>
                <w:color w:val="FFFFFF"/>
                <w:sz w:val="20"/>
                <w:szCs w:val="20"/>
              </w:rPr>
              <w:t>Certificate validation requirements</w:t>
            </w:r>
          </w:p>
        </w:tc>
      </w:tr>
      <w:tr w:rsidR="003C51BB" w:rsidRPr="007A2EF7" w14:paraId="0D0368EE" w14:textId="77777777" w:rsidTr="00347AEE">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CBFAAEC" w14:textId="77777777" w:rsidR="003C51BB" w:rsidRPr="004A6F30" w:rsidRDefault="003C51BB" w:rsidP="000E5CD5">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18</w:t>
            </w:r>
          </w:p>
          <w:p w14:paraId="300CEA11" w14:textId="77777777" w:rsidR="004760C7" w:rsidRDefault="00922575">
            <w:pPr>
              <w:spacing w:after="0"/>
            </w:pPr>
            <w:r>
              <w:rPr>
                <w:rFonts w:ascii="Arial" w:eastAsia="Arial" w:hAnsi="Arial" w:cs="Arial"/>
                <w:sz w:val="20"/>
                <w:szCs w:val="20"/>
              </w:rPr>
              <w:t>DOR.ICT.EKM.CER.001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A7C48D7" w14:textId="77777777" w:rsidR="003C51BB" w:rsidRPr="00F94986" w:rsidRDefault="00BB0213" w:rsidP="00CA3719">
            <w:pPr>
              <w:spacing w:before="120" w:after="120" w:line="240" w:lineRule="auto"/>
              <w:ind w:left="284" w:right="284"/>
              <w:textAlignment w:val="baseline"/>
              <w:rPr>
                <w:rFonts w:ascii="Arial" w:eastAsia="Times New Roman" w:hAnsi="Arial" w:cs="Arial"/>
                <w:b/>
                <w:bCs/>
                <w:sz w:val="20"/>
                <w:szCs w:val="20"/>
              </w:rPr>
            </w:pPr>
            <w:r w:rsidRPr="00BB0213">
              <w:rPr>
                <w:rFonts w:ascii="Arial" w:eastAsia="Times New Roman" w:hAnsi="Arial" w:cs="Arial"/>
                <w:b/>
                <w:bCs/>
                <w:sz w:val="20"/>
                <w:szCs w:val="20"/>
              </w:rPr>
              <w:t xml:space="preserve">When encrypting or verifying messages, it must be ensured that the certificate meets security requirements by checking the key holder’s data, the validity of the certificate chain, expiration dates, and the Certificate Revocation List (CRL); report any non-compliant certificates as ICT-related </w:t>
            </w:r>
            <w:r w:rsidR="00E90F58">
              <w:rPr>
                <w:rFonts w:ascii="Arial" w:eastAsia="Times New Roman" w:hAnsi="Arial" w:cs="Arial"/>
                <w:b/>
                <w:bCs/>
                <w:sz w:val="20"/>
                <w:szCs w:val="20"/>
              </w:rPr>
              <w:t>I</w:t>
            </w:r>
            <w:r w:rsidRPr="00BB0213">
              <w:rPr>
                <w:rFonts w:ascii="Arial" w:eastAsia="Times New Roman" w:hAnsi="Arial" w:cs="Arial"/>
                <w:b/>
                <w:bCs/>
                <w:sz w:val="20"/>
                <w:szCs w:val="20"/>
              </w:rPr>
              <w:t>ncidents.</w:t>
            </w:r>
          </w:p>
        </w:tc>
      </w:tr>
      <w:tr w:rsidR="003C51BB" w:rsidRPr="008A4AFA" w14:paraId="11624A06" w14:textId="77777777" w:rsidTr="00347AEE">
        <w:trPr>
          <w:trHeight w:val="472"/>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6DD19A6" w14:textId="77777777" w:rsidR="003C51BB" w:rsidRPr="00E92459" w:rsidRDefault="003C51BB" w:rsidP="008A1A49">
            <w:pPr>
              <w:spacing w:before="120" w:after="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E9218A">
              <w:rPr>
                <w:rFonts w:ascii="Arial" w:eastAsia="Times New Roman" w:hAnsi="Arial" w:cs="Arial"/>
                <w:sz w:val="20"/>
                <w:szCs w:val="20"/>
              </w:rPr>
              <w:t>8</w:t>
            </w:r>
            <w:r w:rsidRPr="00E92459">
              <w:rPr>
                <w:rFonts w:ascii="Arial" w:eastAsia="Times New Roman" w:hAnsi="Arial" w:cs="Arial"/>
                <w:sz w:val="20"/>
                <w:szCs w:val="20"/>
              </w:rPr>
              <w:t>.1</w:t>
            </w:r>
          </w:p>
          <w:p w14:paraId="7B2DCF11" w14:textId="77777777" w:rsidR="003C51BB" w:rsidRPr="008A4AFA" w:rsidRDefault="003C51BB" w:rsidP="000E5CD5">
            <w:pPr>
              <w:spacing w:after="120"/>
              <w:ind w:left="624"/>
              <w:textAlignment w:val="baseline"/>
              <w:rPr>
                <w:rFonts w:ascii="Arial" w:eastAsia="Times New Roman" w:hAnsi="Arial" w:cs="Arial"/>
                <w:sz w:val="20"/>
                <w:szCs w:val="20"/>
              </w:rPr>
            </w:pPr>
          </w:p>
          <w:p w14:paraId="276DB03F" w14:textId="77777777" w:rsidR="004760C7" w:rsidRDefault="00922575">
            <w:pPr>
              <w:spacing w:after="0"/>
            </w:pPr>
            <w:r>
              <w:rPr>
                <w:rFonts w:ascii="Arial" w:eastAsia="Arial" w:hAnsi="Arial" w:cs="Arial"/>
                <w:sz w:val="20"/>
                <w:szCs w:val="20"/>
              </w:rPr>
              <w:t>DOR.ICT.EKM.CER.002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60F181C" w14:textId="77777777" w:rsidR="00E9218A" w:rsidRPr="00825A87" w:rsidRDefault="00E9218A" w:rsidP="00CA3719">
            <w:pPr>
              <w:spacing w:before="120" w:after="0" w:line="240" w:lineRule="auto"/>
              <w:ind w:left="284" w:right="284"/>
              <w:textAlignment w:val="baseline"/>
              <w:rPr>
                <w:rFonts w:ascii="Arial" w:eastAsia="Times New Roman" w:hAnsi="Arial" w:cs="Arial"/>
                <w:b/>
                <w:sz w:val="20"/>
                <w:szCs w:val="20"/>
                <w:u w:val="single"/>
              </w:rPr>
            </w:pPr>
            <w:r w:rsidRPr="00825A87">
              <w:rPr>
                <w:rFonts w:ascii="Arial" w:eastAsia="Times New Roman" w:hAnsi="Arial" w:cs="Arial"/>
                <w:b/>
                <w:sz w:val="20"/>
                <w:szCs w:val="20"/>
                <w:u w:val="single"/>
              </w:rPr>
              <w:t>PKI-specific and certificate-related requirements:</w:t>
            </w:r>
          </w:p>
          <w:p w14:paraId="7C1CBEFD" w14:textId="77777777" w:rsidR="00E9218A" w:rsidRPr="001D4753" w:rsidRDefault="00E9218A" w:rsidP="00CA3719">
            <w:pPr>
              <w:spacing w:after="0" w:line="240" w:lineRule="auto"/>
              <w:ind w:right="284"/>
              <w:textAlignment w:val="baseline"/>
              <w:rPr>
                <w:rFonts w:ascii="Arial" w:eastAsia="Times New Roman" w:hAnsi="Arial" w:cs="Arial"/>
                <w:sz w:val="6"/>
                <w:szCs w:val="6"/>
              </w:rPr>
            </w:pPr>
          </w:p>
          <w:p w14:paraId="75D7E16C" w14:textId="77777777" w:rsidR="003C51BB" w:rsidRPr="00825A87" w:rsidRDefault="00E9218A" w:rsidP="00CA3719">
            <w:pPr>
              <w:spacing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When a user encrypts the message sent to a receiver or verifies a received signed message, it must be checked whether the certificate fulfi</w:t>
            </w:r>
            <w:r w:rsidR="006A6705">
              <w:rPr>
                <w:rFonts w:ascii="Arial" w:eastAsia="Times New Roman" w:hAnsi="Arial" w:cs="Arial"/>
                <w:sz w:val="20"/>
                <w:szCs w:val="20"/>
              </w:rPr>
              <w:t>l</w:t>
            </w:r>
            <w:r w:rsidRPr="00825A87">
              <w:rPr>
                <w:rFonts w:ascii="Arial" w:eastAsia="Times New Roman" w:hAnsi="Arial" w:cs="Arial"/>
                <w:sz w:val="20"/>
                <w:szCs w:val="20"/>
              </w:rPr>
              <w:t xml:space="preserve">ls the necessary security requirements. Certificates which do not meet the requirements listed below must be reported as an ICT-related </w:t>
            </w:r>
            <w:r w:rsidR="00E90F58" w:rsidRPr="00825A87">
              <w:rPr>
                <w:rFonts w:ascii="Arial" w:eastAsia="Times New Roman" w:hAnsi="Arial" w:cs="Arial"/>
                <w:sz w:val="20"/>
                <w:szCs w:val="20"/>
              </w:rPr>
              <w:t>I</w:t>
            </w:r>
            <w:r w:rsidRPr="00825A87">
              <w:rPr>
                <w:rFonts w:ascii="Arial" w:eastAsia="Times New Roman" w:hAnsi="Arial" w:cs="Arial"/>
                <w:sz w:val="20"/>
                <w:szCs w:val="20"/>
              </w:rPr>
              <w:t>ncident.</w:t>
            </w:r>
          </w:p>
          <w:p w14:paraId="75EFF3A0"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Cloud PaaS, Container, End User Device, Mobile Device, Processing Peripheral, Storage Media, Other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3C51BB" w:rsidRPr="0055057C" w14:paraId="30CDC096" w14:textId="77777777" w:rsidTr="00347AEE">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BE7644" w14:textId="77777777" w:rsidR="003C51BB" w:rsidRPr="00BB0A00" w:rsidRDefault="003C51BB" w:rsidP="000E5CD5">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E9218A">
              <w:rPr>
                <w:rFonts w:ascii="Arial" w:eastAsia="Times New Roman" w:hAnsi="Arial" w:cs="Arial"/>
                <w:sz w:val="20"/>
                <w:szCs w:val="20"/>
              </w:rPr>
              <w:t>8</w:t>
            </w:r>
            <w:r>
              <w:rPr>
                <w:rFonts w:ascii="Arial" w:eastAsia="Times New Roman" w:hAnsi="Arial" w:cs="Arial"/>
                <w:sz w:val="20"/>
                <w:szCs w:val="20"/>
              </w:rPr>
              <w:t>.1.1</w:t>
            </w:r>
          </w:p>
          <w:p w14:paraId="5FCBB703" w14:textId="77777777" w:rsidR="004760C7" w:rsidRDefault="00922575">
            <w:pPr>
              <w:spacing w:after="0"/>
            </w:pPr>
            <w:r>
              <w:rPr>
                <w:rFonts w:ascii="Arial" w:eastAsia="Arial" w:hAnsi="Arial" w:cs="Arial"/>
                <w:sz w:val="20"/>
                <w:szCs w:val="20"/>
              </w:rPr>
              <w:t>DOR.ICT.EKM.CER.003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38E3A8" w14:textId="77777777" w:rsidR="003C51BB" w:rsidRPr="00825A87" w:rsidRDefault="00E9218A" w:rsidP="00CA3719">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It must be verified whether the data of the key holder matches the subject or subject alternative name contained in the certificate.</w:t>
            </w:r>
          </w:p>
          <w:p w14:paraId="12826E4A"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Cloud PaaS, Container, End User Device, Mobile Device, Processing Peripheral, Storage Media, Other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3C51BB" w:rsidRPr="0055057C" w14:paraId="18D5630C" w14:textId="77777777" w:rsidTr="00347AEE">
        <w:trPr>
          <w:trHeight w:val="6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61FAB4" w14:textId="77777777" w:rsidR="003C51BB" w:rsidRDefault="003C51BB" w:rsidP="000E5CD5">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E9218A">
              <w:rPr>
                <w:rFonts w:ascii="Arial" w:eastAsia="Times New Roman" w:hAnsi="Arial" w:cs="Arial"/>
                <w:sz w:val="20"/>
                <w:szCs w:val="20"/>
              </w:rPr>
              <w:t>8</w:t>
            </w:r>
            <w:r>
              <w:rPr>
                <w:rFonts w:ascii="Arial" w:eastAsia="Times New Roman" w:hAnsi="Arial" w:cs="Arial"/>
                <w:sz w:val="20"/>
                <w:szCs w:val="20"/>
              </w:rPr>
              <w:t>.1.2</w:t>
            </w:r>
          </w:p>
          <w:p w14:paraId="29DBBEC8" w14:textId="77777777" w:rsidR="004760C7" w:rsidRDefault="00922575">
            <w:pPr>
              <w:spacing w:after="0"/>
            </w:pPr>
            <w:r>
              <w:rPr>
                <w:rFonts w:ascii="Arial" w:eastAsia="Arial" w:hAnsi="Arial" w:cs="Arial"/>
                <w:sz w:val="20"/>
                <w:szCs w:val="20"/>
              </w:rPr>
              <w:t>DOR.ICT.EKM.CER.004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32CE01" w14:textId="77777777" w:rsidR="003C51BB" w:rsidRPr="00825A87" w:rsidRDefault="00DD42F5" w:rsidP="00CA3719">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It must be verified whether the whole certificate chain (up until the root-CA) is valid.</w:t>
            </w:r>
          </w:p>
          <w:p w14:paraId="2E15E3EA"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Cloud PaaS, Container, End User Device, Mobile Device, Processing Peripheral, Storage Media, Other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3C51BB" w:rsidRPr="0055057C" w14:paraId="2FA520E8" w14:textId="77777777" w:rsidTr="00347AEE">
        <w:trPr>
          <w:trHeight w:val="148"/>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45916F" w14:textId="77777777" w:rsidR="003C51BB" w:rsidRDefault="003C51BB" w:rsidP="000E5CD5">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DD42F5">
              <w:rPr>
                <w:rFonts w:ascii="Arial" w:eastAsia="Times New Roman" w:hAnsi="Arial" w:cs="Arial"/>
                <w:sz w:val="20"/>
                <w:szCs w:val="20"/>
              </w:rPr>
              <w:t>8</w:t>
            </w:r>
            <w:r>
              <w:rPr>
                <w:rFonts w:ascii="Arial" w:eastAsia="Times New Roman" w:hAnsi="Arial" w:cs="Arial"/>
                <w:sz w:val="20"/>
                <w:szCs w:val="20"/>
              </w:rPr>
              <w:t>.1.3</w:t>
            </w:r>
          </w:p>
          <w:p w14:paraId="00E93382" w14:textId="77777777" w:rsidR="004760C7" w:rsidRDefault="00922575">
            <w:pPr>
              <w:spacing w:after="0"/>
            </w:pPr>
            <w:r>
              <w:rPr>
                <w:rFonts w:ascii="Arial" w:eastAsia="Arial" w:hAnsi="Arial" w:cs="Arial"/>
                <w:sz w:val="20"/>
                <w:szCs w:val="20"/>
              </w:rPr>
              <w:t>DOR.ICT.EKM.CER.005</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69B016" w14:textId="77777777" w:rsidR="003C51BB" w:rsidRPr="00825A87" w:rsidRDefault="00DD42F5" w:rsidP="00CA3719">
            <w:pPr>
              <w:spacing w:before="120" w:after="12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It must be verified whether the validity of the certificates has not yet expired.</w:t>
            </w:r>
          </w:p>
          <w:p w14:paraId="2A94F5C4"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Cloud PaaS, Container, End User Device, Mobile Device, Processing Peripheral, Storage Media, Other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r w:rsidR="003C51BB" w:rsidRPr="0055057C" w14:paraId="638B4B05" w14:textId="77777777" w:rsidTr="00347AEE">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EC250E" w14:textId="77777777" w:rsidR="003C51BB" w:rsidRDefault="003C51BB" w:rsidP="008A1A49">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DD42F5">
              <w:rPr>
                <w:rFonts w:ascii="Arial" w:eastAsia="Times New Roman" w:hAnsi="Arial" w:cs="Arial"/>
                <w:sz w:val="20"/>
                <w:szCs w:val="20"/>
              </w:rPr>
              <w:t>8</w:t>
            </w:r>
            <w:r>
              <w:rPr>
                <w:rFonts w:ascii="Arial" w:eastAsia="Times New Roman" w:hAnsi="Arial" w:cs="Arial"/>
                <w:sz w:val="20"/>
                <w:szCs w:val="20"/>
              </w:rPr>
              <w:t>.1.4</w:t>
            </w:r>
          </w:p>
          <w:p w14:paraId="3A567832" w14:textId="77777777" w:rsidR="004760C7" w:rsidRDefault="00922575">
            <w:pPr>
              <w:spacing w:after="0"/>
            </w:pPr>
            <w:r>
              <w:rPr>
                <w:rFonts w:ascii="Arial" w:eastAsia="Arial" w:hAnsi="Arial" w:cs="Arial"/>
                <w:sz w:val="20"/>
                <w:szCs w:val="20"/>
              </w:rPr>
              <w:t>DOR.ICT.EKM.CER.006</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4DD9D4" w14:textId="77777777" w:rsidR="00231F1A" w:rsidRPr="00825A87" w:rsidRDefault="00231F1A" w:rsidP="00CA3719">
            <w:pPr>
              <w:spacing w:before="120" w:after="240" w:line="240" w:lineRule="auto"/>
              <w:ind w:left="567" w:right="284"/>
              <w:textAlignment w:val="baseline"/>
              <w:rPr>
                <w:rFonts w:ascii="Arial" w:eastAsia="Times New Roman" w:hAnsi="Arial" w:cs="Arial"/>
                <w:sz w:val="20"/>
                <w:szCs w:val="20"/>
              </w:rPr>
            </w:pPr>
            <w:r w:rsidRPr="00825A87">
              <w:rPr>
                <w:rFonts w:ascii="Arial" w:eastAsia="Times New Roman" w:hAnsi="Arial" w:cs="Arial"/>
                <w:sz w:val="20"/>
                <w:szCs w:val="20"/>
              </w:rPr>
              <w:t>It must be verified whether the certificates are not listed on the Certificate Revocation List (CRL) containing a list of all revoked certificates.</w:t>
            </w:r>
          </w:p>
          <w:p w14:paraId="1FAA4E51" w14:textId="77777777" w:rsidR="004760C7" w:rsidRDefault="00922575">
            <w:pPr>
              <w:spacing w:after="120"/>
              <w:ind w:left="567"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Cloud PaaS, Container, End User Device, Mobile Device, Processing Peripheral, Storage Media, Other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A.8.24</w:t>
            </w:r>
          </w:p>
        </w:tc>
      </w:tr>
    </w:tbl>
    <w:p w14:paraId="71C9F799" w14:textId="77777777" w:rsidR="003301CF" w:rsidRPr="00825A87" w:rsidRDefault="003301CF">
      <w:pPr>
        <w:rPr>
          <w:rFonts w:ascii="Arial" w:hAnsi="Arial" w:cs="Arial"/>
          <w:i/>
          <w:sz w:val="20"/>
          <w:szCs w:val="20"/>
        </w:rPr>
      </w:pPr>
    </w:p>
    <w:tbl>
      <w:tblPr>
        <w:tblW w:w="9637"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211"/>
        <w:gridCol w:w="7426"/>
      </w:tblGrid>
      <w:tr w:rsidR="00772C0B" w:rsidRPr="008A4AFA" w14:paraId="04F9FA93" w14:textId="77777777" w:rsidTr="008A1A49">
        <w:trPr>
          <w:trHeight w:val="255"/>
        </w:trPr>
        <w:tc>
          <w:tcPr>
            <w:tcW w:w="1598" w:type="dxa"/>
            <w:tcBorders>
              <w:top w:val="single" w:sz="4" w:space="0" w:color="000000"/>
              <w:left w:val="single" w:sz="4" w:space="0" w:color="000000"/>
              <w:bottom w:val="single" w:sz="4" w:space="0" w:color="000000"/>
              <w:right w:val="single" w:sz="4" w:space="0" w:color="000000"/>
            </w:tcBorders>
            <w:shd w:val="clear" w:color="auto" w:fill="193296"/>
            <w:vAlign w:val="bottom"/>
            <w:hideMark/>
          </w:tcPr>
          <w:p w14:paraId="6C2CA14A" w14:textId="77777777" w:rsidR="00772C0B" w:rsidRPr="008A4AFA" w:rsidRDefault="00772C0B" w:rsidP="00427CA8">
            <w:pPr>
              <w:spacing w:before="120" w:after="120" w:line="240" w:lineRule="auto"/>
              <w:ind w:left="284"/>
              <w:textAlignment w:val="baseline"/>
              <w:rPr>
                <w:rFonts w:ascii="Arial" w:eastAsia="Times New Roman" w:hAnsi="Arial" w:cs="Arial"/>
                <w:sz w:val="24"/>
                <w:szCs w:val="24"/>
              </w:rPr>
            </w:pPr>
            <w:r w:rsidRPr="00B709A8">
              <w:rPr>
                <w:rFonts w:ascii="Arial" w:eastAsia="Times New Roman" w:hAnsi="Arial" w:cs="Arial"/>
                <w:b/>
                <w:bCs/>
                <w:color w:val="FFFFFF"/>
                <w:sz w:val="20"/>
                <w:szCs w:val="20"/>
              </w:rPr>
              <w:t xml:space="preserve">ID: </w:t>
            </w:r>
            <w:r>
              <w:rPr>
                <w:rFonts w:ascii="Arial" w:eastAsia="Times New Roman" w:hAnsi="Arial" w:cs="Arial"/>
                <w:b/>
                <w:bCs/>
                <w:color w:val="FFFFFF"/>
                <w:sz w:val="20"/>
                <w:szCs w:val="20"/>
              </w:rPr>
              <w:t>19</w:t>
            </w:r>
            <w:r w:rsidRPr="00B709A8">
              <w:rPr>
                <w:rFonts w:ascii="Arial" w:eastAsia="Times New Roman" w:hAnsi="Arial" w:cs="Arial"/>
                <w:b/>
                <w:bCs/>
                <w:color w:val="FFFFFF"/>
                <w:sz w:val="20"/>
                <w:szCs w:val="20"/>
              </w:rPr>
              <w:t xml:space="preserve"> (version 2.0)</w:t>
            </w:r>
            <w:r w:rsidRPr="008A4AFA">
              <w:rPr>
                <w:rFonts w:ascii="Arial" w:eastAsia="Times New Roman" w:hAnsi="Arial" w:cs="Arial"/>
                <w:color w:val="FFFFFF"/>
                <w:sz w:val="20"/>
                <w:szCs w:val="20"/>
              </w:rPr>
              <w:t> </w:t>
            </w:r>
          </w:p>
        </w:tc>
        <w:tc>
          <w:tcPr>
            <w:tcW w:w="8039" w:type="dxa"/>
            <w:tcBorders>
              <w:top w:val="single" w:sz="4" w:space="0" w:color="000000"/>
              <w:left w:val="single" w:sz="4" w:space="0" w:color="000000"/>
              <w:bottom w:val="single" w:sz="4" w:space="0" w:color="000000"/>
              <w:right w:val="single" w:sz="4" w:space="0" w:color="000000"/>
            </w:tcBorders>
            <w:shd w:val="clear" w:color="auto" w:fill="193296"/>
            <w:vAlign w:val="center"/>
            <w:hideMark/>
          </w:tcPr>
          <w:p w14:paraId="073485B4" w14:textId="77777777" w:rsidR="00772C0B" w:rsidRPr="00B52448" w:rsidRDefault="00772C0B" w:rsidP="006A7733">
            <w:pPr>
              <w:spacing w:before="120" w:after="120" w:line="240" w:lineRule="auto"/>
              <w:ind w:left="284" w:right="284"/>
              <w:textAlignment w:val="baseline"/>
              <w:rPr>
                <w:rFonts w:ascii="Arial" w:eastAsia="Times New Roman" w:hAnsi="Arial" w:cs="Arial"/>
                <w:sz w:val="24"/>
                <w:szCs w:val="24"/>
              </w:rPr>
            </w:pPr>
            <w:r w:rsidRPr="00772C0B">
              <w:rPr>
                <w:rFonts w:asciiTheme="minorBidi" w:eastAsia="Times New Roman" w:hAnsiTheme="minorBidi"/>
                <w:b/>
                <w:bCs/>
                <w:color w:val="FFFFFF"/>
                <w:sz w:val="20"/>
                <w:szCs w:val="20"/>
              </w:rPr>
              <w:t>Electronic messaging controls</w:t>
            </w:r>
          </w:p>
        </w:tc>
      </w:tr>
      <w:tr w:rsidR="00772C0B" w:rsidRPr="007A2EF7" w14:paraId="1CABDEB5" w14:textId="77777777" w:rsidTr="008A1A49">
        <w:trPr>
          <w:trHeight w:val="435"/>
        </w:trPr>
        <w:tc>
          <w:tcPr>
            <w:tcW w:w="15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50E8504" w14:textId="77777777" w:rsidR="00772C0B" w:rsidRPr="004A6F30" w:rsidRDefault="00772C0B" w:rsidP="008A1A49">
            <w:pPr>
              <w:spacing w:before="120" w:after="120" w:line="240" w:lineRule="auto"/>
              <w:ind w:left="624"/>
              <w:textAlignment w:val="baseline"/>
              <w:rPr>
                <w:rFonts w:ascii="Arial" w:eastAsia="Times New Roman" w:hAnsi="Arial" w:cs="Arial"/>
                <w:b/>
                <w:bCs/>
                <w:sz w:val="24"/>
                <w:szCs w:val="24"/>
              </w:rPr>
            </w:pPr>
            <w:r>
              <w:rPr>
                <w:rFonts w:ascii="Arial" w:eastAsia="Times New Roman" w:hAnsi="Arial" w:cs="Arial"/>
                <w:b/>
                <w:bCs/>
                <w:sz w:val="20"/>
                <w:szCs w:val="20"/>
              </w:rPr>
              <w:t>19</w:t>
            </w:r>
          </w:p>
          <w:p w14:paraId="191192FE" w14:textId="77777777" w:rsidR="004760C7" w:rsidRDefault="00922575">
            <w:pPr>
              <w:spacing w:after="0"/>
            </w:pPr>
            <w:r>
              <w:rPr>
                <w:rFonts w:ascii="Arial" w:eastAsia="Arial" w:hAnsi="Arial" w:cs="Arial"/>
                <w:sz w:val="20"/>
                <w:szCs w:val="20"/>
              </w:rPr>
              <w:t>DOR.ICT.EKM.EMC.001</w:t>
            </w:r>
          </w:p>
        </w:tc>
        <w:tc>
          <w:tcPr>
            <w:tcW w:w="8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240D803" w14:textId="77777777" w:rsidR="00772C0B" w:rsidRPr="00F94986" w:rsidRDefault="00E235C8" w:rsidP="006A7733">
            <w:pPr>
              <w:spacing w:before="120" w:after="120" w:line="240" w:lineRule="auto"/>
              <w:ind w:left="284" w:right="284"/>
              <w:textAlignment w:val="baseline"/>
              <w:rPr>
                <w:rFonts w:ascii="Arial" w:eastAsia="Times New Roman" w:hAnsi="Arial" w:cs="Arial"/>
                <w:b/>
                <w:bCs/>
                <w:sz w:val="20"/>
                <w:szCs w:val="20"/>
              </w:rPr>
            </w:pPr>
            <w:r w:rsidRPr="00E235C8">
              <w:rPr>
                <w:rFonts w:ascii="Arial" w:eastAsia="Times New Roman" w:hAnsi="Arial" w:cs="Arial"/>
                <w:b/>
                <w:bCs/>
                <w:sz w:val="20"/>
                <w:szCs w:val="20"/>
              </w:rPr>
              <w:t xml:space="preserve">It must be ensured that all business information </w:t>
            </w:r>
            <w:r w:rsidR="005B510C" w:rsidRPr="00E235C8">
              <w:rPr>
                <w:rFonts w:ascii="Arial" w:eastAsia="Times New Roman" w:hAnsi="Arial" w:cs="Arial"/>
                <w:b/>
                <w:bCs/>
                <w:sz w:val="20"/>
                <w:szCs w:val="20"/>
              </w:rPr>
              <w:t>transfers</w:t>
            </w:r>
            <w:r w:rsidRPr="00E235C8">
              <w:rPr>
                <w:rFonts w:ascii="Arial" w:eastAsia="Times New Roman" w:hAnsi="Arial" w:cs="Arial"/>
                <w:b/>
                <w:bCs/>
                <w:sz w:val="20"/>
                <w:szCs w:val="20"/>
              </w:rPr>
              <w:t xml:space="preserve"> use cryptographic measures to meet confidentiality, integrity, authenticity, and non-repudiation requirements, with encryption for "strictly confidential" data</w:t>
            </w:r>
            <w:r w:rsidR="0083084C">
              <w:rPr>
                <w:rFonts w:ascii="Arial" w:eastAsia="Times New Roman" w:hAnsi="Arial" w:cs="Arial"/>
                <w:b/>
                <w:bCs/>
                <w:sz w:val="20"/>
                <w:szCs w:val="20"/>
              </w:rPr>
              <w:t xml:space="preserve"> </w:t>
            </w:r>
            <w:r w:rsidR="0083084C" w:rsidRPr="00180FCC">
              <w:rPr>
                <w:rFonts w:ascii="Arial" w:eastAsia="Times New Roman" w:hAnsi="Arial" w:cs="Arial"/>
                <w:b/>
                <w:bCs/>
                <w:sz w:val="20"/>
                <w:szCs w:val="20"/>
                <w:highlight w:val="yellow"/>
              </w:rPr>
              <w:t>or Data Crown Jewel</w:t>
            </w:r>
            <w:r w:rsidR="00BC5025" w:rsidRPr="00180FCC">
              <w:rPr>
                <w:rFonts w:ascii="Arial" w:eastAsia="Times New Roman" w:hAnsi="Arial" w:cs="Arial"/>
                <w:b/>
                <w:bCs/>
                <w:sz w:val="20"/>
                <w:szCs w:val="20"/>
                <w:highlight w:val="yellow"/>
                <w:vertAlign w:val="superscript"/>
              </w:rPr>
              <w:t>4</w:t>
            </w:r>
            <w:r w:rsidR="00BC5025" w:rsidRPr="00180FCC">
              <w:rPr>
                <w:highlight w:val="yellow"/>
              </w:rPr>
              <w:t xml:space="preserve"> </w:t>
            </w:r>
            <w:r w:rsidR="00BC5025" w:rsidRPr="00180FCC">
              <w:rPr>
                <w:rFonts w:ascii="Arial" w:eastAsia="Times New Roman" w:hAnsi="Arial" w:cs="Arial"/>
                <w:b/>
                <w:bCs/>
                <w:sz w:val="20"/>
                <w:szCs w:val="20"/>
                <w:highlight w:val="yellow"/>
              </w:rPr>
              <w:t xml:space="preserve">being implemented </w:t>
            </w:r>
            <w:r w:rsidR="00BC5025" w:rsidRPr="004A5065">
              <w:rPr>
                <w:rFonts w:ascii="Arial" w:eastAsia="Times New Roman" w:hAnsi="Arial" w:cs="Arial"/>
                <w:b/>
                <w:bCs/>
                <w:sz w:val="20"/>
                <w:szCs w:val="20"/>
                <w:highlight w:val="yellow"/>
              </w:rPr>
              <w:t xml:space="preserve">where </w:t>
            </w:r>
            <w:r w:rsidR="004A5065" w:rsidRPr="004A5065">
              <w:rPr>
                <w:rFonts w:ascii="Arial" w:eastAsia="Times New Roman" w:hAnsi="Arial" w:cs="Arial"/>
                <w:b/>
                <w:bCs/>
                <w:sz w:val="20"/>
                <w:szCs w:val="20"/>
                <w:highlight w:val="yellow"/>
              </w:rPr>
              <w:t>possible</w:t>
            </w:r>
            <w:r w:rsidRPr="00E235C8">
              <w:rPr>
                <w:rFonts w:ascii="Arial" w:eastAsia="Times New Roman" w:hAnsi="Arial" w:cs="Arial"/>
                <w:b/>
                <w:bCs/>
                <w:sz w:val="20"/>
                <w:szCs w:val="20"/>
              </w:rPr>
              <w:t>.</w:t>
            </w:r>
          </w:p>
        </w:tc>
      </w:tr>
      <w:tr w:rsidR="00772C0B" w:rsidRPr="008A4AFA" w14:paraId="6425B891" w14:textId="77777777" w:rsidTr="008A1A49">
        <w:trPr>
          <w:trHeight w:val="420"/>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88B83A6" w14:textId="77777777" w:rsidR="00772C0B" w:rsidRPr="00E92459" w:rsidRDefault="00772C0B" w:rsidP="008A1A49">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603D29">
              <w:rPr>
                <w:rFonts w:ascii="Arial" w:eastAsia="Times New Roman" w:hAnsi="Arial" w:cs="Arial"/>
                <w:sz w:val="20"/>
                <w:szCs w:val="20"/>
              </w:rPr>
              <w:t>9</w:t>
            </w:r>
            <w:r w:rsidRPr="00E92459">
              <w:rPr>
                <w:rFonts w:ascii="Arial" w:eastAsia="Times New Roman" w:hAnsi="Arial" w:cs="Arial"/>
                <w:sz w:val="20"/>
                <w:szCs w:val="20"/>
              </w:rPr>
              <w:t>.1</w:t>
            </w:r>
          </w:p>
          <w:p w14:paraId="6B462C20" w14:textId="77777777" w:rsidR="00772C0B" w:rsidRPr="008A4AFA" w:rsidRDefault="00772C0B" w:rsidP="008A1A49">
            <w:pPr>
              <w:spacing w:before="240" w:after="120"/>
              <w:ind w:left="624"/>
              <w:textAlignment w:val="baseline"/>
              <w:rPr>
                <w:rFonts w:ascii="Arial" w:eastAsia="Times New Roman" w:hAnsi="Arial" w:cs="Arial"/>
                <w:sz w:val="20"/>
                <w:szCs w:val="20"/>
              </w:rPr>
            </w:pPr>
          </w:p>
          <w:p w14:paraId="7E17C9FF" w14:textId="77777777" w:rsidR="004760C7" w:rsidRDefault="00922575">
            <w:pPr>
              <w:spacing w:after="0"/>
            </w:pPr>
            <w:r>
              <w:rPr>
                <w:rFonts w:ascii="Arial" w:eastAsia="Arial" w:hAnsi="Arial" w:cs="Arial"/>
                <w:sz w:val="20"/>
                <w:szCs w:val="20"/>
              </w:rPr>
              <w:t>DOR.ICT.EKM.EMC.002</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1AD3DEF" w14:textId="77777777" w:rsidR="00772C0B" w:rsidRPr="00825A87" w:rsidRDefault="00603D29" w:rsidP="008A1A49">
            <w:pPr>
              <w:spacing w:before="120" w:after="12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 xml:space="preserve">Solutions for electronic business information transfer must provide adequate protection capabilities by using cryptographic measures to comply with the confidentiality, authenticity, integrity, and non-repudiation requirements of the transferred business information. </w:t>
            </w:r>
          </w:p>
          <w:p w14:paraId="1E2DF53C"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Cloud PaaS, End User Device, Mobile Device, Storage Media, Other Device, Server &amp; Host Hardware, Network Connection, Supplier</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A.5.14</w:t>
            </w:r>
          </w:p>
        </w:tc>
      </w:tr>
      <w:tr w:rsidR="00772C0B" w:rsidRPr="0055057C" w14:paraId="764F5BF3" w14:textId="77777777" w:rsidTr="008A1A49">
        <w:trPr>
          <w:trHeight w:val="324"/>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266E3E" w14:textId="77777777" w:rsidR="00772C0B" w:rsidRPr="00BB0A00" w:rsidRDefault="00772C0B" w:rsidP="008A1A49">
            <w:pPr>
              <w:spacing w:before="120" w:after="120" w:line="240" w:lineRule="auto"/>
              <w:ind w:left="624"/>
              <w:textAlignment w:val="baseline"/>
              <w:rPr>
                <w:rFonts w:ascii="Arial" w:eastAsia="Times New Roman" w:hAnsi="Arial" w:cs="Arial"/>
                <w:sz w:val="20"/>
                <w:szCs w:val="20"/>
              </w:rPr>
            </w:pPr>
            <w:r>
              <w:rPr>
                <w:rFonts w:ascii="Arial" w:eastAsia="Times New Roman" w:hAnsi="Arial" w:cs="Arial"/>
                <w:sz w:val="20"/>
                <w:szCs w:val="20"/>
              </w:rPr>
              <w:t>1</w:t>
            </w:r>
            <w:r w:rsidR="00000794">
              <w:rPr>
                <w:rFonts w:ascii="Arial" w:eastAsia="Times New Roman" w:hAnsi="Arial" w:cs="Arial"/>
                <w:sz w:val="20"/>
                <w:szCs w:val="20"/>
              </w:rPr>
              <w:t>9</w:t>
            </w:r>
            <w:r>
              <w:rPr>
                <w:rFonts w:ascii="Arial" w:eastAsia="Times New Roman" w:hAnsi="Arial" w:cs="Arial"/>
                <w:sz w:val="20"/>
                <w:szCs w:val="20"/>
              </w:rPr>
              <w:t>.2</w:t>
            </w:r>
          </w:p>
          <w:p w14:paraId="5B5FF2A6" w14:textId="77777777" w:rsidR="004760C7" w:rsidRDefault="00922575">
            <w:pPr>
              <w:spacing w:after="0"/>
            </w:pPr>
            <w:r>
              <w:rPr>
                <w:rFonts w:ascii="Arial" w:eastAsia="Arial" w:hAnsi="Arial" w:cs="Arial"/>
                <w:sz w:val="20"/>
                <w:szCs w:val="20"/>
              </w:rPr>
              <w:t>DOR.ICT.EKM.EMC.003</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ECB801" w14:textId="77777777" w:rsidR="00772C0B" w:rsidRPr="00825A87" w:rsidRDefault="00B5218F" w:rsidP="008A1A49">
            <w:pPr>
              <w:spacing w:before="120" w:after="120" w:line="240" w:lineRule="auto"/>
              <w:ind w:left="284" w:right="284"/>
              <w:textAlignment w:val="baseline"/>
              <w:rPr>
                <w:rFonts w:ascii="Arial" w:eastAsia="Times New Roman" w:hAnsi="Arial" w:cs="Arial"/>
                <w:sz w:val="20"/>
                <w:szCs w:val="20"/>
              </w:rPr>
            </w:pPr>
            <w:r>
              <w:rPr>
                <w:rFonts w:ascii="Arial" w:eastAsia="Times New Roman" w:hAnsi="Arial" w:cs="Arial"/>
                <w:sz w:val="20"/>
                <w:szCs w:val="20"/>
              </w:rPr>
              <w:t>A c</w:t>
            </w:r>
            <w:r w:rsidR="00000794" w:rsidRPr="00825A87">
              <w:rPr>
                <w:rFonts w:ascii="Arial" w:eastAsia="Times New Roman" w:hAnsi="Arial" w:cs="Arial"/>
                <w:sz w:val="20"/>
                <w:szCs w:val="20"/>
              </w:rPr>
              <w:t xml:space="preserve">oncept to identify and consider the integrity requirements of the data must be defined and implemented. </w:t>
            </w:r>
          </w:p>
          <w:p w14:paraId="365BAED8"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Cloud PaaS, End User Device, Mobile Device, Storage Media, Other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A.5.14</w:t>
            </w:r>
          </w:p>
        </w:tc>
      </w:tr>
      <w:tr w:rsidR="00000794" w:rsidRPr="0055057C" w14:paraId="7C076043" w14:textId="77777777" w:rsidTr="008A1A49">
        <w:trPr>
          <w:trHeight w:val="439"/>
        </w:trPr>
        <w:tc>
          <w:tcPr>
            <w:tcW w:w="159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875E0E" w14:textId="77777777" w:rsidR="00000794" w:rsidRDefault="00000794" w:rsidP="008A1A49">
            <w:pPr>
              <w:spacing w:before="120" w:after="240" w:line="240" w:lineRule="auto"/>
              <w:ind w:left="624"/>
              <w:textAlignment w:val="baseline"/>
              <w:rPr>
                <w:rFonts w:ascii="Arial" w:eastAsia="Times New Roman" w:hAnsi="Arial" w:cs="Arial"/>
                <w:sz w:val="20"/>
                <w:szCs w:val="20"/>
              </w:rPr>
            </w:pPr>
            <w:r>
              <w:rPr>
                <w:rFonts w:ascii="Arial" w:eastAsia="Times New Roman" w:hAnsi="Arial" w:cs="Arial"/>
                <w:sz w:val="20"/>
                <w:szCs w:val="20"/>
              </w:rPr>
              <w:t>19.3</w:t>
            </w:r>
          </w:p>
          <w:p w14:paraId="2D3024C4" w14:textId="77777777" w:rsidR="004760C7" w:rsidRDefault="00922575">
            <w:pPr>
              <w:spacing w:after="0"/>
            </w:pPr>
            <w:r>
              <w:rPr>
                <w:rFonts w:ascii="Arial" w:eastAsia="Arial" w:hAnsi="Arial" w:cs="Arial"/>
                <w:sz w:val="20"/>
                <w:szCs w:val="20"/>
              </w:rPr>
              <w:t>DOR.ICT.EKM.EMC.004</w:t>
            </w:r>
          </w:p>
        </w:tc>
        <w:tc>
          <w:tcPr>
            <w:tcW w:w="803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FF3956" w14:textId="77777777" w:rsidR="00000794" w:rsidRPr="00825A87" w:rsidRDefault="00000794" w:rsidP="008A1A49">
            <w:pPr>
              <w:spacing w:before="120" w:after="240" w:line="240" w:lineRule="auto"/>
              <w:ind w:left="284" w:right="284"/>
              <w:textAlignment w:val="baseline"/>
              <w:rPr>
                <w:rFonts w:ascii="Arial" w:eastAsia="Times New Roman" w:hAnsi="Arial" w:cs="Arial"/>
                <w:sz w:val="20"/>
                <w:szCs w:val="20"/>
              </w:rPr>
            </w:pPr>
            <w:r w:rsidRPr="00825A87">
              <w:rPr>
                <w:rFonts w:ascii="Arial" w:eastAsia="Times New Roman" w:hAnsi="Arial" w:cs="Arial"/>
                <w:sz w:val="20"/>
                <w:szCs w:val="20"/>
              </w:rPr>
              <w:t xml:space="preserve">For information which is </w:t>
            </w:r>
            <w:r w:rsidR="00C94EA9" w:rsidRPr="00180FCC">
              <w:rPr>
                <w:rFonts w:ascii="Arial" w:eastAsia="Times New Roman" w:hAnsi="Arial" w:cs="Arial"/>
                <w:sz w:val="20"/>
                <w:szCs w:val="20"/>
                <w:highlight w:val="yellow"/>
              </w:rPr>
              <w:t>classified</w:t>
            </w:r>
            <w:r w:rsidR="00C94EA9" w:rsidRPr="00825A87">
              <w:rPr>
                <w:rFonts w:ascii="Arial" w:eastAsia="Times New Roman" w:hAnsi="Arial" w:cs="Arial"/>
                <w:sz w:val="20"/>
                <w:szCs w:val="20"/>
              </w:rPr>
              <w:t xml:space="preserve"> </w:t>
            </w:r>
            <w:r w:rsidRPr="00825A87">
              <w:rPr>
                <w:rFonts w:ascii="Arial" w:eastAsia="Times New Roman" w:hAnsi="Arial" w:cs="Arial"/>
                <w:sz w:val="20"/>
                <w:szCs w:val="20"/>
              </w:rPr>
              <w:t>as “strictly confidential”</w:t>
            </w:r>
            <w:r w:rsidR="00C94EA9">
              <w:rPr>
                <w:rFonts w:ascii="Arial" w:eastAsia="Times New Roman" w:hAnsi="Arial" w:cs="Arial"/>
                <w:sz w:val="20"/>
                <w:szCs w:val="20"/>
              </w:rPr>
              <w:t xml:space="preserve"> </w:t>
            </w:r>
            <w:r w:rsidR="00C94EA9" w:rsidRPr="00180FCC">
              <w:rPr>
                <w:rFonts w:ascii="Arial" w:eastAsia="Times New Roman" w:hAnsi="Arial" w:cs="Arial"/>
                <w:sz w:val="20"/>
                <w:szCs w:val="20"/>
                <w:highlight w:val="yellow"/>
              </w:rPr>
              <w:t>or "Data Crown Jewel"</w:t>
            </w:r>
            <w:r w:rsidR="00C94EA9" w:rsidRPr="00180FCC">
              <w:rPr>
                <w:rFonts w:ascii="Arial" w:eastAsia="Times New Roman" w:hAnsi="Arial" w:cs="Arial"/>
                <w:sz w:val="20"/>
                <w:szCs w:val="20"/>
                <w:highlight w:val="yellow"/>
                <w:vertAlign w:val="superscript"/>
              </w:rPr>
              <w:t>4</w:t>
            </w:r>
            <w:r w:rsidRPr="00825A87">
              <w:rPr>
                <w:rFonts w:ascii="Arial" w:eastAsia="Times New Roman" w:hAnsi="Arial" w:cs="Arial"/>
                <w:sz w:val="20"/>
                <w:szCs w:val="20"/>
              </w:rPr>
              <w:t>, all communication should be encrypted.</w:t>
            </w:r>
          </w:p>
          <w:p w14:paraId="1C4772AF" w14:textId="77777777" w:rsidR="004760C7" w:rsidRDefault="00922575">
            <w:pPr>
              <w:spacing w:after="120"/>
              <w:ind w:left="284" w:right="284"/>
            </w:pPr>
            <w:r>
              <w:rPr>
                <w:rFonts w:ascii="Arial" w:eastAsia="Arial" w:hAnsi="Arial" w:cs="Arial"/>
                <w:b/>
                <w:bCs/>
                <w:sz w:val="18"/>
                <w:szCs w:val="18"/>
              </w:rPr>
              <w:t xml:space="preserve">Asset-Types: </w:t>
            </w:r>
            <w:r>
              <w:rPr>
                <w:rFonts w:ascii="Arial" w:eastAsia="Arial" w:hAnsi="Arial" w:cs="Arial"/>
                <w:sz w:val="18"/>
                <w:szCs w:val="18"/>
              </w:rPr>
              <w:t>Information, Commercial-off-the-Shelf Solution, Underlaying Software/Technology, SaaS, Tool, Certificate, Software Appliance, Hardware Appliance, Cloud Appliance, Cloud PaaS, End User Device, Mobile Device, Storage Media, Other Device, Server &amp; Host Hardware, Network Connection</w:t>
            </w:r>
            <w:r>
              <w:rPr>
                <w:rFonts w:ascii="Arial" w:eastAsia="Arial" w:hAnsi="Arial" w:cs="Arial"/>
                <w:sz w:val="18"/>
                <w:szCs w:val="18"/>
              </w:rPr>
              <w:br/>
            </w:r>
            <w:r>
              <w:rPr>
                <w:rFonts w:ascii="Arial" w:eastAsia="Arial" w:hAnsi="Arial" w:cs="Arial"/>
                <w:b/>
                <w:bCs/>
                <w:sz w:val="18"/>
                <w:szCs w:val="18"/>
              </w:rPr>
              <w:t xml:space="preserve">Key References: </w:t>
            </w:r>
            <w:r>
              <w:rPr>
                <w:rFonts w:ascii="Arial" w:eastAsia="Arial" w:hAnsi="Arial" w:cs="Arial"/>
                <w:sz w:val="18"/>
                <w:szCs w:val="18"/>
              </w:rPr>
              <w:t>ISO 27001:2022 Cor 202203 A.5.14</w:t>
            </w:r>
          </w:p>
        </w:tc>
      </w:tr>
    </w:tbl>
    <w:p w14:paraId="4204EF7D" w14:textId="77777777" w:rsidR="005245B3" w:rsidRPr="00825A87" w:rsidRDefault="005245B3" w:rsidP="0027643D">
      <w:pPr>
        <w:rPr>
          <w:rFonts w:ascii="Arial" w:hAnsi="Arial" w:cs="Arial"/>
          <w:i/>
          <w:sz w:val="20"/>
          <w:szCs w:val="20"/>
        </w:rPr>
      </w:pPr>
    </w:p>
    <w:p w14:paraId="52645FB5" w14:textId="77777777" w:rsidR="004010F1" w:rsidRPr="00825A87" w:rsidRDefault="007055BF" w:rsidP="008161DA">
      <w:pPr>
        <w:pStyle w:val="Heading1"/>
        <w:pageBreakBefore/>
        <w:numPr>
          <w:ilvl w:val="0"/>
          <w:numId w:val="1"/>
        </w:numPr>
        <w:ind w:left="357" w:hanging="357"/>
        <w:rPr>
          <w:rFonts w:ascii="Arial" w:hAnsi="Arial" w:cs="Arial"/>
          <w:b/>
          <w:color w:val="auto"/>
          <w:sz w:val="28"/>
          <w:szCs w:val="28"/>
        </w:rPr>
      </w:pPr>
      <w:bookmarkStart w:id="130" w:name="_Ref156223975"/>
      <w:bookmarkStart w:id="131" w:name="_Ref156223984"/>
      <w:bookmarkStart w:id="132" w:name="_Toc172186494"/>
      <w:bookmarkStart w:id="133" w:name="_Toc234399368"/>
      <w:r w:rsidRPr="00825A87">
        <w:rPr>
          <w:rFonts w:ascii="Arial" w:hAnsi="Arial" w:cs="Arial"/>
          <w:b/>
          <w:color w:val="auto"/>
          <w:sz w:val="28"/>
          <w:szCs w:val="28"/>
        </w:rPr>
        <w:t>Roles and Responsibilities</w:t>
      </w:r>
      <w:bookmarkEnd w:id="130"/>
      <w:bookmarkEnd w:id="131"/>
      <w:bookmarkEnd w:id="132"/>
      <w:bookmarkEnd w:id="133"/>
    </w:p>
    <w:p w14:paraId="6FB87FAA" w14:textId="77777777" w:rsidR="00492AC5" w:rsidRPr="00825A87" w:rsidRDefault="00492AC5" w:rsidP="000A0009">
      <w:pPr>
        <w:pStyle w:val="Heading2"/>
        <w:numPr>
          <w:ilvl w:val="1"/>
          <w:numId w:val="1"/>
        </w:numPr>
        <w:ind w:left="540" w:hanging="540"/>
        <w:jc w:val="both"/>
        <w:rPr>
          <w:rFonts w:ascii="Arial" w:hAnsi="Arial" w:cs="Arial"/>
          <w:color w:val="000000" w:themeColor="text1"/>
          <w:sz w:val="24"/>
          <w:szCs w:val="24"/>
        </w:rPr>
      </w:pPr>
      <w:bookmarkStart w:id="134" w:name="_Toc179793147"/>
      <w:bookmarkStart w:id="135" w:name="_Toc179979536"/>
      <w:bookmarkStart w:id="136" w:name="_Toc159408466"/>
      <w:bookmarkStart w:id="137" w:name="_Toc159408467"/>
      <w:bookmarkStart w:id="138" w:name="_Toc159408468"/>
      <w:bookmarkStart w:id="139" w:name="_Toc159408469"/>
      <w:bookmarkStart w:id="140" w:name="_Toc159408470"/>
      <w:bookmarkStart w:id="141" w:name="_Toc159408471"/>
      <w:bookmarkStart w:id="142" w:name="_Toc159408472"/>
      <w:bookmarkStart w:id="143" w:name="_Toc159408473"/>
      <w:bookmarkStart w:id="144" w:name="_Toc155339213"/>
      <w:bookmarkStart w:id="145" w:name="_Toc155793178"/>
      <w:bookmarkStart w:id="146" w:name="_Toc155793227"/>
      <w:bookmarkStart w:id="147" w:name="_Toc155793351"/>
      <w:bookmarkStart w:id="148" w:name="_Toc155797016"/>
      <w:bookmarkStart w:id="149" w:name="_Toc180497381"/>
      <w:bookmarkStart w:id="150" w:name="_Toc180497382"/>
      <w:bookmarkStart w:id="151" w:name="_Toc172186495"/>
      <w:bookmarkStart w:id="152" w:name="_Toc234399369"/>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Pr="00825A87">
        <w:rPr>
          <w:rFonts w:ascii="Arial" w:hAnsi="Arial" w:cs="Arial"/>
          <w:color w:val="000000" w:themeColor="text1"/>
          <w:sz w:val="24"/>
          <w:szCs w:val="24"/>
        </w:rPr>
        <w:t>Creator</w:t>
      </w:r>
      <w:bookmarkEnd w:id="151"/>
      <w:bookmarkEnd w:id="152"/>
    </w:p>
    <w:p w14:paraId="14067F97" w14:textId="77777777" w:rsidR="009D6A80" w:rsidRPr="00825A87" w:rsidRDefault="009D6A80" w:rsidP="009D6A80">
      <w:pPr>
        <w:rPr>
          <w:rFonts w:ascii="Arial" w:hAnsi="Arial" w:cs="Arial"/>
        </w:rPr>
      </w:pPr>
    </w:p>
    <w:p w14:paraId="58598DCF" w14:textId="77777777" w:rsidR="009709FD" w:rsidRPr="00825A87" w:rsidRDefault="009709FD" w:rsidP="009709FD">
      <w:pPr>
        <w:pStyle w:val="Default"/>
        <w:rPr>
          <w:sz w:val="20"/>
          <w:szCs w:val="20"/>
          <w:lang w:val="en-US"/>
        </w:rPr>
      </w:pPr>
      <w:r w:rsidRPr="00825A87">
        <w:rPr>
          <w:color w:val="auto"/>
          <w:sz w:val="20"/>
          <w:szCs w:val="20"/>
          <w:lang w:val="en-US"/>
        </w:rPr>
        <w:t xml:space="preserve">The creator of the </w:t>
      </w:r>
      <w:r w:rsidRPr="00825A87">
        <w:rPr>
          <w:sz w:val="20"/>
          <w:szCs w:val="20"/>
          <w:lang w:val="en-US"/>
        </w:rPr>
        <w:t xml:space="preserve">Encryption and Key Management Guideline </w:t>
      </w:r>
      <w:r w:rsidR="006D3DD8" w:rsidRPr="00825A87">
        <w:rPr>
          <w:sz w:val="20"/>
          <w:szCs w:val="20"/>
          <w:lang w:val="en-US"/>
        </w:rPr>
        <w:t xml:space="preserve">is the </w:t>
      </w:r>
      <w:r w:rsidR="00D051A1" w:rsidRPr="00825A87">
        <w:rPr>
          <w:sz w:val="20"/>
          <w:szCs w:val="20"/>
          <w:lang w:val="en-US"/>
        </w:rPr>
        <w:t xml:space="preserve">ICT Risk </w:t>
      </w:r>
      <w:r w:rsidR="009A5A98" w:rsidRPr="00180FCC">
        <w:rPr>
          <w:sz w:val="20"/>
          <w:szCs w:val="20"/>
          <w:highlight w:val="yellow"/>
          <w:lang w:val="en-US"/>
        </w:rPr>
        <w:t>Governance &amp; Advisory</w:t>
      </w:r>
      <w:r w:rsidR="009A5A98" w:rsidRPr="00825A87">
        <w:rPr>
          <w:sz w:val="20"/>
          <w:szCs w:val="20"/>
          <w:lang w:val="en-US"/>
        </w:rPr>
        <w:t xml:space="preserve"> </w:t>
      </w:r>
      <w:r w:rsidR="00D051A1" w:rsidRPr="00825A87">
        <w:rPr>
          <w:sz w:val="20"/>
          <w:szCs w:val="20"/>
          <w:lang w:val="en-US"/>
        </w:rPr>
        <w:t>Unit (Specialist)</w:t>
      </w:r>
      <w:r w:rsidR="006D3DD8" w:rsidRPr="00825A87">
        <w:rPr>
          <w:sz w:val="20"/>
          <w:szCs w:val="20"/>
          <w:lang w:val="en-US"/>
        </w:rPr>
        <w:t>.</w:t>
      </w:r>
    </w:p>
    <w:p w14:paraId="7EA222C0" w14:textId="77777777" w:rsidR="009709FD" w:rsidRPr="00825A87" w:rsidRDefault="009709FD" w:rsidP="009709FD">
      <w:pPr>
        <w:pStyle w:val="Default"/>
        <w:rPr>
          <w:color w:val="auto"/>
          <w:sz w:val="20"/>
          <w:szCs w:val="20"/>
          <w:lang w:val="en-US"/>
        </w:rPr>
      </w:pPr>
    </w:p>
    <w:p w14:paraId="2D1C16D0" w14:textId="77777777" w:rsidR="009709FD" w:rsidRPr="00825A87" w:rsidRDefault="009709FD" w:rsidP="009709FD">
      <w:pPr>
        <w:pStyle w:val="Default"/>
        <w:rPr>
          <w:color w:val="auto"/>
          <w:sz w:val="20"/>
          <w:szCs w:val="20"/>
          <w:lang w:val="en-US"/>
        </w:rPr>
      </w:pPr>
      <w:r w:rsidRPr="00825A87">
        <w:rPr>
          <w:color w:val="auto"/>
          <w:sz w:val="20"/>
          <w:szCs w:val="20"/>
          <w:lang w:val="en-US"/>
        </w:rPr>
        <w:t xml:space="preserve">The creator of </w:t>
      </w:r>
      <w:r w:rsidRPr="00825A87">
        <w:rPr>
          <w:sz w:val="20"/>
          <w:szCs w:val="20"/>
          <w:lang w:val="en-US"/>
        </w:rPr>
        <w:t xml:space="preserve">Encryption and Key Management Guideline </w:t>
      </w:r>
      <w:r w:rsidRPr="00825A87">
        <w:rPr>
          <w:color w:val="auto"/>
          <w:sz w:val="20"/>
          <w:szCs w:val="20"/>
          <w:lang w:val="en-US"/>
        </w:rPr>
        <w:t>has the responsibility to issue clear, precise, and appropriate written rules to give guidance for implementation to the target group. It is important to ensure that all required information is accurate, up to date and complete.</w:t>
      </w:r>
    </w:p>
    <w:p w14:paraId="29A3F52B" w14:textId="77777777" w:rsidR="009709FD" w:rsidRPr="00825A87" w:rsidRDefault="009709FD" w:rsidP="009709FD">
      <w:pPr>
        <w:rPr>
          <w:rFonts w:ascii="Arial" w:hAnsi="Arial" w:cs="Arial"/>
          <w:sz w:val="20"/>
          <w:szCs w:val="20"/>
        </w:rPr>
      </w:pPr>
    </w:p>
    <w:p w14:paraId="120130AA" w14:textId="77777777" w:rsidR="009709FD" w:rsidRPr="00825A87" w:rsidRDefault="009709FD" w:rsidP="009709FD">
      <w:pPr>
        <w:pStyle w:val="Heading2"/>
        <w:numPr>
          <w:ilvl w:val="1"/>
          <w:numId w:val="1"/>
        </w:numPr>
        <w:ind w:left="540" w:hanging="540"/>
        <w:jc w:val="both"/>
        <w:rPr>
          <w:rFonts w:ascii="Arial" w:hAnsi="Arial" w:cs="Arial"/>
          <w:color w:val="000000" w:themeColor="text1"/>
          <w:sz w:val="24"/>
          <w:szCs w:val="24"/>
        </w:rPr>
      </w:pPr>
      <w:bookmarkStart w:id="153" w:name="_Toc234399370"/>
      <w:r w:rsidRPr="00825A87">
        <w:rPr>
          <w:rFonts w:ascii="Arial" w:hAnsi="Arial" w:cs="Arial"/>
          <w:color w:val="000000" w:themeColor="text1"/>
          <w:sz w:val="24"/>
          <w:szCs w:val="24"/>
        </w:rPr>
        <w:t>Guideline Owner</w:t>
      </w:r>
      <w:bookmarkEnd w:id="153"/>
    </w:p>
    <w:p w14:paraId="52B4AC85" w14:textId="77777777" w:rsidR="009709FD" w:rsidRPr="00825A87" w:rsidRDefault="009709FD" w:rsidP="009709FD">
      <w:pPr>
        <w:rPr>
          <w:rFonts w:ascii="Arial" w:hAnsi="Arial" w:cs="Arial"/>
        </w:rPr>
      </w:pPr>
    </w:p>
    <w:p w14:paraId="784B3E15" w14:textId="77777777" w:rsidR="009709FD" w:rsidRPr="00825A87" w:rsidRDefault="009709FD" w:rsidP="009709FD">
      <w:pPr>
        <w:rPr>
          <w:rFonts w:ascii="Arial" w:hAnsi="Arial" w:cs="Arial"/>
          <w:sz w:val="20"/>
          <w:szCs w:val="20"/>
        </w:rPr>
      </w:pPr>
      <w:r w:rsidRPr="00825A87">
        <w:rPr>
          <w:rFonts w:ascii="Arial" w:hAnsi="Arial" w:cs="Arial"/>
          <w:sz w:val="20"/>
          <w:szCs w:val="20"/>
        </w:rPr>
        <w:t xml:space="preserve">The owner of the Encryption and Key Management Guideline </w:t>
      </w:r>
      <w:r w:rsidR="002A1BC0" w:rsidRPr="00825A87">
        <w:rPr>
          <w:rFonts w:ascii="Arial" w:hAnsi="Arial" w:cs="Arial"/>
          <w:sz w:val="20"/>
          <w:szCs w:val="20"/>
        </w:rPr>
        <w:t xml:space="preserve">is </w:t>
      </w:r>
      <w:r w:rsidR="00611CA5" w:rsidRPr="00825A87">
        <w:rPr>
          <w:rFonts w:ascii="Arial" w:hAnsi="Arial" w:cs="Arial"/>
          <w:sz w:val="20"/>
          <w:szCs w:val="20"/>
        </w:rPr>
        <w:t xml:space="preserve">Head of ICT Risk </w:t>
      </w:r>
      <w:r w:rsidR="009A5A98" w:rsidRPr="00565A4E">
        <w:rPr>
          <w:rFonts w:ascii="Arial" w:hAnsi="Arial" w:cs="Arial"/>
          <w:sz w:val="20"/>
          <w:szCs w:val="20"/>
          <w:highlight w:val="yellow"/>
        </w:rPr>
        <w:t>Governance &amp; Advisory</w:t>
      </w:r>
      <w:r w:rsidR="00611CA5" w:rsidRPr="00825A87">
        <w:rPr>
          <w:rFonts w:ascii="Arial" w:hAnsi="Arial" w:cs="Arial"/>
          <w:sz w:val="20"/>
          <w:szCs w:val="20"/>
        </w:rPr>
        <w:t xml:space="preserve"> Unit</w:t>
      </w:r>
      <w:r w:rsidR="003F7C44" w:rsidRPr="00825A87">
        <w:rPr>
          <w:rFonts w:ascii="Arial" w:hAnsi="Arial" w:cs="Arial"/>
          <w:sz w:val="20"/>
          <w:szCs w:val="20"/>
        </w:rPr>
        <w:t>.</w:t>
      </w:r>
    </w:p>
    <w:p w14:paraId="7999AEAD" w14:textId="77777777" w:rsidR="00E02A33" w:rsidRPr="00825A87" w:rsidRDefault="00E02A33" w:rsidP="00E02A33">
      <w:pPr>
        <w:rPr>
          <w:rFonts w:ascii="Arial" w:hAnsi="Arial" w:cs="Arial"/>
          <w:sz w:val="20"/>
          <w:szCs w:val="20"/>
        </w:rPr>
      </w:pPr>
      <w:r w:rsidRPr="00825A87">
        <w:rPr>
          <w:rFonts w:ascii="Arial" w:hAnsi="Arial" w:cs="Arial"/>
          <w:sz w:val="20"/>
          <w:szCs w:val="20"/>
        </w:rPr>
        <w:t>The most important tasks (not an exhaustive list) within the scope of responsibility are:</w:t>
      </w:r>
    </w:p>
    <w:p w14:paraId="17CF1737" w14:textId="77777777" w:rsidR="009709FD" w:rsidRPr="00825A87" w:rsidRDefault="009709FD" w:rsidP="005A73E6">
      <w:pPr>
        <w:pStyle w:val="ListParagraph"/>
        <w:numPr>
          <w:ilvl w:val="0"/>
          <w:numId w:val="39"/>
        </w:numPr>
        <w:rPr>
          <w:rFonts w:ascii="Arial" w:hAnsi="Arial" w:cs="Arial"/>
          <w:sz w:val="20"/>
          <w:szCs w:val="20"/>
        </w:rPr>
      </w:pPr>
      <w:r w:rsidRPr="00825A87">
        <w:rPr>
          <w:rFonts w:ascii="Arial" w:hAnsi="Arial" w:cs="Arial"/>
          <w:sz w:val="20"/>
          <w:szCs w:val="20"/>
        </w:rPr>
        <w:t xml:space="preserve">Ensure completeness of </w:t>
      </w:r>
      <w:r w:rsidR="00FB622A">
        <w:rPr>
          <w:rFonts w:ascii="Arial" w:hAnsi="Arial" w:cs="Arial"/>
          <w:sz w:val="20"/>
          <w:szCs w:val="20"/>
        </w:rPr>
        <w:t xml:space="preserve">the </w:t>
      </w:r>
      <w:r w:rsidR="00203C8A" w:rsidRPr="00825A87">
        <w:rPr>
          <w:rFonts w:ascii="Arial" w:hAnsi="Arial" w:cs="Arial"/>
          <w:sz w:val="20"/>
          <w:szCs w:val="20"/>
        </w:rPr>
        <w:t>G</w:t>
      </w:r>
      <w:r w:rsidRPr="00825A87">
        <w:rPr>
          <w:rFonts w:ascii="Arial" w:hAnsi="Arial" w:cs="Arial"/>
          <w:sz w:val="20"/>
          <w:szCs w:val="20"/>
        </w:rPr>
        <w:t>uideline within functional area of responsibility</w:t>
      </w:r>
    </w:p>
    <w:p w14:paraId="7EBA4FE6" w14:textId="77777777" w:rsidR="009709FD" w:rsidRPr="00825A87" w:rsidRDefault="009709FD" w:rsidP="005A73E6">
      <w:pPr>
        <w:pStyle w:val="ListParagraph"/>
        <w:numPr>
          <w:ilvl w:val="0"/>
          <w:numId w:val="39"/>
        </w:numPr>
        <w:rPr>
          <w:rFonts w:ascii="Arial" w:hAnsi="Arial" w:cs="Arial"/>
          <w:sz w:val="20"/>
          <w:szCs w:val="20"/>
        </w:rPr>
      </w:pPr>
      <w:r w:rsidRPr="00825A87">
        <w:rPr>
          <w:rFonts w:ascii="Arial" w:hAnsi="Arial" w:cs="Arial"/>
          <w:sz w:val="20"/>
          <w:szCs w:val="20"/>
        </w:rPr>
        <w:t>Ensure correctness of content and th</w:t>
      </w:r>
      <w:r w:rsidR="005E3B8B" w:rsidRPr="00825A87">
        <w:rPr>
          <w:rFonts w:ascii="Arial" w:hAnsi="Arial" w:cs="Arial"/>
          <w:sz w:val="20"/>
          <w:szCs w:val="20"/>
        </w:rPr>
        <w:t>e</w:t>
      </w:r>
      <w:r w:rsidRPr="00825A87">
        <w:rPr>
          <w:rFonts w:ascii="Arial" w:hAnsi="Arial" w:cs="Arial"/>
          <w:sz w:val="20"/>
          <w:szCs w:val="20"/>
        </w:rPr>
        <w:t xml:space="preserve"> </w:t>
      </w:r>
      <w:r w:rsidR="00203C8A" w:rsidRPr="00825A87">
        <w:rPr>
          <w:rFonts w:ascii="Arial" w:hAnsi="Arial" w:cs="Arial"/>
          <w:sz w:val="20"/>
          <w:szCs w:val="20"/>
        </w:rPr>
        <w:t>G</w:t>
      </w:r>
      <w:r w:rsidRPr="00825A87">
        <w:rPr>
          <w:rFonts w:ascii="Arial" w:hAnsi="Arial" w:cs="Arial"/>
          <w:sz w:val="20"/>
          <w:szCs w:val="20"/>
        </w:rPr>
        <w:t xml:space="preserve">uideline </w:t>
      </w:r>
      <w:r w:rsidR="005E3B8B" w:rsidRPr="00825A87">
        <w:rPr>
          <w:rFonts w:ascii="Arial" w:hAnsi="Arial" w:cs="Arial"/>
          <w:sz w:val="20"/>
          <w:szCs w:val="20"/>
        </w:rPr>
        <w:t>is</w:t>
      </w:r>
      <w:r w:rsidRPr="00825A87">
        <w:rPr>
          <w:rFonts w:ascii="Arial" w:hAnsi="Arial" w:cs="Arial"/>
          <w:sz w:val="20"/>
          <w:szCs w:val="20"/>
        </w:rPr>
        <w:t xml:space="preserve"> up to date</w:t>
      </w:r>
    </w:p>
    <w:p w14:paraId="4C98303A" w14:textId="77777777" w:rsidR="009709FD" w:rsidRPr="00825A87" w:rsidRDefault="009709FD" w:rsidP="005A73E6">
      <w:pPr>
        <w:pStyle w:val="ListParagraph"/>
        <w:numPr>
          <w:ilvl w:val="0"/>
          <w:numId w:val="39"/>
        </w:numPr>
        <w:rPr>
          <w:rFonts w:ascii="Arial" w:hAnsi="Arial" w:cs="Arial"/>
          <w:sz w:val="20"/>
          <w:szCs w:val="20"/>
        </w:rPr>
      </w:pPr>
      <w:r w:rsidRPr="00825A87">
        <w:rPr>
          <w:rFonts w:ascii="Arial" w:hAnsi="Arial" w:cs="Arial"/>
          <w:sz w:val="20"/>
          <w:szCs w:val="20"/>
        </w:rPr>
        <w:t xml:space="preserve">Define and conduct adherence oversight measures for </w:t>
      </w:r>
      <w:r w:rsidR="00203C8A" w:rsidRPr="00825A87">
        <w:rPr>
          <w:rFonts w:ascii="Arial" w:hAnsi="Arial" w:cs="Arial"/>
          <w:sz w:val="20"/>
          <w:szCs w:val="20"/>
        </w:rPr>
        <w:t>G</w:t>
      </w:r>
      <w:r w:rsidRPr="00825A87">
        <w:rPr>
          <w:rFonts w:ascii="Arial" w:hAnsi="Arial" w:cs="Arial"/>
          <w:sz w:val="20"/>
          <w:szCs w:val="20"/>
        </w:rPr>
        <w:t>uidelines on a regular basis</w:t>
      </w:r>
    </w:p>
    <w:p w14:paraId="057EFCB6" w14:textId="77777777" w:rsidR="009709FD" w:rsidRPr="00825A87" w:rsidRDefault="009709FD" w:rsidP="005A73E6">
      <w:pPr>
        <w:pStyle w:val="ListParagraph"/>
        <w:numPr>
          <w:ilvl w:val="0"/>
          <w:numId w:val="39"/>
        </w:numPr>
        <w:rPr>
          <w:rFonts w:ascii="Arial" w:hAnsi="Arial" w:cs="Arial"/>
          <w:sz w:val="20"/>
          <w:szCs w:val="20"/>
        </w:rPr>
      </w:pPr>
      <w:r w:rsidRPr="00825A87">
        <w:rPr>
          <w:rFonts w:ascii="Arial" w:hAnsi="Arial" w:cs="Arial"/>
          <w:sz w:val="20"/>
          <w:szCs w:val="20"/>
        </w:rPr>
        <w:t xml:space="preserve">Assess impact on the </w:t>
      </w:r>
      <w:r w:rsidR="00203C8A" w:rsidRPr="00825A87">
        <w:rPr>
          <w:rFonts w:ascii="Arial" w:hAnsi="Arial" w:cs="Arial"/>
          <w:sz w:val="20"/>
          <w:szCs w:val="20"/>
        </w:rPr>
        <w:t>G</w:t>
      </w:r>
      <w:r w:rsidRPr="00825A87">
        <w:rPr>
          <w:rFonts w:ascii="Arial" w:hAnsi="Arial" w:cs="Arial"/>
          <w:sz w:val="20"/>
          <w:szCs w:val="20"/>
        </w:rPr>
        <w:t xml:space="preserve">uideline with major focus on requirements as well as roles and responsibilities in the event of </w:t>
      </w:r>
      <w:r w:rsidR="0029565D" w:rsidRPr="00825A87">
        <w:rPr>
          <w:rFonts w:ascii="Arial" w:hAnsi="Arial" w:cs="Arial"/>
          <w:sz w:val="20"/>
          <w:szCs w:val="20"/>
        </w:rPr>
        <w:t>organizational</w:t>
      </w:r>
      <w:r w:rsidRPr="00825A87">
        <w:rPr>
          <w:rFonts w:ascii="Arial" w:hAnsi="Arial" w:cs="Arial"/>
          <w:sz w:val="20"/>
          <w:szCs w:val="20"/>
        </w:rPr>
        <w:t xml:space="preserve"> changes, new products etc.</w:t>
      </w:r>
    </w:p>
    <w:p w14:paraId="73B18B36" w14:textId="77777777" w:rsidR="009709FD" w:rsidRPr="00825A87" w:rsidRDefault="009709FD" w:rsidP="009709FD">
      <w:pPr>
        <w:rPr>
          <w:rFonts w:ascii="Arial" w:hAnsi="Arial" w:cs="Arial"/>
          <w:sz w:val="20"/>
          <w:szCs w:val="20"/>
        </w:rPr>
      </w:pPr>
      <w:r w:rsidRPr="00825A87">
        <w:rPr>
          <w:rFonts w:ascii="Arial" w:hAnsi="Arial" w:cs="Arial"/>
          <w:sz w:val="20"/>
          <w:szCs w:val="20"/>
        </w:rPr>
        <w:t xml:space="preserve">The </w:t>
      </w:r>
      <w:r w:rsidR="00203C8A" w:rsidRPr="00825A87">
        <w:rPr>
          <w:rFonts w:ascii="Arial" w:hAnsi="Arial" w:cs="Arial"/>
          <w:sz w:val="20"/>
          <w:szCs w:val="20"/>
        </w:rPr>
        <w:t>G</w:t>
      </w:r>
      <w:r w:rsidRPr="00825A87">
        <w:rPr>
          <w:rFonts w:ascii="Arial" w:hAnsi="Arial" w:cs="Arial"/>
          <w:sz w:val="20"/>
          <w:szCs w:val="20"/>
        </w:rPr>
        <w:t xml:space="preserve">uideline </w:t>
      </w:r>
      <w:r w:rsidR="00203C8A" w:rsidRPr="00825A87">
        <w:rPr>
          <w:rFonts w:ascii="Arial" w:hAnsi="Arial" w:cs="Arial"/>
          <w:sz w:val="20"/>
          <w:szCs w:val="20"/>
        </w:rPr>
        <w:t>O</w:t>
      </w:r>
      <w:r w:rsidRPr="00825A87">
        <w:rPr>
          <w:rFonts w:ascii="Arial" w:hAnsi="Arial" w:cs="Arial"/>
          <w:sz w:val="20"/>
          <w:szCs w:val="20"/>
        </w:rPr>
        <w:t xml:space="preserve">wner has at least an Expert or Head of Unit </w:t>
      </w:r>
      <w:r w:rsidR="005B1EB8" w:rsidRPr="00825A87">
        <w:rPr>
          <w:rFonts w:ascii="Arial" w:hAnsi="Arial" w:cs="Arial"/>
          <w:sz w:val="20"/>
          <w:szCs w:val="20"/>
        </w:rPr>
        <w:t>level.</w:t>
      </w:r>
    </w:p>
    <w:p w14:paraId="7D368030" w14:textId="77777777" w:rsidR="004E4F4C" w:rsidRPr="00825A87" w:rsidRDefault="00E200C8" w:rsidP="00A76F03">
      <w:pPr>
        <w:rPr>
          <w:rFonts w:ascii="Arial" w:hAnsi="Arial" w:cs="Arial"/>
          <w:sz w:val="20"/>
          <w:szCs w:val="20"/>
        </w:rPr>
      </w:pPr>
      <w:r w:rsidRPr="00825A87">
        <w:rPr>
          <w:rFonts w:ascii="Arial" w:hAnsi="Arial" w:cs="Arial"/>
          <w:sz w:val="20"/>
          <w:szCs w:val="20"/>
        </w:rPr>
        <w:t xml:space="preserve">The </w:t>
      </w:r>
      <w:r w:rsidR="002612AE" w:rsidRPr="00825A87">
        <w:rPr>
          <w:rFonts w:ascii="Arial" w:hAnsi="Arial" w:cs="Arial"/>
          <w:sz w:val="20"/>
          <w:szCs w:val="20"/>
        </w:rPr>
        <w:t>Guideline Owner</w:t>
      </w:r>
      <w:r w:rsidR="009D3969" w:rsidRPr="00825A87">
        <w:rPr>
          <w:rFonts w:ascii="Arial" w:hAnsi="Arial" w:cs="Arial"/>
          <w:sz w:val="20"/>
          <w:szCs w:val="20"/>
        </w:rPr>
        <w:t xml:space="preserve"> is</w:t>
      </w:r>
      <w:r w:rsidR="009709FD" w:rsidRPr="00825A87">
        <w:rPr>
          <w:rFonts w:ascii="Arial" w:hAnsi="Arial" w:cs="Arial"/>
          <w:sz w:val="20"/>
          <w:szCs w:val="20"/>
        </w:rPr>
        <w:t xml:space="preserve"> responsible for publishing and updating the Encryption and Key Management Guideline according to established procedures within</w:t>
      </w:r>
      <w:r w:rsidR="00C05F58" w:rsidRPr="00825A87">
        <w:rPr>
          <w:rFonts w:ascii="Arial" w:hAnsi="Arial" w:cs="Arial"/>
          <w:sz w:val="20"/>
          <w:szCs w:val="20"/>
        </w:rPr>
        <w:t xml:space="preserve"> the</w:t>
      </w:r>
      <w:r w:rsidR="009709FD" w:rsidRPr="00825A87">
        <w:rPr>
          <w:rFonts w:ascii="Arial" w:hAnsi="Arial" w:cs="Arial"/>
          <w:sz w:val="20"/>
          <w:szCs w:val="20"/>
        </w:rPr>
        <w:t xml:space="preserve"> organization.</w:t>
      </w:r>
    </w:p>
    <w:p w14:paraId="2EE0AF18" w14:textId="77777777" w:rsidR="004E4F4C" w:rsidRPr="00825A87" w:rsidRDefault="004E4F4C" w:rsidP="00A76F03">
      <w:pPr>
        <w:rPr>
          <w:rFonts w:ascii="Arial" w:hAnsi="Arial" w:cs="Arial"/>
        </w:rPr>
      </w:pPr>
    </w:p>
    <w:p w14:paraId="7CA9F6B8" w14:textId="77777777" w:rsidR="004A6AF8" w:rsidRPr="00825A87" w:rsidRDefault="004A6AF8">
      <w:pPr>
        <w:rPr>
          <w:rFonts w:ascii="Arial" w:eastAsiaTheme="majorEastAsia" w:hAnsi="Arial" w:cs="Arial"/>
          <w:b/>
          <w:color w:val="000000" w:themeColor="text1"/>
          <w:sz w:val="28"/>
          <w:szCs w:val="28"/>
        </w:rPr>
      </w:pPr>
      <w:bookmarkStart w:id="154" w:name="_Toc172323169"/>
      <w:bookmarkStart w:id="155" w:name="_Toc172323170"/>
      <w:bookmarkStart w:id="156" w:name="_Toc172323171"/>
      <w:bookmarkStart w:id="157" w:name="_Toc172323172"/>
      <w:bookmarkStart w:id="158" w:name="_Toc172323173"/>
      <w:bookmarkStart w:id="159" w:name="_Toc172323174"/>
      <w:bookmarkStart w:id="160" w:name="_Toc172323175"/>
      <w:bookmarkStart w:id="161" w:name="_Toc172323176"/>
      <w:bookmarkStart w:id="162" w:name="_Toc172323177"/>
      <w:bookmarkStart w:id="163" w:name="_Toc172323178"/>
      <w:bookmarkEnd w:id="154"/>
      <w:bookmarkEnd w:id="155"/>
      <w:bookmarkEnd w:id="156"/>
      <w:bookmarkEnd w:id="157"/>
      <w:bookmarkEnd w:id="158"/>
      <w:bookmarkEnd w:id="159"/>
      <w:bookmarkEnd w:id="160"/>
      <w:bookmarkEnd w:id="161"/>
      <w:bookmarkEnd w:id="162"/>
      <w:bookmarkEnd w:id="163"/>
      <w:r w:rsidRPr="00825A87">
        <w:rPr>
          <w:rFonts w:ascii="Arial" w:hAnsi="Arial" w:cs="Arial"/>
          <w:b/>
          <w:color w:val="000000" w:themeColor="text1"/>
          <w:sz w:val="28"/>
          <w:szCs w:val="28"/>
        </w:rPr>
        <w:br w:type="page"/>
      </w:r>
    </w:p>
    <w:p w14:paraId="1F6AEA3B" w14:textId="77777777" w:rsidR="008B773B" w:rsidRPr="00825A87" w:rsidRDefault="008B773B" w:rsidP="008B773B">
      <w:pPr>
        <w:pStyle w:val="Heading1"/>
        <w:numPr>
          <w:ilvl w:val="0"/>
          <w:numId w:val="1"/>
        </w:numPr>
        <w:rPr>
          <w:rFonts w:ascii="Arial" w:hAnsi="Arial" w:cs="Arial"/>
          <w:b/>
          <w:color w:val="000000" w:themeColor="text1"/>
          <w:sz w:val="28"/>
          <w:szCs w:val="28"/>
        </w:rPr>
      </w:pPr>
      <w:bookmarkStart w:id="164" w:name="_Toc234399371"/>
      <w:r w:rsidRPr="00825A87">
        <w:rPr>
          <w:rFonts w:ascii="Arial" w:hAnsi="Arial" w:cs="Arial"/>
          <w:b/>
          <w:color w:val="000000" w:themeColor="text1"/>
          <w:sz w:val="28"/>
          <w:szCs w:val="28"/>
        </w:rPr>
        <w:t>Appendix</w:t>
      </w:r>
      <w:bookmarkEnd w:id="164"/>
    </w:p>
    <w:p w14:paraId="63A896CC" w14:textId="77777777" w:rsidR="008B773B" w:rsidRPr="00825A87" w:rsidRDefault="008B773B" w:rsidP="008B773B">
      <w:pPr>
        <w:pStyle w:val="Heading2"/>
        <w:numPr>
          <w:ilvl w:val="1"/>
          <w:numId w:val="1"/>
        </w:numPr>
        <w:ind w:left="540" w:hanging="540"/>
        <w:jc w:val="both"/>
        <w:rPr>
          <w:rFonts w:ascii="Arial" w:hAnsi="Arial" w:cs="Arial"/>
          <w:color w:val="auto"/>
          <w:sz w:val="24"/>
          <w:szCs w:val="24"/>
        </w:rPr>
      </w:pPr>
      <w:bookmarkStart w:id="165" w:name="_Toc234399372"/>
      <w:r w:rsidRPr="00825A87">
        <w:rPr>
          <w:rFonts w:ascii="Arial" w:hAnsi="Arial" w:cs="Arial"/>
          <w:color w:val="auto"/>
          <w:sz w:val="24"/>
          <w:szCs w:val="24"/>
        </w:rPr>
        <w:t>Contact Information</w:t>
      </w:r>
      <w:bookmarkEnd w:id="165"/>
    </w:p>
    <w:p w14:paraId="55AE073F" w14:textId="77777777" w:rsidR="003210AE" w:rsidRPr="00825A87" w:rsidRDefault="003210AE" w:rsidP="005A5CCB">
      <w:pPr>
        <w:rPr>
          <w:rFonts w:ascii="Arial" w:hAnsi="Arial" w:cs="Arial"/>
          <w:sz w:val="20"/>
          <w:szCs w:val="20"/>
        </w:rPr>
      </w:pPr>
    </w:p>
    <w:p w14:paraId="1058CE63" w14:textId="77777777" w:rsidR="00E4445D" w:rsidRDefault="00E4445D" w:rsidP="005A5CCB">
      <w:pPr>
        <w:rPr>
          <w:rFonts w:ascii="Arial" w:hAnsi="Arial" w:cs="Arial"/>
          <w:sz w:val="20"/>
          <w:szCs w:val="20"/>
        </w:rPr>
      </w:pPr>
      <w:r w:rsidRPr="00A656D9">
        <w:rPr>
          <w:rFonts w:ascii="Arial" w:hAnsi="Arial" w:cs="Arial"/>
          <w:sz w:val="20"/>
          <w:szCs w:val="20"/>
          <w:highlight w:val="yellow"/>
        </w:rPr>
        <w:t>Written Rule Owner: Head of ICT Risk Governance &amp; Advisory Unit</w:t>
      </w:r>
    </w:p>
    <w:p w14:paraId="39F25EEB" w14:textId="77777777" w:rsidR="003210AE" w:rsidRPr="00825A87" w:rsidRDefault="0029452C" w:rsidP="005A5CCB">
      <w:pPr>
        <w:rPr>
          <w:rFonts w:ascii="Arial" w:hAnsi="Arial" w:cs="Arial"/>
          <w:sz w:val="20"/>
          <w:szCs w:val="20"/>
        </w:rPr>
      </w:pPr>
      <w:r w:rsidRPr="00825A87">
        <w:rPr>
          <w:rFonts w:ascii="Arial" w:hAnsi="Arial" w:cs="Arial"/>
          <w:sz w:val="20"/>
          <w:szCs w:val="20"/>
        </w:rPr>
        <w:t>P</w:t>
      </w:r>
      <w:r w:rsidR="00D87801" w:rsidRPr="00825A87">
        <w:rPr>
          <w:rFonts w:ascii="Arial" w:hAnsi="Arial" w:cs="Arial"/>
          <w:sz w:val="20"/>
          <w:szCs w:val="20"/>
        </w:rPr>
        <w:t xml:space="preserve">lease contact </w:t>
      </w:r>
      <w:r w:rsidR="001D3FBD" w:rsidRPr="00825A87">
        <w:rPr>
          <w:rFonts w:ascii="Arial" w:hAnsi="Arial" w:cs="Arial"/>
          <w:sz w:val="20"/>
          <w:szCs w:val="20"/>
        </w:rPr>
        <w:t xml:space="preserve">ICT Risk </w:t>
      </w:r>
      <w:r w:rsidR="009A5A98" w:rsidRPr="00565A4E">
        <w:rPr>
          <w:rFonts w:ascii="Arial" w:hAnsi="Arial" w:cs="Arial"/>
          <w:sz w:val="20"/>
          <w:szCs w:val="20"/>
          <w:highlight w:val="yellow"/>
        </w:rPr>
        <w:t>Governance &amp; Advisory</w:t>
      </w:r>
      <w:r w:rsidR="001D09B7" w:rsidRPr="00825A87">
        <w:rPr>
          <w:rFonts w:ascii="Arial" w:hAnsi="Arial" w:cs="Arial"/>
          <w:sz w:val="20"/>
          <w:szCs w:val="20"/>
        </w:rPr>
        <w:t xml:space="preserve"> in case of any questions related to this </w:t>
      </w:r>
      <w:r w:rsidR="00203C8A" w:rsidRPr="00825A87">
        <w:rPr>
          <w:rFonts w:ascii="Arial" w:hAnsi="Arial" w:cs="Arial"/>
          <w:sz w:val="20"/>
          <w:szCs w:val="20"/>
        </w:rPr>
        <w:t>G</w:t>
      </w:r>
      <w:r w:rsidR="00075835" w:rsidRPr="00825A87">
        <w:rPr>
          <w:rFonts w:ascii="Arial" w:hAnsi="Arial" w:cs="Arial"/>
          <w:sz w:val="20"/>
          <w:szCs w:val="20"/>
        </w:rPr>
        <w:t>uideline</w:t>
      </w:r>
      <w:r w:rsidR="001D09B7" w:rsidRPr="00825A87">
        <w:rPr>
          <w:rFonts w:ascii="Arial" w:hAnsi="Arial" w:cs="Arial"/>
          <w:sz w:val="20"/>
          <w:szCs w:val="20"/>
        </w:rPr>
        <w:t>.</w:t>
      </w:r>
    </w:p>
    <w:p w14:paraId="223024A1" w14:textId="77777777" w:rsidR="0097281B" w:rsidRPr="00825A87" w:rsidRDefault="0097281B" w:rsidP="005A5CCB">
      <w:pPr>
        <w:rPr>
          <w:rFonts w:ascii="Arial" w:hAnsi="Arial" w:cs="Arial"/>
          <w:sz w:val="20"/>
          <w:szCs w:val="20"/>
        </w:rPr>
      </w:pPr>
    </w:p>
    <w:p w14:paraId="2BFA045D" w14:textId="77777777" w:rsidR="008C7723" w:rsidRPr="00825A87" w:rsidRDefault="00D87801" w:rsidP="008C7723">
      <w:pPr>
        <w:pStyle w:val="Heading2"/>
        <w:numPr>
          <w:ilvl w:val="1"/>
          <w:numId w:val="1"/>
        </w:numPr>
        <w:ind w:left="540" w:hanging="540"/>
        <w:jc w:val="both"/>
        <w:rPr>
          <w:rFonts w:ascii="Arial" w:hAnsi="Arial" w:cs="Arial"/>
          <w:color w:val="auto"/>
          <w:sz w:val="24"/>
          <w:szCs w:val="24"/>
        </w:rPr>
      </w:pPr>
      <w:bookmarkStart w:id="166" w:name="_Toc234399373"/>
      <w:r w:rsidRPr="00825A87">
        <w:rPr>
          <w:rFonts w:ascii="Arial" w:hAnsi="Arial" w:cs="Arial"/>
          <w:color w:val="auto"/>
          <w:sz w:val="24"/>
          <w:szCs w:val="24"/>
        </w:rPr>
        <w:t>Document History</w:t>
      </w:r>
      <w:bookmarkEnd w:id="166"/>
      <w:r w:rsidR="00355259" w:rsidRPr="00825A87">
        <w:rPr>
          <w:rFonts w:ascii="Arial" w:hAnsi="Arial" w:cs="Arial"/>
          <w:color w:val="auto"/>
          <w:sz w:val="24"/>
          <w:szCs w:val="24"/>
        </w:rPr>
        <w:t xml:space="preserve"> </w:t>
      </w:r>
    </w:p>
    <w:p w14:paraId="31862F64" w14:textId="77777777" w:rsidR="00C611FC" w:rsidRPr="00825A87" w:rsidRDefault="00C611FC" w:rsidP="00C611FC">
      <w:pPr>
        <w:rPr>
          <w:rFonts w:ascii="Arial" w:hAnsi="Arial" w:cs="Arial"/>
        </w:rPr>
      </w:pPr>
    </w:p>
    <w:p w14:paraId="03D4CD5F" w14:textId="77777777" w:rsidR="0027643D" w:rsidRPr="00825A87" w:rsidRDefault="00A346E4" w:rsidP="0027643D">
      <w:pPr>
        <w:rPr>
          <w:rFonts w:ascii="Arial" w:hAnsi="Arial" w:cs="Arial"/>
          <w:b/>
          <w:sz w:val="20"/>
          <w:szCs w:val="20"/>
        </w:rPr>
      </w:pPr>
      <w:r w:rsidRPr="00825A87">
        <w:rPr>
          <w:rFonts w:ascii="Arial" w:hAnsi="Arial" w:cs="Arial"/>
          <w:b/>
          <w:sz w:val="20"/>
          <w:szCs w:val="20"/>
        </w:rPr>
        <w:t>Document History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501"/>
        <w:gridCol w:w="5522"/>
      </w:tblGrid>
      <w:tr w:rsidR="00C37A4A" w:rsidRPr="0087582D" w14:paraId="12BED9E9" w14:textId="77777777" w:rsidTr="10EAB383">
        <w:trPr>
          <w:trHeight w:val="628"/>
        </w:trPr>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77847" w14:textId="77777777" w:rsidR="00C37A4A" w:rsidRPr="00825A87" w:rsidRDefault="00C37A4A" w:rsidP="002D643E">
            <w:pPr>
              <w:rPr>
                <w:rFonts w:ascii="Arial" w:hAnsi="Arial" w:cs="Arial"/>
                <w:sz w:val="20"/>
                <w:szCs w:val="20"/>
              </w:rPr>
            </w:pPr>
            <w:r w:rsidRPr="00825A87">
              <w:rPr>
                <w:rFonts w:ascii="Arial" w:hAnsi="Arial" w:cs="Arial"/>
                <w:sz w:val="20"/>
                <w:szCs w:val="20"/>
              </w:rPr>
              <w:t>Version</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2DE934" w14:textId="77777777" w:rsidR="00C37A4A" w:rsidRPr="00825A87" w:rsidRDefault="00C37A4A" w:rsidP="002D643E">
            <w:pPr>
              <w:rPr>
                <w:rFonts w:ascii="Arial" w:hAnsi="Arial" w:cs="Arial"/>
                <w:sz w:val="20"/>
                <w:szCs w:val="20"/>
              </w:rPr>
            </w:pPr>
            <w:r w:rsidRPr="00825A87">
              <w:rPr>
                <w:rFonts w:ascii="Arial" w:hAnsi="Arial" w:cs="Arial"/>
                <w:sz w:val="20"/>
                <w:szCs w:val="20"/>
              </w:rPr>
              <w:t>Date</w:t>
            </w:r>
          </w:p>
        </w:tc>
        <w:tc>
          <w:tcPr>
            <w:tcW w:w="55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A582637" w14:textId="77777777" w:rsidR="00C37A4A" w:rsidRPr="00825A87" w:rsidRDefault="00C37A4A" w:rsidP="002D643E">
            <w:pPr>
              <w:rPr>
                <w:rFonts w:ascii="Arial" w:hAnsi="Arial" w:cs="Arial"/>
                <w:sz w:val="20"/>
                <w:szCs w:val="20"/>
              </w:rPr>
            </w:pPr>
            <w:r w:rsidRPr="00825A87">
              <w:rPr>
                <w:rFonts w:ascii="Arial" w:hAnsi="Arial" w:cs="Arial"/>
                <w:sz w:val="20"/>
                <w:szCs w:val="20"/>
              </w:rPr>
              <w:t>Changes &amp; Background</w:t>
            </w:r>
          </w:p>
        </w:tc>
      </w:tr>
      <w:tr w:rsidR="00C37A4A" w:rsidRPr="0087582D" w14:paraId="71FFA978" w14:textId="77777777" w:rsidTr="10EAB383">
        <w:trPr>
          <w:trHeight w:val="127"/>
        </w:trPr>
        <w:tc>
          <w:tcPr>
            <w:tcW w:w="1166" w:type="dxa"/>
            <w:tcBorders>
              <w:top w:val="single" w:sz="4" w:space="0" w:color="000000"/>
              <w:left w:val="single" w:sz="4" w:space="0" w:color="000000"/>
              <w:bottom w:val="single" w:sz="4" w:space="0" w:color="000000"/>
              <w:right w:val="single" w:sz="4" w:space="0" w:color="000000"/>
            </w:tcBorders>
          </w:tcPr>
          <w:p w14:paraId="3EBA6F86" w14:textId="77777777" w:rsidR="00C37A4A" w:rsidRPr="00825A87" w:rsidRDefault="00C37A4A" w:rsidP="002D643E">
            <w:pPr>
              <w:rPr>
                <w:rFonts w:ascii="Arial" w:hAnsi="Arial" w:cs="Arial"/>
                <w:sz w:val="20"/>
                <w:szCs w:val="20"/>
              </w:rPr>
            </w:pPr>
            <w:r w:rsidRPr="00825A87">
              <w:rPr>
                <w:rFonts w:ascii="Arial" w:hAnsi="Arial" w:cs="Arial"/>
                <w:sz w:val="20"/>
                <w:szCs w:val="20"/>
              </w:rPr>
              <w:t>1.0</w:t>
            </w:r>
          </w:p>
        </w:tc>
        <w:tc>
          <w:tcPr>
            <w:tcW w:w="1501" w:type="dxa"/>
            <w:tcBorders>
              <w:top w:val="single" w:sz="4" w:space="0" w:color="000000"/>
              <w:left w:val="single" w:sz="4" w:space="0" w:color="000000"/>
              <w:bottom w:val="single" w:sz="4" w:space="0" w:color="000000"/>
              <w:right w:val="single" w:sz="4" w:space="0" w:color="000000"/>
            </w:tcBorders>
          </w:tcPr>
          <w:p w14:paraId="11554425" w14:textId="77777777" w:rsidR="00C37A4A" w:rsidRPr="00825A87" w:rsidRDefault="00F358DF" w:rsidP="002D643E">
            <w:pPr>
              <w:rPr>
                <w:rFonts w:ascii="Arial" w:hAnsi="Arial" w:cs="Arial"/>
                <w:sz w:val="20"/>
                <w:szCs w:val="20"/>
              </w:rPr>
            </w:pPr>
            <w:r>
              <w:rPr>
                <w:rFonts w:ascii="Arial" w:hAnsi="Arial" w:cs="Arial"/>
                <w:sz w:val="20"/>
                <w:szCs w:val="20"/>
              </w:rPr>
              <w:t>17</w:t>
            </w:r>
            <w:r w:rsidRPr="00F24FBE">
              <w:rPr>
                <w:rFonts w:ascii="Arial" w:hAnsi="Arial" w:cs="Arial"/>
                <w:sz w:val="20"/>
                <w:szCs w:val="20"/>
              </w:rPr>
              <w:t>.</w:t>
            </w:r>
            <w:r>
              <w:rPr>
                <w:rFonts w:ascii="Arial" w:hAnsi="Arial" w:cs="Arial"/>
                <w:sz w:val="20"/>
                <w:szCs w:val="20"/>
              </w:rPr>
              <w:t>01</w:t>
            </w:r>
            <w:r w:rsidRPr="00F24FBE">
              <w:rPr>
                <w:rFonts w:ascii="Arial" w:hAnsi="Arial" w:cs="Arial"/>
                <w:sz w:val="20"/>
                <w:szCs w:val="20"/>
              </w:rPr>
              <w:t>.</w:t>
            </w:r>
            <w:r>
              <w:rPr>
                <w:rFonts w:ascii="Arial" w:hAnsi="Arial" w:cs="Arial"/>
                <w:sz w:val="20"/>
                <w:szCs w:val="20"/>
              </w:rPr>
              <w:t>2025</w:t>
            </w:r>
          </w:p>
        </w:tc>
        <w:tc>
          <w:tcPr>
            <w:tcW w:w="5522" w:type="dxa"/>
            <w:tcBorders>
              <w:top w:val="single" w:sz="4" w:space="0" w:color="000000"/>
              <w:left w:val="single" w:sz="4" w:space="0" w:color="000000"/>
              <w:bottom w:val="single" w:sz="4" w:space="0" w:color="000000"/>
              <w:right w:val="single" w:sz="4" w:space="0" w:color="000000"/>
            </w:tcBorders>
          </w:tcPr>
          <w:p w14:paraId="0F23F877" w14:textId="77777777" w:rsidR="00C37A4A" w:rsidRPr="00825A87" w:rsidRDefault="00F358DF" w:rsidP="002D643E">
            <w:pPr>
              <w:rPr>
                <w:rFonts w:ascii="Arial" w:hAnsi="Arial" w:cs="Arial"/>
                <w:sz w:val="20"/>
                <w:szCs w:val="20"/>
              </w:rPr>
            </w:pPr>
            <w:r w:rsidRPr="00825A87">
              <w:rPr>
                <w:rFonts w:ascii="Arial" w:hAnsi="Arial" w:cs="Arial"/>
                <w:sz w:val="20"/>
                <w:szCs w:val="20"/>
              </w:rPr>
              <w:t xml:space="preserve">Initial set-up of this </w:t>
            </w:r>
            <w:r w:rsidR="00203C8A" w:rsidRPr="00825A87">
              <w:rPr>
                <w:rFonts w:ascii="Arial" w:hAnsi="Arial" w:cs="Arial"/>
                <w:sz w:val="20"/>
                <w:szCs w:val="20"/>
              </w:rPr>
              <w:t>G</w:t>
            </w:r>
            <w:r w:rsidRPr="00825A87">
              <w:rPr>
                <w:rFonts w:ascii="Arial" w:hAnsi="Arial" w:cs="Arial"/>
                <w:sz w:val="20"/>
                <w:szCs w:val="20"/>
              </w:rPr>
              <w:t>uideline</w:t>
            </w:r>
            <w:r w:rsidR="00C37A4A" w:rsidRPr="00825A87">
              <w:rPr>
                <w:rFonts w:ascii="Arial" w:hAnsi="Arial" w:cs="Arial"/>
                <w:sz w:val="20"/>
                <w:szCs w:val="20"/>
              </w:rPr>
              <w:t xml:space="preserve"> </w:t>
            </w:r>
          </w:p>
        </w:tc>
      </w:tr>
      <w:tr w:rsidR="00F60D25" w:rsidRPr="0087582D" w14:paraId="6A9B0D66" w14:textId="77777777" w:rsidTr="10EAB383">
        <w:trPr>
          <w:trHeight w:val="70"/>
        </w:trPr>
        <w:tc>
          <w:tcPr>
            <w:tcW w:w="1166" w:type="dxa"/>
            <w:tcBorders>
              <w:top w:val="single" w:sz="4" w:space="0" w:color="000000"/>
              <w:left w:val="single" w:sz="4" w:space="0" w:color="000000"/>
              <w:bottom w:val="single" w:sz="4" w:space="0" w:color="000000"/>
              <w:right w:val="single" w:sz="4" w:space="0" w:color="000000"/>
            </w:tcBorders>
          </w:tcPr>
          <w:p w14:paraId="7815624B" w14:textId="77777777" w:rsidR="00F60D25" w:rsidRPr="00825A87" w:rsidRDefault="00F06671" w:rsidP="00F06671">
            <w:pPr>
              <w:rPr>
                <w:rFonts w:ascii="Arial" w:hAnsi="Arial" w:cs="Arial"/>
                <w:sz w:val="20"/>
                <w:szCs w:val="20"/>
              </w:rPr>
            </w:pPr>
            <w:r w:rsidRPr="00F06671">
              <w:rPr>
                <w:rFonts w:ascii="Arial" w:hAnsi="Arial" w:cs="Arial"/>
                <w:sz w:val="20"/>
                <w:szCs w:val="20"/>
              </w:rPr>
              <w:t xml:space="preserve">1.1 </w:t>
            </w:r>
          </w:p>
        </w:tc>
        <w:tc>
          <w:tcPr>
            <w:tcW w:w="1501" w:type="dxa"/>
            <w:tcBorders>
              <w:top w:val="single" w:sz="4" w:space="0" w:color="000000"/>
              <w:left w:val="single" w:sz="4" w:space="0" w:color="000000"/>
              <w:bottom w:val="single" w:sz="4" w:space="0" w:color="000000"/>
              <w:right w:val="single" w:sz="4" w:space="0" w:color="000000"/>
            </w:tcBorders>
          </w:tcPr>
          <w:p w14:paraId="6768C144" w14:textId="77777777" w:rsidR="00F60D25" w:rsidRDefault="00F06671" w:rsidP="002D643E">
            <w:pPr>
              <w:rPr>
                <w:rFonts w:ascii="Arial" w:hAnsi="Arial" w:cs="Arial"/>
                <w:sz w:val="20"/>
                <w:szCs w:val="20"/>
              </w:rPr>
            </w:pPr>
            <w:r w:rsidRPr="07BBE0D5">
              <w:rPr>
                <w:rFonts w:ascii="Arial" w:hAnsi="Arial" w:cs="Arial"/>
                <w:sz w:val="20"/>
                <w:szCs w:val="20"/>
              </w:rPr>
              <w:t>1</w:t>
            </w:r>
            <w:r w:rsidR="558E99FA" w:rsidRPr="07BBE0D5">
              <w:rPr>
                <w:rFonts w:ascii="Arial" w:hAnsi="Arial" w:cs="Arial"/>
                <w:sz w:val="20"/>
                <w:szCs w:val="20"/>
              </w:rPr>
              <w:t>5</w:t>
            </w:r>
            <w:r w:rsidRPr="07BBE0D5">
              <w:rPr>
                <w:rFonts w:ascii="Arial" w:hAnsi="Arial" w:cs="Arial"/>
                <w:sz w:val="20"/>
                <w:szCs w:val="20"/>
              </w:rPr>
              <w:t xml:space="preserve">.08.2025 </w:t>
            </w:r>
          </w:p>
        </w:tc>
        <w:tc>
          <w:tcPr>
            <w:tcW w:w="5522" w:type="dxa"/>
            <w:tcBorders>
              <w:top w:val="single" w:sz="4" w:space="0" w:color="000000"/>
              <w:left w:val="single" w:sz="4" w:space="0" w:color="000000"/>
              <w:bottom w:val="single" w:sz="4" w:space="0" w:color="000000"/>
              <w:right w:val="single" w:sz="4" w:space="0" w:color="000000"/>
            </w:tcBorders>
          </w:tcPr>
          <w:p w14:paraId="38CB4ECE" w14:textId="77777777" w:rsidR="00F60D25" w:rsidRPr="00825A87" w:rsidRDefault="7506119D" w:rsidP="002D643E">
            <w:pPr>
              <w:rPr>
                <w:rFonts w:ascii="Arial" w:hAnsi="Arial" w:cs="Arial"/>
                <w:sz w:val="20"/>
                <w:szCs w:val="20"/>
              </w:rPr>
            </w:pPr>
            <w:r w:rsidRPr="10EAB383">
              <w:rPr>
                <w:rFonts w:ascii="Arial" w:hAnsi="Arial" w:cs="Arial"/>
                <w:sz w:val="20"/>
                <w:szCs w:val="20"/>
              </w:rPr>
              <w:t xml:space="preserve">Annual </w:t>
            </w:r>
            <w:r w:rsidR="00F06671" w:rsidRPr="10EAB383">
              <w:rPr>
                <w:rFonts w:ascii="Arial" w:hAnsi="Arial" w:cs="Arial"/>
                <w:sz w:val="20"/>
                <w:szCs w:val="20"/>
              </w:rPr>
              <w:t xml:space="preserve">Update Guideline </w:t>
            </w:r>
          </w:p>
        </w:tc>
      </w:tr>
      <w:tr w:rsidR="009A5A98" w:rsidRPr="0087582D" w14:paraId="7F4497A9" w14:textId="77777777" w:rsidTr="10EAB383">
        <w:trPr>
          <w:trHeight w:val="70"/>
        </w:trPr>
        <w:tc>
          <w:tcPr>
            <w:tcW w:w="1166" w:type="dxa"/>
            <w:tcBorders>
              <w:top w:val="single" w:sz="4" w:space="0" w:color="000000"/>
              <w:left w:val="single" w:sz="4" w:space="0" w:color="000000"/>
              <w:bottom w:val="single" w:sz="4" w:space="0" w:color="000000"/>
              <w:right w:val="single" w:sz="4" w:space="0" w:color="000000"/>
            </w:tcBorders>
          </w:tcPr>
          <w:p w14:paraId="595DF6B8" w14:textId="77777777" w:rsidR="009A5A98" w:rsidRPr="00565A4E" w:rsidRDefault="008C6BDD" w:rsidP="00F06671">
            <w:pPr>
              <w:rPr>
                <w:rFonts w:ascii="Arial" w:hAnsi="Arial" w:cs="Arial"/>
                <w:sz w:val="20"/>
                <w:szCs w:val="20"/>
                <w:highlight w:val="yellow"/>
              </w:rPr>
            </w:pPr>
            <w:r>
              <w:rPr>
                <w:rFonts w:ascii="Arial" w:hAnsi="Arial" w:cs="Arial"/>
                <w:sz w:val="20"/>
                <w:szCs w:val="20"/>
                <w:highlight w:val="yellow"/>
              </w:rPr>
              <w:t>2</w:t>
            </w:r>
            <w:r w:rsidR="009A5A98" w:rsidRPr="00565A4E">
              <w:rPr>
                <w:rFonts w:ascii="Arial" w:hAnsi="Arial" w:cs="Arial"/>
                <w:sz w:val="20"/>
                <w:szCs w:val="20"/>
                <w:highlight w:val="yellow"/>
              </w:rPr>
              <w:t>.</w:t>
            </w:r>
            <w:r>
              <w:rPr>
                <w:rFonts w:ascii="Arial" w:hAnsi="Arial" w:cs="Arial"/>
                <w:sz w:val="20"/>
                <w:szCs w:val="20"/>
                <w:highlight w:val="yellow"/>
              </w:rPr>
              <w:t>0</w:t>
            </w:r>
          </w:p>
        </w:tc>
        <w:tc>
          <w:tcPr>
            <w:tcW w:w="1501" w:type="dxa"/>
            <w:tcBorders>
              <w:top w:val="single" w:sz="4" w:space="0" w:color="000000"/>
              <w:left w:val="single" w:sz="4" w:space="0" w:color="000000"/>
              <w:bottom w:val="single" w:sz="4" w:space="0" w:color="000000"/>
              <w:right w:val="single" w:sz="4" w:space="0" w:color="000000"/>
            </w:tcBorders>
          </w:tcPr>
          <w:p w14:paraId="04CEC392" w14:textId="30F271FA" w:rsidR="009A5A98" w:rsidRPr="00565A4E" w:rsidRDefault="00113A30" w:rsidP="002D643E">
            <w:pPr>
              <w:rPr>
                <w:rFonts w:ascii="Arial" w:hAnsi="Arial" w:cs="Arial"/>
                <w:sz w:val="20"/>
                <w:szCs w:val="20"/>
                <w:highlight w:val="yellow"/>
              </w:rPr>
            </w:pPr>
            <w:r>
              <w:rPr>
                <w:rFonts w:ascii="Arial" w:hAnsi="Arial" w:cs="Arial"/>
                <w:sz w:val="20"/>
                <w:szCs w:val="20"/>
                <w:highlight w:val="yellow"/>
              </w:rPr>
              <w:t>19.08.2026</w:t>
            </w:r>
          </w:p>
        </w:tc>
        <w:tc>
          <w:tcPr>
            <w:tcW w:w="5522" w:type="dxa"/>
            <w:tcBorders>
              <w:top w:val="single" w:sz="4" w:space="0" w:color="000000"/>
              <w:left w:val="single" w:sz="4" w:space="0" w:color="000000"/>
              <w:bottom w:val="single" w:sz="4" w:space="0" w:color="000000"/>
              <w:right w:val="single" w:sz="4" w:space="0" w:color="000000"/>
            </w:tcBorders>
          </w:tcPr>
          <w:p w14:paraId="0B315989" w14:textId="77777777" w:rsidR="009A5A98" w:rsidRPr="00423F9E" w:rsidRDefault="00A656D9" w:rsidP="002D643E">
            <w:pPr>
              <w:rPr>
                <w:rFonts w:ascii="Arial" w:hAnsi="Arial" w:cs="Arial"/>
                <w:sz w:val="20"/>
                <w:szCs w:val="20"/>
                <w:highlight w:val="yellow"/>
              </w:rPr>
            </w:pPr>
            <w:r w:rsidRPr="00423F9E">
              <w:rPr>
                <w:rFonts w:ascii="Arial" w:eastAsia="Arial" w:hAnsi="Arial" w:cs="Arial"/>
                <w:color w:val="000000" w:themeColor="text1"/>
                <w:sz w:val="20"/>
                <w:szCs w:val="20"/>
                <w:highlight w:val="yellow"/>
              </w:rPr>
              <w:t>Annual guideline review with material change</w:t>
            </w:r>
            <w:r w:rsidR="00423F9E" w:rsidRPr="00423F9E">
              <w:rPr>
                <w:rFonts w:ascii="Arial" w:eastAsia="Arial" w:hAnsi="Arial" w:cs="Arial"/>
                <w:color w:val="000000" w:themeColor="text1"/>
                <w:sz w:val="20"/>
                <w:szCs w:val="20"/>
                <w:highlight w:val="yellow"/>
              </w:rPr>
              <w:t>s</w:t>
            </w:r>
          </w:p>
        </w:tc>
      </w:tr>
    </w:tbl>
    <w:p w14:paraId="057B25C2" w14:textId="77777777" w:rsidR="00BF3359" w:rsidRPr="00F358DF" w:rsidRDefault="00BF3359" w:rsidP="0027643D">
      <w:pPr>
        <w:rPr>
          <w:rFonts w:ascii="Arial" w:hAnsi="Arial" w:cs="Arial"/>
          <w:sz w:val="20"/>
          <w:szCs w:val="20"/>
        </w:rPr>
      </w:pPr>
    </w:p>
    <w:p w14:paraId="60644496" w14:textId="77777777" w:rsidR="003E774B" w:rsidRPr="00825A87" w:rsidRDefault="00B43635" w:rsidP="0027643D">
      <w:pPr>
        <w:rPr>
          <w:rFonts w:ascii="Arial" w:hAnsi="Arial" w:cs="Arial"/>
          <w:b/>
          <w:sz w:val="20"/>
          <w:szCs w:val="20"/>
        </w:rPr>
      </w:pPr>
      <w:r w:rsidRPr="00825A87">
        <w:rPr>
          <w:rFonts w:ascii="Arial" w:hAnsi="Arial" w:cs="Arial"/>
          <w:b/>
          <w:sz w:val="20"/>
          <w:szCs w:val="20"/>
        </w:rPr>
        <w:t>Coordination before publication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7"/>
        <w:gridCol w:w="1479"/>
        <w:gridCol w:w="3524"/>
        <w:gridCol w:w="2019"/>
      </w:tblGrid>
      <w:tr w:rsidR="00C611FC" w:rsidRPr="00FF1161" w14:paraId="7AC2D203" w14:textId="77777777">
        <w:tc>
          <w:tcPr>
            <w:tcW w:w="11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828C7" w14:textId="77777777" w:rsidR="00C611FC" w:rsidRPr="00825A87" w:rsidRDefault="00C611FC">
            <w:pPr>
              <w:rPr>
                <w:rFonts w:ascii="Arial" w:hAnsi="Arial" w:cs="Arial"/>
                <w:sz w:val="20"/>
                <w:szCs w:val="20"/>
              </w:rPr>
            </w:pPr>
            <w:r w:rsidRPr="00825A87">
              <w:rPr>
                <w:rFonts w:ascii="Arial" w:hAnsi="Arial" w:cs="Arial"/>
                <w:sz w:val="20"/>
                <w:szCs w:val="20"/>
              </w:rPr>
              <w:t>Version</w:t>
            </w:r>
          </w:p>
        </w:tc>
        <w:tc>
          <w:tcPr>
            <w:tcW w:w="147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311E8E" w14:textId="77777777" w:rsidR="00C611FC" w:rsidRPr="00825A87" w:rsidRDefault="00C611FC">
            <w:pPr>
              <w:rPr>
                <w:rFonts w:ascii="Arial" w:hAnsi="Arial" w:cs="Arial"/>
                <w:sz w:val="20"/>
                <w:szCs w:val="20"/>
              </w:rPr>
            </w:pPr>
            <w:r w:rsidRPr="00825A87">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6DF346" w14:textId="77777777" w:rsidR="00C611FC" w:rsidRPr="00825A87" w:rsidRDefault="00C611FC">
            <w:pPr>
              <w:rPr>
                <w:rFonts w:ascii="Arial" w:hAnsi="Arial" w:cs="Arial"/>
                <w:sz w:val="20"/>
                <w:szCs w:val="20"/>
              </w:rPr>
            </w:pPr>
            <w:r w:rsidRPr="00825A87">
              <w:rPr>
                <w:rFonts w:ascii="Arial" w:hAnsi="Arial" w:cs="Arial"/>
                <w:sz w:val="20"/>
                <w:szCs w:val="20"/>
              </w:rPr>
              <w:t>Task</w:t>
            </w:r>
          </w:p>
        </w:tc>
        <w:tc>
          <w:tcPr>
            <w:tcW w:w="20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1A8090" w14:textId="77777777" w:rsidR="00C611FC" w:rsidRPr="00825A87" w:rsidRDefault="00C611FC">
            <w:pPr>
              <w:rPr>
                <w:rFonts w:ascii="Arial" w:hAnsi="Arial" w:cs="Arial"/>
                <w:sz w:val="20"/>
                <w:szCs w:val="20"/>
              </w:rPr>
            </w:pPr>
            <w:r w:rsidRPr="00825A87">
              <w:rPr>
                <w:rFonts w:ascii="Arial" w:hAnsi="Arial" w:cs="Arial"/>
                <w:sz w:val="20"/>
                <w:szCs w:val="20"/>
              </w:rPr>
              <w:t>Name</w:t>
            </w:r>
          </w:p>
        </w:tc>
      </w:tr>
      <w:tr w:rsidR="00C611FC" w:rsidRPr="00FF1161" w14:paraId="032C680D" w14:textId="77777777">
        <w:tc>
          <w:tcPr>
            <w:tcW w:w="1167" w:type="dxa"/>
            <w:vMerge w:val="restart"/>
            <w:tcBorders>
              <w:top w:val="single" w:sz="4" w:space="0" w:color="000000"/>
              <w:left w:val="single" w:sz="4" w:space="0" w:color="000000"/>
              <w:bottom w:val="single" w:sz="4" w:space="0" w:color="000000"/>
              <w:right w:val="single" w:sz="4" w:space="0" w:color="000000"/>
            </w:tcBorders>
          </w:tcPr>
          <w:p w14:paraId="1EFFC067" w14:textId="77777777" w:rsidR="00C611FC" w:rsidRPr="00825A87" w:rsidRDefault="005126E8">
            <w:pPr>
              <w:rPr>
                <w:rFonts w:ascii="Arial" w:hAnsi="Arial" w:cs="Arial"/>
                <w:sz w:val="20"/>
                <w:szCs w:val="20"/>
              </w:rPr>
            </w:pPr>
            <w:r>
              <w:rPr>
                <w:rStyle w:val="normaltextrun"/>
                <w:rFonts w:ascii="Arial" w:hAnsi="Arial" w:cs="Arial"/>
                <w:sz w:val="20"/>
                <w:szCs w:val="20"/>
                <w:highlight w:val="yellow"/>
              </w:rPr>
              <w:t>2</w:t>
            </w:r>
            <w:r w:rsidR="00A85214" w:rsidRPr="00180FCC">
              <w:rPr>
                <w:rStyle w:val="normaltextrun"/>
                <w:rFonts w:ascii="Arial" w:hAnsi="Arial" w:cs="Arial"/>
                <w:sz w:val="20"/>
                <w:szCs w:val="20"/>
                <w:highlight w:val="yellow"/>
              </w:rPr>
              <w:t>.</w:t>
            </w:r>
            <w:r>
              <w:rPr>
                <w:rStyle w:val="normaltextrun"/>
                <w:rFonts w:ascii="Arial" w:hAnsi="Arial" w:cs="Arial"/>
                <w:sz w:val="20"/>
                <w:szCs w:val="20"/>
                <w:highlight w:val="yellow"/>
              </w:rPr>
              <w:t>0</w:t>
            </w:r>
            <w:r w:rsidR="00F60D25">
              <w:rPr>
                <w:rStyle w:val="eop"/>
                <w:rFonts w:ascii="Arial" w:hAnsi="Arial" w:cs="Arial"/>
                <w:sz w:val="20"/>
                <w:szCs w:val="20"/>
              </w:rPr>
              <w:t> </w:t>
            </w:r>
          </w:p>
        </w:tc>
        <w:tc>
          <w:tcPr>
            <w:tcW w:w="1479" w:type="dxa"/>
            <w:tcBorders>
              <w:top w:val="single" w:sz="4" w:space="0" w:color="000000"/>
              <w:left w:val="single" w:sz="4" w:space="0" w:color="000000"/>
              <w:bottom w:val="single" w:sz="4" w:space="0" w:color="000000"/>
              <w:right w:val="single" w:sz="4" w:space="0" w:color="000000"/>
            </w:tcBorders>
          </w:tcPr>
          <w:p w14:paraId="548502AA" w14:textId="77777777" w:rsidR="00C611FC" w:rsidRPr="00565A4E" w:rsidRDefault="009A5A98">
            <w:pPr>
              <w:rPr>
                <w:rFonts w:ascii="Arial" w:hAnsi="Arial" w:cs="Arial"/>
                <w:sz w:val="20"/>
                <w:szCs w:val="20"/>
              </w:rPr>
            </w:pPr>
            <w:r w:rsidRPr="003D1540">
              <w:rPr>
                <w:rStyle w:val="normaltextrun"/>
                <w:rFonts w:ascii="Arial" w:hAnsi="Arial" w:cs="Arial"/>
                <w:sz w:val="20"/>
                <w:szCs w:val="20"/>
                <w:highlight w:val="yellow"/>
              </w:rPr>
              <w:t>0</w:t>
            </w:r>
            <w:r w:rsidR="003D1540" w:rsidRPr="003D1540">
              <w:rPr>
                <w:rStyle w:val="normaltextrun"/>
                <w:rFonts w:ascii="Arial" w:hAnsi="Arial" w:cs="Arial"/>
                <w:sz w:val="20"/>
                <w:szCs w:val="20"/>
                <w:highlight w:val="yellow"/>
              </w:rPr>
              <w:t>9</w:t>
            </w:r>
            <w:r w:rsidR="00F60D25" w:rsidRPr="003D1540">
              <w:rPr>
                <w:rStyle w:val="normaltextrun"/>
                <w:rFonts w:ascii="Arial" w:hAnsi="Arial" w:cs="Arial"/>
                <w:sz w:val="20"/>
                <w:szCs w:val="20"/>
                <w:highlight w:val="yellow"/>
              </w:rPr>
              <w:t>.0</w:t>
            </w:r>
            <w:r w:rsidRPr="003D1540">
              <w:rPr>
                <w:rStyle w:val="normaltextrun"/>
                <w:rFonts w:ascii="Arial" w:hAnsi="Arial" w:cs="Arial"/>
                <w:sz w:val="20"/>
                <w:szCs w:val="20"/>
                <w:highlight w:val="yellow"/>
              </w:rPr>
              <w:t>4</w:t>
            </w:r>
            <w:r w:rsidR="00F60D25" w:rsidRPr="003D1540">
              <w:rPr>
                <w:rStyle w:val="normaltextrun"/>
                <w:rFonts w:ascii="Arial" w:hAnsi="Arial" w:cs="Arial"/>
                <w:sz w:val="20"/>
                <w:szCs w:val="20"/>
                <w:highlight w:val="yellow"/>
              </w:rPr>
              <w:t>.202</w:t>
            </w:r>
            <w:r w:rsidRPr="003D1540">
              <w:rPr>
                <w:rStyle w:val="normaltextrun"/>
                <w:rFonts w:ascii="Arial" w:hAnsi="Arial" w:cs="Arial"/>
                <w:sz w:val="20"/>
                <w:szCs w:val="20"/>
                <w:highlight w:val="yellow"/>
              </w:rPr>
              <w:t>6</w:t>
            </w:r>
            <w:r w:rsidR="00F60D25" w:rsidRPr="00565A4E">
              <w:rPr>
                <w:rStyle w:val="eop"/>
                <w:rFonts w:ascii="Arial" w:hAnsi="Arial" w:cs="Arial"/>
                <w:sz w:val="20"/>
                <w:szCs w:val="20"/>
              </w:rPr>
              <w:t> </w:t>
            </w:r>
          </w:p>
        </w:tc>
        <w:tc>
          <w:tcPr>
            <w:tcW w:w="3524" w:type="dxa"/>
            <w:tcBorders>
              <w:top w:val="single" w:sz="4" w:space="0" w:color="000000"/>
              <w:left w:val="single" w:sz="4" w:space="0" w:color="000000"/>
              <w:bottom w:val="single" w:sz="4" w:space="0" w:color="000000"/>
              <w:right w:val="single" w:sz="4" w:space="0" w:color="000000"/>
            </w:tcBorders>
          </w:tcPr>
          <w:p w14:paraId="0DC40608" w14:textId="77777777" w:rsidR="00C611FC" w:rsidRPr="00825A87" w:rsidRDefault="00C611FC">
            <w:pPr>
              <w:rPr>
                <w:rFonts w:ascii="Arial" w:hAnsi="Arial" w:cs="Arial"/>
                <w:b/>
                <w:sz w:val="20"/>
                <w:szCs w:val="20"/>
              </w:rPr>
            </w:pPr>
            <w:r>
              <w:rPr>
                <w:rStyle w:val="normaltextrun"/>
                <w:rFonts w:ascii="Arial" w:hAnsi="Arial" w:cs="Arial"/>
                <w:b/>
                <w:sz w:val="20"/>
                <w:szCs w:val="20"/>
              </w:rPr>
              <w:t>Creator</w:t>
            </w:r>
            <w:r w:rsidR="00F60D25">
              <w:rPr>
                <w:rStyle w:val="eop"/>
                <w:rFonts w:ascii="Arial" w:hAnsi="Arial" w:cs="Arial"/>
                <w:sz w:val="20"/>
                <w:szCs w:val="20"/>
              </w:rPr>
              <w:t> </w:t>
            </w:r>
          </w:p>
        </w:tc>
        <w:tc>
          <w:tcPr>
            <w:tcW w:w="2019" w:type="dxa"/>
            <w:tcBorders>
              <w:top w:val="single" w:sz="4" w:space="0" w:color="000000"/>
              <w:left w:val="single" w:sz="4" w:space="0" w:color="000000"/>
              <w:bottom w:val="single" w:sz="4" w:space="0" w:color="000000"/>
              <w:right w:val="single" w:sz="4" w:space="0" w:color="000000"/>
            </w:tcBorders>
          </w:tcPr>
          <w:p w14:paraId="34282551" w14:textId="77777777" w:rsidR="00C611FC" w:rsidRPr="00825A87" w:rsidRDefault="00C1747E">
            <w:pPr>
              <w:rPr>
                <w:rFonts w:ascii="Arial" w:hAnsi="Arial" w:cs="Arial"/>
                <w:sz w:val="20"/>
                <w:szCs w:val="20"/>
              </w:rPr>
            </w:pPr>
            <w:r>
              <w:rPr>
                <w:rStyle w:val="normaltextrun"/>
                <w:rFonts w:ascii="Arial" w:hAnsi="Arial" w:cs="Arial"/>
                <w:sz w:val="20"/>
                <w:szCs w:val="20"/>
              </w:rPr>
              <w:t xml:space="preserve">ICT Risk </w:t>
            </w:r>
            <w:r w:rsidR="009A5A98" w:rsidRPr="00565A4E">
              <w:rPr>
                <w:rStyle w:val="normaltextrun"/>
                <w:rFonts w:ascii="Arial" w:hAnsi="Arial" w:cs="Arial"/>
                <w:sz w:val="20"/>
                <w:szCs w:val="20"/>
                <w:highlight w:val="yellow"/>
              </w:rPr>
              <w:t>Governance &amp; Advisory</w:t>
            </w:r>
            <w:r w:rsidR="00B9108B">
              <w:rPr>
                <w:rStyle w:val="normaltextrun"/>
                <w:rFonts w:ascii="Arial" w:hAnsi="Arial" w:cs="Arial"/>
                <w:sz w:val="20"/>
                <w:szCs w:val="20"/>
              </w:rPr>
              <w:t xml:space="preserve"> </w:t>
            </w:r>
            <w:r w:rsidR="00E23A6F">
              <w:rPr>
                <w:rStyle w:val="normaltextrun"/>
                <w:rFonts w:ascii="Arial" w:hAnsi="Arial" w:cs="Arial"/>
                <w:sz w:val="20"/>
                <w:szCs w:val="20"/>
              </w:rPr>
              <w:t>Unit (</w:t>
            </w:r>
            <w:r w:rsidR="00B9108B">
              <w:rPr>
                <w:rStyle w:val="normaltextrun"/>
                <w:rFonts w:ascii="Arial" w:hAnsi="Arial" w:cs="Arial"/>
                <w:sz w:val="20"/>
                <w:szCs w:val="20"/>
              </w:rPr>
              <w:t>Specialist</w:t>
            </w:r>
            <w:r w:rsidR="00E23A6F">
              <w:rPr>
                <w:rStyle w:val="normaltextrun"/>
                <w:rFonts w:ascii="Arial" w:hAnsi="Arial" w:cs="Arial"/>
                <w:sz w:val="20"/>
                <w:szCs w:val="20"/>
              </w:rPr>
              <w:t>)</w:t>
            </w:r>
            <w:r w:rsidR="00F60D25">
              <w:rPr>
                <w:rStyle w:val="eop"/>
                <w:rFonts w:ascii="Arial" w:hAnsi="Arial" w:cs="Arial"/>
                <w:sz w:val="20"/>
                <w:szCs w:val="20"/>
              </w:rPr>
              <w:t> </w:t>
            </w:r>
          </w:p>
        </w:tc>
      </w:tr>
      <w:tr w:rsidR="00C611FC" w:rsidRPr="00FF1161" w14:paraId="682D383F" w14:textId="77777777">
        <w:tc>
          <w:tcPr>
            <w:tcW w:w="1167" w:type="dxa"/>
            <w:vMerge/>
            <w:tcBorders>
              <w:top w:val="single" w:sz="4" w:space="0" w:color="000000"/>
              <w:left w:val="single" w:sz="4" w:space="0" w:color="000000"/>
              <w:bottom w:val="single" w:sz="4" w:space="0" w:color="000000"/>
              <w:right w:val="single" w:sz="4" w:space="0" w:color="000000"/>
            </w:tcBorders>
            <w:vAlign w:val="center"/>
          </w:tcPr>
          <w:p w14:paraId="59A0631C" w14:textId="77777777" w:rsidR="00C611FC" w:rsidRPr="00825A87" w:rsidRDefault="00C611FC">
            <w:pPr>
              <w:rPr>
                <w:rFonts w:ascii="Arial" w:hAnsi="Arial" w:cs="Arial"/>
                <w:sz w:val="20"/>
                <w:szCs w:val="20"/>
              </w:rPr>
            </w:pPr>
          </w:p>
        </w:tc>
        <w:tc>
          <w:tcPr>
            <w:tcW w:w="1479" w:type="dxa"/>
            <w:tcBorders>
              <w:top w:val="single" w:sz="4" w:space="0" w:color="000000"/>
              <w:left w:val="single" w:sz="4" w:space="0" w:color="000000"/>
              <w:bottom w:val="single" w:sz="4" w:space="0" w:color="000000"/>
              <w:right w:val="single" w:sz="4" w:space="0" w:color="000000"/>
            </w:tcBorders>
          </w:tcPr>
          <w:p w14:paraId="7906FF57" w14:textId="77777777" w:rsidR="00C611FC" w:rsidRPr="00ED49C0" w:rsidRDefault="00ED49C0">
            <w:pPr>
              <w:rPr>
                <w:rFonts w:ascii="Arial" w:hAnsi="Arial" w:cs="Arial"/>
                <w:sz w:val="20"/>
                <w:szCs w:val="20"/>
                <w:highlight w:val="yellow"/>
              </w:rPr>
            </w:pPr>
            <w:r w:rsidRPr="00ED49C0">
              <w:rPr>
                <w:rStyle w:val="normaltextrun"/>
                <w:rFonts w:ascii="Arial" w:hAnsi="Arial" w:cs="Arial"/>
                <w:sz w:val="20"/>
                <w:szCs w:val="20"/>
                <w:highlight w:val="yellow"/>
              </w:rPr>
              <w:t>0</w:t>
            </w:r>
            <w:r w:rsidR="009A3C79">
              <w:rPr>
                <w:rStyle w:val="normaltextrun"/>
                <w:rFonts w:ascii="Arial" w:hAnsi="Arial" w:cs="Arial"/>
                <w:sz w:val="20"/>
                <w:szCs w:val="20"/>
                <w:highlight w:val="yellow"/>
              </w:rPr>
              <w:t>8</w:t>
            </w:r>
            <w:r w:rsidRPr="001F101E">
              <w:rPr>
                <w:rStyle w:val="normaltextrun"/>
                <w:rFonts w:ascii="Arial" w:hAnsi="Arial" w:cs="Arial"/>
                <w:sz w:val="20"/>
                <w:szCs w:val="20"/>
                <w:highlight w:val="yellow"/>
              </w:rPr>
              <w:t>.</w:t>
            </w:r>
            <w:r w:rsidRPr="00ED49C0">
              <w:rPr>
                <w:rStyle w:val="normaltextrun"/>
                <w:rFonts w:ascii="Arial" w:hAnsi="Arial" w:cs="Arial"/>
                <w:sz w:val="20"/>
                <w:szCs w:val="20"/>
                <w:highlight w:val="yellow"/>
              </w:rPr>
              <w:t>0</w:t>
            </w:r>
            <w:r w:rsidR="009A3C79">
              <w:rPr>
                <w:rStyle w:val="normaltextrun"/>
                <w:rFonts w:ascii="Arial" w:hAnsi="Arial" w:cs="Arial"/>
                <w:sz w:val="20"/>
                <w:szCs w:val="20"/>
                <w:highlight w:val="yellow"/>
              </w:rPr>
              <w:t>7</w:t>
            </w:r>
            <w:r w:rsidR="00F60D25" w:rsidRPr="00ED49C0">
              <w:rPr>
                <w:rStyle w:val="normaltextrun"/>
                <w:rFonts w:ascii="Arial" w:hAnsi="Arial" w:cs="Arial"/>
                <w:sz w:val="20"/>
                <w:szCs w:val="20"/>
                <w:highlight w:val="yellow"/>
              </w:rPr>
              <w:t>.</w:t>
            </w:r>
            <w:r w:rsidRPr="00ED49C0">
              <w:rPr>
                <w:rStyle w:val="normaltextrun"/>
                <w:rFonts w:ascii="Arial" w:hAnsi="Arial" w:cs="Arial"/>
                <w:sz w:val="20"/>
                <w:szCs w:val="20"/>
                <w:highlight w:val="yellow"/>
              </w:rPr>
              <w:t>2026</w:t>
            </w:r>
            <w:r w:rsidR="00F60D25" w:rsidRPr="00ED49C0">
              <w:rPr>
                <w:rStyle w:val="eop"/>
                <w:rFonts w:ascii="Arial" w:hAnsi="Arial" w:cs="Arial"/>
                <w:sz w:val="20"/>
                <w:szCs w:val="20"/>
                <w:highlight w:val="yellow"/>
              </w:rPr>
              <w:t> </w:t>
            </w:r>
          </w:p>
        </w:tc>
        <w:tc>
          <w:tcPr>
            <w:tcW w:w="3524" w:type="dxa"/>
            <w:tcBorders>
              <w:top w:val="single" w:sz="4" w:space="0" w:color="000000"/>
              <w:left w:val="single" w:sz="4" w:space="0" w:color="000000"/>
              <w:bottom w:val="single" w:sz="4" w:space="0" w:color="000000"/>
              <w:right w:val="single" w:sz="4" w:space="0" w:color="000000"/>
            </w:tcBorders>
          </w:tcPr>
          <w:p w14:paraId="1C7E991B" w14:textId="77777777" w:rsidR="00F60D25" w:rsidRDefault="00F60D25" w:rsidP="00F60D25">
            <w:pPr>
              <w:pStyle w:val="paragraph"/>
              <w:spacing w:before="0" w:beforeAutospacing="0" w:after="0" w:afterAutospacing="0"/>
              <w:textAlignment w:val="baseline"/>
              <w:divId w:val="136801675"/>
              <w:rPr>
                <w:rFonts w:ascii="Segoe UI" w:hAnsi="Segoe UI" w:cs="Segoe UI"/>
                <w:sz w:val="18"/>
                <w:szCs w:val="18"/>
              </w:rPr>
            </w:pPr>
            <w:r>
              <w:rPr>
                <w:rStyle w:val="normaltextrun"/>
                <w:rFonts w:ascii="Arial" w:hAnsi="Arial" w:cs="Arial"/>
                <w:b/>
                <w:bCs/>
                <w:sz w:val="20"/>
                <w:szCs w:val="20"/>
              </w:rPr>
              <w:t>Content Review</w:t>
            </w:r>
            <w:r>
              <w:rPr>
                <w:rStyle w:val="eop"/>
                <w:rFonts w:ascii="Arial" w:hAnsi="Arial" w:cs="Arial"/>
                <w:sz w:val="20"/>
                <w:szCs w:val="20"/>
              </w:rPr>
              <w:t> </w:t>
            </w:r>
          </w:p>
          <w:p w14:paraId="3FC454E2" w14:textId="77777777" w:rsidR="00C611FC" w:rsidRPr="00825A87" w:rsidRDefault="00F60D25">
            <w:pPr>
              <w:rPr>
                <w:rFonts w:ascii="Arial" w:hAnsi="Arial" w:cs="Arial"/>
                <w:sz w:val="20"/>
                <w:szCs w:val="20"/>
              </w:rPr>
            </w:pPr>
            <w:r>
              <w:rPr>
                <w:rStyle w:val="eop"/>
                <w:rFonts w:ascii="Arial" w:hAnsi="Arial" w:cs="Arial"/>
                <w:sz w:val="20"/>
                <w:szCs w:val="20"/>
              </w:rPr>
              <w:t> </w:t>
            </w:r>
          </w:p>
        </w:tc>
        <w:tc>
          <w:tcPr>
            <w:tcW w:w="2019" w:type="dxa"/>
            <w:tcBorders>
              <w:top w:val="single" w:sz="4" w:space="0" w:color="000000"/>
              <w:left w:val="single" w:sz="4" w:space="0" w:color="000000"/>
              <w:bottom w:val="single" w:sz="4" w:space="0" w:color="000000"/>
              <w:right w:val="single" w:sz="4" w:space="0" w:color="000000"/>
            </w:tcBorders>
          </w:tcPr>
          <w:p w14:paraId="69F94528" w14:textId="77777777" w:rsidR="00F60D25" w:rsidRPr="00F60D25" w:rsidRDefault="00F60D25" w:rsidP="00F60D25">
            <w:pPr>
              <w:pStyle w:val="paragraph"/>
              <w:spacing w:before="0" w:beforeAutospacing="0" w:after="0" w:afterAutospacing="0"/>
              <w:textAlignment w:val="baseline"/>
              <w:divId w:val="1715083800"/>
              <w:rPr>
                <w:rFonts w:ascii="Segoe UI" w:hAnsi="Segoe UI" w:cs="Segoe UI"/>
                <w:sz w:val="18"/>
                <w:szCs w:val="18"/>
                <w:lang w:val="en-US"/>
              </w:rPr>
            </w:pPr>
            <w:r w:rsidRPr="00F60D25">
              <w:rPr>
                <w:rStyle w:val="normaltextrun"/>
                <w:rFonts w:ascii="Arial" w:hAnsi="Arial" w:cs="Arial"/>
                <w:sz w:val="20"/>
                <w:szCs w:val="20"/>
                <w:lang w:val="en-US"/>
              </w:rPr>
              <w:t>LE CISOs</w:t>
            </w:r>
            <w:r w:rsidRPr="00F60D25">
              <w:rPr>
                <w:rStyle w:val="eop"/>
                <w:rFonts w:ascii="Arial" w:hAnsi="Arial" w:cs="Arial"/>
                <w:sz w:val="20"/>
                <w:szCs w:val="20"/>
                <w:lang w:val="en-US"/>
              </w:rPr>
              <w:t> </w:t>
            </w:r>
          </w:p>
          <w:p w14:paraId="1ADEEE51" w14:textId="77777777" w:rsidR="00F60D25" w:rsidRPr="00F60D25" w:rsidRDefault="00F60D25" w:rsidP="00F60D25">
            <w:pPr>
              <w:pStyle w:val="paragraph"/>
              <w:spacing w:before="0" w:beforeAutospacing="0" w:after="0" w:afterAutospacing="0"/>
              <w:textAlignment w:val="baseline"/>
              <w:divId w:val="702681117"/>
              <w:rPr>
                <w:rFonts w:ascii="Segoe UI" w:hAnsi="Segoe UI" w:cs="Segoe UI"/>
                <w:sz w:val="18"/>
                <w:szCs w:val="18"/>
                <w:lang w:val="en-US"/>
              </w:rPr>
            </w:pPr>
            <w:r w:rsidRPr="00F60D25">
              <w:rPr>
                <w:rStyle w:val="normaltextrun"/>
                <w:rFonts w:ascii="Arial" w:hAnsi="Arial" w:cs="Arial"/>
                <w:sz w:val="20"/>
                <w:szCs w:val="20"/>
                <w:lang w:val="en-US"/>
              </w:rPr>
              <w:t>TISOs</w:t>
            </w:r>
            <w:r w:rsidRPr="00F60D25">
              <w:rPr>
                <w:rStyle w:val="eop"/>
                <w:rFonts w:ascii="Arial" w:hAnsi="Arial" w:cs="Arial"/>
                <w:sz w:val="20"/>
                <w:szCs w:val="20"/>
                <w:lang w:val="en-US"/>
              </w:rPr>
              <w:t> </w:t>
            </w:r>
          </w:p>
          <w:p w14:paraId="75696AA5" w14:textId="77777777" w:rsidR="00195321" w:rsidRPr="00825A87" w:rsidRDefault="00195321">
            <w:pPr>
              <w:rPr>
                <w:rFonts w:ascii="Arial" w:hAnsi="Arial" w:cs="Arial"/>
                <w:sz w:val="20"/>
                <w:szCs w:val="20"/>
              </w:rPr>
            </w:pPr>
            <w:r>
              <w:rPr>
                <w:rStyle w:val="normaltextrun"/>
                <w:rFonts w:ascii="Arial" w:hAnsi="Arial" w:cs="Arial"/>
                <w:sz w:val="20"/>
                <w:szCs w:val="20"/>
              </w:rPr>
              <w:t>IT Ameli project</w:t>
            </w:r>
            <w:r w:rsidR="00F60D25">
              <w:rPr>
                <w:rStyle w:val="eop"/>
                <w:rFonts w:ascii="Arial" w:hAnsi="Arial" w:cs="Arial"/>
                <w:sz w:val="20"/>
                <w:szCs w:val="20"/>
              </w:rPr>
              <w:t> </w:t>
            </w:r>
          </w:p>
        </w:tc>
      </w:tr>
      <w:tr w:rsidR="00C611FC" w:rsidRPr="00FF1161" w14:paraId="1C8432BC" w14:textId="77777777">
        <w:trPr>
          <w:trHeight w:val="542"/>
        </w:trPr>
        <w:tc>
          <w:tcPr>
            <w:tcW w:w="1167" w:type="dxa"/>
            <w:vMerge/>
            <w:tcBorders>
              <w:top w:val="single" w:sz="4" w:space="0" w:color="000000"/>
              <w:left w:val="single" w:sz="4" w:space="0" w:color="000000"/>
              <w:bottom w:val="single" w:sz="4" w:space="0" w:color="000000"/>
              <w:right w:val="single" w:sz="4" w:space="0" w:color="000000"/>
            </w:tcBorders>
            <w:vAlign w:val="center"/>
          </w:tcPr>
          <w:p w14:paraId="29D3AFEA" w14:textId="77777777" w:rsidR="00C611FC" w:rsidRPr="00825A87" w:rsidRDefault="00C611FC">
            <w:pPr>
              <w:rPr>
                <w:rFonts w:ascii="Arial" w:hAnsi="Arial" w:cs="Arial"/>
                <w:sz w:val="20"/>
                <w:szCs w:val="20"/>
              </w:rPr>
            </w:pPr>
          </w:p>
        </w:tc>
        <w:tc>
          <w:tcPr>
            <w:tcW w:w="1479" w:type="dxa"/>
            <w:tcBorders>
              <w:top w:val="single" w:sz="4" w:space="0" w:color="000000"/>
              <w:left w:val="single" w:sz="4" w:space="0" w:color="000000"/>
              <w:bottom w:val="single" w:sz="4" w:space="0" w:color="000000"/>
              <w:right w:val="single" w:sz="4" w:space="0" w:color="000000"/>
            </w:tcBorders>
          </w:tcPr>
          <w:p w14:paraId="3910747B" w14:textId="77777777" w:rsidR="00C611FC" w:rsidRPr="00825A87" w:rsidRDefault="00ED49C0">
            <w:pPr>
              <w:rPr>
                <w:rFonts w:ascii="Arial" w:hAnsi="Arial" w:cs="Arial"/>
                <w:sz w:val="20"/>
                <w:szCs w:val="20"/>
              </w:rPr>
            </w:pPr>
            <w:r>
              <w:rPr>
                <w:rStyle w:val="normaltextrun"/>
                <w:rFonts w:ascii="Arial" w:hAnsi="Arial" w:cs="Arial"/>
                <w:sz w:val="20"/>
                <w:szCs w:val="20"/>
                <w:highlight w:val="yellow"/>
              </w:rPr>
              <w:t>0</w:t>
            </w:r>
            <w:r w:rsidR="009A3C79">
              <w:rPr>
                <w:rStyle w:val="normaltextrun"/>
                <w:rFonts w:ascii="Arial" w:hAnsi="Arial" w:cs="Arial"/>
                <w:sz w:val="20"/>
                <w:szCs w:val="20"/>
                <w:highlight w:val="yellow"/>
              </w:rPr>
              <w:t>8</w:t>
            </w:r>
            <w:r>
              <w:rPr>
                <w:rStyle w:val="normaltextrun"/>
                <w:rFonts w:ascii="Arial" w:hAnsi="Arial" w:cs="Arial"/>
                <w:sz w:val="20"/>
                <w:szCs w:val="20"/>
                <w:highlight w:val="yellow"/>
              </w:rPr>
              <w:t>.0</w:t>
            </w:r>
            <w:r w:rsidR="009A3C79">
              <w:rPr>
                <w:rStyle w:val="normaltextrun"/>
                <w:rFonts w:ascii="Arial" w:hAnsi="Arial" w:cs="Arial"/>
                <w:sz w:val="20"/>
                <w:szCs w:val="20"/>
                <w:highlight w:val="yellow"/>
              </w:rPr>
              <w:t>7</w:t>
            </w:r>
            <w:r>
              <w:rPr>
                <w:rStyle w:val="normaltextrun"/>
                <w:rFonts w:ascii="Arial" w:hAnsi="Arial" w:cs="Arial"/>
                <w:sz w:val="20"/>
                <w:szCs w:val="20"/>
                <w:highlight w:val="yellow"/>
              </w:rPr>
              <w:t>.2026</w:t>
            </w:r>
            <w:r w:rsidR="00F60D25">
              <w:rPr>
                <w:rStyle w:val="eop"/>
                <w:rFonts w:ascii="Arial" w:hAnsi="Arial" w:cs="Arial"/>
                <w:sz w:val="20"/>
                <w:szCs w:val="20"/>
              </w:rPr>
              <w:t> </w:t>
            </w:r>
          </w:p>
        </w:tc>
        <w:tc>
          <w:tcPr>
            <w:tcW w:w="3524" w:type="dxa"/>
            <w:tcBorders>
              <w:top w:val="single" w:sz="4" w:space="0" w:color="000000"/>
              <w:left w:val="single" w:sz="4" w:space="0" w:color="000000"/>
              <w:bottom w:val="single" w:sz="4" w:space="0" w:color="000000"/>
              <w:right w:val="single" w:sz="4" w:space="0" w:color="000000"/>
            </w:tcBorders>
          </w:tcPr>
          <w:p w14:paraId="47516FAB" w14:textId="77777777" w:rsidR="00F60D25" w:rsidRDefault="00F60D25" w:rsidP="00F60D25">
            <w:pPr>
              <w:pStyle w:val="paragraph"/>
              <w:spacing w:before="0" w:beforeAutospacing="0" w:after="0" w:afterAutospacing="0"/>
              <w:textAlignment w:val="baseline"/>
              <w:divId w:val="154809508"/>
              <w:rPr>
                <w:rFonts w:ascii="Segoe UI" w:hAnsi="Segoe UI" w:cs="Segoe UI"/>
                <w:sz w:val="18"/>
                <w:szCs w:val="18"/>
              </w:rPr>
            </w:pPr>
            <w:r>
              <w:rPr>
                <w:rStyle w:val="normaltextrun"/>
                <w:rFonts w:ascii="Arial" w:hAnsi="Arial" w:cs="Arial"/>
                <w:b/>
                <w:bCs/>
                <w:sz w:val="20"/>
                <w:szCs w:val="20"/>
              </w:rPr>
              <w:t>Content Confirmation</w:t>
            </w:r>
            <w:r>
              <w:rPr>
                <w:rStyle w:val="eop"/>
                <w:rFonts w:ascii="Arial" w:hAnsi="Arial" w:cs="Arial"/>
                <w:sz w:val="20"/>
                <w:szCs w:val="20"/>
              </w:rPr>
              <w:t> </w:t>
            </w:r>
          </w:p>
          <w:p w14:paraId="1A35DCEC" w14:textId="77777777" w:rsidR="00C611FC" w:rsidRPr="00825A87" w:rsidRDefault="00C611FC">
            <w:pPr>
              <w:rPr>
                <w:rFonts w:ascii="Arial" w:hAnsi="Arial" w:cs="Arial"/>
                <w:sz w:val="20"/>
                <w:szCs w:val="20"/>
              </w:rPr>
            </w:pPr>
          </w:p>
        </w:tc>
        <w:tc>
          <w:tcPr>
            <w:tcW w:w="2019" w:type="dxa"/>
            <w:tcBorders>
              <w:top w:val="single" w:sz="4" w:space="0" w:color="000000"/>
              <w:left w:val="single" w:sz="4" w:space="0" w:color="000000"/>
              <w:bottom w:val="single" w:sz="4" w:space="0" w:color="000000"/>
              <w:right w:val="single" w:sz="4" w:space="0" w:color="000000"/>
            </w:tcBorders>
          </w:tcPr>
          <w:p w14:paraId="1F690F7F" w14:textId="77777777" w:rsidR="00C611FC" w:rsidRPr="00825A87" w:rsidRDefault="00FD3953">
            <w:pPr>
              <w:rPr>
                <w:rFonts w:ascii="Arial" w:hAnsi="Arial" w:cs="Arial"/>
                <w:sz w:val="20"/>
                <w:szCs w:val="20"/>
              </w:rPr>
            </w:pPr>
            <w:r>
              <w:rPr>
                <w:rStyle w:val="normaltextrun"/>
                <w:rFonts w:ascii="Arial" w:hAnsi="Arial" w:cs="Arial"/>
                <w:sz w:val="20"/>
                <w:szCs w:val="20"/>
              </w:rPr>
              <w:t xml:space="preserve">Head of ICT Risk </w:t>
            </w:r>
            <w:r w:rsidR="009A5A98" w:rsidRPr="00565A4E">
              <w:rPr>
                <w:rStyle w:val="normaltextrun"/>
                <w:rFonts w:ascii="Arial" w:hAnsi="Arial" w:cs="Arial"/>
                <w:sz w:val="20"/>
                <w:szCs w:val="20"/>
                <w:highlight w:val="yellow"/>
              </w:rPr>
              <w:t>Governance &amp; Advisory</w:t>
            </w:r>
            <w:r>
              <w:rPr>
                <w:rStyle w:val="normaltextrun"/>
                <w:rFonts w:ascii="Arial" w:hAnsi="Arial" w:cs="Arial"/>
                <w:sz w:val="20"/>
                <w:szCs w:val="20"/>
              </w:rPr>
              <w:t xml:space="preserve"> Unit and LE CISOs</w:t>
            </w:r>
            <w:r w:rsidR="00F60D25">
              <w:rPr>
                <w:rStyle w:val="eop"/>
                <w:rFonts w:ascii="Arial" w:hAnsi="Arial" w:cs="Arial"/>
                <w:sz w:val="20"/>
                <w:szCs w:val="20"/>
              </w:rPr>
              <w:t> </w:t>
            </w:r>
          </w:p>
        </w:tc>
      </w:tr>
    </w:tbl>
    <w:p w14:paraId="169B2799" w14:textId="77777777" w:rsidR="00B43635" w:rsidRPr="00825A87" w:rsidRDefault="00B43635" w:rsidP="0027643D">
      <w:pPr>
        <w:rPr>
          <w:rFonts w:ascii="Arial" w:hAnsi="Arial" w:cs="Arial"/>
          <w:sz w:val="20"/>
          <w:szCs w:val="20"/>
        </w:rPr>
      </w:pPr>
    </w:p>
    <w:p w14:paraId="594ACF21" w14:textId="77777777" w:rsidR="007A79DD" w:rsidRPr="00825A87" w:rsidRDefault="007A79DD" w:rsidP="0027643D">
      <w:pPr>
        <w:rPr>
          <w:rFonts w:ascii="Arial" w:hAnsi="Arial" w:cs="Arial"/>
          <w:b/>
          <w:sz w:val="20"/>
          <w:szCs w:val="20"/>
        </w:rPr>
      </w:pPr>
      <w:r w:rsidRPr="00825A87">
        <w:rPr>
          <w:rFonts w:ascii="Arial" w:hAnsi="Arial" w:cs="Arial"/>
          <w:b/>
          <w:sz w:val="20"/>
          <w:szCs w:val="20"/>
        </w:rPr>
        <w:t>Approvals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483"/>
        <w:gridCol w:w="3524"/>
        <w:gridCol w:w="2016"/>
      </w:tblGrid>
      <w:tr w:rsidR="00C611FC" w:rsidRPr="00FF1161" w14:paraId="0F089A0F" w14:textId="77777777">
        <w:tc>
          <w:tcPr>
            <w:tcW w:w="11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F907D2" w14:textId="77777777" w:rsidR="00C611FC" w:rsidRPr="00825A87" w:rsidRDefault="00C611FC">
            <w:pPr>
              <w:rPr>
                <w:rFonts w:ascii="Arial" w:hAnsi="Arial" w:cs="Arial"/>
                <w:sz w:val="20"/>
                <w:szCs w:val="20"/>
              </w:rPr>
            </w:pPr>
            <w:r w:rsidRPr="00825A87">
              <w:rPr>
                <w:rFonts w:ascii="Arial" w:hAnsi="Arial" w:cs="Arial"/>
                <w:sz w:val="20"/>
                <w:szCs w:val="20"/>
              </w:rPr>
              <w:t>Version</w:t>
            </w:r>
          </w:p>
        </w:tc>
        <w:tc>
          <w:tcPr>
            <w:tcW w:w="14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DADCD2B" w14:textId="77777777" w:rsidR="00C611FC" w:rsidRPr="00825A87" w:rsidRDefault="00C611FC">
            <w:pPr>
              <w:rPr>
                <w:rFonts w:ascii="Arial" w:hAnsi="Arial" w:cs="Arial"/>
                <w:sz w:val="20"/>
                <w:szCs w:val="20"/>
              </w:rPr>
            </w:pPr>
            <w:r w:rsidRPr="00825A87">
              <w:rPr>
                <w:rFonts w:ascii="Arial" w:hAnsi="Arial" w:cs="Arial"/>
                <w:sz w:val="20"/>
                <w:szCs w:val="20"/>
              </w:rPr>
              <w:t>Date</w:t>
            </w:r>
          </w:p>
        </w:tc>
        <w:tc>
          <w:tcPr>
            <w:tcW w:w="35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FA4C834" w14:textId="77777777" w:rsidR="00C611FC" w:rsidRPr="00825A87" w:rsidRDefault="00C611FC">
            <w:pPr>
              <w:rPr>
                <w:rFonts w:ascii="Arial" w:hAnsi="Arial" w:cs="Arial"/>
                <w:sz w:val="20"/>
                <w:szCs w:val="20"/>
              </w:rPr>
            </w:pPr>
            <w:r w:rsidRPr="00825A87">
              <w:rPr>
                <w:rFonts w:ascii="Arial" w:hAnsi="Arial" w:cs="Arial"/>
                <w:sz w:val="20"/>
                <w:szCs w:val="20"/>
              </w:rPr>
              <w:t>Task</w:t>
            </w:r>
          </w:p>
        </w:tc>
        <w:tc>
          <w:tcPr>
            <w:tcW w:w="201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A16E13" w14:textId="77777777" w:rsidR="00C611FC" w:rsidRPr="00825A87" w:rsidRDefault="00C611FC">
            <w:pPr>
              <w:rPr>
                <w:rFonts w:ascii="Arial" w:hAnsi="Arial" w:cs="Arial"/>
                <w:sz w:val="20"/>
                <w:szCs w:val="20"/>
              </w:rPr>
            </w:pPr>
            <w:r w:rsidRPr="00825A87">
              <w:rPr>
                <w:rFonts w:ascii="Arial" w:hAnsi="Arial" w:cs="Arial"/>
                <w:sz w:val="20"/>
                <w:szCs w:val="20"/>
              </w:rPr>
              <w:t>Name</w:t>
            </w:r>
          </w:p>
        </w:tc>
      </w:tr>
      <w:tr w:rsidR="009A5A98" w:rsidRPr="00FF1161" w14:paraId="25247B3E" w14:textId="77777777" w:rsidTr="002833DC">
        <w:trPr>
          <w:trHeight w:val="873"/>
        </w:trPr>
        <w:tc>
          <w:tcPr>
            <w:tcW w:w="1166" w:type="dxa"/>
            <w:tcBorders>
              <w:top w:val="single" w:sz="4" w:space="0" w:color="000000"/>
              <w:left w:val="single" w:sz="4" w:space="0" w:color="000000"/>
              <w:bottom w:val="single" w:sz="4" w:space="0" w:color="000000"/>
              <w:right w:val="single" w:sz="4" w:space="0" w:color="000000"/>
            </w:tcBorders>
          </w:tcPr>
          <w:p w14:paraId="580AEC0B" w14:textId="77777777" w:rsidR="009A5A98" w:rsidRPr="00565A4E" w:rsidRDefault="008C6BDD" w:rsidP="009A5A98">
            <w:pPr>
              <w:rPr>
                <w:rFonts w:ascii="Arial" w:hAnsi="Arial" w:cs="Arial"/>
                <w:sz w:val="20"/>
                <w:szCs w:val="20"/>
                <w:highlight w:val="yellow"/>
              </w:rPr>
            </w:pPr>
            <w:r>
              <w:rPr>
                <w:rFonts w:ascii="Arial" w:hAnsi="Arial" w:cs="Arial"/>
                <w:sz w:val="20"/>
                <w:szCs w:val="20"/>
                <w:highlight w:val="yellow"/>
              </w:rPr>
              <w:t>2</w:t>
            </w:r>
            <w:r w:rsidR="009A5A98" w:rsidRPr="00565A4E">
              <w:rPr>
                <w:rFonts w:ascii="Arial" w:hAnsi="Arial" w:cs="Arial"/>
                <w:sz w:val="20"/>
                <w:szCs w:val="20"/>
                <w:highlight w:val="yellow"/>
              </w:rPr>
              <w:t>.</w:t>
            </w:r>
            <w:r>
              <w:rPr>
                <w:rFonts w:ascii="Arial" w:hAnsi="Arial" w:cs="Arial"/>
                <w:sz w:val="20"/>
                <w:szCs w:val="20"/>
                <w:highlight w:val="yellow"/>
              </w:rPr>
              <w:t>0</w:t>
            </w:r>
          </w:p>
        </w:tc>
        <w:tc>
          <w:tcPr>
            <w:tcW w:w="1483" w:type="dxa"/>
            <w:tcBorders>
              <w:top w:val="single" w:sz="4" w:space="0" w:color="000000"/>
              <w:left w:val="single" w:sz="4" w:space="0" w:color="000000"/>
              <w:bottom w:val="single" w:sz="4" w:space="0" w:color="000000"/>
              <w:right w:val="single" w:sz="4" w:space="0" w:color="000000"/>
            </w:tcBorders>
          </w:tcPr>
          <w:p w14:paraId="360E3D7C" w14:textId="7B157A10" w:rsidR="009A5A98" w:rsidRPr="00565A4E" w:rsidRDefault="00280986" w:rsidP="009A5A98">
            <w:pPr>
              <w:rPr>
                <w:rFonts w:ascii="Arial" w:hAnsi="Arial" w:cs="Arial"/>
                <w:sz w:val="20"/>
                <w:szCs w:val="20"/>
                <w:highlight w:val="yellow"/>
              </w:rPr>
            </w:pPr>
            <w:r w:rsidRPr="00280986">
              <w:rPr>
                <w:rFonts w:ascii="Arial" w:hAnsi="Arial" w:cs="Arial"/>
                <w:sz w:val="20"/>
                <w:szCs w:val="20"/>
                <w:highlight w:val="yellow"/>
              </w:rPr>
              <w:t>13.08.2026</w:t>
            </w:r>
          </w:p>
        </w:tc>
        <w:tc>
          <w:tcPr>
            <w:tcW w:w="3524" w:type="dxa"/>
            <w:tcBorders>
              <w:top w:val="single" w:sz="4" w:space="0" w:color="000000"/>
              <w:left w:val="single" w:sz="4" w:space="0" w:color="000000"/>
              <w:bottom w:val="single" w:sz="4" w:space="0" w:color="000000"/>
              <w:right w:val="single" w:sz="4" w:space="0" w:color="000000"/>
            </w:tcBorders>
          </w:tcPr>
          <w:p w14:paraId="5B598F91" w14:textId="77777777" w:rsidR="009A5A98" w:rsidRPr="00565A4E" w:rsidRDefault="009A5A98" w:rsidP="009A5A98">
            <w:pPr>
              <w:rPr>
                <w:rFonts w:ascii="Arial" w:hAnsi="Arial" w:cs="Arial"/>
                <w:b/>
                <w:sz w:val="20"/>
                <w:szCs w:val="20"/>
                <w:highlight w:val="yellow"/>
              </w:rPr>
            </w:pPr>
            <w:r w:rsidRPr="00565A4E">
              <w:rPr>
                <w:rFonts w:ascii="Arial" w:hAnsi="Arial" w:cs="Arial"/>
                <w:b/>
                <w:sz w:val="20"/>
                <w:szCs w:val="20"/>
                <w:highlight w:val="yellow"/>
              </w:rPr>
              <w:t>Approval</w:t>
            </w:r>
          </w:p>
        </w:tc>
        <w:tc>
          <w:tcPr>
            <w:tcW w:w="2016" w:type="dxa"/>
            <w:tcBorders>
              <w:top w:val="single" w:sz="4" w:space="0" w:color="000000"/>
              <w:left w:val="single" w:sz="4" w:space="0" w:color="000000"/>
              <w:bottom w:val="single" w:sz="4" w:space="0" w:color="000000"/>
              <w:right w:val="single" w:sz="4" w:space="0" w:color="000000"/>
            </w:tcBorders>
          </w:tcPr>
          <w:p w14:paraId="15E59F7F" w14:textId="77777777" w:rsidR="009A5A98" w:rsidRPr="00565A4E" w:rsidRDefault="009A5A98" w:rsidP="009A5A98">
            <w:pPr>
              <w:rPr>
                <w:rFonts w:ascii="Arial" w:hAnsi="Arial" w:cs="Arial"/>
                <w:sz w:val="20"/>
                <w:szCs w:val="20"/>
                <w:highlight w:val="yellow"/>
              </w:rPr>
            </w:pPr>
            <w:r w:rsidRPr="00565A4E">
              <w:rPr>
                <w:rFonts w:ascii="Arial" w:hAnsi="Arial" w:cs="Arial"/>
                <w:sz w:val="20"/>
                <w:szCs w:val="20"/>
                <w:highlight w:val="yellow"/>
              </w:rPr>
              <w:t>DBAG Chief Risk Officer</w:t>
            </w:r>
          </w:p>
        </w:tc>
      </w:tr>
    </w:tbl>
    <w:p w14:paraId="0398C488" w14:textId="77777777" w:rsidR="00127B94" w:rsidRPr="00825A87" w:rsidRDefault="00127B94" w:rsidP="0076728A">
      <w:pPr>
        <w:rPr>
          <w:rFonts w:ascii="Arial" w:hAnsi="Arial" w:cs="Arial"/>
          <w:sz w:val="20"/>
          <w:szCs w:val="20"/>
        </w:rPr>
      </w:pPr>
    </w:p>
    <w:p w14:paraId="16B84211" w14:textId="77777777" w:rsidR="007C650C" w:rsidRPr="00825A87" w:rsidRDefault="007C650C" w:rsidP="000A0009">
      <w:pPr>
        <w:pStyle w:val="Heading2"/>
        <w:numPr>
          <w:ilvl w:val="1"/>
          <w:numId w:val="1"/>
        </w:numPr>
        <w:ind w:left="540" w:hanging="540"/>
        <w:jc w:val="both"/>
        <w:rPr>
          <w:rFonts w:ascii="Arial" w:hAnsi="Arial" w:cs="Arial"/>
          <w:color w:val="auto"/>
          <w:sz w:val="24"/>
          <w:szCs w:val="24"/>
        </w:rPr>
      </w:pPr>
      <w:bookmarkStart w:id="167" w:name="_Toc234399374"/>
      <w:r w:rsidRPr="00825A87">
        <w:rPr>
          <w:rFonts w:ascii="Arial" w:hAnsi="Arial" w:cs="Arial"/>
          <w:color w:val="auto"/>
          <w:sz w:val="24"/>
          <w:szCs w:val="24"/>
        </w:rPr>
        <w:t>Re</w:t>
      </w:r>
      <w:r w:rsidR="001F191B" w:rsidRPr="00825A87">
        <w:rPr>
          <w:rFonts w:ascii="Arial" w:hAnsi="Arial" w:cs="Arial"/>
          <w:color w:val="auto"/>
          <w:sz w:val="24"/>
          <w:szCs w:val="24"/>
        </w:rPr>
        <w:t>lated</w:t>
      </w:r>
      <w:r w:rsidRPr="00825A87">
        <w:rPr>
          <w:rFonts w:ascii="Arial" w:hAnsi="Arial" w:cs="Arial"/>
          <w:color w:val="auto"/>
          <w:sz w:val="24"/>
          <w:szCs w:val="24"/>
        </w:rPr>
        <w:t xml:space="preserve"> </w:t>
      </w:r>
      <w:r w:rsidR="00041D48" w:rsidRPr="00825A87">
        <w:rPr>
          <w:rFonts w:ascii="Arial" w:hAnsi="Arial" w:cs="Arial"/>
          <w:color w:val="auto"/>
          <w:sz w:val="24"/>
          <w:szCs w:val="24"/>
        </w:rPr>
        <w:t>Written Rules</w:t>
      </w:r>
      <w:bookmarkEnd w:id="167"/>
    </w:p>
    <w:p w14:paraId="35CB438B" w14:textId="77777777" w:rsidR="00440E04" w:rsidRPr="00825A87" w:rsidRDefault="00440E04" w:rsidP="00440E04">
      <w:pPr>
        <w:rPr>
          <w:rFonts w:ascii="Arial" w:hAnsi="Arial" w:cs="Arial"/>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4"/>
        <w:gridCol w:w="5015"/>
      </w:tblGrid>
      <w:tr w:rsidR="00440E04" w:rsidRPr="00FF1161" w14:paraId="6ABF9DBE" w14:textId="77777777">
        <w:tc>
          <w:tcPr>
            <w:tcW w:w="3539" w:type="dxa"/>
            <w:tcBorders>
              <w:top w:val="single" w:sz="4" w:space="0" w:color="000000"/>
              <w:left w:val="single" w:sz="4" w:space="0" w:color="000000"/>
              <w:bottom w:val="single" w:sz="4" w:space="0" w:color="000000"/>
              <w:right w:val="single" w:sz="4" w:space="0" w:color="000000"/>
            </w:tcBorders>
          </w:tcPr>
          <w:p w14:paraId="51EAFC45" w14:textId="77777777" w:rsidR="00440E04" w:rsidRPr="00825A87" w:rsidRDefault="00440E04">
            <w:pPr>
              <w:rPr>
                <w:rFonts w:ascii="Arial" w:hAnsi="Arial" w:cs="Arial"/>
              </w:rPr>
            </w:pPr>
            <w:r w:rsidRPr="00825A87">
              <w:rPr>
                <w:rFonts w:ascii="Arial" w:hAnsi="Arial" w:cs="Arial"/>
              </w:rPr>
              <w:t>Superordinated Written Rules</w:t>
            </w:r>
          </w:p>
          <w:p w14:paraId="3EDCB590" w14:textId="77777777" w:rsidR="00440E04" w:rsidRPr="00825A87" w:rsidRDefault="00440E04">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342E2EA1" w14:textId="77777777" w:rsidR="00440E04" w:rsidRPr="00825A87" w:rsidRDefault="00440E04">
            <w:pPr>
              <w:pStyle w:val="ListParagraph"/>
              <w:numPr>
                <w:ilvl w:val="0"/>
                <w:numId w:val="5"/>
              </w:numPr>
              <w:ind w:left="467" w:hanging="283"/>
              <w:rPr>
                <w:rFonts w:ascii="Arial" w:hAnsi="Arial" w:cs="Arial"/>
                <w:i/>
              </w:rPr>
            </w:pPr>
            <w:r w:rsidRPr="00825A87">
              <w:rPr>
                <w:rFonts w:ascii="Arial" w:hAnsi="Arial" w:cs="Arial"/>
                <w:sz w:val="20"/>
                <w:szCs w:val="20"/>
              </w:rPr>
              <w:t xml:space="preserve">ICT Risk </w:t>
            </w:r>
            <w:r w:rsidR="006049DC">
              <w:rPr>
                <w:rFonts w:ascii="Arial" w:hAnsi="Arial" w:cs="Arial"/>
                <w:sz w:val="20"/>
                <w:szCs w:val="20"/>
              </w:rPr>
              <w:t xml:space="preserve">Management </w:t>
            </w:r>
            <w:r w:rsidRPr="00825A87">
              <w:rPr>
                <w:rFonts w:ascii="Arial" w:hAnsi="Arial" w:cs="Arial"/>
                <w:sz w:val="20"/>
                <w:szCs w:val="20"/>
              </w:rPr>
              <w:t>Policy</w:t>
            </w:r>
          </w:p>
        </w:tc>
      </w:tr>
      <w:tr w:rsidR="00440E04" w:rsidRPr="001D4753" w14:paraId="0F746BC5" w14:textId="77777777" w:rsidTr="000040E8">
        <w:trPr>
          <w:trHeight w:val="47"/>
        </w:trPr>
        <w:tc>
          <w:tcPr>
            <w:tcW w:w="3539" w:type="dxa"/>
            <w:tcBorders>
              <w:top w:val="single" w:sz="4" w:space="0" w:color="000000"/>
              <w:left w:val="single" w:sz="4" w:space="0" w:color="000000"/>
              <w:bottom w:val="single" w:sz="4" w:space="0" w:color="000000"/>
              <w:right w:val="single" w:sz="4" w:space="0" w:color="000000"/>
            </w:tcBorders>
          </w:tcPr>
          <w:p w14:paraId="54137842" w14:textId="77777777" w:rsidR="00440E04" w:rsidRPr="00825A87" w:rsidRDefault="00440E04">
            <w:pPr>
              <w:rPr>
                <w:rFonts w:ascii="Arial" w:hAnsi="Arial" w:cs="Arial"/>
              </w:rPr>
            </w:pPr>
            <w:r w:rsidRPr="00825A87">
              <w:rPr>
                <w:rFonts w:ascii="Arial" w:hAnsi="Arial" w:cs="Arial"/>
              </w:rPr>
              <w:t>Subordinated Written Rules</w:t>
            </w:r>
          </w:p>
          <w:p w14:paraId="09F96DF2" w14:textId="77777777" w:rsidR="000040E8" w:rsidRPr="00825A87" w:rsidRDefault="000040E8">
            <w:pPr>
              <w:rPr>
                <w:rFonts w:ascii="Arial" w:hAnsi="Arial" w:cs="Arial"/>
              </w:rPr>
            </w:pPr>
          </w:p>
        </w:tc>
        <w:tc>
          <w:tcPr>
            <w:tcW w:w="5811" w:type="dxa"/>
            <w:tcBorders>
              <w:top w:val="single" w:sz="4" w:space="0" w:color="000000"/>
              <w:left w:val="single" w:sz="4" w:space="0" w:color="000000"/>
              <w:bottom w:val="single" w:sz="4" w:space="0" w:color="000000"/>
              <w:right w:val="single" w:sz="4" w:space="0" w:color="000000"/>
            </w:tcBorders>
          </w:tcPr>
          <w:p w14:paraId="40FB9AF4" w14:textId="77777777" w:rsidR="00440E04" w:rsidRPr="00825A87" w:rsidRDefault="00C95DB5">
            <w:pPr>
              <w:pStyle w:val="ListParagraph"/>
              <w:numPr>
                <w:ilvl w:val="0"/>
                <w:numId w:val="5"/>
              </w:numPr>
              <w:ind w:left="467" w:hanging="283"/>
              <w:rPr>
                <w:rFonts w:ascii="Arial" w:hAnsi="Arial" w:cs="Arial"/>
              </w:rPr>
            </w:pPr>
            <w:r>
              <w:rPr>
                <w:rFonts w:ascii="Arial" w:hAnsi="Arial" w:cs="Arial"/>
                <w:sz w:val="20"/>
                <w:szCs w:val="20"/>
              </w:rPr>
              <w:t>Data Security Procedure</w:t>
            </w:r>
          </w:p>
        </w:tc>
      </w:tr>
    </w:tbl>
    <w:p w14:paraId="005711FA" w14:textId="77777777" w:rsidR="008B773B" w:rsidRPr="00825A87" w:rsidRDefault="008B773B" w:rsidP="00365118">
      <w:pPr>
        <w:pStyle w:val="Heading2"/>
        <w:pageBreakBefore/>
        <w:numPr>
          <w:ilvl w:val="1"/>
          <w:numId w:val="1"/>
        </w:numPr>
        <w:ind w:left="539" w:hanging="539"/>
        <w:jc w:val="both"/>
        <w:rPr>
          <w:rFonts w:ascii="Arial" w:hAnsi="Arial" w:cs="Arial"/>
          <w:color w:val="000000" w:themeColor="text1"/>
          <w:sz w:val="24"/>
          <w:szCs w:val="24"/>
        </w:rPr>
      </w:pPr>
      <w:bookmarkStart w:id="168" w:name="_Toc179289667"/>
      <w:bookmarkStart w:id="169" w:name="_Toc179793155"/>
      <w:bookmarkStart w:id="170" w:name="_Toc179289668"/>
      <w:bookmarkStart w:id="171" w:name="_Toc179793156"/>
      <w:bookmarkStart w:id="172" w:name="_Toc179289669"/>
      <w:bookmarkStart w:id="173" w:name="_Toc179793157"/>
      <w:bookmarkStart w:id="174" w:name="_Toc179289670"/>
      <w:bookmarkStart w:id="175" w:name="_Toc179793158"/>
      <w:bookmarkStart w:id="176" w:name="_Toc234399375"/>
      <w:bookmarkEnd w:id="168"/>
      <w:bookmarkEnd w:id="169"/>
      <w:bookmarkEnd w:id="170"/>
      <w:bookmarkEnd w:id="171"/>
      <w:bookmarkEnd w:id="172"/>
      <w:bookmarkEnd w:id="173"/>
      <w:bookmarkEnd w:id="174"/>
      <w:bookmarkEnd w:id="175"/>
      <w:r w:rsidRPr="00825A87">
        <w:rPr>
          <w:rFonts w:ascii="Arial" w:hAnsi="Arial" w:cs="Arial"/>
          <w:color w:val="000000" w:themeColor="text1"/>
          <w:sz w:val="24"/>
          <w:szCs w:val="24"/>
        </w:rPr>
        <w:t>Abbreviations</w:t>
      </w:r>
      <w:bookmarkEnd w:id="176"/>
    </w:p>
    <w:p w14:paraId="27595A25" w14:textId="77777777" w:rsidR="001F230F" w:rsidRPr="00825A87" w:rsidRDefault="001F230F" w:rsidP="004B2467">
      <w:pPr>
        <w:rPr>
          <w:rFonts w:ascii="Arial" w:hAnsi="Arial" w:cs="Arial"/>
          <w:sz w:val="20"/>
          <w:szCs w:val="20"/>
        </w:rPr>
      </w:pPr>
    </w:p>
    <w:p w14:paraId="29E40B5F" w14:textId="77777777" w:rsidR="004B2467" w:rsidRPr="00825A87" w:rsidRDefault="004B2467" w:rsidP="00911311">
      <w:pPr>
        <w:rPr>
          <w:rFonts w:ascii="Arial" w:hAnsi="Arial" w:cs="Arial"/>
          <w:sz w:val="20"/>
          <w:szCs w:val="20"/>
        </w:rPr>
      </w:pPr>
      <w:r w:rsidRPr="00825A87">
        <w:rPr>
          <w:rFonts w:ascii="Arial" w:hAnsi="Arial" w:cs="Arial"/>
          <w:sz w:val="20"/>
          <w:szCs w:val="20"/>
        </w:rPr>
        <w:t>The abbreviation</w:t>
      </w:r>
      <w:r w:rsidR="001F230F" w:rsidRPr="00825A87">
        <w:rPr>
          <w:rFonts w:ascii="Arial" w:hAnsi="Arial" w:cs="Arial"/>
          <w:sz w:val="20"/>
          <w:szCs w:val="20"/>
        </w:rPr>
        <w:t>s</w:t>
      </w:r>
      <w:r w:rsidRPr="00825A87">
        <w:rPr>
          <w:rFonts w:ascii="Arial" w:hAnsi="Arial" w:cs="Arial"/>
          <w:sz w:val="20"/>
          <w:szCs w:val="20"/>
        </w:rPr>
        <w:t xml:space="preserve"> in this document </w:t>
      </w:r>
      <w:r w:rsidR="001F230F" w:rsidRPr="00825A87">
        <w:rPr>
          <w:rFonts w:ascii="Arial" w:hAnsi="Arial" w:cs="Arial"/>
          <w:sz w:val="20"/>
          <w:szCs w:val="20"/>
        </w:rPr>
        <w:t>are</w:t>
      </w:r>
      <w:r w:rsidRPr="00825A87">
        <w:rPr>
          <w:rFonts w:ascii="Arial" w:hAnsi="Arial" w:cs="Arial"/>
          <w:sz w:val="20"/>
          <w:szCs w:val="20"/>
        </w:rPr>
        <w:t xml:space="preserve"> defined in the overall ICT </w:t>
      </w:r>
      <w:r w:rsidR="001702D7">
        <w:rPr>
          <w:rFonts w:ascii="Arial" w:hAnsi="Arial" w:cs="Arial"/>
          <w:sz w:val="20"/>
          <w:szCs w:val="20"/>
        </w:rPr>
        <w:t xml:space="preserve">Risk </w:t>
      </w:r>
      <w:r w:rsidRPr="00825A87">
        <w:rPr>
          <w:rFonts w:ascii="Arial" w:hAnsi="Arial" w:cs="Arial"/>
          <w:sz w:val="20"/>
          <w:szCs w:val="20"/>
        </w:rPr>
        <w:t>Glossary, which is provided on the Intranet website.</w:t>
      </w:r>
    </w:p>
    <w:p w14:paraId="2C94F9C7" w14:textId="77777777" w:rsidR="006268FF" w:rsidRPr="00825A87" w:rsidRDefault="006268FF" w:rsidP="0027643D">
      <w:pPr>
        <w:rPr>
          <w:rFonts w:ascii="Arial" w:hAnsi="Arial" w:cs="Arial"/>
        </w:rPr>
      </w:pPr>
    </w:p>
    <w:p w14:paraId="6A3F1EF5" w14:textId="77777777" w:rsidR="007A79DD" w:rsidRPr="00825A87" w:rsidRDefault="005F691F" w:rsidP="008B773B">
      <w:pPr>
        <w:jc w:val="center"/>
        <w:rPr>
          <w:rFonts w:ascii="Arial" w:hAnsi="Arial" w:cs="Arial"/>
          <w:b/>
          <w:sz w:val="20"/>
          <w:szCs w:val="20"/>
        </w:rPr>
      </w:pPr>
      <w:r w:rsidRPr="00825A87">
        <w:rPr>
          <w:rFonts w:ascii="Arial" w:hAnsi="Arial" w:cs="Arial"/>
        </w:rPr>
        <w:br/>
      </w:r>
      <w:r w:rsidR="004518A6" w:rsidRPr="00825A87">
        <w:rPr>
          <w:rFonts w:ascii="Arial" w:hAnsi="Arial" w:cs="Arial"/>
          <w:b/>
          <w:sz w:val="20"/>
          <w:szCs w:val="20"/>
        </w:rPr>
        <w:t xml:space="preserve">*** </w:t>
      </w:r>
      <w:r w:rsidRPr="00825A87">
        <w:rPr>
          <w:rFonts w:ascii="Arial" w:hAnsi="Arial" w:cs="Arial"/>
          <w:b/>
          <w:sz w:val="20"/>
          <w:szCs w:val="20"/>
        </w:rPr>
        <w:t>END OF DOCUMENT</w:t>
      </w:r>
      <w:r w:rsidR="004518A6" w:rsidRPr="00825A87">
        <w:rPr>
          <w:rFonts w:ascii="Arial" w:hAnsi="Arial" w:cs="Arial"/>
          <w:b/>
          <w:sz w:val="20"/>
          <w:szCs w:val="20"/>
        </w:rPr>
        <w:t xml:space="preserve"> ***</w:t>
      </w:r>
    </w:p>
    <w:p w14:paraId="12938AC7" w14:textId="77777777" w:rsidR="004C4CB2" w:rsidRPr="00825A87" w:rsidRDefault="00503B98" w:rsidP="0027643D">
      <w:pPr>
        <w:rPr>
          <w:rFonts w:ascii="Arial" w:hAnsi="Arial" w:cs="Arial"/>
          <w:b/>
          <w:sz w:val="20"/>
          <w:szCs w:val="20"/>
        </w:rPr>
      </w:pPr>
      <w:r w:rsidRPr="00825A87">
        <w:rPr>
          <w:rFonts w:ascii="Arial" w:hAnsi="Arial" w:cs="Arial"/>
          <w:b/>
          <w:sz w:val="20"/>
          <w:szCs w:val="20"/>
        </w:rPr>
        <w:t>---------------------------------------------------------------------------------------------------------------------------</w:t>
      </w:r>
    </w:p>
    <w:p w14:paraId="413FABBD" w14:textId="77777777" w:rsidR="008B773B" w:rsidRPr="001D4753" w:rsidRDefault="008B773B" w:rsidP="008B773B">
      <w:pPr>
        <w:rPr>
          <w:rFonts w:ascii="Arial" w:hAnsi="Arial" w:cs="Arial"/>
          <w:b/>
          <w:bCs/>
          <w:sz w:val="20"/>
          <w:szCs w:val="20"/>
          <w:lang w:val="en-GB"/>
        </w:rPr>
      </w:pPr>
    </w:p>
    <w:sectPr w:rsidR="008B773B" w:rsidRPr="001D4753" w:rsidSect="003608B2">
      <w:headerReference w:type="even" r:id="rId19"/>
      <w:headerReference w:type="default" r:id="rId20"/>
      <w:footerReference w:type="even" r:id="rId21"/>
      <w:footerReference w:type="default" r:id="rId22"/>
      <w:headerReference w:type="first" r:id="rId23"/>
      <w:footerReference w:type="first" r:id="rId24"/>
      <w:pgSz w:w="12240" w:h="15840"/>
      <w:pgMar w:top="1440" w:right="260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151D6" w14:textId="77777777" w:rsidR="00FF35D9" w:rsidRDefault="00FF35D9" w:rsidP="00B862D3">
      <w:pPr>
        <w:spacing w:after="0" w:line="240" w:lineRule="auto"/>
      </w:pPr>
      <w:r>
        <w:separator/>
      </w:r>
    </w:p>
  </w:endnote>
  <w:endnote w:type="continuationSeparator" w:id="0">
    <w:p w14:paraId="41ED8889" w14:textId="77777777" w:rsidR="00FF35D9" w:rsidRDefault="00FF35D9" w:rsidP="00B862D3">
      <w:pPr>
        <w:spacing w:after="0" w:line="240" w:lineRule="auto"/>
      </w:pPr>
      <w:r>
        <w:continuationSeparator/>
      </w:r>
    </w:p>
  </w:endnote>
  <w:endnote w:type="continuationNotice" w:id="1">
    <w:p w14:paraId="03055DAF" w14:textId="77777777" w:rsidR="00FF35D9" w:rsidRDefault="00FF35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GDB">
    <w:panose1 w:val="020B0406020203020204"/>
    <w:charset w:val="00"/>
    <w:family w:val="swiss"/>
    <w:pitch w:val="variable"/>
    <w:sig w:usb0="80000027" w:usb1="0000004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B481" w14:textId="77777777" w:rsidR="00AA6544" w:rsidRDefault="00BC11E8">
    <w:pPr>
      <w:pStyle w:val="Footer"/>
    </w:pPr>
    <w:r>
      <w:rPr>
        <w:noProof/>
      </w:rPr>
      <mc:AlternateContent>
        <mc:Choice Requires="wps">
          <w:drawing>
            <wp:anchor distT="0" distB="0" distL="0" distR="0" simplePos="0" relativeHeight="251658242" behindDoc="0" locked="0" layoutInCell="1" allowOverlap="1" wp14:anchorId="568153F5" wp14:editId="761A11A7">
              <wp:simplePos x="635" y="635"/>
              <wp:positionH relativeFrom="page">
                <wp:align>center</wp:align>
              </wp:positionH>
              <wp:positionV relativeFrom="page">
                <wp:align>bottom</wp:align>
              </wp:positionV>
              <wp:extent cx="405765" cy="357505"/>
              <wp:effectExtent l="0" t="0" r="13335" b="0"/>
              <wp:wrapNone/>
              <wp:docPr id="56914213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7F59368A" w14:textId="77777777" w:rsidR="00BC11E8" w:rsidRPr="00BC11E8" w:rsidRDefault="00BC11E8" w:rsidP="00BC11E8">
                          <w:pPr>
                            <w:spacing w:after="0"/>
                            <w:rPr>
                              <w:rFonts w:ascii="Calibri" w:eastAsia="Calibri" w:hAnsi="Calibri" w:cs="Calibri"/>
                              <w:noProof/>
                              <w:color w:val="000000"/>
                              <w:sz w:val="20"/>
                              <w:szCs w:val="20"/>
                            </w:rPr>
                          </w:pPr>
                          <w:r w:rsidRPr="00BC11E8">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8153F5" id="_x0000_t202" coordsize="21600,21600" o:spt="202" path="m,l,21600r21600,l21600,xe">
              <v:stroke joinstyle="miter"/>
              <v:path gradientshapeok="t" o:connecttype="rect"/>
            </v:shapetype>
            <v:shape id="_x0000_s1028" type="#_x0000_t202" alt="Internal" style="position:absolute;margin-left:0;margin-top:0;width:31.95pt;height:28.1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filled="f" stroked="f">
              <v:textbox style="mso-fit-shape-to-text:t" inset="0,0,0,15pt">
                <w:txbxContent>
                  <w:p w14:paraId="29CFF19C" w14:textId="2974AEF0" w:rsidR="00BC11E8" w:rsidRPr="00BC11E8" w:rsidRDefault="00BC11E8" w:rsidP="00BC11E8">
                    <w:pPr>
                      <w:spacing w:after="0"/>
                      <w:rPr>
                        <w:rFonts w:ascii="Calibri" w:eastAsia="Calibri" w:hAnsi="Calibri" w:cs="Calibri"/>
                        <w:noProof/>
                        <w:color w:val="000000"/>
                        <w:sz w:val="20"/>
                        <w:szCs w:val="20"/>
                      </w:rPr>
                    </w:pPr>
                    <w:r w:rsidRPr="00BC11E8">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2B70F" w14:textId="77777777" w:rsidR="00AA6544" w:rsidRDefault="00BC11E8">
    <w:pPr>
      <w:pStyle w:val="Footer"/>
    </w:pPr>
    <w:r>
      <w:rPr>
        <w:noProof/>
      </w:rPr>
      <mc:AlternateContent>
        <mc:Choice Requires="wps">
          <w:drawing>
            <wp:anchor distT="0" distB="0" distL="0" distR="0" simplePos="0" relativeHeight="251658243" behindDoc="0" locked="0" layoutInCell="1" allowOverlap="1" wp14:anchorId="2F435BCE" wp14:editId="35851E51">
              <wp:simplePos x="0" y="0"/>
              <wp:positionH relativeFrom="page">
                <wp:posOffset>3562350</wp:posOffset>
              </wp:positionH>
              <wp:positionV relativeFrom="page">
                <wp:align>bottom</wp:align>
              </wp:positionV>
              <wp:extent cx="476250" cy="357505"/>
              <wp:effectExtent l="0" t="0" r="0" b="0"/>
              <wp:wrapNone/>
              <wp:docPr id="13360761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6250" cy="357505"/>
                      </a:xfrm>
                      <a:prstGeom prst="rect">
                        <a:avLst/>
                      </a:prstGeom>
                      <a:noFill/>
                      <a:ln>
                        <a:noFill/>
                      </a:ln>
                    </wps:spPr>
                    <wps:txbx>
                      <w:txbxContent>
                        <w:p w14:paraId="192D5B56" w14:textId="77777777" w:rsidR="00BC11E8" w:rsidRPr="002A3E3B" w:rsidRDefault="00BC11E8" w:rsidP="00BC11E8">
                          <w:pPr>
                            <w:spacing w:after="0"/>
                            <w:rPr>
                              <w:rFonts w:ascii="Arial" w:eastAsia="Calibri" w:hAnsi="Arial" w:cs="Arial"/>
                              <w:noProof/>
                              <w:color w:val="000000"/>
                              <w:sz w:val="20"/>
                              <w:szCs w:val="20"/>
                            </w:rPr>
                          </w:pPr>
                          <w:r w:rsidRPr="002A3E3B">
                            <w:rPr>
                              <w:rFonts w:ascii="Arial" w:eastAsia="Calibri" w:hAnsi="Arial" w:cs="Arial"/>
                              <w:noProof/>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2F435BCE" id="_x0000_t202" coordsize="21600,21600" o:spt="202" path="m,l,21600r21600,l21600,xe">
              <v:stroke joinstyle="miter"/>
              <v:path gradientshapeok="t" o:connecttype="rect"/>
            </v:shapetype>
            <v:shape id="Text Box 3" o:spid="_x0000_s1029" type="#_x0000_t202" alt="Internal" style="position:absolute;margin-left:280.5pt;margin-top:0;width:37.5pt;height:28.15pt;z-index:251658243;visibility:visible;mso-wrap-style:square;mso-width-percent:0;mso-wrap-distance-left:0;mso-wrap-distance-top:0;mso-wrap-distance-right:0;mso-wrap-distance-bottom:0;mso-position-horizontal:absolute;mso-position-horizontal-relative:page;mso-position-vertical:bottom;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" filled="f" stroked="f">
              <v:textbox style="mso-fit-shape-to-text:t" inset="0,0,0,15pt">
                <w:txbxContent>
                  <w:p w14:paraId="3241CB55" w14:textId="2122423D" w:rsidR="00BC11E8" w:rsidRPr="002A3E3B" w:rsidRDefault="00BC11E8" w:rsidP="00BC11E8">
                    <w:pPr>
                      <w:spacing w:after="0"/>
                      <w:rPr>
                        <w:rFonts w:ascii="Arial" w:eastAsia="Calibri" w:hAnsi="Arial" w:cs="Arial"/>
                        <w:noProof/>
                        <w:color w:val="000000"/>
                        <w:sz w:val="20"/>
                        <w:szCs w:val="20"/>
                      </w:rPr>
                    </w:pPr>
                    <w:r w:rsidRPr="002A3E3B">
                      <w:rPr>
                        <w:rFonts w:ascii="Arial" w:eastAsia="Calibri" w:hAnsi="Arial" w:cs="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C545" w14:textId="77777777" w:rsidR="00AA6544" w:rsidRDefault="00BC11E8">
    <w:pPr>
      <w:pStyle w:val="Footer"/>
    </w:pPr>
    <w:r>
      <w:rPr>
        <w:noProof/>
      </w:rPr>
      <mc:AlternateContent>
        <mc:Choice Requires="wps">
          <w:drawing>
            <wp:anchor distT="0" distB="0" distL="0" distR="0" simplePos="0" relativeHeight="251658241" behindDoc="0" locked="0" layoutInCell="1" allowOverlap="1" wp14:anchorId="27228CB9" wp14:editId="6B75E6E9">
              <wp:simplePos x="635" y="635"/>
              <wp:positionH relativeFrom="page">
                <wp:align>center</wp:align>
              </wp:positionH>
              <wp:positionV relativeFrom="page">
                <wp:align>bottom</wp:align>
              </wp:positionV>
              <wp:extent cx="405765" cy="357505"/>
              <wp:effectExtent l="0" t="0" r="13335" b="0"/>
              <wp:wrapNone/>
              <wp:docPr id="79066737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69E742F2" w14:textId="77777777" w:rsidR="00BC11E8" w:rsidRPr="00BC11E8" w:rsidRDefault="00BC11E8" w:rsidP="00BC11E8">
                          <w:pPr>
                            <w:spacing w:after="0"/>
                            <w:rPr>
                              <w:rFonts w:ascii="Calibri" w:eastAsia="Calibri" w:hAnsi="Calibri" w:cs="Calibri"/>
                              <w:noProof/>
                              <w:color w:val="000000"/>
                              <w:sz w:val="20"/>
                              <w:szCs w:val="20"/>
                            </w:rPr>
                          </w:pPr>
                          <w:r w:rsidRPr="00BC11E8">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228CB9" id="_x0000_t202" coordsize="21600,21600" o:spt="202" path="m,l,21600r21600,l21600,xe">
              <v:stroke joinstyle="miter"/>
              <v:path gradientshapeok="t" o:connecttype="rect"/>
            </v:shapetype>
            <v:shape id="Text Box 1" o:spid="_x0000_s1030" type="#_x0000_t202" alt="Internal" style="position:absolute;margin-left:0;margin-top:0;width:31.95pt;height:28.1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" filled="f" stroked="f">
              <v:textbox style="mso-fit-shape-to-text:t" inset="0,0,0,15pt">
                <w:txbxContent>
                  <w:p w14:paraId="2C53C577" w14:textId="24CB3E93" w:rsidR="00BC11E8" w:rsidRPr="00BC11E8" w:rsidRDefault="00BC11E8" w:rsidP="00BC11E8">
                    <w:pPr>
                      <w:spacing w:after="0"/>
                      <w:rPr>
                        <w:rFonts w:ascii="Calibri" w:eastAsia="Calibri" w:hAnsi="Calibri" w:cs="Calibri"/>
                        <w:noProof/>
                        <w:color w:val="000000"/>
                        <w:sz w:val="20"/>
                        <w:szCs w:val="20"/>
                      </w:rPr>
                    </w:pPr>
                    <w:r w:rsidRPr="00BC11E8">
                      <w:rPr>
                        <w:rFonts w:ascii="Calibri" w:eastAsia="Calibri" w:hAnsi="Calibri" w:cs="Calibri"/>
                        <w:noProof/>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AC53" w14:textId="77777777" w:rsidR="00AA6544" w:rsidRDefault="00BC11E8">
    <w:pPr>
      <w:pStyle w:val="Footer"/>
    </w:pPr>
    <w:r>
      <w:rPr>
        <w:noProof/>
      </w:rPr>
      <mc:AlternateContent>
        <mc:Choice Requires="wps">
          <w:drawing>
            <wp:anchor distT="0" distB="0" distL="0" distR="0" simplePos="0" relativeHeight="251658245" behindDoc="0" locked="0" layoutInCell="1" allowOverlap="1" wp14:anchorId="58536D64" wp14:editId="07086BB9">
              <wp:simplePos x="635" y="635"/>
              <wp:positionH relativeFrom="page">
                <wp:align>center</wp:align>
              </wp:positionH>
              <wp:positionV relativeFrom="page">
                <wp:align>bottom</wp:align>
              </wp:positionV>
              <wp:extent cx="405765" cy="357505"/>
              <wp:effectExtent l="0" t="0" r="13335" b="0"/>
              <wp:wrapNone/>
              <wp:docPr id="130466072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6C4A9758" w14:textId="77777777" w:rsidR="00BC11E8" w:rsidRPr="00BC11E8" w:rsidRDefault="00BC11E8" w:rsidP="00BC11E8">
                          <w:pPr>
                            <w:spacing w:after="0"/>
                            <w:rPr>
                              <w:rFonts w:ascii="Calibri" w:eastAsia="Calibri" w:hAnsi="Calibri" w:cs="Calibri"/>
                              <w:noProof/>
                              <w:color w:val="000000"/>
                              <w:sz w:val="20"/>
                              <w:szCs w:val="20"/>
                            </w:rPr>
                          </w:pPr>
                          <w:r w:rsidRPr="00BC11E8">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536D64" id="_x0000_t202" coordsize="21600,21600" o:spt="202" path="m,l,21600r21600,l21600,xe">
              <v:stroke joinstyle="miter"/>
              <v:path gradientshapeok="t" o:connecttype="rect"/>
            </v:shapetype>
            <v:shape id="Text Box 5" o:spid="_x0000_s1030" type="#_x0000_t202" alt="Internal" style="position:absolute;margin-left:0;margin-top:0;width:31.95pt;height:28.1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" filled="f" stroked="f">
              <v:textbox style="mso-fit-shape-to-text:t" inset="0,0,0,15pt">
                <w:txbxContent>
                  <w:p w14:paraId="5B15A8F9" w14:textId="69002F5F" w:rsidR="00BC11E8" w:rsidRPr="00BC11E8" w:rsidRDefault="00BC11E8" w:rsidP="00BC11E8">
                    <w:pPr>
                      <w:spacing w:after="0"/>
                      <w:rPr>
                        <w:rFonts w:ascii="Calibri" w:eastAsia="Calibri" w:hAnsi="Calibri" w:cs="Calibri"/>
                        <w:noProof/>
                        <w:color w:val="000000"/>
                        <w:sz w:val="20"/>
                        <w:szCs w:val="20"/>
                      </w:rPr>
                    </w:pPr>
                    <w:r w:rsidRPr="00BC11E8">
                      <w:rPr>
                        <w:rFonts w:ascii="Calibri" w:eastAsia="Calibri" w:hAnsi="Calibri" w:cs="Calibri"/>
                        <w:noProof/>
                        <w:color w:val="000000"/>
                        <w:sz w:val="20"/>
                        <w:szCs w:val="20"/>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92F6" w14:textId="77777777" w:rsidR="00B862D3" w:rsidRDefault="00B862D3">
    <w:pPr>
      <w:pStyle w:val="Footer"/>
    </w:pPr>
    <w:r>
      <w:rPr>
        <w:noProof/>
      </w:rPr>
      <mc:AlternateContent>
        <mc:Choice Requires="wps">
          <w:drawing>
            <wp:anchor distT="0" distB="0" distL="114300" distR="114300" simplePos="0" relativeHeight="251658240" behindDoc="0" locked="0" layoutInCell="0" allowOverlap="1" wp14:anchorId="7DFEC488" wp14:editId="1729B84A">
              <wp:simplePos x="0" y="0"/>
              <wp:positionH relativeFrom="page">
                <wp:posOffset>0</wp:posOffset>
              </wp:positionH>
              <wp:positionV relativeFrom="page">
                <wp:posOffset>9594215</wp:posOffset>
              </wp:positionV>
              <wp:extent cx="7772400" cy="273050"/>
              <wp:effectExtent l="0" t="0" r="0" b="12700"/>
              <wp:wrapNone/>
              <wp:docPr id="9" name="Text Box 9"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A6010C" w14:textId="77777777" w:rsidR="00B862D3" w:rsidRPr="002A3E3B" w:rsidRDefault="00B862D3" w:rsidP="00B862D3">
                          <w:pPr>
                            <w:spacing w:after="0"/>
                            <w:jc w:val="center"/>
                            <w:rPr>
                              <w:rFonts w:ascii="Arial" w:hAnsi="Arial" w:cs="Arial"/>
                              <w:color w:val="000000"/>
                              <w:sz w:val="20"/>
                            </w:rPr>
                          </w:pPr>
                          <w:r w:rsidRPr="00B846DB">
                            <w:rPr>
                              <w:rFonts w:ascii="Arial" w:hAnsi="Arial" w:cs="Arial"/>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DFEC488" id="_x0000_t202" coordsize="21600,21600" o:spt="202" path="m,l,21600r21600,l21600,xe">
              <v:stroke joinstyle="miter"/>
              <v:path gradientshapeok="t" o:connecttype="rect"/>
            </v:shapetype>
            <v:shape id="Text Box 9" o:spid="_x0000_s1031" type="#_x0000_t202" alt="{&quot;HashCode&quot;:442047029,&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" o:allowincell="f" filled="f" stroked="f" strokeweight=".5pt">
              <v:textbox inset=",0,,0">
                <w:txbxContent>
                  <w:p w14:paraId="56755FA8" w14:textId="1EDED828" w:rsidR="00B862D3" w:rsidRPr="002A3E3B" w:rsidRDefault="00B862D3" w:rsidP="00B862D3">
                    <w:pPr>
                      <w:spacing w:after="0"/>
                      <w:jc w:val="center"/>
                      <w:rPr>
                        <w:rFonts w:ascii="Arial" w:hAnsi="Arial" w:cs="Arial"/>
                        <w:color w:val="000000"/>
                        <w:sz w:val="20"/>
                      </w:rPr>
                    </w:pPr>
                    <w:r w:rsidRPr="00B846DB">
                      <w:rPr>
                        <w:rFonts w:ascii="Arial" w:hAnsi="Arial" w:cs="Arial"/>
                        <w:color w:val="000000"/>
                        <w:sz w:val="20"/>
                      </w:rPr>
                      <w:t>Internal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6A77" w14:textId="77777777" w:rsidR="00AA6544" w:rsidRDefault="00BC11E8">
    <w:pPr>
      <w:pStyle w:val="Footer"/>
    </w:pPr>
    <w:r>
      <w:rPr>
        <w:noProof/>
      </w:rPr>
      <mc:AlternateContent>
        <mc:Choice Requires="wps">
          <w:drawing>
            <wp:anchor distT="0" distB="0" distL="0" distR="0" simplePos="0" relativeHeight="251658244" behindDoc="0" locked="0" layoutInCell="1" allowOverlap="1" wp14:anchorId="4473C3EA" wp14:editId="4D47FEA8">
              <wp:simplePos x="0" y="0"/>
              <wp:positionH relativeFrom="page">
                <wp:posOffset>3667124</wp:posOffset>
              </wp:positionH>
              <wp:positionV relativeFrom="page">
                <wp:align>bottom</wp:align>
              </wp:positionV>
              <wp:extent cx="466725" cy="357505"/>
              <wp:effectExtent l="0" t="0" r="9525" b="0"/>
              <wp:wrapNone/>
              <wp:docPr id="1045137552"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66725" cy="357505"/>
                      </a:xfrm>
                      <a:prstGeom prst="rect">
                        <a:avLst/>
                      </a:prstGeom>
                      <a:noFill/>
                      <a:ln>
                        <a:noFill/>
                      </a:ln>
                    </wps:spPr>
                    <wps:txbx>
                      <w:txbxContent>
                        <w:p w14:paraId="6578573A" w14:textId="77777777" w:rsidR="00BC11E8" w:rsidRPr="002A3E3B" w:rsidRDefault="00BC11E8" w:rsidP="00BC11E8">
                          <w:pPr>
                            <w:spacing w:after="0"/>
                            <w:rPr>
                              <w:rFonts w:ascii="Arial" w:eastAsia="Calibri" w:hAnsi="Arial" w:cs="Arial"/>
                              <w:noProof/>
                              <w:color w:val="000000"/>
                              <w:sz w:val="20"/>
                              <w:szCs w:val="20"/>
                            </w:rPr>
                          </w:pPr>
                          <w:r w:rsidRPr="002A3E3B">
                            <w:rPr>
                              <w:rFonts w:ascii="Arial" w:eastAsia="Calibri" w:hAnsi="Arial" w:cs="Arial"/>
                              <w:noProof/>
                              <w:color w:val="000000"/>
                              <w:sz w:val="20"/>
                              <w:szCs w:val="20"/>
                            </w:rPr>
                            <w:t>Internal</w:t>
                          </w:r>
                        </w:p>
                      </w:txbxContent>
                    </wps:txbx>
                    <wps:bodyPr rot="0" spcFirstLastPara="0" vertOverflow="overflow" horzOverflow="overflow" vert="horz" wrap="square" lIns="0" tIns="0" rIns="0" bIns="190500" numCol="1" spcCol="0" rtlCol="0" fromWordArt="0" anchor="b" anchorCtr="0" forceAA="0" compatLnSpc="1">
                      <a:prstTxWarp prst="textNoShape">
                        <a:avLst/>
                      </a:prstTxWarp>
                      <a:spAutoFit/>
                    </wps:bodyPr>
                  </wps:wsp>
                </a:graphicData>
              </a:graphic>
              <wp14:sizeRelH relativeFrom="margin">
                <wp14:pctWidth>0</wp14:pctWidth>
              </wp14:sizeRelH>
            </wp:anchor>
          </w:drawing>
        </mc:Choice>
        <mc:Fallback>
          <w:pict>
            <v:shapetype w14:anchorId="4473C3EA" id="_x0000_t202" coordsize="21600,21600" o:spt="202" path="m,l,21600r21600,l21600,xe">
              <v:stroke joinstyle="miter"/>
              <v:path gradientshapeok="t" o:connecttype="rect"/>
            </v:shapetype>
            <v:shape id="Text Box 4" o:spid="_x0000_s1032" type="#_x0000_t202" alt="Internal" style="position:absolute;margin-left:288.75pt;margin-top:0;width:36.75pt;height:28.15pt;z-index:251658244;visibility:visible;mso-wrap-style:square;mso-width-percent:0;mso-wrap-distance-left:0;mso-wrap-distance-top:0;mso-wrap-distance-right:0;mso-wrap-distance-bottom:0;mso-position-horizontal:absolute;mso-position-horizontal-relative:page;mso-position-vertical:bottom;mso-position-vertical-relative:page;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" filled="f" stroked="f">
              <v:textbox style="mso-fit-shape-to-text:t" inset="0,0,0,15pt">
                <w:txbxContent>
                  <w:p w14:paraId="495AC874" w14:textId="3AC8F2F7" w:rsidR="00BC11E8" w:rsidRPr="002A3E3B" w:rsidRDefault="00BC11E8" w:rsidP="00BC11E8">
                    <w:pPr>
                      <w:spacing w:after="0"/>
                      <w:rPr>
                        <w:rFonts w:ascii="Arial" w:eastAsia="Calibri" w:hAnsi="Arial" w:cs="Arial"/>
                        <w:noProof/>
                        <w:color w:val="000000"/>
                        <w:sz w:val="20"/>
                        <w:szCs w:val="20"/>
                      </w:rPr>
                    </w:pPr>
                    <w:r w:rsidRPr="002A3E3B">
                      <w:rPr>
                        <w:rFonts w:ascii="Arial" w:eastAsia="Calibri" w:hAnsi="Arial" w:cs="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A49F0" w14:textId="77777777" w:rsidR="00FF35D9" w:rsidRDefault="00FF35D9" w:rsidP="00B862D3">
      <w:pPr>
        <w:spacing w:after="0" w:line="240" w:lineRule="auto"/>
      </w:pPr>
      <w:r>
        <w:separator/>
      </w:r>
    </w:p>
  </w:footnote>
  <w:footnote w:type="continuationSeparator" w:id="0">
    <w:p w14:paraId="27FA34FE" w14:textId="77777777" w:rsidR="00FF35D9" w:rsidRDefault="00FF35D9" w:rsidP="00B862D3">
      <w:pPr>
        <w:spacing w:after="0" w:line="240" w:lineRule="auto"/>
      </w:pPr>
      <w:r>
        <w:continuationSeparator/>
      </w:r>
    </w:p>
  </w:footnote>
  <w:footnote w:type="continuationNotice" w:id="1">
    <w:p w14:paraId="6E3DB897" w14:textId="77777777" w:rsidR="00FF35D9" w:rsidRDefault="00FF35D9">
      <w:pPr>
        <w:spacing w:after="0" w:line="240" w:lineRule="auto"/>
      </w:pPr>
    </w:p>
  </w:footnote>
  <w:footnote w:id="2">
    <w:p w14:paraId="0D184352" w14:textId="77777777" w:rsidR="00C9071A" w:rsidRPr="00F87DF0" w:rsidRDefault="00C9071A" w:rsidP="00C9071A">
      <w:pPr>
        <w:pStyle w:val="FootnoteText"/>
      </w:pPr>
      <w:r>
        <w:rPr>
          <w:rStyle w:val="FootnoteReference"/>
        </w:rPr>
        <w:footnoteRef/>
      </w:r>
      <w:r>
        <w:t xml:space="preserve"> </w:t>
      </w:r>
      <w:r w:rsidRPr="00F87DF0">
        <w:rPr>
          <w:rFonts w:ascii="Arial" w:hAnsi="Arial" w:cs="Arial"/>
          <w:sz w:val="16"/>
          <w:szCs w:val="16"/>
          <w:highlight w:val="yellow"/>
        </w:rPr>
        <w:t>IDP refers to Individual Data Processing, and NCLC refers to No-Code/Low-Code solutions.</w:t>
      </w:r>
    </w:p>
  </w:footnote>
  <w:footnote w:id="3">
    <w:p w14:paraId="76DB523D" w14:textId="77777777" w:rsidR="00423F0B" w:rsidRPr="00795B90" w:rsidRDefault="00423F0B" w:rsidP="00423F0B">
      <w:pPr>
        <w:pStyle w:val="FootnoteText"/>
      </w:pPr>
      <w:r w:rsidRPr="00754A58">
        <w:rPr>
          <w:rStyle w:val="FootnoteReference"/>
          <w:rFonts w:ascii="Arial" w:hAnsi="Arial" w:cs="Arial"/>
          <w:sz w:val="18"/>
          <w:szCs w:val="18"/>
        </w:rPr>
        <w:footnoteRef/>
      </w:r>
      <w:r w:rsidRPr="00754A58">
        <w:rPr>
          <w:rFonts w:ascii="Arial" w:hAnsi="Arial" w:cs="Arial"/>
          <w:sz w:val="18"/>
          <w:szCs w:val="18"/>
        </w:rPr>
        <w:t xml:space="preserve"> For LE Guidelines adoption process the target groups should be adjusted according to organizational structure of the LE</w:t>
      </w:r>
      <w:r w:rsidR="004A1652">
        <w:rPr>
          <w:rFonts w:ascii="Arial" w:hAnsi="Arial" w:cs="Arial"/>
          <w:sz w:val="18"/>
          <w:szCs w:val="18"/>
        </w:rPr>
        <w:t>.</w:t>
      </w:r>
    </w:p>
  </w:footnote>
  <w:footnote w:id="4">
    <w:p w14:paraId="56EEE9DE" w14:textId="77777777" w:rsidR="007F7C68" w:rsidRPr="00121C12" w:rsidRDefault="007F7C68">
      <w:pPr>
        <w:pStyle w:val="FootnoteText"/>
        <w:rPr>
          <w:rFonts w:ascii="Arial" w:hAnsi="Arial" w:cs="Arial"/>
          <w:sz w:val="16"/>
          <w:szCs w:val="16"/>
        </w:rPr>
      </w:pPr>
      <w:r w:rsidRPr="00F7723C">
        <w:rPr>
          <w:rStyle w:val="FootnoteReference"/>
          <w:rFonts w:ascii="Arial" w:hAnsi="Arial" w:cs="Arial"/>
          <w:sz w:val="18"/>
          <w:szCs w:val="18"/>
        </w:rPr>
        <w:footnoteRef/>
      </w:r>
      <w:r w:rsidRPr="00121C12">
        <w:rPr>
          <w:rFonts w:ascii="Arial" w:hAnsi="Arial" w:cs="Arial"/>
          <w:sz w:val="16"/>
          <w:szCs w:val="16"/>
        </w:rPr>
        <w:t xml:space="preserve"> </w:t>
      </w:r>
      <w:r w:rsidR="00FE58A2" w:rsidRPr="00F7723C">
        <w:rPr>
          <w:rFonts w:ascii="Arial" w:hAnsi="Arial" w:cs="Arial"/>
          <w:sz w:val="18"/>
          <w:szCs w:val="18"/>
        </w:rPr>
        <w:t>Future enhancements for quantum-safe cryptography can be aligned with project-specific</w:t>
      </w:r>
      <w:r w:rsidR="000A66CB" w:rsidRPr="00F7723C">
        <w:rPr>
          <w:rFonts w:ascii="Arial" w:hAnsi="Arial" w:cs="Arial"/>
          <w:sz w:val="18"/>
          <w:szCs w:val="18"/>
        </w:rPr>
        <w:t xml:space="preserve"> timelines and</w:t>
      </w:r>
      <w:r w:rsidR="009726CC" w:rsidRPr="00F7723C">
        <w:rPr>
          <w:rFonts w:ascii="Arial" w:hAnsi="Arial" w:cs="Arial"/>
          <w:sz w:val="18"/>
          <w:szCs w:val="18"/>
        </w:rPr>
        <w:t xml:space="preserve"> </w:t>
      </w:r>
      <w:r w:rsidR="000A66CB" w:rsidRPr="00F7723C">
        <w:rPr>
          <w:rFonts w:ascii="Arial" w:hAnsi="Arial" w:cs="Arial"/>
          <w:sz w:val="18"/>
          <w:szCs w:val="18"/>
        </w:rPr>
        <w:t>implementation guidance defined in upcoming phases.</w:t>
      </w:r>
    </w:p>
  </w:footnote>
  <w:footnote w:id="5">
    <w:p w14:paraId="268EBF4B" w14:textId="77777777" w:rsidR="009749F7" w:rsidRPr="00180FCC" w:rsidRDefault="009749F7">
      <w:pPr>
        <w:pStyle w:val="FootnoteText"/>
        <w:rPr>
          <w:rFonts w:ascii="Arial" w:hAnsi="Arial" w:cs="Arial"/>
          <w:sz w:val="16"/>
          <w:szCs w:val="16"/>
          <w:highlight w:val="yellow"/>
          <w:lang w:val="en-GB"/>
        </w:rPr>
      </w:pPr>
      <w:r w:rsidRPr="00180FCC">
        <w:rPr>
          <w:rStyle w:val="FootnoteReference"/>
          <w:rFonts w:ascii="Arial" w:hAnsi="Arial" w:cs="Arial"/>
          <w:sz w:val="16"/>
          <w:szCs w:val="16"/>
          <w:highlight w:val="yellow"/>
        </w:rPr>
        <w:footnoteRef/>
      </w:r>
      <w:r w:rsidRPr="00180FCC">
        <w:rPr>
          <w:rFonts w:ascii="Arial" w:hAnsi="Arial" w:cs="Arial"/>
          <w:sz w:val="16"/>
          <w:szCs w:val="16"/>
          <w:highlight w:val="yellow"/>
        </w:rPr>
        <w:t xml:space="preserve"> The impact classification can be found in ICT Risk Management guideline (requirement ID 4.2) or Information Risk Management Procedure (chapter 4.3)</w:t>
      </w:r>
    </w:p>
  </w:footnote>
  <w:footnote w:id="6">
    <w:p w14:paraId="4D4D6B53" w14:textId="77777777" w:rsidR="009749F7" w:rsidRPr="00180FCC" w:rsidRDefault="009749F7">
      <w:pPr>
        <w:pStyle w:val="FootnoteText"/>
        <w:rPr>
          <w:lang w:val="en-GB"/>
        </w:rPr>
      </w:pPr>
      <w:r w:rsidRPr="00180FCC">
        <w:rPr>
          <w:rStyle w:val="FootnoteReference"/>
          <w:rFonts w:ascii="Arial" w:hAnsi="Arial" w:cs="Arial"/>
          <w:sz w:val="16"/>
          <w:szCs w:val="16"/>
          <w:highlight w:val="yellow"/>
        </w:rPr>
        <w:footnoteRef/>
      </w:r>
      <w:r w:rsidRPr="00180FCC">
        <w:rPr>
          <w:rFonts w:ascii="Arial" w:hAnsi="Arial" w:cs="Arial"/>
          <w:sz w:val="16"/>
          <w:szCs w:val="16"/>
          <w:highlight w:val="yellow"/>
        </w:rPr>
        <w:t xml:space="preserve"> </w:t>
      </w:r>
      <w:r w:rsidR="005F4267" w:rsidRPr="00180FCC">
        <w:rPr>
          <w:rFonts w:ascii="Arial" w:hAnsi="Arial" w:cs="Arial"/>
          <w:sz w:val="16"/>
          <w:szCs w:val="16"/>
          <w:highlight w:val="yellow"/>
        </w:rPr>
        <w:t>The definition of Data Crown Jewel can be found in Data Security Governance guideline (requirement ID 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F973" w14:textId="77777777" w:rsidR="00113A30" w:rsidRDefault="00113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07BBE0D5" w14:paraId="13DFA06C" w14:textId="77777777" w:rsidTr="07BBE0D5">
      <w:trPr>
        <w:trHeight w:val="300"/>
      </w:trPr>
      <w:tc>
        <w:tcPr>
          <w:tcW w:w="3365" w:type="dxa"/>
        </w:tcPr>
        <w:p w14:paraId="60BAAF84" w14:textId="77777777" w:rsidR="07BBE0D5" w:rsidRDefault="07BBE0D5" w:rsidP="07BBE0D5">
          <w:pPr>
            <w:pStyle w:val="Header"/>
            <w:ind w:left="-115"/>
          </w:pPr>
        </w:p>
      </w:tc>
      <w:tc>
        <w:tcPr>
          <w:tcW w:w="3365" w:type="dxa"/>
        </w:tcPr>
        <w:p w14:paraId="74EC36BD" w14:textId="77777777" w:rsidR="07BBE0D5" w:rsidRDefault="07BBE0D5" w:rsidP="07BBE0D5">
          <w:pPr>
            <w:pStyle w:val="Header"/>
            <w:jc w:val="center"/>
          </w:pPr>
        </w:p>
      </w:tc>
      <w:tc>
        <w:tcPr>
          <w:tcW w:w="3365" w:type="dxa"/>
        </w:tcPr>
        <w:p w14:paraId="24FCDE0F" w14:textId="77777777" w:rsidR="07BBE0D5" w:rsidRDefault="07BBE0D5" w:rsidP="07BBE0D5">
          <w:pPr>
            <w:pStyle w:val="Header"/>
            <w:ind w:right="-115"/>
            <w:jc w:val="right"/>
          </w:pPr>
        </w:p>
      </w:tc>
    </w:tr>
  </w:tbl>
  <w:p w14:paraId="051A00D7" w14:textId="77777777" w:rsidR="004C237B" w:rsidRDefault="004C23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5"/>
      <w:gridCol w:w="3365"/>
      <w:gridCol w:w="3365"/>
    </w:tblGrid>
    <w:tr w:rsidR="07BBE0D5" w14:paraId="4948BFCF" w14:textId="77777777" w:rsidTr="07BBE0D5">
      <w:trPr>
        <w:trHeight w:val="300"/>
      </w:trPr>
      <w:tc>
        <w:tcPr>
          <w:tcW w:w="3365" w:type="dxa"/>
        </w:tcPr>
        <w:p w14:paraId="39186829" w14:textId="77777777" w:rsidR="07BBE0D5" w:rsidRDefault="07BBE0D5" w:rsidP="07BBE0D5">
          <w:pPr>
            <w:pStyle w:val="Header"/>
            <w:ind w:left="-115"/>
          </w:pPr>
        </w:p>
      </w:tc>
      <w:tc>
        <w:tcPr>
          <w:tcW w:w="3365" w:type="dxa"/>
        </w:tcPr>
        <w:p w14:paraId="7860AD41" w14:textId="77777777" w:rsidR="07BBE0D5" w:rsidRDefault="07BBE0D5" w:rsidP="07BBE0D5">
          <w:pPr>
            <w:pStyle w:val="Header"/>
            <w:jc w:val="center"/>
          </w:pPr>
        </w:p>
      </w:tc>
      <w:tc>
        <w:tcPr>
          <w:tcW w:w="3365" w:type="dxa"/>
        </w:tcPr>
        <w:p w14:paraId="2FE397F1" w14:textId="77777777" w:rsidR="07BBE0D5" w:rsidRDefault="07BBE0D5" w:rsidP="07BBE0D5">
          <w:pPr>
            <w:pStyle w:val="Header"/>
            <w:ind w:right="-115"/>
            <w:jc w:val="right"/>
          </w:pPr>
        </w:p>
      </w:tc>
    </w:tr>
  </w:tbl>
  <w:p w14:paraId="06F33814" w14:textId="77777777" w:rsidR="004C237B" w:rsidRDefault="004C237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F5AC8" w14:textId="77777777" w:rsidR="000C1114" w:rsidRDefault="000C11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1560"/>
      <w:gridCol w:w="1561"/>
      <w:gridCol w:w="1561"/>
    </w:tblGrid>
    <w:tr w:rsidR="00D15BEF" w:rsidRPr="00F24FBE" w14:paraId="22FC78A4" w14:textId="77777777" w:rsidTr="00DC0401">
      <w:trPr>
        <w:trHeight w:val="414"/>
      </w:trPr>
      <w:tc>
        <w:tcPr>
          <w:tcW w:w="4957" w:type="dxa"/>
        </w:tcPr>
        <w:p w14:paraId="54A6C6C1" w14:textId="77777777" w:rsidR="00F24FBE" w:rsidRPr="00825A87" w:rsidRDefault="00F24FBE" w:rsidP="00F24FBE">
          <w:pPr>
            <w:rPr>
              <w:rFonts w:ascii="Arial" w:hAnsi="Arial" w:cs="Arial"/>
              <w:sz w:val="20"/>
              <w:szCs w:val="20"/>
              <w:lang w:val="en-US"/>
            </w:rPr>
          </w:pPr>
          <w:r w:rsidRPr="00825A87">
            <w:rPr>
              <w:rFonts w:ascii="Arial" w:hAnsi="Arial" w:cs="Arial"/>
              <w:sz w:val="20"/>
              <w:szCs w:val="20"/>
              <w:lang w:val="en-US"/>
            </w:rPr>
            <w:t>Encryption and Key Management Guideline</w:t>
          </w:r>
        </w:p>
      </w:tc>
      <w:tc>
        <w:tcPr>
          <w:tcW w:w="1560" w:type="dxa"/>
        </w:tcPr>
        <w:p w14:paraId="1D23B754" w14:textId="77777777" w:rsidR="00F24FBE" w:rsidRPr="00825A87" w:rsidRDefault="00F24FBE" w:rsidP="00DC0401">
          <w:pPr>
            <w:jc w:val="right"/>
            <w:rPr>
              <w:rFonts w:ascii="Arial" w:hAnsi="Arial" w:cs="Arial"/>
              <w:sz w:val="20"/>
              <w:szCs w:val="20"/>
              <w:lang w:val="en-US"/>
            </w:rPr>
          </w:pPr>
          <w:r w:rsidRPr="00825A87">
            <w:rPr>
              <w:rFonts w:ascii="Arial" w:hAnsi="Arial" w:cs="Arial"/>
              <w:sz w:val="20"/>
              <w:szCs w:val="20"/>
              <w:lang w:val="en-US"/>
            </w:rPr>
            <w:t xml:space="preserve">Version </w:t>
          </w:r>
          <w:r w:rsidR="00063F8D" w:rsidRPr="001F101E">
            <w:rPr>
              <w:rFonts w:ascii="Arial" w:hAnsi="Arial" w:cs="Arial"/>
              <w:sz w:val="20"/>
              <w:szCs w:val="20"/>
              <w:highlight w:val="yellow"/>
              <w:lang w:val="en-US"/>
            </w:rPr>
            <w:t>2.0</w:t>
          </w:r>
        </w:p>
      </w:tc>
      <w:tc>
        <w:tcPr>
          <w:tcW w:w="1561" w:type="dxa"/>
        </w:tcPr>
        <w:p w14:paraId="7E3CC37D" w14:textId="13A1860F" w:rsidR="00F24FBE" w:rsidRPr="00825A87" w:rsidRDefault="00113A30" w:rsidP="00DC0401">
          <w:pPr>
            <w:jc w:val="right"/>
            <w:rPr>
              <w:rFonts w:ascii="Arial" w:hAnsi="Arial" w:cs="Arial"/>
              <w:sz w:val="20"/>
              <w:szCs w:val="20"/>
              <w:lang w:val="en-US"/>
            </w:rPr>
          </w:pPr>
          <w:r>
            <w:rPr>
              <w:rFonts w:ascii="Arial" w:hAnsi="Arial" w:cs="Arial"/>
              <w:sz w:val="20"/>
              <w:szCs w:val="20"/>
              <w:highlight w:val="yellow"/>
              <w:lang w:val="en-US"/>
            </w:rPr>
            <w:t>19.08.2026</w:t>
          </w:r>
        </w:p>
      </w:tc>
      <w:tc>
        <w:tcPr>
          <w:tcW w:w="1561" w:type="dxa"/>
        </w:tcPr>
        <w:p w14:paraId="7C249887" w14:textId="77777777" w:rsidR="00F24FBE" w:rsidRPr="00825A87" w:rsidRDefault="00F24FBE" w:rsidP="00F24FBE">
          <w:pPr>
            <w:jc w:val="right"/>
            <w:rPr>
              <w:rFonts w:ascii="Arial" w:hAnsi="Arial" w:cs="Arial"/>
              <w:sz w:val="20"/>
              <w:szCs w:val="20"/>
              <w:lang w:val="en-US"/>
            </w:rPr>
          </w:pPr>
          <w:r w:rsidRPr="00825A87">
            <w:rPr>
              <w:rFonts w:ascii="Arial" w:hAnsi="Arial" w:cs="Arial"/>
              <w:sz w:val="20"/>
              <w:szCs w:val="20"/>
              <w:lang w:val="en-US"/>
            </w:rPr>
            <w:t xml:space="preserve">Page </w:t>
          </w:r>
          <w:r w:rsidRPr="00F24FBE">
            <w:rPr>
              <w:rFonts w:ascii="Arial" w:hAnsi="Arial" w:cs="Arial"/>
              <w:sz w:val="20"/>
              <w:szCs w:val="20"/>
            </w:rPr>
            <w:fldChar w:fldCharType="begin"/>
          </w:r>
          <w:r w:rsidRPr="00825A87">
            <w:rPr>
              <w:rFonts w:ascii="Arial" w:hAnsi="Arial" w:cs="Arial"/>
              <w:sz w:val="20"/>
              <w:szCs w:val="20"/>
              <w:lang w:val="en-US"/>
            </w:rPr>
            <w:instrText xml:space="preserve"> PAGE </w:instrText>
          </w:r>
          <w:r w:rsidRPr="00F24FBE">
            <w:rPr>
              <w:rFonts w:ascii="Arial" w:hAnsi="Arial" w:cs="Arial"/>
              <w:sz w:val="20"/>
              <w:szCs w:val="20"/>
            </w:rPr>
            <w:fldChar w:fldCharType="separate"/>
          </w:r>
          <w:r w:rsidRPr="00825A87">
            <w:rPr>
              <w:rFonts w:ascii="Arial" w:hAnsi="Arial" w:cs="Arial"/>
              <w:sz w:val="20"/>
              <w:szCs w:val="20"/>
              <w:lang w:val="en-US"/>
            </w:rPr>
            <w:t>2</w:t>
          </w:r>
          <w:r w:rsidRPr="00F24FBE">
            <w:rPr>
              <w:rFonts w:ascii="Arial" w:hAnsi="Arial" w:cs="Arial"/>
              <w:sz w:val="20"/>
              <w:szCs w:val="20"/>
            </w:rPr>
            <w:fldChar w:fldCharType="end"/>
          </w:r>
          <w:r w:rsidRPr="00825A87">
            <w:rPr>
              <w:rFonts w:ascii="Arial" w:hAnsi="Arial" w:cs="Arial"/>
              <w:sz w:val="20"/>
              <w:szCs w:val="20"/>
              <w:lang w:val="en-US"/>
            </w:rPr>
            <w:t xml:space="preserve"> of </w:t>
          </w:r>
          <w:r w:rsidRPr="00F24FBE">
            <w:rPr>
              <w:rFonts w:ascii="Arial" w:hAnsi="Arial" w:cs="Arial"/>
              <w:sz w:val="20"/>
              <w:szCs w:val="20"/>
            </w:rPr>
            <w:fldChar w:fldCharType="begin"/>
          </w:r>
          <w:r w:rsidRPr="00825A87">
            <w:rPr>
              <w:rFonts w:ascii="Arial" w:hAnsi="Arial" w:cs="Arial"/>
              <w:sz w:val="20"/>
              <w:szCs w:val="20"/>
              <w:lang w:val="en-US"/>
            </w:rPr>
            <w:instrText xml:space="preserve"> NUMPAGES  </w:instrText>
          </w:r>
          <w:r w:rsidRPr="00F24FBE">
            <w:rPr>
              <w:rFonts w:ascii="Arial" w:hAnsi="Arial" w:cs="Arial"/>
              <w:sz w:val="20"/>
              <w:szCs w:val="20"/>
            </w:rPr>
            <w:fldChar w:fldCharType="separate"/>
          </w:r>
          <w:r w:rsidRPr="00825A87">
            <w:rPr>
              <w:rFonts w:ascii="Arial" w:hAnsi="Arial" w:cs="Arial"/>
              <w:sz w:val="20"/>
              <w:szCs w:val="20"/>
              <w:lang w:val="en-US"/>
            </w:rPr>
            <w:t>2</w:t>
          </w:r>
          <w:r w:rsidRPr="00F24FBE">
            <w:rPr>
              <w:rFonts w:ascii="Arial" w:hAnsi="Arial" w:cs="Arial"/>
              <w:sz w:val="20"/>
              <w:szCs w:val="20"/>
            </w:rPr>
            <w:fldChar w:fldCharType="end"/>
          </w:r>
        </w:p>
      </w:tc>
    </w:tr>
  </w:tbl>
  <w:p w14:paraId="4AAD0052" w14:textId="77777777" w:rsidR="00D20BBD" w:rsidRPr="00F24FBE" w:rsidRDefault="00D20BBD" w:rsidP="00F24FB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7530" w14:textId="77777777" w:rsidR="000C1114" w:rsidRDefault="000C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07"/>
    <w:multiLevelType w:val="hybridMultilevel"/>
    <w:tmpl w:val="505EB89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A93740"/>
    <w:multiLevelType w:val="hybridMultilevel"/>
    <w:tmpl w:val="AF107712"/>
    <w:lvl w:ilvl="0" w:tplc="5ACE2350">
      <w:start w:val="1"/>
      <w:numFmt w:val="decimal"/>
      <w:lvlText w:val="%1."/>
      <w:lvlJc w:val="left"/>
      <w:pPr>
        <w:ind w:left="1020" w:hanging="360"/>
      </w:pPr>
    </w:lvl>
    <w:lvl w:ilvl="1" w:tplc="12F808FC">
      <w:start w:val="1"/>
      <w:numFmt w:val="decimal"/>
      <w:lvlText w:val="%2."/>
      <w:lvlJc w:val="left"/>
      <w:pPr>
        <w:ind w:left="1020" w:hanging="360"/>
      </w:pPr>
    </w:lvl>
    <w:lvl w:ilvl="2" w:tplc="E53A65A2">
      <w:start w:val="1"/>
      <w:numFmt w:val="decimal"/>
      <w:lvlText w:val="%3."/>
      <w:lvlJc w:val="left"/>
      <w:pPr>
        <w:ind w:left="1020" w:hanging="360"/>
      </w:pPr>
    </w:lvl>
    <w:lvl w:ilvl="3" w:tplc="83722180">
      <w:start w:val="1"/>
      <w:numFmt w:val="decimal"/>
      <w:lvlText w:val="%4."/>
      <w:lvlJc w:val="left"/>
      <w:pPr>
        <w:ind w:left="1020" w:hanging="360"/>
      </w:pPr>
    </w:lvl>
    <w:lvl w:ilvl="4" w:tplc="B83AFDAE">
      <w:start w:val="1"/>
      <w:numFmt w:val="decimal"/>
      <w:lvlText w:val="%5."/>
      <w:lvlJc w:val="left"/>
      <w:pPr>
        <w:ind w:left="1020" w:hanging="360"/>
      </w:pPr>
    </w:lvl>
    <w:lvl w:ilvl="5" w:tplc="AEA2FFDE">
      <w:start w:val="1"/>
      <w:numFmt w:val="decimal"/>
      <w:lvlText w:val="%6."/>
      <w:lvlJc w:val="left"/>
      <w:pPr>
        <w:ind w:left="1020" w:hanging="360"/>
      </w:pPr>
    </w:lvl>
    <w:lvl w:ilvl="6" w:tplc="73A03150">
      <w:start w:val="1"/>
      <w:numFmt w:val="decimal"/>
      <w:lvlText w:val="%7."/>
      <w:lvlJc w:val="left"/>
      <w:pPr>
        <w:ind w:left="1020" w:hanging="360"/>
      </w:pPr>
    </w:lvl>
    <w:lvl w:ilvl="7" w:tplc="1682C906">
      <w:start w:val="1"/>
      <w:numFmt w:val="decimal"/>
      <w:lvlText w:val="%8."/>
      <w:lvlJc w:val="left"/>
      <w:pPr>
        <w:ind w:left="1020" w:hanging="360"/>
      </w:pPr>
    </w:lvl>
    <w:lvl w:ilvl="8" w:tplc="8604E122">
      <w:start w:val="1"/>
      <w:numFmt w:val="decimal"/>
      <w:lvlText w:val="%9."/>
      <w:lvlJc w:val="left"/>
      <w:pPr>
        <w:ind w:left="1020" w:hanging="360"/>
      </w:pPr>
    </w:lvl>
  </w:abstractNum>
  <w:abstractNum w:abstractNumId="2" w15:restartNumberingAfterBreak="0">
    <w:nsid w:val="037C6113"/>
    <w:multiLevelType w:val="hybridMultilevel"/>
    <w:tmpl w:val="CDB2D424"/>
    <w:lvl w:ilvl="0" w:tplc="FCF6085C">
      <w:start w:val="1"/>
      <w:numFmt w:val="decimal"/>
      <w:lvlText w:val="%1)"/>
      <w:lvlJc w:val="left"/>
      <w:pPr>
        <w:ind w:left="1440" w:hanging="360"/>
      </w:pPr>
    </w:lvl>
    <w:lvl w:ilvl="1" w:tplc="36941E60">
      <w:start w:val="1"/>
      <w:numFmt w:val="decimal"/>
      <w:lvlText w:val="%2)"/>
      <w:lvlJc w:val="left"/>
      <w:pPr>
        <w:ind w:left="1440" w:hanging="360"/>
      </w:pPr>
    </w:lvl>
    <w:lvl w:ilvl="2" w:tplc="C21887CE">
      <w:start w:val="1"/>
      <w:numFmt w:val="decimal"/>
      <w:lvlText w:val="%3)"/>
      <w:lvlJc w:val="left"/>
      <w:pPr>
        <w:ind w:left="1440" w:hanging="360"/>
      </w:pPr>
    </w:lvl>
    <w:lvl w:ilvl="3" w:tplc="79B483F2">
      <w:start w:val="1"/>
      <w:numFmt w:val="decimal"/>
      <w:lvlText w:val="%4)"/>
      <w:lvlJc w:val="left"/>
      <w:pPr>
        <w:ind w:left="1440" w:hanging="360"/>
      </w:pPr>
    </w:lvl>
    <w:lvl w:ilvl="4" w:tplc="39A02778">
      <w:start w:val="1"/>
      <w:numFmt w:val="decimal"/>
      <w:lvlText w:val="%5)"/>
      <w:lvlJc w:val="left"/>
      <w:pPr>
        <w:ind w:left="1440" w:hanging="360"/>
      </w:pPr>
    </w:lvl>
    <w:lvl w:ilvl="5" w:tplc="A1A85112">
      <w:start w:val="1"/>
      <w:numFmt w:val="decimal"/>
      <w:lvlText w:val="%6)"/>
      <w:lvlJc w:val="left"/>
      <w:pPr>
        <w:ind w:left="1440" w:hanging="360"/>
      </w:pPr>
    </w:lvl>
    <w:lvl w:ilvl="6" w:tplc="9F68CF54">
      <w:start w:val="1"/>
      <w:numFmt w:val="decimal"/>
      <w:lvlText w:val="%7)"/>
      <w:lvlJc w:val="left"/>
      <w:pPr>
        <w:ind w:left="1440" w:hanging="360"/>
      </w:pPr>
    </w:lvl>
    <w:lvl w:ilvl="7" w:tplc="6484B09E">
      <w:start w:val="1"/>
      <w:numFmt w:val="decimal"/>
      <w:lvlText w:val="%8)"/>
      <w:lvlJc w:val="left"/>
      <w:pPr>
        <w:ind w:left="1440" w:hanging="360"/>
      </w:pPr>
    </w:lvl>
    <w:lvl w:ilvl="8" w:tplc="20AE2704">
      <w:start w:val="1"/>
      <w:numFmt w:val="decimal"/>
      <w:lvlText w:val="%9)"/>
      <w:lvlJc w:val="left"/>
      <w:pPr>
        <w:ind w:left="1440" w:hanging="360"/>
      </w:pPr>
    </w:lvl>
  </w:abstractNum>
  <w:abstractNum w:abstractNumId="3" w15:restartNumberingAfterBreak="0">
    <w:nsid w:val="03FC78F5"/>
    <w:multiLevelType w:val="hybridMultilevel"/>
    <w:tmpl w:val="E5348740"/>
    <w:lvl w:ilvl="0" w:tplc="0150A59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8D7A75"/>
    <w:multiLevelType w:val="hybridMultilevel"/>
    <w:tmpl w:val="394A196C"/>
    <w:lvl w:ilvl="0" w:tplc="C15438A0">
      <w:start w:val="1"/>
      <w:numFmt w:val="decimal"/>
      <w:lvlText w:val="%1."/>
      <w:lvlJc w:val="left"/>
      <w:pPr>
        <w:ind w:left="1020" w:hanging="360"/>
      </w:pPr>
    </w:lvl>
    <w:lvl w:ilvl="1" w:tplc="A264488A">
      <w:start w:val="1"/>
      <w:numFmt w:val="decimal"/>
      <w:lvlText w:val="%2."/>
      <w:lvlJc w:val="left"/>
      <w:pPr>
        <w:ind w:left="1020" w:hanging="360"/>
      </w:pPr>
    </w:lvl>
    <w:lvl w:ilvl="2" w:tplc="6E38E4E0">
      <w:start w:val="1"/>
      <w:numFmt w:val="decimal"/>
      <w:lvlText w:val="%3."/>
      <w:lvlJc w:val="left"/>
      <w:pPr>
        <w:ind w:left="1020" w:hanging="360"/>
      </w:pPr>
    </w:lvl>
    <w:lvl w:ilvl="3" w:tplc="0748B9C4">
      <w:start w:val="1"/>
      <w:numFmt w:val="decimal"/>
      <w:lvlText w:val="%4."/>
      <w:lvlJc w:val="left"/>
      <w:pPr>
        <w:ind w:left="1020" w:hanging="360"/>
      </w:pPr>
    </w:lvl>
    <w:lvl w:ilvl="4" w:tplc="382E8922">
      <w:start w:val="1"/>
      <w:numFmt w:val="decimal"/>
      <w:lvlText w:val="%5."/>
      <w:lvlJc w:val="left"/>
      <w:pPr>
        <w:ind w:left="1020" w:hanging="360"/>
      </w:pPr>
    </w:lvl>
    <w:lvl w:ilvl="5" w:tplc="7A1031E2">
      <w:start w:val="1"/>
      <w:numFmt w:val="decimal"/>
      <w:lvlText w:val="%6."/>
      <w:lvlJc w:val="left"/>
      <w:pPr>
        <w:ind w:left="1020" w:hanging="360"/>
      </w:pPr>
    </w:lvl>
    <w:lvl w:ilvl="6" w:tplc="F3548A34">
      <w:start w:val="1"/>
      <w:numFmt w:val="decimal"/>
      <w:lvlText w:val="%7."/>
      <w:lvlJc w:val="left"/>
      <w:pPr>
        <w:ind w:left="1020" w:hanging="360"/>
      </w:pPr>
    </w:lvl>
    <w:lvl w:ilvl="7" w:tplc="5D609522">
      <w:start w:val="1"/>
      <w:numFmt w:val="decimal"/>
      <w:lvlText w:val="%8."/>
      <w:lvlJc w:val="left"/>
      <w:pPr>
        <w:ind w:left="1020" w:hanging="360"/>
      </w:pPr>
    </w:lvl>
    <w:lvl w:ilvl="8" w:tplc="B096D6B2">
      <w:start w:val="1"/>
      <w:numFmt w:val="decimal"/>
      <w:lvlText w:val="%9."/>
      <w:lvlJc w:val="left"/>
      <w:pPr>
        <w:ind w:left="1020" w:hanging="360"/>
      </w:pPr>
    </w:lvl>
  </w:abstractNum>
  <w:abstractNum w:abstractNumId="5" w15:restartNumberingAfterBreak="0">
    <w:nsid w:val="06F87D55"/>
    <w:multiLevelType w:val="hybridMultilevel"/>
    <w:tmpl w:val="3F701ACC"/>
    <w:lvl w:ilvl="0" w:tplc="E34A406E">
      <w:start w:val="24"/>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AAA5ADE"/>
    <w:multiLevelType w:val="hybridMultilevel"/>
    <w:tmpl w:val="22D82202"/>
    <w:lvl w:ilvl="0" w:tplc="796A3AE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F7A73B4"/>
    <w:multiLevelType w:val="hybridMultilevel"/>
    <w:tmpl w:val="81E82EAC"/>
    <w:lvl w:ilvl="0" w:tplc="04070001">
      <w:start w:val="1"/>
      <w:numFmt w:val="bullet"/>
      <w:lvlText w:val=""/>
      <w:lvlJc w:val="left"/>
      <w:pPr>
        <w:ind w:left="720" w:hanging="360"/>
      </w:pPr>
      <w:rPr>
        <w:rFonts w:ascii="Symbol" w:hAnsi="Symbol" w:hint="default"/>
      </w:rPr>
    </w:lvl>
    <w:lvl w:ilvl="1" w:tplc="027CA36E">
      <w:numFmt w:val="bullet"/>
      <w:lvlText w:val="•"/>
      <w:lvlJc w:val="left"/>
      <w:pPr>
        <w:ind w:left="1440" w:hanging="360"/>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5F74A75"/>
    <w:multiLevelType w:val="hybridMultilevel"/>
    <w:tmpl w:val="6464BCD4"/>
    <w:lvl w:ilvl="0" w:tplc="106680F4">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9" w15:restartNumberingAfterBreak="0">
    <w:nsid w:val="1BC8091B"/>
    <w:multiLevelType w:val="hybridMultilevel"/>
    <w:tmpl w:val="E3F4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F033C"/>
    <w:multiLevelType w:val="hybridMultilevel"/>
    <w:tmpl w:val="A0FC5386"/>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C7D1737"/>
    <w:multiLevelType w:val="hybridMultilevel"/>
    <w:tmpl w:val="B6848FE2"/>
    <w:lvl w:ilvl="0" w:tplc="DFA07C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8D925"/>
    <w:multiLevelType w:val="hybridMultilevel"/>
    <w:tmpl w:val="FFFFFFFF"/>
    <w:lvl w:ilvl="0" w:tplc="9F0407D8">
      <w:start w:val="1"/>
      <w:numFmt w:val="bullet"/>
      <w:lvlText w:val=""/>
      <w:lvlJc w:val="left"/>
      <w:pPr>
        <w:ind w:left="544" w:hanging="360"/>
      </w:pPr>
      <w:rPr>
        <w:rFonts w:ascii="Symbol" w:hAnsi="Symbol" w:hint="default"/>
      </w:rPr>
    </w:lvl>
    <w:lvl w:ilvl="1" w:tplc="672C7358">
      <w:start w:val="1"/>
      <w:numFmt w:val="bullet"/>
      <w:lvlText w:val="o"/>
      <w:lvlJc w:val="left"/>
      <w:pPr>
        <w:ind w:left="1264" w:hanging="360"/>
      </w:pPr>
      <w:rPr>
        <w:rFonts w:ascii="Courier New" w:hAnsi="Courier New" w:hint="default"/>
      </w:rPr>
    </w:lvl>
    <w:lvl w:ilvl="2" w:tplc="6AD63182">
      <w:start w:val="1"/>
      <w:numFmt w:val="bullet"/>
      <w:lvlText w:val=""/>
      <w:lvlJc w:val="left"/>
      <w:pPr>
        <w:ind w:left="1984" w:hanging="360"/>
      </w:pPr>
      <w:rPr>
        <w:rFonts w:ascii="Wingdings" w:hAnsi="Wingdings" w:hint="default"/>
      </w:rPr>
    </w:lvl>
    <w:lvl w:ilvl="3" w:tplc="A96E6690">
      <w:start w:val="1"/>
      <w:numFmt w:val="bullet"/>
      <w:lvlText w:val=""/>
      <w:lvlJc w:val="left"/>
      <w:pPr>
        <w:ind w:left="2704" w:hanging="360"/>
      </w:pPr>
      <w:rPr>
        <w:rFonts w:ascii="Symbol" w:hAnsi="Symbol" w:hint="default"/>
      </w:rPr>
    </w:lvl>
    <w:lvl w:ilvl="4" w:tplc="38F0D8C2">
      <w:start w:val="1"/>
      <w:numFmt w:val="bullet"/>
      <w:lvlText w:val="o"/>
      <w:lvlJc w:val="left"/>
      <w:pPr>
        <w:ind w:left="3424" w:hanging="360"/>
      </w:pPr>
      <w:rPr>
        <w:rFonts w:ascii="Courier New" w:hAnsi="Courier New" w:hint="default"/>
      </w:rPr>
    </w:lvl>
    <w:lvl w:ilvl="5" w:tplc="387C4A02">
      <w:start w:val="1"/>
      <w:numFmt w:val="bullet"/>
      <w:lvlText w:val=""/>
      <w:lvlJc w:val="left"/>
      <w:pPr>
        <w:ind w:left="4144" w:hanging="360"/>
      </w:pPr>
      <w:rPr>
        <w:rFonts w:ascii="Wingdings" w:hAnsi="Wingdings" w:hint="default"/>
      </w:rPr>
    </w:lvl>
    <w:lvl w:ilvl="6" w:tplc="848082C4">
      <w:start w:val="1"/>
      <w:numFmt w:val="bullet"/>
      <w:lvlText w:val=""/>
      <w:lvlJc w:val="left"/>
      <w:pPr>
        <w:ind w:left="4864" w:hanging="360"/>
      </w:pPr>
      <w:rPr>
        <w:rFonts w:ascii="Symbol" w:hAnsi="Symbol" w:hint="default"/>
      </w:rPr>
    </w:lvl>
    <w:lvl w:ilvl="7" w:tplc="10D88676">
      <w:start w:val="1"/>
      <w:numFmt w:val="bullet"/>
      <w:lvlText w:val="o"/>
      <w:lvlJc w:val="left"/>
      <w:pPr>
        <w:ind w:left="5584" w:hanging="360"/>
      </w:pPr>
      <w:rPr>
        <w:rFonts w:ascii="Courier New" w:hAnsi="Courier New" w:hint="default"/>
      </w:rPr>
    </w:lvl>
    <w:lvl w:ilvl="8" w:tplc="C10C8F5A">
      <w:start w:val="1"/>
      <w:numFmt w:val="bullet"/>
      <w:lvlText w:val=""/>
      <w:lvlJc w:val="left"/>
      <w:pPr>
        <w:ind w:left="6304" w:hanging="360"/>
      </w:pPr>
      <w:rPr>
        <w:rFonts w:ascii="Wingdings" w:hAnsi="Wingdings" w:hint="default"/>
      </w:rPr>
    </w:lvl>
  </w:abstractNum>
  <w:abstractNum w:abstractNumId="13" w15:restartNumberingAfterBreak="0">
    <w:nsid w:val="20B27C7E"/>
    <w:multiLevelType w:val="hybridMultilevel"/>
    <w:tmpl w:val="4400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A74D6"/>
    <w:multiLevelType w:val="hybridMultilevel"/>
    <w:tmpl w:val="0B90D2C4"/>
    <w:lvl w:ilvl="0" w:tplc="5464ED16">
      <w:start w:val="1"/>
      <w:numFmt w:val="decimal"/>
      <w:lvlText w:val="%1)"/>
      <w:lvlJc w:val="left"/>
      <w:pPr>
        <w:ind w:left="1440" w:hanging="360"/>
      </w:pPr>
    </w:lvl>
    <w:lvl w:ilvl="1" w:tplc="FC3E9BA2">
      <w:start w:val="1"/>
      <w:numFmt w:val="decimal"/>
      <w:lvlText w:val="%2)"/>
      <w:lvlJc w:val="left"/>
      <w:pPr>
        <w:ind w:left="1440" w:hanging="360"/>
      </w:pPr>
    </w:lvl>
    <w:lvl w:ilvl="2" w:tplc="06FEBC8A">
      <w:start w:val="1"/>
      <w:numFmt w:val="decimal"/>
      <w:lvlText w:val="%3)"/>
      <w:lvlJc w:val="left"/>
      <w:pPr>
        <w:ind w:left="1440" w:hanging="360"/>
      </w:pPr>
    </w:lvl>
    <w:lvl w:ilvl="3" w:tplc="87E83EAE">
      <w:start w:val="1"/>
      <w:numFmt w:val="decimal"/>
      <w:lvlText w:val="%4)"/>
      <w:lvlJc w:val="left"/>
      <w:pPr>
        <w:ind w:left="1440" w:hanging="360"/>
      </w:pPr>
    </w:lvl>
    <w:lvl w:ilvl="4" w:tplc="F22C1848">
      <w:start w:val="1"/>
      <w:numFmt w:val="decimal"/>
      <w:lvlText w:val="%5)"/>
      <w:lvlJc w:val="left"/>
      <w:pPr>
        <w:ind w:left="1440" w:hanging="360"/>
      </w:pPr>
    </w:lvl>
    <w:lvl w:ilvl="5" w:tplc="096822BA">
      <w:start w:val="1"/>
      <w:numFmt w:val="decimal"/>
      <w:lvlText w:val="%6)"/>
      <w:lvlJc w:val="left"/>
      <w:pPr>
        <w:ind w:left="1440" w:hanging="360"/>
      </w:pPr>
    </w:lvl>
    <w:lvl w:ilvl="6" w:tplc="ACE43804">
      <w:start w:val="1"/>
      <w:numFmt w:val="decimal"/>
      <w:lvlText w:val="%7)"/>
      <w:lvlJc w:val="left"/>
      <w:pPr>
        <w:ind w:left="1440" w:hanging="360"/>
      </w:pPr>
    </w:lvl>
    <w:lvl w:ilvl="7" w:tplc="6DB63DE6">
      <w:start w:val="1"/>
      <w:numFmt w:val="decimal"/>
      <w:lvlText w:val="%8)"/>
      <w:lvlJc w:val="left"/>
      <w:pPr>
        <w:ind w:left="1440" w:hanging="360"/>
      </w:pPr>
    </w:lvl>
    <w:lvl w:ilvl="8" w:tplc="EA94DB64">
      <w:start w:val="1"/>
      <w:numFmt w:val="decimal"/>
      <w:lvlText w:val="%9)"/>
      <w:lvlJc w:val="left"/>
      <w:pPr>
        <w:ind w:left="1440" w:hanging="360"/>
      </w:pPr>
    </w:lvl>
  </w:abstractNum>
  <w:abstractNum w:abstractNumId="15" w15:restartNumberingAfterBreak="0">
    <w:nsid w:val="24EA515B"/>
    <w:multiLevelType w:val="hybridMultilevel"/>
    <w:tmpl w:val="17567F10"/>
    <w:lvl w:ilvl="0" w:tplc="0407000F">
      <w:start w:val="1"/>
      <w:numFmt w:val="decimal"/>
      <w:lvlText w:val="%1."/>
      <w:lvlJc w:val="left"/>
      <w:pPr>
        <w:ind w:left="720" w:hanging="360"/>
      </w:pPr>
      <w:rPr>
        <w:rFonts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672887"/>
    <w:multiLevelType w:val="hybridMultilevel"/>
    <w:tmpl w:val="9836EDE6"/>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1401E42"/>
    <w:multiLevelType w:val="hybridMultilevel"/>
    <w:tmpl w:val="CD8A9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B7341E"/>
    <w:multiLevelType w:val="hybridMultilevel"/>
    <w:tmpl w:val="24809904"/>
    <w:lvl w:ilvl="0" w:tplc="106680F4">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9" w15:restartNumberingAfterBreak="0">
    <w:nsid w:val="3CD32A8B"/>
    <w:multiLevelType w:val="hybridMultilevel"/>
    <w:tmpl w:val="D788312A"/>
    <w:lvl w:ilvl="0" w:tplc="7BD4E550">
      <w:start w:val="1"/>
      <w:numFmt w:val="bullet"/>
      <w:lvlText w:val="-"/>
      <w:lvlJc w:val="left"/>
      <w:pPr>
        <w:ind w:left="720" w:hanging="360"/>
      </w:pPr>
      <w:rPr>
        <w:rFonts w:ascii="News Gothic GDB" w:eastAsia="Times New Roman"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715DEE"/>
    <w:multiLevelType w:val="hybridMultilevel"/>
    <w:tmpl w:val="6916043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DF76489"/>
    <w:multiLevelType w:val="multilevel"/>
    <w:tmpl w:val="295041FE"/>
    <w:lvl w:ilvl="0">
      <w:start w:val="1"/>
      <w:numFmt w:val="decimal"/>
      <w:lvlText w:val="%1."/>
      <w:lvlJc w:val="left"/>
      <w:pPr>
        <w:ind w:left="720" w:hanging="360"/>
      </w:pPr>
      <w:rPr>
        <w:rFonts w:hint="default"/>
      </w:rPr>
    </w:lvl>
    <w:lvl w:ilvl="1">
      <w:start w:val="1"/>
      <w:numFmt w:val="decimal"/>
      <w:isLgl/>
      <w:lvlText w:val="%1.%2"/>
      <w:lvlJc w:val="left"/>
      <w:pPr>
        <w:ind w:left="99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800" w:hanging="72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520" w:hanging="108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240" w:hanging="1440"/>
      </w:pPr>
      <w:rPr>
        <w:rFonts w:hint="default"/>
      </w:rPr>
    </w:lvl>
  </w:abstractNum>
  <w:abstractNum w:abstractNumId="22" w15:restartNumberingAfterBreak="0">
    <w:nsid w:val="3F3E7216"/>
    <w:multiLevelType w:val="multilevel"/>
    <w:tmpl w:val="9DDA4334"/>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FCE7D1E"/>
    <w:multiLevelType w:val="hybridMultilevel"/>
    <w:tmpl w:val="8B666B44"/>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4" w15:restartNumberingAfterBreak="0">
    <w:nsid w:val="424211FF"/>
    <w:multiLevelType w:val="hybridMultilevel"/>
    <w:tmpl w:val="EAD0EA3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74322D3"/>
    <w:multiLevelType w:val="multilevel"/>
    <w:tmpl w:val="58FAD87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483A1B7E"/>
    <w:multiLevelType w:val="hybridMultilevel"/>
    <w:tmpl w:val="E9B0BE42"/>
    <w:lvl w:ilvl="0" w:tplc="61FC9B62">
      <w:start w:val="1"/>
      <w:numFmt w:val="decimal"/>
      <w:lvlText w:val="%1)"/>
      <w:lvlJc w:val="left"/>
      <w:pPr>
        <w:ind w:left="1440" w:hanging="360"/>
      </w:pPr>
    </w:lvl>
    <w:lvl w:ilvl="1" w:tplc="9C481984">
      <w:start w:val="1"/>
      <w:numFmt w:val="decimal"/>
      <w:lvlText w:val="%2)"/>
      <w:lvlJc w:val="left"/>
      <w:pPr>
        <w:ind w:left="1440" w:hanging="360"/>
      </w:pPr>
    </w:lvl>
    <w:lvl w:ilvl="2" w:tplc="1F44B6BC">
      <w:start w:val="1"/>
      <w:numFmt w:val="decimal"/>
      <w:lvlText w:val="%3)"/>
      <w:lvlJc w:val="left"/>
      <w:pPr>
        <w:ind w:left="1440" w:hanging="360"/>
      </w:pPr>
    </w:lvl>
    <w:lvl w:ilvl="3" w:tplc="FA764E12">
      <w:start w:val="1"/>
      <w:numFmt w:val="decimal"/>
      <w:lvlText w:val="%4)"/>
      <w:lvlJc w:val="left"/>
      <w:pPr>
        <w:ind w:left="1440" w:hanging="360"/>
      </w:pPr>
    </w:lvl>
    <w:lvl w:ilvl="4" w:tplc="8C587CB6">
      <w:start w:val="1"/>
      <w:numFmt w:val="decimal"/>
      <w:lvlText w:val="%5)"/>
      <w:lvlJc w:val="left"/>
      <w:pPr>
        <w:ind w:left="1440" w:hanging="360"/>
      </w:pPr>
    </w:lvl>
    <w:lvl w:ilvl="5" w:tplc="D85273C8">
      <w:start w:val="1"/>
      <w:numFmt w:val="decimal"/>
      <w:lvlText w:val="%6)"/>
      <w:lvlJc w:val="left"/>
      <w:pPr>
        <w:ind w:left="1440" w:hanging="360"/>
      </w:pPr>
    </w:lvl>
    <w:lvl w:ilvl="6" w:tplc="64ACA97E">
      <w:start w:val="1"/>
      <w:numFmt w:val="decimal"/>
      <w:lvlText w:val="%7)"/>
      <w:lvlJc w:val="left"/>
      <w:pPr>
        <w:ind w:left="1440" w:hanging="360"/>
      </w:pPr>
    </w:lvl>
    <w:lvl w:ilvl="7" w:tplc="FC0285D4">
      <w:start w:val="1"/>
      <w:numFmt w:val="decimal"/>
      <w:lvlText w:val="%8)"/>
      <w:lvlJc w:val="left"/>
      <w:pPr>
        <w:ind w:left="1440" w:hanging="360"/>
      </w:pPr>
    </w:lvl>
    <w:lvl w:ilvl="8" w:tplc="77649F94">
      <w:start w:val="1"/>
      <w:numFmt w:val="decimal"/>
      <w:lvlText w:val="%9)"/>
      <w:lvlJc w:val="left"/>
      <w:pPr>
        <w:ind w:left="1440" w:hanging="360"/>
      </w:pPr>
    </w:lvl>
  </w:abstractNum>
  <w:abstractNum w:abstractNumId="27" w15:restartNumberingAfterBreak="0">
    <w:nsid w:val="4E07656A"/>
    <w:multiLevelType w:val="hybridMultilevel"/>
    <w:tmpl w:val="FFFFFFFF"/>
    <w:lvl w:ilvl="0" w:tplc="963C27E6">
      <w:start w:val="1"/>
      <w:numFmt w:val="bullet"/>
      <w:lvlText w:val=""/>
      <w:lvlJc w:val="left"/>
      <w:pPr>
        <w:ind w:left="544" w:hanging="360"/>
      </w:pPr>
      <w:rPr>
        <w:rFonts w:ascii="Symbol" w:hAnsi="Symbol" w:hint="default"/>
      </w:rPr>
    </w:lvl>
    <w:lvl w:ilvl="1" w:tplc="ECC4CC36">
      <w:start w:val="1"/>
      <w:numFmt w:val="bullet"/>
      <w:lvlText w:val="o"/>
      <w:lvlJc w:val="left"/>
      <w:pPr>
        <w:ind w:left="1264" w:hanging="360"/>
      </w:pPr>
      <w:rPr>
        <w:rFonts w:ascii="Courier New" w:hAnsi="Courier New" w:hint="default"/>
      </w:rPr>
    </w:lvl>
    <w:lvl w:ilvl="2" w:tplc="C0DE814C">
      <w:start w:val="1"/>
      <w:numFmt w:val="bullet"/>
      <w:lvlText w:val=""/>
      <w:lvlJc w:val="left"/>
      <w:pPr>
        <w:ind w:left="1984" w:hanging="360"/>
      </w:pPr>
      <w:rPr>
        <w:rFonts w:ascii="Wingdings" w:hAnsi="Wingdings" w:hint="default"/>
      </w:rPr>
    </w:lvl>
    <w:lvl w:ilvl="3" w:tplc="C71C0EAE">
      <w:start w:val="1"/>
      <w:numFmt w:val="bullet"/>
      <w:lvlText w:val=""/>
      <w:lvlJc w:val="left"/>
      <w:pPr>
        <w:ind w:left="2704" w:hanging="360"/>
      </w:pPr>
      <w:rPr>
        <w:rFonts w:ascii="Symbol" w:hAnsi="Symbol" w:hint="default"/>
      </w:rPr>
    </w:lvl>
    <w:lvl w:ilvl="4" w:tplc="8C7AC030">
      <w:start w:val="1"/>
      <w:numFmt w:val="bullet"/>
      <w:lvlText w:val="o"/>
      <w:lvlJc w:val="left"/>
      <w:pPr>
        <w:ind w:left="3424" w:hanging="360"/>
      </w:pPr>
      <w:rPr>
        <w:rFonts w:ascii="Courier New" w:hAnsi="Courier New" w:hint="default"/>
      </w:rPr>
    </w:lvl>
    <w:lvl w:ilvl="5" w:tplc="8EB0809C">
      <w:start w:val="1"/>
      <w:numFmt w:val="bullet"/>
      <w:lvlText w:val=""/>
      <w:lvlJc w:val="left"/>
      <w:pPr>
        <w:ind w:left="4144" w:hanging="360"/>
      </w:pPr>
      <w:rPr>
        <w:rFonts w:ascii="Wingdings" w:hAnsi="Wingdings" w:hint="default"/>
      </w:rPr>
    </w:lvl>
    <w:lvl w:ilvl="6" w:tplc="6E8C7C6C">
      <w:start w:val="1"/>
      <w:numFmt w:val="bullet"/>
      <w:lvlText w:val=""/>
      <w:lvlJc w:val="left"/>
      <w:pPr>
        <w:ind w:left="4864" w:hanging="360"/>
      </w:pPr>
      <w:rPr>
        <w:rFonts w:ascii="Symbol" w:hAnsi="Symbol" w:hint="default"/>
      </w:rPr>
    </w:lvl>
    <w:lvl w:ilvl="7" w:tplc="A1E42952">
      <w:start w:val="1"/>
      <w:numFmt w:val="bullet"/>
      <w:lvlText w:val="o"/>
      <w:lvlJc w:val="left"/>
      <w:pPr>
        <w:ind w:left="5584" w:hanging="360"/>
      </w:pPr>
      <w:rPr>
        <w:rFonts w:ascii="Courier New" w:hAnsi="Courier New" w:hint="default"/>
      </w:rPr>
    </w:lvl>
    <w:lvl w:ilvl="8" w:tplc="B9BACEF8">
      <w:start w:val="1"/>
      <w:numFmt w:val="bullet"/>
      <w:lvlText w:val=""/>
      <w:lvlJc w:val="left"/>
      <w:pPr>
        <w:ind w:left="6304" w:hanging="360"/>
      </w:pPr>
      <w:rPr>
        <w:rFonts w:ascii="Wingdings" w:hAnsi="Wingdings" w:hint="default"/>
      </w:rPr>
    </w:lvl>
  </w:abstractNum>
  <w:abstractNum w:abstractNumId="28" w15:restartNumberingAfterBreak="0">
    <w:nsid w:val="4E833B85"/>
    <w:multiLevelType w:val="hybridMultilevel"/>
    <w:tmpl w:val="F61ADF6C"/>
    <w:lvl w:ilvl="0" w:tplc="106680F4">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34C43B0"/>
    <w:multiLevelType w:val="multilevel"/>
    <w:tmpl w:val="7466D742"/>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40F0694"/>
    <w:multiLevelType w:val="multilevel"/>
    <w:tmpl w:val="FF4CB00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1" w15:restartNumberingAfterBreak="0">
    <w:nsid w:val="56345E23"/>
    <w:multiLevelType w:val="hybridMultilevel"/>
    <w:tmpl w:val="ED22C000"/>
    <w:lvl w:ilvl="0" w:tplc="10668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5354D1"/>
    <w:multiLevelType w:val="hybridMultilevel"/>
    <w:tmpl w:val="1F2E6B4C"/>
    <w:lvl w:ilvl="0" w:tplc="106680F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BA4651A"/>
    <w:multiLevelType w:val="multilevel"/>
    <w:tmpl w:val="5B02E468"/>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E745818"/>
    <w:multiLevelType w:val="hybridMultilevel"/>
    <w:tmpl w:val="C80601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F772EAF"/>
    <w:multiLevelType w:val="hybridMultilevel"/>
    <w:tmpl w:val="7C2AF3EA"/>
    <w:lvl w:ilvl="0" w:tplc="0C44F376">
      <w:start w:val="1"/>
      <w:numFmt w:val="decimal"/>
      <w:lvlText w:val="%1)"/>
      <w:lvlJc w:val="left"/>
      <w:pPr>
        <w:ind w:left="1440" w:hanging="360"/>
      </w:pPr>
    </w:lvl>
    <w:lvl w:ilvl="1" w:tplc="B3DCAC78">
      <w:start w:val="1"/>
      <w:numFmt w:val="decimal"/>
      <w:lvlText w:val="%2)"/>
      <w:lvlJc w:val="left"/>
      <w:pPr>
        <w:ind w:left="1440" w:hanging="360"/>
      </w:pPr>
    </w:lvl>
    <w:lvl w:ilvl="2" w:tplc="013A9038">
      <w:start w:val="1"/>
      <w:numFmt w:val="decimal"/>
      <w:lvlText w:val="%3)"/>
      <w:lvlJc w:val="left"/>
      <w:pPr>
        <w:ind w:left="1440" w:hanging="360"/>
      </w:pPr>
    </w:lvl>
    <w:lvl w:ilvl="3" w:tplc="455E8200">
      <w:start w:val="1"/>
      <w:numFmt w:val="decimal"/>
      <w:lvlText w:val="%4)"/>
      <w:lvlJc w:val="left"/>
      <w:pPr>
        <w:ind w:left="1440" w:hanging="360"/>
      </w:pPr>
    </w:lvl>
    <w:lvl w:ilvl="4" w:tplc="C25E1734">
      <w:start w:val="1"/>
      <w:numFmt w:val="decimal"/>
      <w:lvlText w:val="%5)"/>
      <w:lvlJc w:val="left"/>
      <w:pPr>
        <w:ind w:left="1440" w:hanging="360"/>
      </w:pPr>
    </w:lvl>
    <w:lvl w:ilvl="5" w:tplc="8708C130">
      <w:start w:val="1"/>
      <w:numFmt w:val="decimal"/>
      <w:lvlText w:val="%6)"/>
      <w:lvlJc w:val="left"/>
      <w:pPr>
        <w:ind w:left="1440" w:hanging="360"/>
      </w:pPr>
    </w:lvl>
    <w:lvl w:ilvl="6" w:tplc="00B20FD0">
      <w:start w:val="1"/>
      <w:numFmt w:val="decimal"/>
      <w:lvlText w:val="%7)"/>
      <w:lvlJc w:val="left"/>
      <w:pPr>
        <w:ind w:left="1440" w:hanging="360"/>
      </w:pPr>
    </w:lvl>
    <w:lvl w:ilvl="7" w:tplc="DAF2F94E">
      <w:start w:val="1"/>
      <w:numFmt w:val="decimal"/>
      <w:lvlText w:val="%8)"/>
      <w:lvlJc w:val="left"/>
      <w:pPr>
        <w:ind w:left="1440" w:hanging="360"/>
      </w:pPr>
    </w:lvl>
    <w:lvl w:ilvl="8" w:tplc="A6A0B14E">
      <w:start w:val="1"/>
      <w:numFmt w:val="decimal"/>
      <w:lvlText w:val="%9)"/>
      <w:lvlJc w:val="left"/>
      <w:pPr>
        <w:ind w:left="1440" w:hanging="360"/>
      </w:pPr>
    </w:lvl>
  </w:abstractNum>
  <w:abstractNum w:abstractNumId="36" w15:restartNumberingAfterBreak="0">
    <w:nsid w:val="60795C6F"/>
    <w:multiLevelType w:val="multilevel"/>
    <w:tmpl w:val="C12E991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609159A0"/>
    <w:multiLevelType w:val="hybridMultilevel"/>
    <w:tmpl w:val="0D54CD46"/>
    <w:lvl w:ilvl="0" w:tplc="9B26AD74">
      <w:start w:val="1"/>
      <w:numFmt w:val="decimal"/>
      <w:lvlText w:val="%1)"/>
      <w:lvlJc w:val="left"/>
      <w:pPr>
        <w:ind w:left="1440" w:hanging="360"/>
      </w:pPr>
    </w:lvl>
    <w:lvl w:ilvl="1" w:tplc="E0BA03C0">
      <w:start w:val="1"/>
      <w:numFmt w:val="decimal"/>
      <w:lvlText w:val="%2)"/>
      <w:lvlJc w:val="left"/>
      <w:pPr>
        <w:ind w:left="1440" w:hanging="360"/>
      </w:pPr>
    </w:lvl>
    <w:lvl w:ilvl="2" w:tplc="19A63F4E">
      <w:start w:val="1"/>
      <w:numFmt w:val="decimal"/>
      <w:lvlText w:val="%3)"/>
      <w:lvlJc w:val="left"/>
      <w:pPr>
        <w:ind w:left="1440" w:hanging="360"/>
      </w:pPr>
    </w:lvl>
    <w:lvl w:ilvl="3" w:tplc="06C27D56">
      <w:start w:val="1"/>
      <w:numFmt w:val="decimal"/>
      <w:lvlText w:val="%4)"/>
      <w:lvlJc w:val="left"/>
      <w:pPr>
        <w:ind w:left="1440" w:hanging="360"/>
      </w:pPr>
    </w:lvl>
    <w:lvl w:ilvl="4" w:tplc="ECE84976">
      <w:start w:val="1"/>
      <w:numFmt w:val="decimal"/>
      <w:lvlText w:val="%5)"/>
      <w:lvlJc w:val="left"/>
      <w:pPr>
        <w:ind w:left="1440" w:hanging="360"/>
      </w:pPr>
    </w:lvl>
    <w:lvl w:ilvl="5" w:tplc="80467870">
      <w:start w:val="1"/>
      <w:numFmt w:val="decimal"/>
      <w:lvlText w:val="%6)"/>
      <w:lvlJc w:val="left"/>
      <w:pPr>
        <w:ind w:left="1440" w:hanging="360"/>
      </w:pPr>
    </w:lvl>
    <w:lvl w:ilvl="6" w:tplc="D7B24A68">
      <w:start w:val="1"/>
      <w:numFmt w:val="decimal"/>
      <w:lvlText w:val="%7)"/>
      <w:lvlJc w:val="left"/>
      <w:pPr>
        <w:ind w:left="1440" w:hanging="360"/>
      </w:pPr>
    </w:lvl>
    <w:lvl w:ilvl="7" w:tplc="D994AB3A">
      <w:start w:val="1"/>
      <w:numFmt w:val="decimal"/>
      <w:lvlText w:val="%8)"/>
      <w:lvlJc w:val="left"/>
      <w:pPr>
        <w:ind w:left="1440" w:hanging="360"/>
      </w:pPr>
    </w:lvl>
    <w:lvl w:ilvl="8" w:tplc="7CF441BE">
      <w:start w:val="1"/>
      <w:numFmt w:val="decimal"/>
      <w:lvlText w:val="%9)"/>
      <w:lvlJc w:val="left"/>
      <w:pPr>
        <w:ind w:left="1440" w:hanging="360"/>
      </w:pPr>
    </w:lvl>
  </w:abstractNum>
  <w:abstractNum w:abstractNumId="38" w15:restartNumberingAfterBreak="0">
    <w:nsid w:val="686F3BBC"/>
    <w:multiLevelType w:val="hybridMultilevel"/>
    <w:tmpl w:val="27E4C830"/>
    <w:lvl w:ilvl="0" w:tplc="C98EF86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C25B21"/>
    <w:multiLevelType w:val="hybridMultilevel"/>
    <w:tmpl w:val="8DB02F1C"/>
    <w:lvl w:ilvl="0" w:tplc="8E10A50A">
      <w:start w:val="1"/>
      <w:numFmt w:val="bullet"/>
      <w:lvlText w:val=""/>
      <w:lvlJc w:val="left"/>
      <w:pPr>
        <w:ind w:left="1440" w:hanging="360"/>
      </w:pPr>
      <w:rPr>
        <w:rFonts w:ascii="Symbol" w:hAnsi="Symbol"/>
      </w:rPr>
    </w:lvl>
    <w:lvl w:ilvl="1" w:tplc="F3C687FC">
      <w:start w:val="1"/>
      <w:numFmt w:val="bullet"/>
      <w:lvlText w:val=""/>
      <w:lvlJc w:val="left"/>
      <w:pPr>
        <w:ind w:left="1440" w:hanging="360"/>
      </w:pPr>
      <w:rPr>
        <w:rFonts w:ascii="Symbol" w:hAnsi="Symbol"/>
      </w:rPr>
    </w:lvl>
    <w:lvl w:ilvl="2" w:tplc="5FB40DF8">
      <w:start w:val="1"/>
      <w:numFmt w:val="bullet"/>
      <w:lvlText w:val=""/>
      <w:lvlJc w:val="left"/>
      <w:pPr>
        <w:ind w:left="1440" w:hanging="360"/>
      </w:pPr>
      <w:rPr>
        <w:rFonts w:ascii="Symbol" w:hAnsi="Symbol"/>
      </w:rPr>
    </w:lvl>
    <w:lvl w:ilvl="3" w:tplc="45A8C554">
      <w:start w:val="1"/>
      <w:numFmt w:val="bullet"/>
      <w:lvlText w:val=""/>
      <w:lvlJc w:val="left"/>
      <w:pPr>
        <w:ind w:left="1440" w:hanging="360"/>
      </w:pPr>
      <w:rPr>
        <w:rFonts w:ascii="Symbol" w:hAnsi="Symbol"/>
      </w:rPr>
    </w:lvl>
    <w:lvl w:ilvl="4" w:tplc="C8C814BA">
      <w:start w:val="1"/>
      <w:numFmt w:val="bullet"/>
      <w:lvlText w:val=""/>
      <w:lvlJc w:val="left"/>
      <w:pPr>
        <w:ind w:left="1440" w:hanging="360"/>
      </w:pPr>
      <w:rPr>
        <w:rFonts w:ascii="Symbol" w:hAnsi="Symbol"/>
      </w:rPr>
    </w:lvl>
    <w:lvl w:ilvl="5" w:tplc="928470B6">
      <w:start w:val="1"/>
      <w:numFmt w:val="bullet"/>
      <w:lvlText w:val=""/>
      <w:lvlJc w:val="left"/>
      <w:pPr>
        <w:ind w:left="1440" w:hanging="360"/>
      </w:pPr>
      <w:rPr>
        <w:rFonts w:ascii="Symbol" w:hAnsi="Symbol"/>
      </w:rPr>
    </w:lvl>
    <w:lvl w:ilvl="6" w:tplc="5F5CA186">
      <w:start w:val="1"/>
      <w:numFmt w:val="bullet"/>
      <w:lvlText w:val=""/>
      <w:lvlJc w:val="left"/>
      <w:pPr>
        <w:ind w:left="1440" w:hanging="360"/>
      </w:pPr>
      <w:rPr>
        <w:rFonts w:ascii="Symbol" w:hAnsi="Symbol"/>
      </w:rPr>
    </w:lvl>
    <w:lvl w:ilvl="7" w:tplc="18582B94">
      <w:start w:val="1"/>
      <w:numFmt w:val="bullet"/>
      <w:lvlText w:val=""/>
      <w:lvlJc w:val="left"/>
      <w:pPr>
        <w:ind w:left="1440" w:hanging="360"/>
      </w:pPr>
      <w:rPr>
        <w:rFonts w:ascii="Symbol" w:hAnsi="Symbol"/>
      </w:rPr>
    </w:lvl>
    <w:lvl w:ilvl="8" w:tplc="56E4B9EA">
      <w:start w:val="1"/>
      <w:numFmt w:val="bullet"/>
      <w:lvlText w:val=""/>
      <w:lvlJc w:val="left"/>
      <w:pPr>
        <w:ind w:left="1440" w:hanging="360"/>
      </w:pPr>
      <w:rPr>
        <w:rFonts w:ascii="Symbol" w:hAnsi="Symbol"/>
      </w:rPr>
    </w:lvl>
  </w:abstractNum>
  <w:abstractNum w:abstractNumId="40" w15:restartNumberingAfterBreak="0">
    <w:nsid w:val="75051874"/>
    <w:multiLevelType w:val="hybridMultilevel"/>
    <w:tmpl w:val="879E5964"/>
    <w:lvl w:ilvl="0" w:tplc="D6BC645C">
      <w:start w:val="1"/>
      <w:numFmt w:val="decimal"/>
      <w:lvlText w:val="%1 "/>
      <w:lvlJc w:val="left"/>
      <w:pPr>
        <w:ind w:left="1440" w:hanging="360"/>
      </w:pPr>
    </w:lvl>
    <w:lvl w:ilvl="1" w:tplc="8D7C3DBC">
      <w:start w:val="1"/>
      <w:numFmt w:val="decimal"/>
      <w:lvlText w:val="%2 "/>
      <w:lvlJc w:val="left"/>
      <w:pPr>
        <w:ind w:left="1440" w:hanging="360"/>
      </w:pPr>
    </w:lvl>
    <w:lvl w:ilvl="2" w:tplc="E43E9BCC">
      <w:start w:val="1"/>
      <w:numFmt w:val="decimal"/>
      <w:lvlText w:val="%3 "/>
      <w:lvlJc w:val="left"/>
      <w:pPr>
        <w:ind w:left="1440" w:hanging="360"/>
      </w:pPr>
    </w:lvl>
    <w:lvl w:ilvl="3" w:tplc="5036A1DC">
      <w:start w:val="1"/>
      <w:numFmt w:val="decimal"/>
      <w:lvlText w:val="%4 "/>
      <w:lvlJc w:val="left"/>
      <w:pPr>
        <w:ind w:left="1440" w:hanging="360"/>
      </w:pPr>
    </w:lvl>
    <w:lvl w:ilvl="4" w:tplc="E21CEB2C">
      <w:start w:val="1"/>
      <w:numFmt w:val="decimal"/>
      <w:lvlText w:val="%5 "/>
      <w:lvlJc w:val="left"/>
      <w:pPr>
        <w:ind w:left="1440" w:hanging="360"/>
      </w:pPr>
    </w:lvl>
    <w:lvl w:ilvl="5" w:tplc="A0EE48E2">
      <w:start w:val="1"/>
      <w:numFmt w:val="decimal"/>
      <w:lvlText w:val="%6 "/>
      <w:lvlJc w:val="left"/>
      <w:pPr>
        <w:ind w:left="1440" w:hanging="360"/>
      </w:pPr>
    </w:lvl>
    <w:lvl w:ilvl="6" w:tplc="835E2DEA">
      <w:start w:val="1"/>
      <w:numFmt w:val="decimal"/>
      <w:lvlText w:val="%7 "/>
      <w:lvlJc w:val="left"/>
      <w:pPr>
        <w:ind w:left="1440" w:hanging="360"/>
      </w:pPr>
    </w:lvl>
    <w:lvl w:ilvl="7" w:tplc="EA464402">
      <w:start w:val="1"/>
      <w:numFmt w:val="decimal"/>
      <w:lvlText w:val="%8 "/>
      <w:lvlJc w:val="left"/>
      <w:pPr>
        <w:ind w:left="1440" w:hanging="360"/>
      </w:pPr>
    </w:lvl>
    <w:lvl w:ilvl="8" w:tplc="56381FD2">
      <w:start w:val="1"/>
      <w:numFmt w:val="decimal"/>
      <w:lvlText w:val="%9 "/>
      <w:lvlJc w:val="left"/>
      <w:pPr>
        <w:ind w:left="1440" w:hanging="360"/>
      </w:pPr>
    </w:lvl>
  </w:abstractNum>
  <w:abstractNum w:abstractNumId="41" w15:restartNumberingAfterBreak="0">
    <w:nsid w:val="76FE4C87"/>
    <w:multiLevelType w:val="multilevel"/>
    <w:tmpl w:val="3564C12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2" w15:restartNumberingAfterBreak="0">
    <w:nsid w:val="7BF81CAF"/>
    <w:multiLevelType w:val="hybridMultilevel"/>
    <w:tmpl w:val="2C309E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DC3755B"/>
    <w:multiLevelType w:val="multilevel"/>
    <w:tmpl w:val="E96EAC18"/>
    <w:lvl w:ilvl="0">
      <w:start w:val="1"/>
      <w:numFmt w:val="decimal"/>
      <w:lvlText w:val="%1."/>
      <w:lvlJc w:val="left"/>
      <w:pPr>
        <w:ind w:left="360" w:hanging="360"/>
      </w:pPr>
      <w:rPr>
        <w:b/>
        <w:bCs/>
      </w:rPr>
    </w:lvl>
    <w:lvl w:ilvl="1">
      <w:start w:val="1"/>
      <w:numFmt w:val="decimal"/>
      <w:lvlText w:val="%1.%2."/>
      <w:lvlJc w:val="left"/>
      <w:pPr>
        <w:ind w:left="5472" w:hanging="432"/>
      </w:pPr>
    </w:lvl>
    <w:lvl w:ilvl="2">
      <w:start w:val="1"/>
      <w:numFmt w:val="decimal"/>
      <w:pStyle w:val="Level3"/>
      <w:lvlText w:val="%1.%2.%3."/>
      <w:lvlJc w:val="left"/>
      <w:pPr>
        <w:ind w:left="1224" w:hanging="504"/>
      </w:pPr>
    </w:lvl>
    <w:lvl w:ilvl="3">
      <w:start w:val="1"/>
      <w:numFmt w:val="decimal"/>
      <w:lvlText w:val="%1.%2.%3.%4."/>
      <w:lvlJc w:val="left"/>
      <w:pPr>
        <w:ind w:left="109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9585917">
    <w:abstractNumId w:val="43"/>
  </w:num>
  <w:num w:numId="2" w16cid:durableId="806124909">
    <w:abstractNumId w:val="9"/>
  </w:num>
  <w:num w:numId="3" w16cid:durableId="2119832581">
    <w:abstractNumId w:val="17"/>
  </w:num>
  <w:num w:numId="4" w16cid:durableId="1502887068">
    <w:abstractNumId w:val="38"/>
  </w:num>
  <w:num w:numId="5" w16cid:durableId="47382815">
    <w:abstractNumId w:val="13"/>
  </w:num>
  <w:num w:numId="6" w16cid:durableId="2110540981">
    <w:abstractNumId w:val="7"/>
  </w:num>
  <w:num w:numId="7" w16cid:durableId="377898767">
    <w:abstractNumId w:val="6"/>
  </w:num>
  <w:num w:numId="8" w16cid:durableId="1912539371">
    <w:abstractNumId w:val="20"/>
  </w:num>
  <w:num w:numId="9" w16cid:durableId="1888493573">
    <w:abstractNumId w:val="10"/>
  </w:num>
  <w:num w:numId="10" w16cid:durableId="334652772">
    <w:abstractNumId w:val="0"/>
  </w:num>
  <w:num w:numId="11" w16cid:durableId="1678190286">
    <w:abstractNumId w:val="32"/>
  </w:num>
  <w:num w:numId="12" w16cid:durableId="172259199">
    <w:abstractNumId w:val="40"/>
  </w:num>
  <w:num w:numId="13" w16cid:durableId="1637101096">
    <w:abstractNumId w:val="39"/>
  </w:num>
  <w:num w:numId="14" w16cid:durableId="1231186263">
    <w:abstractNumId w:val="21"/>
  </w:num>
  <w:num w:numId="15" w16cid:durableId="212817720">
    <w:abstractNumId w:val="3"/>
  </w:num>
  <w:num w:numId="16" w16cid:durableId="355347855">
    <w:abstractNumId w:val="24"/>
  </w:num>
  <w:num w:numId="17" w16cid:durableId="351420465">
    <w:abstractNumId w:val="2"/>
  </w:num>
  <w:num w:numId="18" w16cid:durableId="774397397">
    <w:abstractNumId w:val="26"/>
  </w:num>
  <w:num w:numId="19" w16cid:durableId="396050068">
    <w:abstractNumId w:val="14"/>
  </w:num>
  <w:num w:numId="20" w16cid:durableId="1013799669">
    <w:abstractNumId w:val="37"/>
  </w:num>
  <w:num w:numId="21" w16cid:durableId="1226335692">
    <w:abstractNumId w:val="35"/>
  </w:num>
  <w:num w:numId="22" w16cid:durableId="637994998">
    <w:abstractNumId w:val="30"/>
  </w:num>
  <w:num w:numId="23" w16cid:durableId="1698922012">
    <w:abstractNumId w:val="19"/>
  </w:num>
  <w:num w:numId="24" w16cid:durableId="880943621">
    <w:abstractNumId w:val="36"/>
  </w:num>
  <w:num w:numId="25" w16cid:durableId="1295333464">
    <w:abstractNumId w:val="25"/>
  </w:num>
  <w:num w:numId="26" w16cid:durableId="1943566308">
    <w:abstractNumId w:val="41"/>
  </w:num>
  <w:num w:numId="27" w16cid:durableId="895161718">
    <w:abstractNumId w:val="43"/>
  </w:num>
  <w:num w:numId="28" w16cid:durableId="764418604">
    <w:abstractNumId w:val="43"/>
  </w:num>
  <w:num w:numId="29" w16cid:durableId="1331523551">
    <w:abstractNumId w:val="43"/>
  </w:num>
  <w:num w:numId="30" w16cid:durableId="1480923288">
    <w:abstractNumId w:val="43"/>
  </w:num>
  <w:num w:numId="31" w16cid:durableId="1280409275">
    <w:abstractNumId w:val="43"/>
  </w:num>
  <w:num w:numId="32" w16cid:durableId="1299458375">
    <w:abstractNumId w:val="15"/>
  </w:num>
  <w:num w:numId="33" w16cid:durableId="111369567">
    <w:abstractNumId w:val="42"/>
  </w:num>
  <w:num w:numId="34" w16cid:durableId="1923760508">
    <w:abstractNumId w:val="33"/>
  </w:num>
  <w:num w:numId="35" w16cid:durableId="1967881381">
    <w:abstractNumId w:val="43"/>
  </w:num>
  <w:num w:numId="36" w16cid:durableId="1526139151">
    <w:abstractNumId w:val="29"/>
  </w:num>
  <w:num w:numId="37" w16cid:durableId="1139806683">
    <w:abstractNumId w:val="22"/>
  </w:num>
  <w:num w:numId="38" w16cid:durableId="961300554">
    <w:abstractNumId w:val="16"/>
  </w:num>
  <w:num w:numId="39" w16cid:durableId="188760354">
    <w:abstractNumId w:val="31"/>
  </w:num>
  <w:num w:numId="40" w16cid:durableId="1886021042">
    <w:abstractNumId w:val="12"/>
  </w:num>
  <w:num w:numId="41" w16cid:durableId="476646389">
    <w:abstractNumId w:val="27"/>
  </w:num>
  <w:num w:numId="42" w16cid:durableId="2050638754">
    <w:abstractNumId w:val="28"/>
  </w:num>
  <w:num w:numId="43" w16cid:durableId="20277813">
    <w:abstractNumId w:val="4"/>
  </w:num>
  <w:num w:numId="44" w16cid:durableId="1231312678">
    <w:abstractNumId w:val="1"/>
  </w:num>
  <w:num w:numId="45" w16cid:durableId="2114978973">
    <w:abstractNumId w:val="11"/>
  </w:num>
  <w:num w:numId="46" w16cid:durableId="507718301">
    <w:abstractNumId w:val="5"/>
  </w:num>
  <w:num w:numId="47" w16cid:durableId="1784303859">
    <w:abstractNumId w:val="18"/>
  </w:num>
  <w:num w:numId="48" w16cid:durableId="143469043">
    <w:abstractNumId w:val="8"/>
  </w:num>
  <w:num w:numId="49" w16cid:durableId="318269381">
    <w:abstractNumId w:val="23"/>
  </w:num>
  <w:num w:numId="50" w16cid:durableId="891964439">
    <w:abstractNumId w:val="34"/>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h Nguyen">
    <w15:presenceInfo w15:providerId="AD" w15:userId="S::ye415@deutsche-boerse.com::f483fe3f-3d6f-4d79-9019-2ac7e01c54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6"/>
    <w:rsid w:val="00000361"/>
    <w:rsid w:val="00000794"/>
    <w:rsid w:val="00000810"/>
    <w:rsid w:val="00001339"/>
    <w:rsid w:val="00001495"/>
    <w:rsid w:val="0000154B"/>
    <w:rsid w:val="000016B3"/>
    <w:rsid w:val="00001AB6"/>
    <w:rsid w:val="00001C62"/>
    <w:rsid w:val="00001CEE"/>
    <w:rsid w:val="00001D58"/>
    <w:rsid w:val="00001E1E"/>
    <w:rsid w:val="000023A4"/>
    <w:rsid w:val="00002444"/>
    <w:rsid w:val="00002C57"/>
    <w:rsid w:val="000036AB"/>
    <w:rsid w:val="00003AF6"/>
    <w:rsid w:val="00003D95"/>
    <w:rsid w:val="00003E60"/>
    <w:rsid w:val="000040E8"/>
    <w:rsid w:val="00004329"/>
    <w:rsid w:val="0000469A"/>
    <w:rsid w:val="00004B18"/>
    <w:rsid w:val="00004CFF"/>
    <w:rsid w:val="0000542D"/>
    <w:rsid w:val="00005680"/>
    <w:rsid w:val="00005773"/>
    <w:rsid w:val="00005C7E"/>
    <w:rsid w:val="00005C82"/>
    <w:rsid w:val="00005F83"/>
    <w:rsid w:val="000060B7"/>
    <w:rsid w:val="000062EE"/>
    <w:rsid w:val="0000645F"/>
    <w:rsid w:val="000065C5"/>
    <w:rsid w:val="000076E4"/>
    <w:rsid w:val="00007998"/>
    <w:rsid w:val="00010156"/>
    <w:rsid w:val="00010538"/>
    <w:rsid w:val="00010B7A"/>
    <w:rsid w:val="00011411"/>
    <w:rsid w:val="00011789"/>
    <w:rsid w:val="00011A4B"/>
    <w:rsid w:val="00011D90"/>
    <w:rsid w:val="00012498"/>
    <w:rsid w:val="000124C8"/>
    <w:rsid w:val="00012A8E"/>
    <w:rsid w:val="00012DBE"/>
    <w:rsid w:val="00013042"/>
    <w:rsid w:val="000130B8"/>
    <w:rsid w:val="0001316F"/>
    <w:rsid w:val="0001327F"/>
    <w:rsid w:val="00013519"/>
    <w:rsid w:val="000137FC"/>
    <w:rsid w:val="00013981"/>
    <w:rsid w:val="00014DAC"/>
    <w:rsid w:val="0001505C"/>
    <w:rsid w:val="00015820"/>
    <w:rsid w:val="000158B0"/>
    <w:rsid w:val="00015F55"/>
    <w:rsid w:val="00016824"/>
    <w:rsid w:val="00016B10"/>
    <w:rsid w:val="00016E69"/>
    <w:rsid w:val="000176E7"/>
    <w:rsid w:val="00017CC6"/>
    <w:rsid w:val="00017DFA"/>
    <w:rsid w:val="00017F1D"/>
    <w:rsid w:val="00017FDB"/>
    <w:rsid w:val="000203DE"/>
    <w:rsid w:val="0002046F"/>
    <w:rsid w:val="00020ABD"/>
    <w:rsid w:val="00021081"/>
    <w:rsid w:val="000211D4"/>
    <w:rsid w:val="000214C5"/>
    <w:rsid w:val="000216E6"/>
    <w:rsid w:val="000217A7"/>
    <w:rsid w:val="000222B3"/>
    <w:rsid w:val="00022367"/>
    <w:rsid w:val="0002261C"/>
    <w:rsid w:val="00022A8B"/>
    <w:rsid w:val="00022B39"/>
    <w:rsid w:val="00022BCF"/>
    <w:rsid w:val="00022D3D"/>
    <w:rsid w:val="00022E5F"/>
    <w:rsid w:val="000230B0"/>
    <w:rsid w:val="000230C9"/>
    <w:rsid w:val="00023A20"/>
    <w:rsid w:val="00023D36"/>
    <w:rsid w:val="00024490"/>
    <w:rsid w:val="00024CC2"/>
    <w:rsid w:val="00025196"/>
    <w:rsid w:val="00025B7B"/>
    <w:rsid w:val="00026880"/>
    <w:rsid w:val="00026957"/>
    <w:rsid w:val="00026BEF"/>
    <w:rsid w:val="00027073"/>
    <w:rsid w:val="000273E2"/>
    <w:rsid w:val="000276B5"/>
    <w:rsid w:val="00027CAE"/>
    <w:rsid w:val="00031055"/>
    <w:rsid w:val="00031141"/>
    <w:rsid w:val="0003130A"/>
    <w:rsid w:val="00031326"/>
    <w:rsid w:val="00031513"/>
    <w:rsid w:val="00031A39"/>
    <w:rsid w:val="00031B4D"/>
    <w:rsid w:val="00031C5B"/>
    <w:rsid w:val="00031CBB"/>
    <w:rsid w:val="00031CBD"/>
    <w:rsid w:val="00031D2F"/>
    <w:rsid w:val="000321A3"/>
    <w:rsid w:val="0003237E"/>
    <w:rsid w:val="000334FE"/>
    <w:rsid w:val="00033D34"/>
    <w:rsid w:val="00033EA2"/>
    <w:rsid w:val="00033F5F"/>
    <w:rsid w:val="00033FD5"/>
    <w:rsid w:val="00034109"/>
    <w:rsid w:val="00034335"/>
    <w:rsid w:val="00034380"/>
    <w:rsid w:val="0003513A"/>
    <w:rsid w:val="000357D3"/>
    <w:rsid w:val="00035DED"/>
    <w:rsid w:val="000363EB"/>
    <w:rsid w:val="0003642B"/>
    <w:rsid w:val="000364E9"/>
    <w:rsid w:val="000367FC"/>
    <w:rsid w:val="00036B71"/>
    <w:rsid w:val="00036E36"/>
    <w:rsid w:val="00036E59"/>
    <w:rsid w:val="00037DBE"/>
    <w:rsid w:val="00037EC3"/>
    <w:rsid w:val="000400F4"/>
    <w:rsid w:val="00040257"/>
    <w:rsid w:val="000404C3"/>
    <w:rsid w:val="0004073B"/>
    <w:rsid w:val="00040ABA"/>
    <w:rsid w:val="00040F13"/>
    <w:rsid w:val="00040FC4"/>
    <w:rsid w:val="000414B9"/>
    <w:rsid w:val="000415EE"/>
    <w:rsid w:val="000415F6"/>
    <w:rsid w:val="00041AD5"/>
    <w:rsid w:val="00041B7F"/>
    <w:rsid w:val="00041C1E"/>
    <w:rsid w:val="00041D48"/>
    <w:rsid w:val="00041DED"/>
    <w:rsid w:val="00041E6F"/>
    <w:rsid w:val="00041F99"/>
    <w:rsid w:val="000420E3"/>
    <w:rsid w:val="00042208"/>
    <w:rsid w:val="000422A6"/>
    <w:rsid w:val="00042B01"/>
    <w:rsid w:val="00042BE1"/>
    <w:rsid w:val="0004323B"/>
    <w:rsid w:val="00043614"/>
    <w:rsid w:val="00043618"/>
    <w:rsid w:val="00043E07"/>
    <w:rsid w:val="0004413D"/>
    <w:rsid w:val="000444DE"/>
    <w:rsid w:val="000448AB"/>
    <w:rsid w:val="00044B01"/>
    <w:rsid w:val="00044B2A"/>
    <w:rsid w:val="00044F2E"/>
    <w:rsid w:val="0004519B"/>
    <w:rsid w:val="0004536A"/>
    <w:rsid w:val="00046171"/>
    <w:rsid w:val="00046A5B"/>
    <w:rsid w:val="00046E5D"/>
    <w:rsid w:val="00047268"/>
    <w:rsid w:val="000476CF"/>
    <w:rsid w:val="00047AB2"/>
    <w:rsid w:val="00047B72"/>
    <w:rsid w:val="00047C20"/>
    <w:rsid w:val="00047D86"/>
    <w:rsid w:val="00047FBD"/>
    <w:rsid w:val="000500FB"/>
    <w:rsid w:val="00050117"/>
    <w:rsid w:val="000503CD"/>
    <w:rsid w:val="0005063C"/>
    <w:rsid w:val="00050DD3"/>
    <w:rsid w:val="00050E20"/>
    <w:rsid w:val="00051550"/>
    <w:rsid w:val="00051871"/>
    <w:rsid w:val="00051B04"/>
    <w:rsid w:val="00051CA0"/>
    <w:rsid w:val="00051CA1"/>
    <w:rsid w:val="000525CD"/>
    <w:rsid w:val="00052615"/>
    <w:rsid w:val="0005263B"/>
    <w:rsid w:val="000526A8"/>
    <w:rsid w:val="000528E6"/>
    <w:rsid w:val="00052C8B"/>
    <w:rsid w:val="00053798"/>
    <w:rsid w:val="00053E3B"/>
    <w:rsid w:val="00054283"/>
    <w:rsid w:val="000542B4"/>
    <w:rsid w:val="00054522"/>
    <w:rsid w:val="00054699"/>
    <w:rsid w:val="0005469B"/>
    <w:rsid w:val="000547EE"/>
    <w:rsid w:val="00054C03"/>
    <w:rsid w:val="00054D60"/>
    <w:rsid w:val="00054DFE"/>
    <w:rsid w:val="00055057"/>
    <w:rsid w:val="0005517D"/>
    <w:rsid w:val="00055192"/>
    <w:rsid w:val="000555BB"/>
    <w:rsid w:val="000557BD"/>
    <w:rsid w:val="000557E0"/>
    <w:rsid w:val="0005586E"/>
    <w:rsid w:val="00055D4E"/>
    <w:rsid w:val="0005732F"/>
    <w:rsid w:val="00057943"/>
    <w:rsid w:val="00057A19"/>
    <w:rsid w:val="00057B61"/>
    <w:rsid w:val="00057B83"/>
    <w:rsid w:val="00060CB2"/>
    <w:rsid w:val="000614DE"/>
    <w:rsid w:val="000619E0"/>
    <w:rsid w:val="00061A33"/>
    <w:rsid w:val="00061B81"/>
    <w:rsid w:val="00061C16"/>
    <w:rsid w:val="00061E4B"/>
    <w:rsid w:val="0006219E"/>
    <w:rsid w:val="00062253"/>
    <w:rsid w:val="00062929"/>
    <w:rsid w:val="00062C15"/>
    <w:rsid w:val="00062F4A"/>
    <w:rsid w:val="00062FF7"/>
    <w:rsid w:val="000632F9"/>
    <w:rsid w:val="000636D7"/>
    <w:rsid w:val="00063ACB"/>
    <w:rsid w:val="00063BB5"/>
    <w:rsid w:val="00063BE5"/>
    <w:rsid w:val="00063EFD"/>
    <w:rsid w:val="00063F8D"/>
    <w:rsid w:val="00064116"/>
    <w:rsid w:val="00064320"/>
    <w:rsid w:val="00064613"/>
    <w:rsid w:val="000647EA"/>
    <w:rsid w:val="000649BD"/>
    <w:rsid w:val="000649E8"/>
    <w:rsid w:val="00064D44"/>
    <w:rsid w:val="00065BC0"/>
    <w:rsid w:val="00065EE1"/>
    <w:rsid w:val="0006601B"/>
    <w:rsid w:val="0006612A"/>
    <w:rsid w:val="000663EC"/>
    <w:rsid w:val="0006658C"/>
    <w:rsid w:val="000666AB"/>
    <w:rsid w:val="00066DD6"/>
    <w:rsid w:val="00066E1F"/>
    <w:rsid w:val="00067070"/>
    <w:rsid w:val="00067088"/>
    <w:rsid w:val="000674A9"/>
    <w:rsid w:val="00067772"/>
    <w:rsid w:val="0007018F"/>
    <w:rsid w:val="000704BB"/>
    <w:rsid w:val="0007076B"/>
    <w:rsid w:val="0007080E"/>
    <w:rsid w:val="00070BC8"/>
    <w:rsid w:val="00070D4C"/>
    <w:rsid w:val="00070D84"/>
    <w:rsid w:val="00071286"/>
    <w:rsid w:val="00071327"/>
    <w:rsid w:val="000723BD"/>
    <w:rsid w:val="000723BF"/>
    <w:rsid w:val="000725F7"/>
    <w:rsid w:val="000728AF"/>
    <w:rsid w:val="00072D67"/>
    <w:rsid w:val="00073336"/>
    <w:rsid w:val="000736CD"/>
    <w:rsid w:val="00073CFA"/>
    <w:rsid w:val="00074907"/>
    <w:rsid w:val="00074B33"/>
    <w:rsid w:val="00075835"/>
    <w:rsid w:val="00075903"/>
    <w:rsid w:val="00075BF8"/>
    <w:rsid w:val="00075F82"/>
    <w:rsid w:val="00075F8F"/>
    <w:rsid w:val="000761A8"/>
    <w:rsid w:val="00076C58"/>
    <w:rsid w:val="00077281"/>
    <w:rsid w:val="000775BA"/>
    <w:rsid w:val="00077DF1"/>
    <w:rsid w:val="00077E16"/>
    <w:rsid w:val="00080041"/>
    <w:rsid w:val="0008021B"/>
    <w:rsid w:val="0008086D"/>
    <w:rsid w:val="00080E0B"/>
    <w:rsid w:val="0008144E"/>
    <w:rsid w:val="00081679"/>
    <w:rsid w:val="000817AB"/>
    <w:rsid w:val="000817D8"/>
    <w:rsid w:val="000819A2"/>
    <w:rsid w:val="00082247"/>
    <w:rsid w:val="0008247D"/>
    <w:rsid w:val="00082DE0"/>
    <w:rsid w:val="00083007"/>
    <w:rsid w:val="0008309E"/>
    <w:rsid w:val="000831BF"/>
    <w:rsid w:val="0008354E"/>
    <w:rsid w:val="000838E6"/>
    <w:rsid w:val="00084953"/>
    <w:rsid w:val="00084AE6"/>
    <w:rsid w:val="00084EF4"/>
    <w:rsid w:val="000851F8"/>
    <w:rsid w:val="00085530"/>
    <w:rsid w:val="000869D2"/>
    <w:rsid w:val="000875F5"/>
    <w:rsid w:val="00087917"/>
    <w:rsid w:val="00087CF5"/>
    <w:rsid w:val="0009025A"/>
    <w:rsid w:val="000906D0"/>
    <w:rsid w:val="00090C4A"/>
    <w:rsid w:val="00090C53"/>
    <w:rsid w:val="00090EDC"/>
    <w:rsid w:val="0009131F"/>
    <w:rsid w:val="000917A3"/>
    <w:rsid w:val="00091842"/>
    <w:rsid w:val="00091FCF"/>
    <w:rsid w:val="00092172"/>
    <w:rsid w:val="00092398"/>
    <w:rsid w:val="0009243C"/>
    <w:rsid w:val="00092843"/>
    <w:rsid w:val="000930E1"/>
    <w:rsid w:val="00093814"/>
    <w:rsid w:val="0009399E"/>
    <w:rsid w:val="0009406F"/>
    <w:rsid w:val="000940F4"/>
    <w:rsid w:val="00094318"/>
    <w:rsid w:val="000945E3"/>
    <w:rsid w:val="00094843"/>
    <w:rsid w:val="00094FDD"/>
    <w:rsid w:val="000951A8"/>
    <w:rsid w:val="00095229"/>
    <w:rsid w:val="000955DF"/>
    <w:rsid w:val="00095604"/>
    <w:rsid w:val="0009590E"/>
    <w:rsid w:val="00095D00"/>
    <w:rsid w:val="00096595"/>
    <w:rsid w:val="00096989"/>
    <w:rsid w:val="000969C1"/>
    <w:rsid w:val="00096C10"/>
    <w:rsid w:val="00097186"/>
    <w:rsid w:val="00097FFC"/>
    <w:rsid w:val="000A0009"/>
    <w:rsid w:val="000A0021"/>
    <w:rsid w:val="000A0353"/>
    <w:rsid w:val="000A03E7"/>
    <w:rsid w:val="000A0D23"/>
    <w:rsid w:val="000A0D32"/>
    <w:rsid w:val="000A0F55"/>
    <w:rsid w:val="000A1C29"/>
    <w:rsid w:val="000A1D29"/>
    <w:rsid w:val="000A1ED8"/>
    <w:rsid w:val="000A21E3"/>
    <w:rsid w:val="000A271F"/>
    <w:rsid w:val="000A27B8"/>
    <w:rsid w:val="000A34EA"/>
    <w:rsid w:val="000A3B92"/>
    <w:rsid w:val="000A3DA5"/>
    <w:rsid w:val="000A3E90"/>
    <w:rsid w:val="000A3FFA"/>
    <w:rsid w:val="000A447E"/>
    <w:rsid w:val="000A45A6"/>
    <w:rsid w:val="000A4725"/>
    <w:rsid w:val="000A4942"/>
    <w:rsid w:val="000A4FBD"/>
    <w:rsid w:val="000A5520"/>
    <w:rsid w:val="000A56FA"/>
    <w:rsid w:val="000A5AD5"/>
    <w:rsid w:val="000A5C14"/>
    <w:rsid w:val="000A5C31"/>
    <w:rsid w:val="000A6071"/>
    <w:rsid w:val="000A61D8"/>
    <w:rsid w:val="000A6512"/>
    <w:rsid w:val="000A66CB"/>
    <w:rsid w:val="000A6707"/>
    <w:rsid w:val="000A6878"/>
    <w:rsid w:val="000A689A"/>
    <w:rsid w:val="000A6900"/>
    <w:rsid w:val="000A75E3"/>
    <w:rsid w:val="000A75EA"/>
    <w:rsid w:val="000A7609"/>
    <w:rsid w:val="000A7648"/>
    <w:rsid w:val="000A783B"/>
    <w:rsid w:val="000A7E77"/>
    <w:rsid w:val="000B02E8"/>
    <w:rsid w:val="000B0BD8"/>
    <w:rsid w:val="000B0CD1"/>
    <w:rsid w:val="000B0F6D"/>
    <w:rsid w:val="000B182F"/>
    <w:rsid w:val="000B18D5"/>
    <w:rsid w:val="000B1C5E"/>
    <w:rsid w:val="000B1E74"/>
    <w:rsid w:val="000B2202"/>
    <w:rsid w:val="000B24E4"/>
    <w:rsid w:val="000B2621"/>
    <w:rsid w:val="000B3091"/>
    <w:rsid w:val="000B33AB"/>
    <w:rsid w:val="000B33B2"/>
    <w:rsid w:val="000B3434"/>
    <w:rsid w:val="000B3526"/>
    <w:rsid w:val="000B3EA0"/>
    <w:rsid w:val="000B4813"/>
    <w:rsid w:val="000B4B09"/>
    <w:rsid w:val="000B4B74"/>
    <w:rsid w:val="000B5295"/>
    <w:rsid w:val="000B576D"/>
    <w:rsid w:val="000B5BB2"/>
    <w:rsid w:val="000B6029"/>
    <w:rsid w:val="000B6189"/>
    <w:rsid w:val="000B6558"/>
    <w:rsid w:val="000B6B11"/>
    <w:rsid w:val="000B74FF"/>
    <w:rsid w:val="000B7507"/>
    <w:rsid w:val="000B774A"/>
    <w:rsid w:val="000B7C59"/>
    <w:rsid w:val="000B7E0B"/>
    <w:rsid w:val="000C02EB"/>
    <w:rsid w:val="000C0514"/>
    <w:rsid w:val="000C0EC8"/>
    <w:rsid w:val="000C1114"/>
    <w:rsid w:val="000C18D9"/>
    <w:rsid w:val="000C203A"/>
    <w:rsid w:val="000C24EA"/>
    <w:rsid w:val="000C29CB"/>
    <w:rsid w:val="000C2A78"/>
    <w:rsid w:val="000C2DA3"/>
    <w:rsid w:val="000C332B"/>
    <w:rsid w:val="000C35DF"/>
    <w:rsid w:val="000C376F"/>
    <w:rsid w:val="000C377B"/>
    <w:rsid w:val="000C3A1B"/>
    <w:rsid w:val="000C4031"/>
    <w:rsid w:val="000C486C"/>
    <w:rsid w:val="000C49AA"/>
    <w:rsid w:val="000C4DD8"/>
    <w:rsid w:val="000C563B"/>
    <w:rsid w:val="000C5892"/>
    <w:rsid w:val="000C5A6B"/>
    <w:rsid w:val="000C5C0A"/>
    <w:rsid w:val="000C5EAE"/>
    <w:rsid w:val="000C603A"/>
    <w:rsid w:val="000C6558"/>
    <w:rsid w:val="000C6822"/>
    <w:rsid w:val="000C695F"/>
    <w:rsid w:val="000C6A48"/>
    <w:rsid w:val="000C71D5"/>
    <w:rsid w:val="000C7980"/>
    <w:rsid w:val="000C7BAD"/>
    <w:rsid w:val="000C7E22"/>
    <w:rsid w:val="000D0952"/>
    <w:rsid w:val="000D0A4F"/>
    <w:rsid w:val="000D0B62"/>
    <w:rsid w:val="000D0D68"/>
    <w:rsid w:val="000D1168"/>
    <w:rsid w:val="000D1285"/>
    <w:rsid w:val="000D145E"/>
    <w:rsid w:val="000D1CAD"/>
    <w:rsid w:val="000D1DE7"/>
    <w:rsid w:val="000D288F"/>
    <w:rsid w:val="000D29A9"/>
    <w:rsid w:val="000D2D3A"/>
    <w:rsid w:val="000D35A2"/>
    <w:rsid w:val="000D3E54"/>
    <w:rsid w:val="000D4112"/>
    <w:rsid w:val="000D4395"/>
    <w:rsid w:val="000D454F"/>
    <w:rsid w:val="000D45E9"/>
    <w:rsid w:val="000D46C6"/>
    <w:rsid w:val="000D52BF"/>
    <w:rsid w:val="000D5518"/>
    <w:rsid w:val="000D56D2"/>
    <w:rsid w:val="000D5931"/>
    <w:rsid w:val="000D5CA2"/>
    <w:rsid w:val="000D5E9D"/>
    <w:rsid w:val="000D6346"/>
    <w:rsid w:val="000D6405"/>
    <w:rsid w:val="000D67A9"/>
    <w:rsid w:val="000D6BC7"/>
    <w:rsid w:val="000D700D"/>
    <w:rsid w:val="000D73AF"/>
    <w:rsid w:val="000D7401"/>
    <w:rsid w:val="000D7700"/>
    <w:rsid w:val="000D7A23"/>
    <w:rsid w:val="000E06F7"/>
    <w:rsid w:val="000E1074"/>
    <w:rsid w:val="000E1453"/>
    <w:rsid w:val="000E1805"/>
    <w:rsid w:val="000E182B"/>
    <w:rsid w:val="000E1927"/>
    <w:rsid w:val="000E19E5"/>
    <w:rsid w:val="000E1D5A"/>
    <w:rsid w:val="000E1D94"/>
    <w:rsid w:val="000E1FAA"/>
    <w:rsid w:val="000E1FC9"/>
    <w:rsid w:val="000E2193"/>
    <w:rsid w:val="000E27F2"/>
    <w:rsid w:val="000E2CF2"/>
    <w:rsid w:val="000E3223"/>
    <w:rsid w:val="000E35DF"/>
    <w:rsid w:val="000E388E"/>
    <w:rsid w:val="000E4096"/>
    <w:rsid w:val="000E4161"/>
    <w:rsid w:val="000E47E5"/>
    <w:rsid w:val="000E4A9E"/>
    <w:rsid w:val="000E4BA0"/>
    <w:rsid w:val="000E4F19"/>
    <w:rsid w:val="000E54ED"/>
    <w:rsid w:val="000E56CA"/>
    <w:rsid w:val="000E58AD"/>
    <w:rsid w:val="000E58C5"/>
    <w:rsid w:val="000E5B64"/>
    <w:rsid w:val="000E5CD5"/>
    <w:rsid w:val="000E613B"/>
    <w:rsid w:val="000E615C"/>
    <w:rsid w:val="000E6434"/>
    <w:rsid w:val="000E6C03"/>
    <w:rsid w:val="000E6D45"/>
    <w:rsid w:val="000E7104"/>
    <w:rsid w:val="000E76ED"/>
    <w:rsid w:val="000E7C1E"/>
    <w:rsid w:val="000F0883"/>
    <w:rsid w:val="000F0AE2"/>
    <w:rsid w:val="000F0CDC"/>
    <w:rsid w:val="000F10EC"/>
    <w:rsid w:val="000F11B0"/>
    <w:rsid w:val="000F12A9"/>
    <w:rsid w:val="000F13D4"/>
    <w:rsid w:val="000F1491"/>
    <w:rsid w:val="000F14D3"/>
    <w:rsid w:val="000F1812"/>
    <w:rsid w:val="000F1E2D"/>
    <w:rsid w:val="000F2340"/>
    <w:rsid w:val="000F24B8"/>
    <w:rsid w:val="000F2676"/>
    <w:rsid w:val="000F2C9F"/>
    <w:rsid w:val="000F348B"/>
    <w:rsid w:val="000F3556"/>
    <w:rsid w:val="000F3818"/>
    <w:rsid w:val="000F3F78"/>
    <w:rsid w:val="000F43DE"/>
    <w:rsid w:val="000F4684"/>
    <w:rsid w:val="000F4CD8"/>
    <w:rsid w:val="000F4FC1"/>
    <w:rsid w:val="000F52CD"/>
    <w:rsid w:val="000F5681"/>
    <w:rsid w:val="000F5897"/>
    <w:rsid w:val="000F5A81"/>
    <w:rsid w:val="000F6298"/>
    <w:rsid w:val="000F71F2"/>
    <w:rsid w:val="000F76B9"/>
    <w:rsid w:val="000F7744"/>
    <w:rsid w:val="000F7A27"/>
    <w:rsid w:val="000F7B58"/>
    <w:rsid w:val="000F7EAB"/>
    <w:rsid w:val="001001E7"/>
    <w:rsid w:val="00100934"/>
    <w:rsid w:val="00100BA6"/>
    <w:rsid w:val="00100E30"/>
    <w:rsid w:val="001010DD"/>
    <w:rsid w:val="001010DF"/>
    <w:rsid w:val="00101367"/>
    <w:rsid w:val="001018BE"/>
    <w:rsid w:val="00101ECB"/>
    <w:rsid w:val="0010258B"/>
    <w:rsid w:val="0010262E"/>
    <w:rsid w:val="00102787"/>
    <w:rsid w:val="00102894"/>
    <w:rsid w:val="00102D9A"/>
    <w:rsid w:val="001037E5"/>
    <w:rsid w:val="00103E81"/>
    <w:rsid w:val="001042B4"/>
    <w:rsid w:val="001043E8"/>
    <w:rsid w:val="00104872"/>
    <w:rsid w:val="001049AE"/>
    <w:rsid w:val="00104CDD"/>
    <w:rsid w:val="00104F1A"/>
    <w:rsid w:val="0010503E"/>
    <w:rsid w:val="0010538E"/>
    <w:rsid w:val="001054B2"/>
    <w:rsid w:val="001056B9"/>
    <w:rsid w:val="001057A3"/>
    <w:rsid w:val="00106205"/>
    <w:rsid w:val="00106A1C"/>
    <w:rsid w:val="00106A90"/>
    <w:rsid w:val="00106C6D"/>
    <w:rsid w:val="00107168"/>
    <w:rsid w:val="00107426"/>
    <w:rsid w:val="001076FD"/>
    <w:rsid w:val="001109E3"/>
    <w:rsid w:val="00111466"/>
    <w:rsid w:val="00111845"/>
    <w:rsid w:val="00112379"/>
    <w:rsid w:val="0011279D"/>
    <w:rsid w:val="00112F68"/>
    <w:rsid w:val="00113656"/>
    <w:rsid w:val="001137C7"/>
    <w:rsid w:val="00113A30"/>
    <w:rsid w:val="00113C35"/>
    <w:rsid w:val="00113C71"/>
    <w:rsid w:val="00113C85"/>
    <w:rsid w:val="0011460F"/>
    <w:rsid w:val="00114A1B"/>
    <w:rsid w:val="001152A2"/>
    <w:rsid w:val="001154A7"/>
    <w:rsid w:val="001158FA"/>
    <w:rsid w:val="00115D2D"/>
    <w:rsid w:val="00115EC8"/>
    <w:rsid w:val="001160F6"/>
    <w:rsid w:val="00116191"/>
    <w:rsid w:val="0011628A"/>
    <w:rsid w:val="001164B0"/>
    <w:rsid w:val="001169E8"/>
    <w:rsid w:val="00117606"/>
    <w:rsid w:val="00117664"/>
    <w:rsid w:val="00117C34"/>
    <w:rsid w:val="00117EBA"/>
    <w:rsid w:val="00120EC5"/>
    <w:rsid w:val="0012128D"/>
    <w:rsid w:val="001218D9"/>
    <w:rsid w:val="00121C12"/>
    <w:rsid w:val="00122ED5"/>
    <w:rsid w:val="00123345"/>
    <w:rsid w:val="001237AC"/>
    <w:rsid w:val="001240E1"/>
    <w:rsid w:val="001245E6"/>
    <w:rsid w:val="00124BAF"/>
    <w:rsid w:val="00124E5B"/>
    <w:rsid w:val="00124EE8"/>
    <w:rsid w:val="001253D9"/>
    <w:rsid w:val="001257A5"/>
    <w:rsid w:val="00125C52"/>
    <w:rsid w:val="00125E15"/>
    <w:rsid w:val="00125FDE"/>
    <w:rsid w:val="00126302"/>
    <w:rsid w:val="001263C0"/>
    <w:rsid w:val="0012662B"/>
    <w:rsid w:val="0012685B"/>
    <w:rsid w:val="001269A8"/>
    <w:rsid w:val="00126A43"/>
    <w:rsid w:val="00126E9E"/>
    <w:rsid w:val="001273F1"/>
    <w:rsid w:val="00127408"/>
    <w:rsid w:val="00127B94"/>
    <w:rsid w:val="00127E1E"/>
    <w:rsid w:val="00127FA4"/>
    <w:rsid w:val="00130ACC"/>
    <w:rsid w:val="001310C3"/>
    <w:rsid w:val="0013121B"/>
    <w:rsid w:val="00131869"/>
    <w:rsid w:val="00131B2E"/>
    <w:rsid w:val="00131C04"/>
    <w:rsid w:val="00132026"/>
    <w:rsid w:val="001322D0"/>
    <w:rsid w:val="001324C3"/>
    <w:rsid w:val="00132AC1"/>
    <w:rsid w:val="00132AE9"/>
    <w:rsid w:val="00132CE2"/>
    <w:rsid w:val="001331A9"/>
    <w:rsid w:val="00133307"/>
    <w:rsid w:val="001334EB"/>
    <w:rsid w:val="00133585"/>
    <w:rsid w:val="00133A83"/>
    <w:rsid w:val="00133C22"/>
    <w:rsid w:val="00133D54"/>
    <w:rsid w:val="001341E9"/>
    <w:rsid w:val="00134A7F"/>
    <w:rsid w:val="001351E3"/>
    <w:rsid w:val="00135403"/>
    <w:rsid w:val="00135924"/>
    <w:rsid w:val="00135FF5"/>
    <w:rsid w:val="0013619C"/>
    <w:rsid w:val="00136218"/>
    <w:rsid w:val="001368D3"/>
    <w:rsid w:val="00136A1C"/>
    <w:rsid w:val="00136CCC"/>
    <w:rsid w:val="00136E31"/>
    <w:rsid w:val="00136E70"/>
    <w:rsid w:val="001373A1"/>
    <w:rsid w:val="001375F4"/>
    <w:rsid w:val="00137692"/>
    <w:rsid w:val="00137815"/>
    <w:rsid w:val="001379AB"/>
    <w:rsid w:val="00140026"/>
    <w:rsid w:val="001400B3"/>
    <w:rsid w:val="00140130"/>
    <w:rsid w:val="00140818"/>
    <w:rsid w:val="001409A8"/>
    <w:rsid w:val="00140B03"/>
    <w:rsid w:val="00141088"/>
    <w:rsid w:val="0014143C"/>
    <w:rsid w:val="001415A8"/>
    <w:rsid w:val="00141998"/>
    <w:rsid w:val="00141A7C"/>
    <w:rsid w:val="00141B1E"/>
    <w:rsid w:val="00142913"/>
    <w:rsid w:val="0014295C"/>
    <w:rsid w:val="001429AB"/>
    <w:rsid w:val="00143538"/>
    <w:rsid w:val="001438C0"/>
    <w:rsid w:val="00143C16"/>
    <w:rsid w:val="00143E28"/>
    <w:rsid w:val="0014437E"/>
    <w:rsid w:val="001450C5"/>
    <w:rsid w:val="001451B7"/>
    <w:rsid w:val="0014541F"/>
    <w:rsid w:val="00145650"/>
    <w:rsid w:val="00145ADF"/>
    <w:rsid w:val="00145D15"/>
    <w:rsid w:val="00145D17"/>
    <w:rsid w:val="00145DED"/>
    <w:rsid w:val="001464E5"/>
    <w:rsid w:val="00146B9B"/>
    <w:rsid w:val="00146E6F"/>
    <w:rsid w:val="0014781E"/>
    <w:rsid w:val="00147829"/>
    <w:rsid w:val="001478FC"/>
    <w:rsid w:val="001479A6"/>
    <w:rsid w:val="00147EE1"/>
    <w:rsid w:val="001501CE"/>
    <w:rsid w:val="00150A14"/>
    <w:rsid w:val="00150F8C"/>
    <w:rsid w:val="0015108B"/>
    <w:rsid w:val="001510C6"/>
    <w:rsid w:val="001512D1"/>
    <w:rsid w:val="00151524"/>
    <w:rsid w:val="00151614"/>
    <w:rsid w:val="00151998"/>
    <w:rsid w:val="00152191"/>
    <w:rsid w:val="00152446"/>
    <w:rsid w:val="00152B7F"/>
    <w:rsid w:val="00152BEB"/>
    <w:rsid w:val="00152D1E"/>
    <w:rsid w:val="00152E08"/>
    <w:rsid w:val="00153213"/>
    <w:rsid w:val="001539D7"/>
    <w:rsid w:val="00153CB0"/>
    <w:rsid w:val="00153DE5"/>
    <w:rsid w:val="0015432A"/>
    <w:rsid w:val="00154C78"/>
    <w:rsid w:val="00154DB1"/>
    <w:rsid w:val="00154FD0"/>
    <w:rsid w:val="001551B2"/>
    <w:rsid w:val="00155524"/>
    <w:rsid w:val="0015572B"/>
    <w:rsid w:val="001558A0"/>
    <w:rsid w:val="00156074"/>
    <w:rsid w:val="00156F0D"/>
    <w:rsid w:val="00157230"/>
    <w:rsid w:val="00157D52"/>
    <w:rsid w:val="00160621"/>
    <w:rsid w:val="00160EEE"/>
    <w:rsid w:val="0016106C"/>
    <w:rsid w:val="0016115D"/>
    <w:rsid w:val="0016118F"/>
    <w:rsid w:val="00161757"/>
    <w:rsid w:val="00161C84"/>
    <w:rsid w:val="00161CA6"/>
    <w:rsid w:val="00162111"/>
    <w:rsid w:val="0016222D"/>
    <w:rsid w:val="00162860"/>
    <w:rsid w:val="00162A43"/>
    <w:rsid w:val="0016302E"/>
    <w:rsid w:val="001631DF"/>
    <w:rsid w:val="001636B7"/>
    <w:rsid w:val="0016380E"/>
    <w:rsid w:val="001640B8"/>
    <w:rsid w:val="00164568"/>
    <w:rsid w:val="001647D5"/>
    <w:rsid w:val="00164909"/>
    <w:rsid w:val="001649FB"/>
    <w:rsid w:val="00165887"/>
    <w:rsid w:val="00166036"/>
    <w:rsid w:val="0016616F"/>
    <w:rsid w:val="0016618B"/>
    <w:rsid w:val="00166877"/>
    <w:rsid w:val="00167458"/>
    <w:rsid w:val="0016748B"/>
    <w:rsid w:val="001676C0"/>
    <w:rsid w:val="00167BEB"/>
    <w:rsid w:val="00167F5B"/>
    <w:rsid w:val="001702D7"/>
    <w:rsid w:val="00170631"/>
    <w:rsid w:val="00170CEF"/>
    <w:rsid w:val="00170FA0"/>
    <w:rsid w:val="001714CC"/>
    <w:rsid w:val="0017151D"/>
    <w:rsid w:val="00171D3A"/>
    <w:rsid w:val="0017249B"/>
    <w:rsid w:val="00172761"/>
    <w:rsid w:val="00172876"/>
    <w:rsid w:val="00172E39"/>
    <w:rsid w:val="001735FC"/>
    <w:rsid w:val="001738A9"/>
    <w:rsid w:val="00173B5A"/>
    <w:rsid w:val="00174462"/>
    <w:rsid w:val="00174559"/>
    <w:rsid w:val="00174FBB"/>
    <w:rsid w:val="00175739"/>
    <w:rsid w:val="00175AFB"/>
    <w:rsid w:val="00175D27"/>
    <w:rsid w:val="00175D2C"/>
    <w:rsid w:val="00175F37"/>
    <w:rsid w:val="0017647B"/>
    <w:rsid w:val="001765C5"/>
    <w:rsid w:val="00176B6E"/>
    <w:rsid w:val="00176BF1"/>
    <w:rsid w:val="00177068"/>
    <w:rsid w:val="001778B3"/>
    <w:rsid w:val="00180262"/>
    <w:rsid w:val="0018033E"/>
    <w:rsid w:val="001803CC"/>
    <w:rsid w:val="00180B40"/>
    <w:rsid w:val="00180F6A"/>
    <w:rsid w:val="00180FCC"/>
    <w:rsid w:val="00182442"/>
    <w:rsid w:val="00182972"/>
    <w:rsid w:val="001834A4"/>
    <w:rsid w:val="00183A1E"/>
    <w:rsid w:val="00183D7B"/>
    <w:rsid w:val="00183DF5"/>
    <w:rsid w:val="001841BB"/>
    <w:rsid w:val="00184419"/>
    <w:rsid w:val="001847A2"/>
    <w:rsid w:val="00184829"/>
    <w:rsid w:val="00184EE9"/>
    <w:rsid w:val="001851AA"/>
    <w:rsid w:val="00185302"/>
    <w:rsid w:val="0018541A"/>
    <w:rsid w:val="0018587E"/>
    <w:rsid w:val="00185964"/>
    <w:rsid w:val="00185D41"/>
    <w:rsid w:val="0018603B"/>
    <w:rsid w:val="001863C1"/>
    <w:rsid w:val="00186585"/>
    <w:rsid w:val="00186622"/>
    <w:rsid w:val="00186642"/>
    <w:rsid w:val="00186BDC"/>
    <w:rsid w:val="00186ED2"/>
    <w:rsid w:val="001870B0"/>
    <w:rsid w:val="001872AE"/>
    <w:rsid w:val="00187A34"/>
    <w:rsid w:val="00187F56"/>
    <w:rsid w:val="001900A4"/>
    <w:rsid w:val="0019080C"/>
    <w:rsid w:val="00190B4E"/>
    <w:rsid w:val="00190FB0"/>
    <w:rsid w:val="001911C5"/>
    <w:rsid w:val="0019175A"/>
    <w:rsid w:val="00191959"/>
    <w:rsid w:val="00192092"/>
    <w:rsid w:val="0019211C"/>
    <w:rsid w:val="001922F7"/>
    <w:rsid w:val="0019230C"/>
    <w:rsid w:val="00192585"/>
    <w:rsid w:val="0019267C"/>
    <w:rsid w:val="001927A2"/>
    <w:rsid w:val="00192D80"/>
    <w:rsid w:val="00192E7E"/>
    <w:rsid w:val="0019302E"/>
    <w:rsid w:val="0019322F"/>
    <w:rsid w:val="00193385"/>
    <w:rsid w:val="0019428E"/>
    <w:rsid w:val="00194566"/>
    <w:rsid w:val="00194617"/>
    <w:rsid w:val="001946B5"/>
    <w:rsid w:val="001948C8"/>
    <w:rsid w:val="00194911"/>
    <w:rsid w:val="00194BBE"/>
    <w:rsid w:val="00194BD2"/>
    <w:rsid w:val="00195025"/>
    <w:rsid w:val="0019524B"/>
    <w:rsid w:val="00195321"/>
    <w:rsid w:val="00195743"/>
    <w:rsid w:val="001958F0"/>
    <w:rsid w:val="0019632F"/>
    <w:rsid w:val="001968B8"/>
    <w:rsid w:val="00196CD8"/>
    <w:rsid w:val="00196D95"/>
    <w:rsid w:val="00196FDD"/>
    <w:rsid w:val="001971D7"/>
    <w:rsid w:val="001A0489"/>
    <w:rsid w:val="001A063D"/>
    <w:rsid w:val="001A067F"/>
    <w:rsid w:val="001A0793"/>
    <w:rsid w:val="001A0A5A"/>
    <w:rsid w:val="001A0B6C"/>
    <w:rsid w:val="001A0EC5"/>
    <w:rsid w:val="001A0EF8"/>
    <w:rsid w:val="001A125D"/>
    <w:rsid w:val="001A13DD"/>
    <w:rsid w:val="001A14FC"/>
    <w:rsid w:val="001A180D"/>
    <w:rsid w:val="001A181D"/>
    <w:rsid w:val="001A18C2"/>
    <w:rsid w:val="001A1A82"/>
    <w:rsid w:val="001A1C45"/>
    <w:rsid w:val="001A29D7"/>
    <w:rsid w:val="001A314B"/>
    <w:rsid w:val="001A35CC"/>
    <w:rsid w:val="001A3C5E"/>
    <w:rsid w:val="001A3C9A"/>
    <w:rsid w:val="001A3CE3"/>
    <w:rsid w:val="001A4254"/>
    <w:rsid w:val="001A4AC2"/>
    <w:rsid w:val="001A53EB"/>
    <w:rsid w:val="001A5501"/>
    <w:rsid w:val="001A55CC"/>
    <w:rsid w:val="001A5A02"/>
    <w:rsid w:val="001A5A88"/>
    <w:rsid w:val="001A5FF6"/>
    <w:rsid w:val="001A5FFD"/>
    <w:rsid w:val="001A63C4"/>
    <w:rsid w:val="001A68FE"/>
    <w:rsid w:val="001A69CF"/>
    <w:rsid w:val="001A6A03"/>
    <w:rsid w:val="001A6B66"/>
    <w:rsid w:val="001A6BFB"/>
    <w:rsid w:val="001A6D99"/>
    <w:rsid w:val="001A6DB8"/>
    <w:rsid w:val="001B03A9"/>
    <w:rsid w:val="001B0C71"/>
    <w:rsid w:val="001B10F0"/>
    <w:rsid w:val="001B2727"/>
    <w:rsid w:val="001B28C9"/>
    <w:rsid w:val="001B2979"/>
    <w:rsid w:val="001B2BCF"/>
    <w:rsid w:val="001B2C4D"/>
    <w:rsid w:val="001B2CC8"/>
    <w:rsid w:val="001B3246"/>
    <w:rsid w:val="001B3507"/>
    <w:rsid w:val="001B3D81"/>
    <w:rsid w:val="001B3E50"/>
    <w:rsid w:val="001B3FF3"/>
    <w:rsid w:val="001B412F"/>
    <w:rsid w:val="001B433A"/>
    <w:rsid w:val="001B44C5"/>
    <w:rsid w:val="001B4AB9"/>
    <w:rsid w:val="001B4D5D"/>
    <w:rsid w:val="001B501E"/>
    <w:rsid w:val="001B5646"/>
    <w:rsid w:val="001B57F6"/>
    <w:rsid w:val="001B59DA"/>
    <w:rsid w:val="001B5A18"/>
    <w:rsid w:val="001B5B37"/>
    <w:rsid w:val="001B5BC6"/>
    <w:rsid w:val="001B609F"/>
    <w:rsid w:val="001B6388"/>
    <w:rsid w:val="001B67C2"/>
    <w:rsid w:val="001B6A49"/>
    <w:rsid w:val="001B6B6C"/>
    <w:rsid w:val="001B6BCC"/>
    <w:rsid w:val="001B6DC1"/>
    <w:rsid w:val="001B6E4D"/>
    <w:rsid w:val="001B7019"/>
    <w:rsid w:val="001B701F"/>
    <w:rsid w:val="001B714C"/>
    <w:rsid w:val="001B7969"/>
    <w:rsid w:val="001B7D5F"/>
    <w:rsid w:val="001C00A6"/>
    <w:rsid w:val="001C0937"/>
    <w:rsid w:val="001C0D13"/>
    <w:rsid w:val="001C0F89"/>
    <w:rsid w:val="001C1849"/>
    <w:rsid w:val="001C18DE"/>
    <w:rsid w:val="001C1A77"/>
    <w:rsid w:val="001C2199"/>
    <w:rsid w:val="001C2268"/>
    <w:rsid w:val="001C23BA"/>
    <w:rsid w:val="001C245B"/>
    <w:rsid w:val="001C24FB"/>
    <w:rsid w:val="001C263F"/>
    <w:rsid w:val="001C29A2"/>
    <w:rsid w:val="001C2AF2"/>
    <w:rsid w:val="001C2B5D"/>
    <w:rsid w:val="001C2B61"/>
    <w:rsid w:val="001C2EA9"/>
    <w:rsid w:val="001C3216"/>
    <w:rsid w:val="001C3416"/>
    <w:rsid w:val="001C36CA"/>
    <w:rsid w:val="001C389A"/>
    <w:rsid w:val="001C3F76"/>
    <w:rsid w:val="001C4053"/>
    <w:rsid w:val="001C425B"/>
    <w:rsid w:val="001C45A5"/>
    <w:rsid w:val="001C48DA"/>
    <w:rsid w:val="001C48ED"/>
    <w:rsid w:val="001C4F11"/>
    <w:rsid w:val="001C502F"/>
    <w:rsid w:val="001C5C2F"/>
    <w:rsid w:val="001C5D4A"/>
    <w:rsid w:val="001C5E74"/>
    <w:rsid w:val="001C63EE"/>
    <w:rsid w:val="001C68CD"/>
    <w:rsid w:val="001C6C09"/>
    <w:rsid w:val="001C6EAF"/>
    <w:rsid w:val="001C7206"/>
    <w:rsid w:val="001C7497"/>
    <w:rsid w:val="001C786A"/>
    <w:rsid w:val="001C78F9"/>
    <w:rsid w:val="001C7A66"/>
    <w:rsid w:val="001C7D68"/>
    <w:rsid w:val="001D04C8"/>
    <w:rsid w:val="001D04ED"/>
    <w:rsid w:val="001D063D"/>
    <w:rsid w:val="001D06EF"/>
    <w:rsid w:val="001D07B2"/>
    <w:rsid w:val="001D09B7"/>
    <w:rsid w:val="001D0F02"/>
    <w:rsid w:val="001D0F4B"/>
    <w:rsid w:val="001D1141"/>
    <w:rsid w:val="001D13CA"/>
    <w:rsid w:val="001D16CE"/>
    <w:rsid w:val="001D17E1"/>
    <w:rsid w:val="001D1BA9"/>
    <w:rsid w:val="001D1C99"/>
    <w:rsid w:val="001D1FDB"/>
    <w:rsid w:val="001D2147"/>
    <w:rsid w:val="001D248A"/>
    <w:rsid w:val="001D254D"/>
    <w:rsid w:val="001D2565"/>
    <w:rsid w:val="001D2AE5"/>
    <w:rsid w:val="001D2EFE"/>
    <w:rsid w:val="001D2F34"/>
    <w:rsid w:val="001D30FF"/>
    <w:rsid w:val="001D31FF"/>
    <w:rsid w:val="001D39CE"/>
    <w:rsid w:val="001D3DA4"/>
    <w:rsid w:val="001D3F2D"/>
    <w:rsid w:val="001D3FBD"/>
    <w:rsid w:val="001D40DA"/>
    <w:rsid w:val="001D412F"/>
    <w:rsid w:val="001D41E1"/>
    <w:rsid w:val="001D4680"/>
    <w:rsid w:val="001D4753"/>
    <w:rsid w:val="001D4E9D"/>
    <w:rsid w:val="001D4EB2"/>
    <w:rsid w:val="001D53B4"/>
    <w:rsid w:val="001D556B"/>
    <w:rsid w:val="001D565B"/>
    <w:rsid w:val="001D567F"/>
    <w:rsid w:val="001D56BA"/>
    <w:rsid w:val="001D56E0"/>
    <w:rsid w:val="001D582D"/>
    <w:rsid w:val="001D5BD8"/>
    <w:rsid w:val="001D5C8A"/>
    <w:rsid w:val="001D5EB7"/>
    <w:rsid w:val="001D5ED0"/>
    <w:rsid w:val="001D5F97"/>
    <w:rsid w:val="001D62CC"/>
    <w:rsid w:val="001D641A"/>
    <w:rsid w:val="001D66AE"/>
    <w:rsid w:val="001D686F"/>
    <w:rsid w:val="001D6A73"/>
    <w:rsid w:val="001D6CD1"/>
    <w:rsid w:val="001D6EE2"/>
    <w:rsid w:val="001D74CC"/>
    <w:rsid w:val="001D7C05"/>
    <w:rsid w:val="001D7C2D"/>
    <w:rsid w:val="001D7DA4"/>
    <w:rsid w:val="001D7F4D"/>
    <w:rsid w:val="001E0065"/>
    <w:rsid w:val="001E039C"/>
    <w:rsid w:val="001E060C"/>
    <w:rsid w:val="001E0889"/>
    <w:rsid w:val="001E08FF"/>
    <w:rsid w:val="001E0B61"/>
    <w:rsid w:val="001E0E0D"/>
    <w:rsid w:val="001E1DF8"/>
    <w:rsid w:val="001E2169"/>
    <w:rsid w:val="001E2174"/>
    <w:rsid w:val="001E218C"/>
    <w:rsid w:val="001E2361"/>
    <w:rsid w:val="001E2930"/>
    <w:rsid w:val="001E293E"/>
    <w:rsid w:val="001E29C6"/>
    <w:rsid w:val="001E2B1F"/>
    <w:rsid w:val="001E2D2B"/>
    <w:rsid w:val="001E2DCB"/>
    <w:rsid w:val="001E2F70"/>
    <w:rsid w:val="001E30E7"/>
    <w:rsid w:val="001E30EB"/>
    <w:rsid w:val="001E34EA"/>
    <w:rsid w:val="001E36A9"/>
    <w:rsid w:val="001E3780"/>
    <w:rsid w:val="001E3B6D"/>
    <w:rsid w:val="001E5170"/>
    <w:rsid w:val="001E51D6"/>
    <w:rsid w:val="001E5551"/>
    <w:rsid w:val="001E56C7"/>
    <w:rsid w:val="001E5B22"/>
    <w:rsid w:val="001E61B6"/>
    <w:rsid w:val="001E66F3"/>
    <w:rsid w:val="001E6EFF"/>
    <w:rsid w:val="001E6F39"/>
    <w:rsid w:val="001E7128"/>
    <w:rsid w:val="001E71AE"/>
    <w:rsid w:val="001E79F7"/>
    <w:rsid w:val="001F059B"/>
    <w:rsid w:val="001F0F3C"/>
    <w:rsid w:val="001F101E"/>
    <w:rsid w:val="001F191B"/>
    <w:rsid w:val="001F1B1F"/>
    <w:rsid w:val="001F1F4E"/>
    <w:rsid w:val="001F1FC1"/>
    <w:rsid w:val="001F230F"/>
    <w:rsid w:val="001F27BA"/>
    <w:rsid w:val="001F2884"/>
    <w:rsid w:val="001F2E33"/>
    <w:rsid w:val="001F2E35"/>
    <w:rsid w:val="001F34BA"/>
    <w:rsid w:val="001F366B"/>
    <w:rsid w:val="001F37D4"/>
    <w:rsid w:val="001F40C8"/>
    <w:rsid w:val="001F4192"/>
    <w:rsid w:val="001F4332"/>
    <w:rsid w:val="001F45B7"/>
    <w:rsid w:val="001F45DF"/>
    <w:rsid w:val="001F483E"/>
    <w:rsid w:val="001F4F94"/>
    <w:rsid w:val="001F5709"/>
    <w:rsid w:val="001F5A65"/>
    <w:rsid w:val="001F5B8B"/>
    <w:rsid w:val="001F6515"/>
    <w:rsid w:val="001F66D9"/>
    <w:rsid w:val="001F69E7"/>
    <w:rsid w:val="001F6A18"/>
    <w:rsid w:val="001F6D45"/>
    <w:rsid w:val="001F6E8D"/>
    <w:rsid w:val="001F78A0"/>
    <w:rsid w:val="001F7A16"/>
    <w:rsid w:val="001F7FC6"/>
    <w:rsid w:val="002001B3"/>
    <w:rsid w:val="0020052B"/>
    <w:rsid w:val="00200686"/>
    <w:rsid w:val="00200799"/>
    <w:rsid w:val="00200903"/>
    <w:rsid w:val="002015C3"/>
    <w:rsid w:val="00201C6A"/>
    <w:rsid w:val="0020203F"/>
    <w:rsid w:val="00202217"/>
    <w:rsid w:val="00202446"/>
    <w:rsid w:val="002026E4"/>
    <w:rsid w:val="00202A80"/>
    <w:rsid w:val="00202BA1"/>
    <w:rsid w:val="00202BE2"/>
    <w:rsid w:val="00202C1D"/>
    <w:rsid w:val="00202F81"/>
    <w:rsid w:val="00203080"/>
    <w:rsid w:val="00203592"/>
    <w:rsid w:val="00203C8A"/>
    <w:rsid w:val="00203F30"/>
    <w:rsid w:val="00203F3E"/>
    <w:rsid w:val="00204042"/>
    <w:rsid w:val="002048DC"/>
    <w:rsid w:val="00204D92"/>
    <w:rsid w:val="00205570"/>
    <w:rsid w:val="0020599A"/>
    <w:rsid w:val="00205BE7"/>
    <w:rsid w:val="00206352"/>
    <w:rsid w:val="00206C17"/>
    <w:rsid w:val="00206E58"/>
    <w:rsid w:val="00207B6B"/>
    <w:rsid w:val="00207EE8"/>
    <w:rsid w:val="00207F90"/>
    <w:rsid w:val="002101ED"/>
    <w:rsid w:val="0021073A"/>
    <w:rsid w:val="00210856"/>
    <w:rsid w:val="00210B85"/>
    <w:rsid w:val="00210F7C"/>
    <w:rsid w:val="002115BB"/>
    <w:rsid w:val="00211B39"/>
    <w:rsid w:val="0021235B"/>
    <w:rsid w:val="0021246F"/>
    <w:rsid w:val="002134A8"/>
    <w:rsid w:val="00213913"/>
    <w:rsid w:val="00213993"/>
    <w:rsid w:val="002145D7"/>
    <w:rsid w:val="002146B2"/>
    <w:rsid w:val="00214B3F"/>
    <w:rsid w:val="00214C0F"/>
    <w:rsid w:val="00214CCF"/>
    <w:rsid w:val="00214F9D"/>
    <w:rsid w:val="0021512F"/>
    <w:rsid w:val="0021538D"/>
    <w:rsid w:val="00215835"/>
    <w:rsid w:val="00215E93"/>
    <w:rsid w:val="00215FAC"/>
    <w:rsid w:val="002165D8"/>
    <w:rsid w:val="00216760"/>
    <w:rsid w:val="00216E80"/>
    <w:rsid w:val="00216EA1"/>
    <w:rsid w:val="002171CE"/>
    <w:rsid w:val="0021773F"/>
    <w:rsid w:val="002178DB"/>
    <w:rsid w:val="00217CA8"/>
    <w:rsid w:val="00217FF9"/>
    <w:rsid w:val="00220002"/>
    <w:rsid w:val="0022041F"/>
    <w:rsid w:val="00220C53"/>
    <w:rsid w:val="00220E2D"/>
    <w:rsid w:val="00221029"/>
    <w:rsid w:val="00221B6C"/>
    <w:rsid w:val="002222BC"/>
    <w:rsid w:val="002223E0"/>
    <w:rsid w:val="002226F2"/>
    <w:rsid w:val="0022308C"/>
    <w:rsid w:val="00223640"/>
    <w:rsid w:val="002238D4"/>
    <w:rsid w:val="00223928"/>
    <w:rsid w:val="00223D41"/>
    <w:rsid w:val="00223FD8"/>
    <w:rsid w:val="002242DB"/>
    <w:rsid w:val="00224C05"/>
    <w:rsid w:val="0022521B"/>
    <w:rsid w:val="0022583B"/>
    <w:rsid w:val="00225A50"/>
    <w:rsid w:val="00225F3F"/>
    <w:rsid w:val="00226A08"/>
    <w:rsid w:val="00226F5A"/>
    <w:rsid w:val="0022747F"/>
    <w:rsid w:val="002276FB"/>
    <w:rsid w:val="00230432"/>
    <w:rsid w:val="0023063F"/>
    <w:rsid w:val="00230764"/>
    <w:rsid w:val="0023103F"/>
    <w:rsid w:val="002319F5"/>
    <w:rsid w:val="00231F07"/>
    <w:rsid w:val="00231F1A"/>
    <w:rsid w:val="0023200F"/>
    <w:rsid w:val="002320F1"/>
    <w:rsid w:val="0023251D"/>
    <w:rsid w:val="002328FD"/>
    <w:rsid w:val="00232C40"/>
    <w:rsid w:val="00233150"/>
    <w:rsid w:val="00233343"/>
    <w:rsid w:val="00233E43"/>
    <w:rsid w:val="00233E45"/>
    <w:rsid w:val="00234079"/>
    <w:rsid w:val="00234E7F"/>
    <w:rsid w:val="00235853"/>
    <w:rsid w:val="002360EC"/>
    <w:rsid w:val="002362D3"/>
    <w:rsid w:val="00236700"/>
    <w:rsid w:val="002368EF"/>
    <w:rsid w:val="002369F6"/>
    <w:rsid w:val="00236B20"/>
    <w:rsid w:val="00237135"/>
    <w:rsid w:val="00237723"/>
    <w:rsid w:val="00237BE3"/>
    <w:rsid w:val="00240513"/>
    <w:rsid w:val="00240FE8"/>
    <w:rsid w:val="00241F3F"/>
    <w:rsid w:val="0024227C"/>
    <w:rsid w:val="00242DAC"/>
    <w:rsid w:val="00242F08"/>
    <w:rsid w:val="00243046"/>
    <w:rsid w:val="00243448"/>
    <w:rsid w:val="00243574"/>
    <w:rsid w:val="00243759"/>
    <w:rsid w:val="00243956"/>
    <w:rsid w:val="002439AD"/>
    <w:rsid w:val="00243A00"/>
    <w:rsid w:val="00243F19"/>
    <w:rsid w:val="00244240"/>
    <w:rsid w:val="002443CB"/>
    <w:rsid w:val="00244626"/>
    <w:rsid w:val="0024463F"/>
    <w:rsid w:val="00244787"/>
    <w:rsid w:val="0024546B"/>
    <w:rsid w:val="0024562F"/>
    <w:rsid w:val="00245A17"/>
    <w:rsid w:val="00245D0D"/>
    <w:rsid w:val="00245D60"/>
    <w:rsid w:val="00245FA2"/>
    <w:rsid w:val="00246940"/>
    <w:rsid w:val="00246ECB"/>
    <w:rsid w:val="00247CB9"/>
    <w:rsid w:val="00250147"/>
    <w:rsid w:val="00250528"/>
    <w:rsid w:val="0025098F"/>
    <w:rsid w:val="00250E8E"/>
    <w:rsid w:val="002510A5"/>
    <w:rsid w:val="002513B6"/>
    <w:rsid w:val="00251A94"/>
    <w:rsid w:val="002526D2"/>
    <w:rsid w:val="00252944"/>
    <w:rsid w:val="002535EE"/>
    <w:rsid w:val="0025388B"/>
    <w:rsid w:val="00253B22"/>
    <w:rsid w:val="00254537"/>
    <w:rsid w:val="00254A4E"/>
    <w:rsid w:val="00254ECF"/>
    <w:rsid w:val="002550F0"/>
    <w:rsid w:val="0025560A"/>
    <w:rsid w:val="00255ED4"/>
    <w:rsid w:val="0025611C"/>
    <w:rsid w:val="002566EC"/>
    <w:rsid w:val="00256968"/>
    <w:rsid w:val="002579F8"/>
    <w:rsid w:val="00257D2F"/>
    <w:rsid w:val="00260446"/>
    <w:rsid w:val="00260899"/>
    <w:rsid w:val="00260A53"/>
    <w:rsid w:val="00260EBF"/>
    <w:rsid w:val="00260FF1"/>
    <w:rsid w:val="002612AE"/>
    <w:rsid w:val="002616EC"/>
    <w:rsid w:val="0026197C"/>
    <w:rsid w:val="00261981"/>
    <w:rsid w:val="00261C64"/>
    <w:rsid w:val="00261FC3"/>
    <w:rsid w:val="002622B5"/>
    <w:rsid w:val="00262E81"/>
    <w:rsid w:val="00262E92"/>
    <w:rsid w:val="00263458"/>
    <w:rsid w:val="00263490"/>
    <w:rsid w:val="0026390E"/>
    <w:rsid w:val="002645CE"/>
    <w:rsid w:val="00264898"/>
    <w:rsid w:val="00264C9F"/>
    <w:rsid w:val="00264F1E"/>
    <w:rsid w:val="00265B40"/>
    <w:rsid w:val="00265C3F"/>
    <w:rsid w:val="002660EF"/>
    <w:rsid w:val="002663F8"/>
    <w:rsid w:val="002663FF"/>
    <w:rsid w:val="00266D9B"/>
    <w:rsid w:val="00267135"/>
    <w:rsid w:val="0026736A"/>
    <w:rsid w:val="00267504"/>
    <w:rsid w:val="002675A1"/>
    <w:rsid w:val="00267810"/>
    <w:rsid w:val="0026781F"/>
    <w:rsid w:val="00267D57"/>
    <w:rsid w:val="0027003D"/>
    <w:rsid w:val="002709E7"/>
    <w:rsid w:val="00270B51"/>
    <w:rsid w:val="00270E57"/>
    <w:rsid w:val="002717DB"/>
    <w:rsid w:val="0027184A"/>
    <w:rsid w:val="00272143"/>
    <w:rsid w:val="0027219C"/>
    <w:rsid w:val="0027232C"/>
    <w:rsid w:val="0027260E"/>
    <w:rsid w:val="00272D70"/>
    <w:rsid w:val="00272DED"/>
    <w:rsid w:val="00272F03"/>
    <w:rsid w:val="00273B5F"/>
    <w:rsid w:val="00273C72"/>
    <w:rsid w:val="00274393"/>
    <w:rsid w:val="00274643"/>
    <w:rsid w:val="00274915"/>
    <w:rsid w:val="0027506E"/>
    <w:rsid w:val="0027539C"/>
    <w:rsid w:val="002753B9"/>
    <w:rsid w:val="002753EC"/>
    <w:rsid w:val="0027581C"/>
    <w:rsid w:val="00275C15"/>
    <w:rsid w:val="00275E3C"/>
    <w:rsid w:val="00275EA2"/>
    <w:rsid w:val="0027616E"/>
    <w:rsid w:val="0027643D"/>
    <w:rsid w:val="00276703"/>
    <w:rsid w:val="00276F3D"/>
    <w:rsid w:val="0027765E"/>
    <w:rsid w:val="002777F1"/>
    <w:rsid w:val="002801D7"/>
    <w:rsid w:val="002804C0"/>
    <w:rsid w:val="002805A8"/>
    <w:rsid w:val="0028078F"/>
    <w:rsid w:val="002808AC"/>
    <w:rsid w:val="00280986"/>
    <w:rsid w:val="002809BC"/>
    <w:rsid w:val="00280C8E"/>
    <w:rsid w:val="00280D7B"/>
    <w:rsid w:val="00280FA6"/>
    <w:rsid w:val="00281E0A"/>
    <w:rsid w:val="002822F8"/>
    <w:rsid w:val="00282511"/>
    <w:rsid w:val="00282E5C"/>
    <w:rsid w:val="002833DC"/>
    <w:rsid w:val="00283489"/>
    <w:rsid w:val="00283551"/>
    <w:rsid w:val="002842B3"/>
    <w:rsid w:val="002842E7"/>
    <w:rsid w:val="00284883"/>
    <w:rsid w:val="00284E24"/>
    <w:rsid w:val="00284FDF"/>
    <w:rsid w:val="002851A6"/>
    <w:rsid w:val="00285298"/>
    <w:rsid w:val="002857FE"/>
    <w:rsid w:val="002859E9"/>
    <w:rsid w:val="002864C6"/>
    <w:rsid w:val="002864C8"/>
    <w:rsid w:val="00286A4F"/>
    <w:rsid w:val="00286DBB"/>
    <w:rsid w:val="00287116"/>
    <w:rsid w:val="00287C37"/>
    <w:rsid w:val="00287C68"/>
    <w:rsid w:val="0029089D"/>
    <w:rsid w:val="00290D6D"/>
    <w:rsid w:val="00290DEA"/>
    <w:rsid w:val="00290E6C"/>
    <w:rsid w:val="00291519"/>
    <w:rsid w:val="0029157A"/>
    <w:rsid w:val="00291CC4"/>
    <w:rsid w:val="00291D81"/>
    <w:rsid w:val="002922B8"/>
    <w:rsid w:val="00292320"/>
    <w:rsid w:val="002925CC"/>
    <w:rsid w:val="00292A70"/>
    <w:rsid w:val="00292C68"/>
    <w:rsid w:val="00292CB0"/>
    <w:rsid w:val="00293026"/>
    <w:rsid w:val="00293E61"/>
    <w:rsid w:val="0029452C"/>
    <w:rsid w:val="00294753"/>
    <w:rsid w:val="00294B3A"/>
    <w:rsid w:val="00295338"/>
    <w:rsid w:val="0029565D"/>
    <w:rsid w:val="00295B25"/>
    <w:rsid w:val="00295CFC"/>
    <w:rsid w:val="00295EB3"/>
    <w:rsid w:val="00295EFA"/>
    <w:rsid w:val="002962B6"/>
    <w:rsid w:val="00296B03"/>
    <w:rsid w:val="00296DF4"/>
    <w:rsid w:val="00296FF0"/>
    <w:rsid w:val="00297884"/>
    <w:rsid w:val="00297D86"/>
    <w:rsid w:val="002A024E"/>
    <w:rsid w:val="002A02A0"/>
    <w:rsid w:val="002A0A47"/>
    <w:rsid w:val="002A1149"/>
    <w:rsid w:val="002A13DD"/>
    <w:rsid w:val="002A1B8D"/>
    <w:rsid w:val="002A1BC0"/>
    <w:rsid w:val="002A25EB"/>
    <w:rsid w:val="002A35C0"/>
    <w:rsid w:val="002A37B6"/>
    <w:rsid w:val="002A37F8"/>
    <w:rsid w:val="002A3D71"/>
    <w:rsid w:val="002A3E33"/>
    <w:rsid w:val="002A3E3B"/>
    <w:rsid w:val="002A4075"/>
    <w:rsid w:val="002A4170"/>
    <w:rsid w:val="002A426A"/>
    <w:rsid w:val="002A42B8"/>
    <w:rsid w:val="002A4843"/>
    <w:rsid w:val="002A4A7F"/>
    <w:rsid w:val="002A50B2"/>
    <w:rsid w:val="002A5355"/>
    <w:rsid w:val="002A5452"/>
    <w:rsid w:val="002A610E"/>
    <w:rsid w:val="002A6AC1"/>
    <w:rsid w:val="002A6D17"/>
    <w:rsid w:val="002A6F42"/>
    <w:rsid w:val="002A6FB6"/>
    <w:rsid w:val="002A7693"/>
    <w:rsid w:val="002A78C2"/>
    <w:rsid w:val="002A7BA9"/>
    <w:rsid w:val="002A7CEA"/>
    <w:rsid w:val="002A7D31"/>
    <w:rsid w:val="002A7E72"/>
    <w:rsid w:val="002B0956"/>
    <w:rsid w:val="002B0A37"/>
    <w:rsid w:val="002B0ABF"/>
    <w:rsid w:val="002B13F3"/>
    <w:rsid w:val="002B283A"/>
    <w:rsid w:val="002B2F2C"/>
    <w:rsid w:val="002B31E5"/>
    <w:rsid w:val="002B344E"/>
    <w:rsid w:val="002B3B3A"/>
    <w:rsid w:val="002B3E86"/>
    <w:rsid w:val="002B441A"/>
    <w:rsid w:val="002B4585"/>
    <w:rsid w:val="002B4B51"/>
    <w:rsid w:val="002B6664"/>
    <w:rsid w:val="002B7565"/>
    <w:rsid w:val="002C0329"/>
    <w:rsid w:val="002C0C1A"/>
    <w:rsid w:val="002C126F"/>
    <w:rsid w:val="002C17D7"/>
    <w:rsid w:val="002C1DBD"/>
    <w:rsid w:val="002C1EBE"/>
    <w:rsid w:val="002C297D"/>
    <w:rsid w:val="002C2B05"/>
    <w:rsid w:val="002C2D6B"/>
    <w:rsid w:val="002C2E4B"/>
    <w:rsid w:val="002C2E4D"/>
    <w:rsid w:val="002C32D7"/>
    <w:rsid w:val="002C343B"/>
    <w:rsid w:val="002C34CF"/>
    <w:rsid w:val="002C3507"/>
    <w:rsid w:val="002C3AED"/>
    <w:rsid w:val="002C3D3D"/>
    <w:rsid w:val="002C3D5D"/>
    <w:rsid w:val="002C3F01"/>
    <w:rsid w:val="002C40D4"/>
    <w:rsid w:val="002C4451"/>
    <w:rsid w:val="002C4454"/>
    <w:rsid w:val="002C465E"/>
    <w:rsid w:val="002C4A09"/>
    <w:rsid w:val="002C4D4E"/>
    <w:rsid w:val="002C4FEA"/>
    <w:rsid w:val="002C5524"/>
    <w:rsid w:val="002C5646"/>
    <w:rsid w:val="002C593B"/>
    <w:rsid w:val="002C5A67"/>
    <w:rsid w:val="002C6477"/>
    <w:rsid w:val="002C6F0E"/>
    <w:rsid w:val="002C722B"/>
    <w:rsid w:val="002D0132"/>
    <w:rsid w:val="002D0294"/>
    <w:rsid w:val="002D09A9"/>
    <w:rsid w:val="002D0B52"/>
    <w:rsid w:val="002D0D86"/>
    <w:rsid w:val="002D0DF3"/>
    <w:rsid w:val="002D0E21"/>
    <w:rsid w:val="002D1053"/>
    <w:rsid w:val="002D113C"/>
    <w:rsid w:val="002D1260"/>
    <w:rsid w:val="002D1324"/>
    <w:rsid w:val="002D148C"/>
    <w:rsid w:val="002D1C4F"/>
    <w:rsid w:val="002D2603"/>
    <w:rsid w:val="002D2908"/>
    <w:rsid w:val="002D2DEC"/>
    <w:rsid w:val="002D2F92"/>
    <w:rsid w:val="002D2FAE"/>
    <w:rsid w:val="002D37B0"/>
    <w:rsid w:val="002D4AB1"/>
    <w:rsid w:val="002D5860"/>
    <w:rsid w:val="002D5C61"/>
    <w:rsid w:val="002D618F"/>
    <w:rsid w:val="002D61F0"/>
    <w:rsid w:val="002D637C"/>
    <w:rsid w:val="002D643E"/>
    <w:rsid w:val="002D6A0F"/>
    <w:rsid w:val="002D6AC4"/>
    <w:rsid w:val="002D6C79"/>
    <w:rsid w:val="002D702D"/>
    <w:rsid w:val="002D721B"/>
    <w:rsid w:val="002E02B6"/>
    <w:rsid w:val="002E03FC"/>
    <w:rsid w:val="002E0728"/>
    <w:rsid w:val="002E080A"/>
    <w:rsid w:val="002E0C55"/>
    <w:rsid w:val="002E0CBD"/>
    <w:rsid w:val="002E1055"/>
    <w:rsid w:val="002E1226"/>
    <w:rsid w:val="002E15CC"/>
    <w:rsid w:val="002E16AE"/>
    <w:rsid w:val="002E18A1"/>
    <w:rsid w:val="002E1CD6"/>
    <w:rsid w:val="002E1E7D"/>
    <w:rsid w:val="002E1E81"/>
    <w:rsid w:val="002E25B7"/>
    <w:rsid w:val="002E2809"/>
    <w:rsid w:val="002E29DA"/>
    <w:rsid w:val="002E2BCB"/>
    <w:rsid w:val="002E2CD2"/>
    <w:rsid w:val="002E2D52"/>
    <w:rsid w:val="002E344D"/>
    <w:rsid w:val="002E38A2"/>
    <w:rsid w:val="002E425F"/>
    <w:rsid w:val="002E447C"/>
    <w:rsid w:val="002E5073"/>
    <w:rsid w:val="002E5312"/>
    <w:rsid w:val="002E56AE"/>
    <w:rsid w:val="002E632D"/>
    <w:rsid w:val="002E6733"/>
    <w:rsid w:val="002E6868"/>
    <w:rsid w:val="002E7029"/>
    <w:rsid w:val="002E76A2"/>
    <w:rsid w:val="002E78DE"/>
    <w:rsid w:val="002E7D52"/>
    <w:rsid w:val="002F09C9"/>
    <w:rsid w:val="002F09F1"/>
    <w:rsid w:val="002F12B8"/>
    <w:rsid w:val="002F1377"/>
    <w:rsid w:val="002F1766"/>
    <w:rsid w:val="002F18DF"/>
    <w:rsid w:val="002F1CD2"/>
    <w:rsid w:val="002F1D15"/>
    <w:rsid w:val="002F21A9"/>
    <w:rsid w:val="002F2223"/>
    <w:rsid w:val="002F244D"/>
    <w:rsid w:val="002F2542"/>
    <w:rsid w:val="002F26BB"/>
    <w:rsid w:val="002F26EC"/>
    <w:rsid w:val="002F27B2"/>
    <w:rsid w:val="002F2DE0"/>
    <w:rsid w:val="002F3135"/>
    <w:rsid w:val="002F3657"/>
    <w:rsid w:val="002F36B9"/>
    <w:rsid w:val="002F37E2"/>
    <w:rsid w:val="002F3994"/>
    <w:rsid w:val="002F3CB0"/>
    <w:rsid w:val="002F404E"/>
    <w:rsid w:val="002F4439"/>
    <w:rsid w:val="002F44EC"/>
    <w:rsid w:val="002F4570"/>
    <w:rsid w:val="002F45B1"/>
    <w:rsid w:val="002F4798"/>
    <w:rsid w:val="002F4CA8"/>
    <w:rsid w:val="002F4CD4"/>
    <w:rsid w:val="002F4E6D"/>
    <w:rsid w:val="002F5317"/>
    <w:rsid w:val="002F575C"/>
    <w:rsid w:val="002F58C2"/>
    <w:rsid w:val="002F5966"/>
    <w:rsid w:val="002F5C2B"/>
    <w:rsid w:val="002F5CC8"/>
    <w:rsid w:val="002F5D94"/>
    <w:rsid w:val="002F623C"/>
    <w:rsid w:val="002F6326"/>
    <w:rsid w:val="002F63EF"/>
    <w:rsid w:val="002F64E8"/>
    <w:rsid w:val="002F6CED"/>
    <w:rsid w:val="002F6E4E"/>
    <w:rsid w:val="002F6F19"/>
    <w:rsid w:val="002F7047"/>
    <w:rsid w:val="002F7087"/>
    <w:rsid w:val="002F7227"/>
    <w:rsid w:val="002F7794"/>
    <w:rsid w:val="00300664"/>
    <w:rsid w:val="0030080C"/>
    <w:rsid w:val="00300C3F"/>
    <w:rsid w:val="00300E5D"/>
    <w:rsid w:val="00300EF3"/>
    <w:rsid w:val="0030161B"/>
    <w:rsid w:val="0030185A"/>
    <w:rsid w:val="00301A1B"/>
    <w:rsid w:val="00301B58"/>
    <w:rsid w:val="00301F21"/>
    <w:rsid w:val="00302504"/>
    <w:rsid w:val="00302B58"/>
    <w:rsid w:val="00302D42"/>
    <w:rsid w:val="00302D88"/>
    <w:rsid w:val="00302E45"/>
    <w:rsid w:val="003033F3"/>
    <w:rsid w:val="003034FF"/>
    <w:rsid w:val="00303949"/>
    <w:rsid w:val="00304425"/>
    <w:rsid w:val="003046E3"/>
    <w:rsid w:val="0030489E"/>
    <w:rsid w:val="003051DD"/>
    <w:rsid w:val="003055FE"/>
    <w:rsid w:val="00305705"/>
    <w:rsid w:val="00305CDB"/>
    <w:rsid w:val="00305EDF"/>
    <w:rsid w:val="003061D2"/>
    <w:rsid w:val="00306817"/>
    <w:rsid w:val="00306DCC"/>
    <w:rsid w:val="00306FB2"/>
    <w:rsid w:val="00306FE2"/>
    <w:rsid w:val="00307D2B"/>
    <w:rsid w:val="00307DE9"/>
    <w:rsid w:val="00307E67"/>
    <w:rsid w:val="003104A9"/>
    <w:rsid w:val="00310629"/>
    <w:rsid w:val="003106CD"/>
    <w:rsid w:val="00310B10"/>
    <w:rsid w:val="00310E1B"/>
    <w:rsid w:val="0031185B"/>
    <w:rsid w:val="003121A6"/>
    <w:rsid w:val="00312448"/>
    <w:rsid w:val="00312D2E"/>
    <w:rsid w:val="00312F0B"/>
    <w:rsid w:val="00313739"/>
    <w:rsid w:val="00313B0A"/>
    <w:rsid w:val="00313BB0"/>
    <w:rsid w:val="00313C3A"/>
    <w:rsid w:val="0031422C"/>
    <w:rsid w:val="0031437B"/>
    <w:rsid w:val="00314732"/>
    <w:rsid w:val="00314B42"/>
    <w:rsid w:val="0031528E"/>
    <w:rsid w:val="00315884"/>
    <w:rsid w:val="00315911"/>
    <w:rsid w:val="00315B9D"/>
    <w:rsid w:val="00316C69"/>
    <w:rsid w:val="00316CAA"/>
    <w:rsid w:val="003175D6"/>
    <w:rsid w:val="003176D5"/>
    <w:rsid w:val="00317722"/>
    <w:rsid w:val="003177BC"/>
    <w:rsid w:val="003177DA"/>
    <w:rsid w:val="0032055D"/>
    <w:rsid w:val="00320BF8"/>
    <w:rsid w:val="00320C91"/>
    <w:rsid w:val="00320FD0"/>
    <w:rsid w:val="003210AE"/>
    <w:rsid w:val="00321168"/>
    <w:rsid w:val="0032183B"/>
    <w:rsid w:val="00321E5A"/>
    <w:rsid w:val="00322A46"/>
    <w:rsid w:val="003231CA"/>
    <w:rsid w:val="00323305"/>
    <w:rsid w:val="0032337C"/>
    <w:rsid w:val="003238F3"/>
    <w:rsid w:val="00323F1B"/>
    <w:rsid w:val="003241E7"/>
    <w:rsid w:val="00324EAE"/>
    <w:rsid w:val="00324F53"/>
    <w:rsid w:val="003250F0"/>
    <w:rsid w:val="00325417"/>
    <w:rsid w:val="00325785"/>
    <w:rsid w:val="00325B55"/>
    <w:rsid w:val="00325F0B"/>
    <w:rsid w:val="00326B90"/>
    <w:rsid w:val="00326BA8"/>
    <w:rsid w:val="00326BCA"/>
    <w:rsid w:val="00326F6C"/>
    <w:rsid w:val="003276DB"/>
    <w:rsid w:val="00327AA2"/>
    <w:rsid w:val="003301CF"/>
    <w:rsid w:val="00330322"/>
    <w:rsid w:val="0033056F"/>
    <w:rsid w:val="0033077C"/>
    <w:rsid w:val="0033109A"/>
    <w:rsid w:val="003310DD"/>
    <w:rsid w:val="003319F6"/>
    <w:rsid w:val="00332370"/>
    <w:rsid w:val="0033284A"/>
    <w:rsid w:val="00332C12"/>
    <w:rsid w:val="00332CBD"/>
    <w:rsid w:val="00332E5D"/>
    <w:rsid w:val="00332E8B"/>
    <w:rsid w:val="00333286"/>
    <w:rsid w:val="003333FD"/>
    <w:rsid w:val="003338C1"/>
    <w:rsid w:val="00333CA3"/>
    <w:rsid w:val="00333FD2"/>
    <w:rsid w:val="00334129"/>
    <w:rsid w:val="003341F1"/>
    <w:rsid w:val="00334434"/>
    <w:rsid w:val="00334CA3"/>
    <w:rsid w:val="00334CCD"/>
    <w:rsid w:val="0033536D"/>
    <w:rsid w:val="003356EA"/>
    <w:rsid w:val="00335D7F"/>
    <w:rsid w:val="00336180"/>
    <w:rsid w:val="00336358"/>
    <w:rsid w:val="003364E5"/>
    <w:rsid w:val="003366F9"/>
    <w:rsid w:val="00336867"/>
    <w:rsid w:val="00336A01"/>
    <w:rsid w:val="00337160"/>
    <w:rsid w:val="003377D6"/>
    <w:rsid w:val="00337D59"/>
    <w:rsid w:val="00337E56"/>
    <w:rsid w:val="0034008D"/>
    <w:rsid w:val="00340679"/>
    <w:rsid w:val="00340EF1"/>
    <w:rsid w:val="00341009"/>
    <w:rsid w:val="00341185"/>
    <w:rsid w:val="003413FF"/>
    <w:rsid w:val="00341D3B"/>
    <w:rsid w:val="00341FF5"/>
    <w:rsid w:val="00342479"/>
    <w:rsid w:val="0034256D"/>
    <w:rsid w:val="00342615"/>
    <w:rsid w:val="00343272"/>
    <w:rsid w:val="003432CF"/>
    <w:rsid w:val="0034338F"/>
    <w:rsid w:val="00343441"/>
    <w:rsid w:val="0034395A"/>
    <w:rsid w:val="00343DCA"/>
    <w:rsid w:val="00343E89"/>
    <w:rsid w:val="00343FCC"/>
    <w:rsid w:val="003448AD"/>
    <w:rsid w:val="00344C18"/>
    <w:rsid w:val="00345348"/>
    <w:rsid w:val="0034567C"/>
    <w:rsid w:val="00345840"/>
    <w:rsid w:val="00345855"/>
    <w:rsid w:val="003459A1"/>
    <w:rsid w:val="00347015"/>
    <w:rsid w:val="0034735E"/>
    <w:rsid w:val="00347AEE"/>
    <w:rsid w:val="0035049A"/>
    <w:rsid w:val="00350DB5"/>
    <w:rsid w:val="00350F3D"/>
    <w:rsid w:val="00351C05"/>
    <w:rsid w:val="0035220D"/>
    <w:rsid w:val="00352975"/>
    <w:rsid w:val="00353428"/>
    <w:rsid w:val="00353502"/>
    <w:rsid w:val="0035386F"/>
    <w:rsid w:val="0035394C"/>
    <w:rsid w:val="0035506B"/>
    <w:rsid w:val="00355259"/>
    <w:rsid w:val="00355961"/>
    <w:rsid w:val="00355BCD"/>
    <w:rsid w:val="00355F75"/>
    <w:rsid w:val="0035603A"/>
    <w:rsid w:val="003560A7"/>
    <w:rsid w:val="00356206"/>
    <w:rsid w:val="00356703"/>
    <w:rsid w:val="00356CD8"/>
    <w:rsid w:val="0035716C"/>
    <w:rsid w:val="00357439"/>
    <w:rsid w:val="00357B5B"/>
    <w:rsid w:val="00357D31"/>
    <w:rsid w:val="00357D99"/>
    <w:rsid w:val="00357FE6"/>
    <w:rsid w:val="00360734"/>
    <w:rsid w:val="003608B2"/>
    <w:rsid w:val="00360A7F"/>
    <w:rsid w:val="00360CA6"/>
    <w:rsid w:val="00360D66"/>
    <w:rsid w:val="00360E9E"/>
    <w:rsid w:val="00361097"/>
    <w:rsid w:val="00361183"/>
    <w:rsid w:val="003619CC"/>
    <w:rsid w:val="00362356"/>
    <w:rsid w:val="00362526"/>
    <w:rsid w:val="003626D2"/>
    <w:rsid w:val="003639A2"/>
    <w:rsid w:val="00363A85"/>
    <w:rsid w:val="003646C3"/>
    <w:rsid w:val="00364733"/>
    <w:rsid w:val="00364AFF"/>
    <w:rsid w:val="00364D75"/>
    <w:rsid w:val="00364F13"/>
    <w:rsid w:val="00364F2D"/>
    <w:rsid w:val="00365118"/>
    <w:rsid w:val="003654BD"/>
    <w:rsid w:val="00365677"/>
    <w:rsid w:val="003662DA"/>
    <w:rsid w:val="00366DA1"/>
    <w:rsid w:val="00366FB8"/>
    <w:rsid w:val="0036707C"/>
    <w:rsid w:val="003676BD"/>
    <w:rsid w:val="003678C0"/>
    <w:rsid w:val="00367D9A"/>
    <w:rsid w:val="0037014B"/>
    <w:rsid w:val="003702FA"/>
    <w:rsid w:val="003704B1"/>
    <w:rsid w:val="0037071C"/>
    <w:rsid w:val="0037079A"/>
    <w:rsid w:val="00370FBF"/>
    <w:rsid w:val="00371267"/>
    <w:rsid w:val="00371436"/>
    <w:rsid w:val="00371C28"/>
    <w:rsid w:val="00372679"/>
    <w:rsid w:val="0037292E"/>
    <w:rsid w:val="0037298B"/>
    <w:rsid w:val="00373090"/>
    <w:rsid w:val="00373DE8"/>
    <w:rsid w:val="00373F48"/>
    <w:rsid w:val="003741BE"/>
    <w:rsid w:val="003742CD"/>
    <w:rsid w:val="00374460"/>
    <w:rsid w:val="003751F1"/>
    <w:rsid w:val="00375513"/>
    <w:rsid w:val="00375727"/>
    <w:rsid w:val="0037642D"/>
    <w:rsid w:val="00376743"/>
    <w:rsid w:val="00376B62"/>
    <w:rsid w:val="003773BA"/>
    <w:rsid w:val="00377481"/>
    <w:rsid w:val="0037774C"/>
    <w:rsid w:val="003800FF"/>
    <w:rsid w:val="00380413"/>
    <w:rsid w:val="00380538"/>
    <w:rsid w:val="0038056B"/>
    <w:rsid w:val="003812CD"/>
    <w:rsid w:val="00381319"/>
    <w:rsid w:val="00381349"/>
    <w:rsid w:val="00381474"/>
    <w:rsid w:val="00381490"/>
    <w:rsid w:val="0038166E"/>
    <w:rsid w:val="003819F9"/>
    <w:rsid w:val="00381B75"/>
    <w:rsid w:val="00381D3E"/>
    <w:rsid w:val="00381E8D"/>
    <w:rsid w:val="0038242C"/>
    <w:rsid w:val="003828E3"/>
    <w:rsid w:val="00382BDC"/>
    <w:rsid w:val="00382E65"/>
    <w:rsid w:val="003833A4"/>
    <w:rsid w:val="0038360C"/>
    <w:rsid w:val="00383671"/>
    <w:rsid w:val="00383967"/>
    <w:rsid w:val="003846C9"/>
    <w:rsid w:val="003851D5"/>
    <w:rsid w:val="0038532D"/>
    <w:rsid w:val="00385A40"/>
    <w:rsid w:val="00386083"/>
    <w:rsid w:val="003861B6"/>
    <w:rsid w:val="003865DC"/>
    <w:rsid w:val="00386A66"/>
    <w:rsid w:val="00386A88"/>
    <w:rsid w:val="00386CF7"/>
    <w:rsid w:val="0038714B"/>
    <w:rsid w:val="003877D5"/>
    <w:rsid w:val="0038780D"/>
    <w:rsid w:val="00387B9E"/>
    <w:rsid w:val="00387C52"/>
    <w:rsid w:val="00387F16"/>
    <w:rsid w:val="0039034A"/>
    <w:rsid w:val="0039046B"/>
    <w:rsid w:val="003907D5"/>
    <w:rsid w:val="00390966"/>
    <w:rsid w:val="00391374"/>
    <w:rsid w:val="003913F1"/>
    <w:rsid w:val="00391C8B"/>
    <w:rsid w:val="00391D49"/>
    <w:rsid w:val="00391E46"/>
    <w:rsid w:val="00392617"/>
    <w:rsid w:val="003927C0"/>
    <w:rsid w:val="00392965"/>
    <w:rsid w:val="00392D32"/>
    <w:rsid w:val="00392E52"/>
    <w:rsid w:val="003931DC"/>
    <w:rsid w:val="003932BE"/>
    <w:rsid w:val="003934E8"/>
    <w:rsid w:val="00393624"/>
    <w:rsid w:val="00393AB8"/>
    <w:rsid w:val="0039415E"/>
    <w:rsid w:val="003942F7"/>
    <w:rsid w:val="00394973"/>
    <w:rsid w:val="00394A85"/>
    <w:rsid w:val="00394E10"/>
    <w:rsid w:val="00395194"/>
    <w:rsid w:val="00395575"/>
    <w:rsid w:val="0039592C"/>
    <w:rsid w:val="00395A3D"/>
    <w:rsid w:val="00395B77"/>
    <w:rsid w:val="00395E67"/>
    <w:rsid w:val="003962B8"/>
    <w:rsid w:val="0039690E"/>
    <w:rsid w:val="00396D05"/>
    <w:rsid w:val="00396D74"/>
    <w:rsid w:val="00397580"/>
    <w:rsid w:val="00397627"/>
    <w:rsid w:val="0039788B"/>
    <w:rsid w:val="003979C6"/>
    <w:rsid w:val="00397E25"/>
    <w:rsid w:val="00397EF7"/>
    <w:rsid w:val="003A052C"/>
    <w:rsid w:val="003A059E"/>
    <w:rsid w:val="003A1046"/>
    <w:rsid w:val="003A1578"/>
    <w:rsid w:val="003A17BA"/>
    <w:rsid w:val="003A1B8D"/>
    <w:rsid w:val="003A20F8"/>
    <w:rsid w:val="003A21EB"/>
    <w:rsid w:val="003A2F99"/>
    <w:rsid w:val="003A30B1"/>
    <w:rsid w:val="003A313A"/>
    <w:rsid w:val="003A33FB"/>
    <w:rsid w:val="003A362A"/>
    <w:rsid w:val="003A3954"/>
    <w:rsid w:val="003A3989"/>
    <w:rsid w:val="003A44A4"/>
    <w:rsid w:val="003A46DE"/>
    <w:rsid w:val="003A4869"/>
    <w:rsid w:val="003A4A5A"/>
    <w:rsid w:val="003A4C07"/>
    <w:rsid w:val="003A4EB1"/>
    <w:rsid w:val="003A5370"/>
    <w:rsid w:val="003A542D"/>
    <w:rsid w:val="003A5972"/>
    <w:rsid w:val="003A5F87"/>
    <w:rsid w:val="003A645B"/>
    <w:rsid w:val="003A6669"/>
    <w:rsid w:val="003A6BDA"/>
    <w:rsid w:val="003A71E7"/>
    <w:rsid w:val="003A7641"/>
    <w:rsid w:val="003B053B"/>
    <w:rsid w:val="003B0CE3"/>
    <w:rsid w:val="003B0FBA"/>
    <w:rsid w:val="003B1154"/>
    <w:rsid w:val="003B12CE"/>
    <w:rsid w:val="003B137F"/>
    <w:rsid w:val="003B15F9"/>
    <w:rsid w:val="003B1988"/>
    <w:rsid w:val="003B1994"/>
    <w:rsid w:val="003B1B01"/>
    <w:rsid w:val="003B1F55"/>
    <w:rsid w:val="003B2A1B"/>
    <w:rsid w:val="003B2DB9"/>
    <w:rsid w:val="003B2E40"/>
    <w:rsid w:val="003B31DA"/>
    <w:rsid w:val="003B3285"/>
    <w:rsid w:val="003B33A3"/>
    <w:rsid w:val="003B34F5"/>
    <w:rsid w:val="003B3545"/>
    <w:rsid w:val="003B3A57"/>
    <w:rsid w:val="003B3AF4"/>
    <w:rsid w:val="003B3F43"/>
    <w:rsid w:val="003B448A"/>
    <w:rsid w:val="003B4AC5"/>
    <w:rsid w:val="003B4C1C"/>
    <w:rsid w:val="003B4F98"/>
    <w:rsid w:val="003B518A"/>
    <w:rsid w:val="003B57AA"/>
    <w:rsid w:val="003B57E6"/>
    <w:rsid w:val="003B5826"/>
    <w:rsid w:val="003B5AF6"/>
    <w:rsid w:val="003B6213"/>
    <w:rsid w:val="003B7333"/>
    <w:rsid w:val="003B746A"/>
    <w:rsid w:val="003B7A6C"/>
    <w:rsid w:val="003C02E5"/>
    <w:rsid w:val="003C0419"/>
    <w:rsid w:val="003C0503"/>
    <w:rsid w:val="003C09B5"/>
    <w:rsid w:val="003C0D6B"/>
    <w:rsid w:val="003C0F76"/>
    <w:rsid w:val="003C1667"/>
    <w:rsid w:val="003C1B49"/>
    <w:rsid w:val="003C1C19"/>
    <w:rsid w:val="003C1C22"/>
    <w:rsid w:val="003C2580"/>
    <w:rsid w:val="003C27A5"/>
    <w:rsid w:val="003C28F1"/>
    <w:rsid w:val="003C28F6"/>
    <w:rsid w:val="003C339A"/>
    <w:rsid w:val="003C37CF"/>
    <w:rsid w:val="003C3905"/>
    <w:rsid w:val="003C3D36"/>
    <w:rsid w:val="003C3D7F"/>
    <w:rsid w:val="003C3F76"/>
    <w:rsid w:val="003C40A0"/>
    <w:rsid w:val="003C4E70"/>
    <w:rsid w:val="003C4E8A"/>
    <w:rsid w:val="003C5026"/>
    <w:rsid w:val="003C51BB"/>
    <w:rsid w:val="003C525A"/>
    <w:rsid w:val="003C52CF"/>
    <w:rsid w:val="003C5512"/>
    <w:rsid w:val="003C55EB"/>
    <w:rsid w:val="003C56BB"/>
    <w:rsid w:val="003C5941"/>
    <w:rsid w:val="003C6037"/>
    <w:rsid w:val="003C60A7"/>
    <w:rsid w:val="003C618A"/>
    <w:rsid w:val="003C62D3"/>
    <w:rsid w:val="003C64A7"/>
    <w:rsid w:val="003C6546"/>
    <w:rsid w:val="003C6639"/>
    <w:rsid w:val="003C6999"/>
    <w:rsid w:val="003C6BB2"/>
    <w:rsid w:val="003C7043"/>
    <w:rsid w:val="003C710E"/>
    <w:rsid w:val="003C762B"/>
    <w:rsid w:val="003C7ACF"/>
    <w:rsid w:val="003C7BA7"/>
    <w:rsid w:val="003D08E6"/>
    <w:rsid w:val="003D0A6A"/>
    <w:rsid w:val="003D0E5E"/>
    <w:rsid w:val="003D1519"/>
    <w:rsid w:val="003D1540"/>
    <w:rsid w:val="003D1D48"/>
    <w:rsid w:val="003D1FA4"/>
    <w:rsid w:val="003D2024"/>
    <w:rsid w:val="003D260C"/>
    <w:rsid w:val="003D26CD"/>
    <w:rsid w:val="003D2850"/>
    <w:rsid w:val="003D28E2"/>
    <w:rsid w:val="003D2D79"/>
    <w:rsid w:val="003D2FB3"/>
    <w:rsid w:val="003D319C"/>
    <w:rsid w:val="003D373F"/>
    <w:rsid w:val="003D38D5"/>
    <w:rsid w:val="003D41D1"/>
    <w:rsid w:val="003D44E1"/>
    <w:rsid w:val="003D461D"/>
    <w:rsid w:val="003D4639"/>
    <w:rsid w:val="003D4797"/>
    <w:rsid w:val="003D4869"/>
    <w:rsid w:val="003D4EFC"/>
    <w:rsid w:val="003D59F5"/>
    <w:rsid w:val="003D5A27"/>
    <w:rsid w:val="003D5AB4"/>
    <w:rsid w:val="003D6425"/>
    <w:rsid w:val="003D6782"/>
    <w:rsid w:val="003D6AFE"/>
    <w:rsid w:val="003D6DFA"/>
    <w:rsid w:val="003D70BC"/>
    <w:rsid w:val="003D731D"/>
    <w:rsid w:val="003D75D6"/>
    <w:rsid w:val="003D78F0"/>
    <w:rsid w:val="003D7CFB"/>
    <w:rsid w:val="003E0011"/>
    <w:rsid w:val="003E00C1"/>
    <w:rsid w:val="003E066F"/>
    <w:rsid w:val="003E10C7"/>
    <w:rsid w:val="003E1241"/>
    <w:rsid w:val="003E1308"/>
    <w:rsid w:val="003E1A65"/>
    <w:rsid w:val="003E1E50"/>
    <w:rsid w:val="003E2128"/>
    <w:rsid w:val="003E2273"/>
    <w:rsid w:val="003E25AF"/>
    <w:rsid w:val="003E26E9"/>
    <w:rsid w:val="003E2A8D"/>
    <w:rsid w:val="003E326A"/>
    <w:rsid w:val="003E3BC9"/>
    <w:rsid w:val="003E3C5A"/>
    <w:rsid w:val="003E3C77"/>
    <w:rsid w:val="003E445D"/>
    <w:rsid w:val="003E4531"/>
    <w:rsid w:val="003E4729"/>
    <w:rsid w:val="003E4989"/>
    <w:rsid w:val="003E4AF8"/>
    <w:rsid w:val="003E510E"/>
    <w:rsid w:val="003E52F8"/>
    <w:rsid w:val="003E5567"/>
    <w:rsid w:val="003E55E8"/>
    <w:rsid w:val="003E5EA4"/>
    <w:rsid w:val="003E5EF4"/>
    <w:rsid w:val="003E634A"/>
    <w:rsid w:val="003E659B"/>
    <w:rsid w:val="003E678E"/>
    <w:rsid w:val="003E75DF"/>
    <w:rsid w:val="003E7741"/>
    <w:rsid w:val="003E774B"/>
    <w:rsid w:val="003E7BB6"/>
    <w:rsid w:val="003F008E"/>
    <w:rsid w:val="003F1460"/>
    <w:rsid w:val="003F1727"/>
    <w:rsid w:val="003F17D2"/>
    <w:rsid w:val="003F1EE7"/>
    <w:rsid w:val="003F214A"/>
    <w:rsid w:val="003F250E"/>
    <w:rsid w:val="003F2A4A"/>
    <w:rsid w:val="003F2ACA"/>
    <w:rsid w:val="003F3375"/>
    <w:rsid w:val="003F3899"/>
    <w:rsid w:val="003F3B32"/>
    <w:rsid w:val="003F4821"/>
    <w:rsid w:val="003F48B6"/>
    <w:rsid w:val="003F57EE"/>
    <w:rsid w:val="003F58A0"/>
    <w:rsid w:val="003F58FC"/>
    <w:rsid w:val="003F5B50"/>
    <w:rsid w:val="003F5FBE"/>
    <w:rsid w:val="003F61DF"/>
    <w:rsid w:val="003F6C02"/>
    <w:rsid w:val="003F6F9A"/>
    <w:rsid w:val="003F6FB3"/>
    <w:rsid w:val="003F7221"/>
    <w:rsid w:val="003F7BE2"/>
    <w:rsid w:val="003F7C44"/>
    <w:rsid w:val="003F7C8C"/>
    <w:rsid w:val="003F7EAC"/>
    <w:rsid w:val="003F7F44"/>
    <w:rsid w:val="004003B9"/>
    <w:rsid w:val="0040050C"/>
    <w:rsid w:val="004005D1"/>
    <w:rsid w:val="00400725"/>
    <w:rsid w:val="004010F1"/>
    <w:rsid w:val="00401442"/>
    <w:rsid w:val="00401548"/>
    <w:rsid w:val="00401772"/>
    <w:rsid w:val="00401C6F"/>
    <w:rsid w:val="00402144"/>
    <w:rsid w:val="00402235"/>
    <w:rsid w:val="004027E8"/>
    <w:rsid w:val="0040293B"/>
    <w:rsid w:val="00402EBE"/>
    <w:rsid w:val="00402F3C"/>
    <w:rsid w:val="004033BE"/>
    <w:rsid w:val="0040349B"/>
    <w:rsid w:val="00403A11"/>
    <w:rsid w:val="00403D34"/>
    <w:rsid w:val="00403FF3"/>
    <w:rsid w:val="00404954"/>
    <w:rsid w:val="00404AD3"/>
    <w:rsid w:val="00404BD2"/>
    <w:rsid w:val="00404C6A"/>
    <w:rsid w:val="00404E71"/>
    <w:rsid w:val="00405141"/>
    <w:rsid w:val="004053A2"/>
    <w:rsid w:val="004054B8"/>
    <w:rsid w:val="00405B46"/>
    <w:rsid w:val="00405D64"/>
    <w:rsid w:val="00405F6E"/>
    <w:rsid w:val="004063C2"/>
    <w:rsid w:val="00406486"/>
    <w:rsid w:val="00406682"/>
    <w:rsid w:val="00406F50"/>
    <w:rsid w:val="00406FBD"/>
    <w:rsid w:val="004074E3"/>
    <w:rsid w:val="004100E5"/>
    <w:rsid w:val="0041035C"/>
    <w:rsid w:val="004105FC"/>
    <w:rsid w:val="00410A0D"/>
    <w:rsid w:val="00410D96"/>
    <w:rsid w:val="00410EFD"/>
    <w:rsid w:val="00411090"/>
    <w:rsid w:val="004114CC"/>
    <w:rsid w:val="0041155F"/>
    <w:rsid w:val="0041183F"/>
    <w:rsid w:val="004118BF"/>
    <w:rsid w:val="00411972"/>
    <w:rsid w:val="00412AA2"/>
    <w:rsid w:val="00412D07"/>
    <w:rsid w:val="00412D57"/>
    <w:rsid w:val="004135EE"/>
    <w:rsid w:val="004136A1"/>
    <w:rsid w:val="00413939"/>
    <w:rsid w:val="00413EBB"/>
    <w:rsid w:val="00413FCE"/>
    <w:rsid w:val="00414329"/>
    <w:rsid w:val="00414500"/>
    <w:rsid w:val="00414C32"/>
    <w:rsid w:val="00414D6B"/>
    <w:rsid w:val="00414F68"/>
    <w:rsid w:val="0041502B"/>
    <w:rsid w:val="004159F0"/>
    <w:rsid w:val="00415CAE"/>
    <w:rsid w:val="00415D62"/>
    <w:rsid w:val="0041642A"/>
    <w:rsid w:val="00416A3F"/>
    <w:rsid w:val="00416C26"/>
    <w:rsid w:val="00417FE5"/>
    <w:rsid w:val="00420154"/>
    <w:rsid w:val="00420212"/>
    <w:rsid w:val="00420431"/>
    <w:rsid w:val="00420A56"/>
    <w:rsid w:val="00420D84"/>
    <w:rsid w:val="00420DB6"/>
    <w:rsid w:val="004213A5"/>
    <w:rsid w:val="004225CB"/>
    <w:rsid w:val="00423008"/>
    <w:rsid w:val="0042310E"/>
    <w:rsid w:val="004231F7"/>
    <w:rsid w:val="00423340"/>
    <w:rsid w:val="004237D4"/>
    <w:rsid w:val="00423A64"/>
    <w:rsid w:val="00423EC2"/>
    <w:rsid w:val="00423F0B"/>
    <w:rsid w:val="00423F15"/>
    <w:rsid w:val="00423F9E"/>
    <w:rsid w:val="00424723"/>
    <w:rsid w:val="00424B5D"/>
    <w:rsid w:val="00424CBF"/>
    <w:rsid w:val="00424E21"/>
    <w:rsid w:val="00425054"/>
    <w:rsid w:val="00425078"/>
    <w:rsid w:val="004252A3"/>
    <w:rsid w:val="0042536B"/>
    <w:rsid w:val="00425559"/>
    <w:rsid w:val="0042587B"/>
    <w:rsid w:val="0042611E"/>
    <w:rsid w:val="004261B5"/>
    <w:rsid w:val="004261EA"/>
    <w:rsid w:val="004268AD"/>
    <w:rsid w:val="00426ABC"/>
    <w:rsid w:val="00426DBE"/>
    <w:rsid w:val="00427CA8"/>
    <w:rsid w:val="004308CB"/>
    <w:rsid w:val="00430E9B"/>
    <w:rsid w:val="00430FEE"/>
    <w:rsid w:val="004316E0"/>
    <w:rsid w:val="00431716"/>
    <w:rsid w:val="00431B7F"/>
    <w:rsid w:val="00431CA2"/>
    <w:rsid w:val="00431D09"/>
    <w:rsid w:val="00431E2B"/>
    <w:rsid w:val="00431EE9"/>
    <w:rsid w:val="00431FF9"/>
    <w:rsid w:val="00432370"/>
    <w:rsid w:val="00432A03"/>
    <w:rsid w:val="00432CDD"/>
    <w:rsid w:val="0043334F"/>
    <w:rsid w:val="004338A2"/>
    <w:rsid w:val="0043390C"/>
    <w:rsid w:val="00433CF7"/>
    <w:rsid w:val="0043417E"/>
    <w:rsid w:val="0043465B"/>
    <w:rsid w:val="00434776"/>
    <w:rsid w:val="00434D8F"/>
    <w:rsid w:val="00434E5D"/>
    <w:rsid w:val="00435355"/>
    <w:rsid w:val="0043536C"/>
    <w:rsid w:val="004353F4"/>
    <w:rsid w:val="0043551F"/>
    <w:rsid w:val="004355CE"/>
    <w:rsid w:val="00435DB1"/>
    <w:rsid w:val="004369E2"/>
    <w:rsid w:val="004379B1"/>
    <w:rsid w:val="00437BC6"/>
    <w:rsid w:val="004401DA"/>
    <w:rsid w:val="004403D6"/>
    <w:rsid w:val="00440E04"/>
    <w:rsid w:val="004412A0"/>
    <w:rsid w:val="004412ED"/>
    <w:rsid w:val="00441A31"/>
    <w:rsid w:val="00441D52"/>
    <w:rsid w:val="00441FB6"/>
    <w:rsid w:val="00442720"/>
    <w:rsid w:val="004427F2"/>
    <w:rsid w:val="004429DD"/>
    <w:rsid w:val="00442D7C"/>
    <w:rsid w:val="00442EF8"/>
    <w:rsid w:val="0044356F"/>
    <w:rsid w:val="004438D8"/>
    <w:rsid w:val="00443C3E"/>
    <w:rsid w:val="004440A2"/>
    <w:rsid w:val="004444E2"/>
    <w:rsid w:val="004445C3"/>
    <w:rsid w:val="004445FB"/>
    <w:rsid w:val="00444BB3"/>
    <w:rsid w:val="00444DA9"/>
    <w:rsid w:val="00445174"/>
    <w:rsid w:val="004457D2"/>
    <w:rsid w:val="0044585B"/>
    <w:rsid w:val="00445920"/>
    <w:rsid w:val="00445B14"/>
    <w:rsid w:val="00445F5E"/>
    <w:rsid w:val="004464B5"/>
    <w:rsid w:val="004464FF"/>
    <w:rsid w:val="00446618"/>
    <w:rsid w:val="00446899"/>
    <w:rsid w:val="004471C7"/>
    <w:rsid w:val="004473B8"/>
    <w:rsid w:val="00447631"/>
    <w:rsid w:val="00447683"/>
    <w:rsid w:val="0044776D"/>
    <w:rsid w:val="0045061C"/>
    <w:rsid w:val="0045073B"/>
    <w:rsid w:val="00450CDC"/>
    <w:rsid w:val="004518A6"/>
    <w:rsid w:val="00451CA3"/>
    <w:rsid w:val="00451EC7"/>
    <w:rsid w:val="0045289A"/>
    <w:rsid w:val="004528CE"/>
    <w:rsid w:val="00453648"/>
    <w:rsid w:val="004536C2"/>
    <w:rsid w:val="0045382F"/>
    <w:rsid w:val="00453B2F"/>
    <w:rsid w:val="00453D92"/>
    <w:rsid w:val="004540A2"/>
    <w:rsid w:val="0045445F"/>
    <w:rsid w:val="00454557"/>
    <w:rsid w:val="004545D2"/>
    <w:rsid w:val="00454FC4"/>
    <w:rsid w:val="0045535C"/>
    <w:rsid w:val="00455369"/>
    <w:rsid w:val="00455907"/>
    <w:rsid w:val="004559EC"/>
    <w:rsid w:val="00455AC0"/>
    <w:rsid w:val="00455AD3"/>
    <w:rsid w:val="00455C5D"/>
    <w:rsid w:val="00455D47"/>
    <w:rsid w:val="0045648F"/>
    <w:rsid w:val="004566A5"/>
    <w:rsid w:val="00456A80"/>
    <w:rsid w:val="00457D64"/>
    <w:rsid w:val="00457E30"/>
    <w:rsid w:val="00457F90"/>
    <w:rsid w:val="0046007D"/>
    <w:rsid w:val="00460209"/>
    <w:rsid w:val="00460314"/>
    <w:rsid w:val="0046110D"/>
    <w:rsid w:val="004611C9"/>
    <w:rsid w:val="0046158A"/>
    <w:rsid w:val="004618C6"/>
    <w:rsid w:val="00461A9F"/>
    <w:rsid w:val="00461D30"/>
    <w:rsid w:val="004621F3"/>
    <w:rsid w:val="004629A1"/>
    <w:rsid w:val="00462ACB"/>
    <w:rsid w:val="00462B08"/>
    <w:rsid w:val="0046331A"/>
    <w:rsid w:val="00463637"/>
    <w:rsid w:val="004639CC"/>
    <w:rsid w:val="00463B3B"/>
    <w:rsid w:val="00463CB2"/>
    <w:rsid w:val="004644DF"/>
    <w:rsid w:val="00464741"/>
    <w:rsid w:val="00464759"/>
    <w:rsid w:val="00464881"/>
    <w:rsid w:val="004649CC"/>
    <w:rsid w:val="00464DA4"/>
    <w:rsid w:val="00465641"/>
    <w:rsid w:val="00465BB7"/>
    <w:rsid w:val="00465C10"/>
    <w:rsid w:val="00466240"/>
    <w:rsid w:val="00466701"/>
    <w:rsid w:val="0046690F"/>
    <w:rsid w:val="00467076"/>
    <w:rsid w:val="004670C8"/>
    <w:rsid w:val="004672C9"/>
    <w:rsid w:val="004673F4"/>
    <w:rsid w:val="004677D2"/>
    <w:rsid w:val="00467BBE"/>
    <w:rsid w:val="00470241"/>
    <w:rsid w:val="004705D8"/>
    <w:rsid w:val="00470E20"/>
    <w:rsid w:val="00470FF7"/>
    <w:rsid w:val="004711B7"/>
    <w:rsid w:val="0047171B"/>
    <w:rsid w:val="0047196B"/>
    <w:rsid w:val="00471AEB"/>
    <w:rsid w:val="00471C9F"/>
    <w:rsid w:val="00471EC0"/>
    <w:rsid w:val="00472246"/>
    <w:rsid w:val="00472461"/>
    <w:rsid w:val="004724E9"/>
    <w:rsid w:val="00472684"/>
    <w:rsid w:val="004726B8"/>
    <w:rsid w:val="00472CE4"/>
    <w:rsid w:val="00472D16"/>
    <w:rsid w:val="00472D1A"/>
    <w:rsid w:val="00473101"/>
    <w:rsid w:val="00473836"/>
    <w:rsid w:val="00473C56"/>
    <w:rsid w:val="00473C7C"/>
    <w:rsid w:val="00473D02"/>
    <w:rsid w:val="004744DB"/>
    <w:rsid w:val="0047473F"/>
    <w:rsid w:val="00474845"/>
    <w:rsid w:val="00474E40"/>
    <w:rsid w:val="004752F9"/>
    <w:rsid w:val="004760C7"/>
    <w:rsid w:val="0047635C"/>
    <w:rsid w:val="004765C6"/>
    <w:rsid w:val="00476B7F"/>
    <w:rsid w:val="00476BD2"/>
    <w:rsid w:val="00476D02"/>
    <w:rsid w:val="00476F81"/>
    <w:rsid w:val="0047719B"/>
    <w:rsid w:val="0047749B"/>
    <w:rsid w:val="00477634"/>
    <w:rsid w:val="00477B52"/>
    <w:rsid w:val="00477C57"/>
    <w:rsid w:val="00480570"/>
    <w:rsid w:val="00480F8B"/>
    <w:rsid w:val="00480FA4"/>
    <w:rsid w:val="00481053"/>
    <w:rsid w:val="004812BC"/>
    <w:rsid w:val="0048140C"/>
    <w:rsid w:val="004819A6"/>
    <w:rsid w:val="00481CD1"/>
    <w:rsid w:val="0048223D"/>
    <w:rsid w:val="004824F2"/>
    <w:rsid w:val="0048260D"/>
    <w:rsid w:val="0048273A"/>
    <w:rsid w:val="00482D3F"/>
    <w:rsid w:val="00482E74"/>
    <w:rsid w:val="0048334C"/>
    <w:rsid w:val="004836A9"/>
    <w:rsid w:val="00483AF2"/>
    <w:rsid w:val="00483B32"/>
    <w:rsid w:val="00483EFA"/>
    <w:rsid w:val="00483F41"/>
    <w:rsid w:val="004840EB"/>
    <w:rsid w:val="004843ED"/>
    <w:rsid w:val="004844B4"/>
    <w:rsid w:val="004844BF"/>
    <w:rsid w:val="004845E1"/>
    <w:rsid w:val="0048481B"/>
    <w:rsid w:val="004848A3"/>
    <w:rsid w:val="00484EC4"/>
    <w:rsid w:val="004851FF"/>
    <w:rsid w:val="0048565E"/>
    <w:rsid w:val="00485B4F"/>
    <w:rsid w:val="00485DBC"/>
    <w:rsid w:val="00486DD0"/>
    <w:rsid w:val="004872FD"/>
    <w:rsid w:val="004878EA"/>
    <w:rsid w:val="00487A62"/>
    <w:rsid w:val="00487F9B"/>
    <w:rsid w:val="00490E8C"/>
    <w:rsid w:val="00490EEA"/>
    <w:rsid w:val="0049112B"/>
    <w:rsid w:val="00491156"/>
    <w:rsid w:val="004916E5"/>
    <w:rsid w:val="004917DC"/>
    <w:rsid w:val="00491866"/>
    <w:rsid w:val="00491888"/>
    <w:rsid w:val="00491D37"/>
    <w:rsid w:val="00491F72"/>
    <w:rsid w:val="00491FBC"/>
    <w:rsid w:val="00492180"/>
    <w:rsid w:val="00492270"/>
    <w:rsid w:val="004923F6"/>
    <w:rsid w:val="00492588"/>
    <w:rsid w:val="0049265B"/>
    <w:rsid w:val="004926FB"/>
    <w:rsid w:val="00492984"/>
    <w:rsid w:val="00492A3F"/>
    <w:rsid w:val="00492AC5"/>
    <w:rsid w:val="004930A2"/>
    <w:rsid w:val="00493E49"/>
    <w:rsid w:val="00493F07"/>
    <w:rsid w:val="00494101"/>
    <w:rsid w:val="0049410C"/>
    <w:rsid w:val="004941CA"/>
    <w:rsid w:val="004947CC"/>
    <w:rsid w:val="004948BE"/>
    <w:rsid w:val="004949FF"/>
    <w:rsid w:val="00494A96"/>
    <w:rsid w:val="004951F1"/>
    <w:rsid w:val="00495220"/>
    <w:rsid w:val="004954BE"/>
    <w:rsid w:val="00495C26"/>
    <w:rsid w:val="004964A6"/>
    <w:rsid w:val="004967A5"/>
    <w:rsid w:val="00496E63"/>
    <w:rsid w:val="0049705C"/>
    <w:rsid w:val="00497217"/>
    <w:rsid w:val="0049731F"/>
    <w:rsid w:val="00497E6C"/>
    <w:rsid w:val="00497EDA"/>
    <w:rsid w:val="004A0797"/>
    <w:rsid w:val="004A11AD"/>
    <w:rsid w:val="004A162A"/>
    <w:rsid w:val="004A1652"/>
    <w:rsid w:val="004A1AE5"/>
    <w:rsid w:val="004A1E1E"/>
    <w:rsid w:val="004A1EFE"/>
    <w:rsid w:val="004A1FD2"/>
    <w:rsid w:val="004A1FFE"/>
    <w:rsid w:val="004A2830"/>
    <w:rsid w:val="004A2C33"/>
    <w:rsid w:val="004A2EC2"/>
    <w:rsid w:val="004A315D"/>
    <w:rsid w:val="004A3869"/>
    <w:rsid w:val="004A4129"/>
    <w:rsid w:val="004A4157"/>
    <w:rsid w:val="004A44C1"/>
    <w:rsid w:val="004A5065"/>
    <w:rsid w:val="004A5BA5"/>
    <w:rsid w:val="004A5D1E"/>
    <w:rsid w:val="004A60B7"/>
    <w:rsid w:val="004A61BE"/>
    <w:rsid w:val="004A61D8"/>
    <w:rsid w:val="004A67F4"/>
    <w:rsid w:val="004A6AF8"/>
    <w:rsid w:val="004A6B1D"/>
    <w:rsid w:val="004A6C98"/>
    <w:rsid w:val="004A6D38"/>
    <w:rsid w:val="004A73A7"/>
    <w:rsid w:val="004A7DA2"/>
    <w:rsid w:val="004B0752"/>
    <w:rsid w:val="004B0A45"/>
    <w:rsid w:val="004B0C9F"/>
    <w:rsid w:val="004B0E3D"/>
    <w:rsid w:val="004B1862"/>
    <w:rsid w:val="004B1F12"/>
    <w:rsid w:val="004B1FA5"/>
    <w:rsid w:val="004B2467"/>
    <w:rsid w:val="004B249E"/>
    <w:rsid w:val="004B25DD"/>
    <w:rsid w:val="004B26C7"/>
    <w:rsid w:val="004B29E4"/>
    <w:rsid w:val="004B2FC6"/>
    <w:rsid w:val="004B3224"/>
    <w:rsid w:val="004B381D"/>
    <w:rsid w:val="004B3AFB"/>
    <w:rsid w:val="004B400D"/>
    <w:rsid w:val="004B418F"/>
    <w:rsid w:val="004B44D3"/>
    <w:rsid w:val="004B47C6"/>
    <w:rsid w:val="004B49D1"/>
    <w:rsid w:val="004B4D33"/>
    <w:rsid w:val="004B4E41"/>
    <w:rsid w:val="004B55BE"/>
    <w:rsid w:val="004B5A1C"/>
    <w:rsid w:val="004B5B0D"/>
    <w:rsid w:val="004B5C3A"/>
    <w:rsid w:val="004B5F17"/>
    <w:rsid w:val="004B601C"/>
    <w:rsid w:val="004B63EB"/>
    <w:rsid w:val="004B67F6"/>
    <w:rsid w:val="004B6973"/>
    <w:rsid w:val="004B6FD3"/>
    <w:rsid w:val="004B70D3"/>
    <w:rsid w:val="004B72ED"/>
    <w:rsid w:val="004B75ED"/>
    <w:rsid w:val="004B7897"/>
    <w:rsid w:val="004B78BD"/>
    <w:rsid w:val="004B7A05"/>
    <w:rsid w:val="004B7FC6"/>
    <w:rsid w:val="004C0529"/>
    <w:rsid w:val="004C0675"/>
    <w:rsid w:val="004C08CB"/>
    <w:rsid w:val="004C09A7"/>
    <w:rsid w:val="004C0D44"/>
    <w:rsid w:val="004C1058"/>
    <w:rsid w:val="004C15EC"/>
    <w:rsid w:val="004C17CF"/>
    <w:rsid w:val="004C18C8"/>
    <w:rsid w:val="004C1A92"/>
    <w:rsid w:val="004C1F75"/>
    <w:rsid w:val="004C21EA"/>
    <w:rsid w:val="004C2354"/>
    <w:rsid w:val="004C237B"/>
    <w:rsid w:val="004C23B9"/>
    <w:rsid w:val="004C242B"/>
    <w:rsid w:val="004C27A4"/>
    <w:rsid w:val="004C2B89"/>
    <w:rsid w:val="004C2D08"/>
    <w:rsid w:val="004C354C"/>
    <w:rsid w:val="004C3C42"/>
    <w:rsid w:val="004C3CB0"/>
    <w:rsid w:val="004C3D4D"/>
    <w:rsid w:val="004C41A9"/>
    <w:rsid w:val="004C427F"/>
    <w:rsid w:val="004C462A"/>
    <w:rsid w:val="004C4937"/>
    <w:rsid w:val="004C49C8"/>
    <w:rsid w:val="004C4B7D"/>
    <w:rsid w:val="004C4CB2"/>
    <w:rsid w:val="004C4FB8"/>
    <w:rsid w:val="004C591C"/>
    <w:rsid w:val="004C5D4C"/>
    <w:rsid w:val="004C6208"/>
    <w:rsid w:val="004C64D4"/>
    <w:rsid w:val="004C6A33"/>
    <w:rsid w:val="004C6AD0"/>
    <w:rsid w:val="004C7436"/>
    <w:rsid w:val="004C7FE5"/>
    <w:rsid w:val="004D01AE"/>
    <w:rsid w:val="004D0AD7"/>
    <w:rsid w:val="004D0CBE"/>
    <w:rsid w:val="004D0D0F"/>
    <w:rsid w:val="004D107C"/>
    <w:rsid w:val="004D18D4"/>
    <w:rsid w:val="004D18F6"/>
    <w:rsid w:val="004D24E4"/>
    <w:rsid w:val="004D2A08"/>
    <w:rsid w:val="004D2BD6"/>
    <w:rsid w:val="004D2C21"/>
    <w:rsid w:val="004D2D99"/>
    <w:rsid w:val="004D3144"/>
    <w:rsid w:val="004D37CE"/>
    <w:rsid w:val="004D4114"/>
    <w:rsid w:val="004D42DC"/>
    <w:rsid w:val="004D4463"/>
    <w:rsid w:val="004D485D"/>
    <w:rsid w:val="004D52C8"/>
    <w:rsid w:val="004D5E10"/>
    <w:rsid w:val="004D5F6F"/>
    <w:rsid w:val="004D67E0"/>
    <w:rsid w:val="004D6D07"/>
    <w:rsid w:val="004D6E59"/>
    <w:rsid w:val="004D77E6"/>
    <w:rsid w:val="004D7DC5"/>
    <w:rsid w:val="004E0240"/>
    <w:rsid w:val="004E073B"/>
    <w:rsid w:val="004E1397"/>
    <w:rsid w:val="004E1479"/>
    <w:rsid w:val="004E16CE"/>
    <w:rsid w:val="004E1B1A"/>
    <w:rsid w:val="004E1DA7"/>
    <w:rsid w:val="004E2E98"/>
    <w:rsid w:val="004E2FB9"/>
    <w:rsid w:val="004E2FBF"/>
    <w:rsid w:val="004E345D"/>
    <w:rsid w:val="004E35C5"/>
    <w:rsid w:val="004E3B19"/>
    <w:rsid w:val="004E3D79"/>
    <w:rsid w:val="004E3F3C"/>
    <w:rsid w:val="004E437C"/>
    <w:rsid w:val="004E4886"/>
    <w:rsid w:val="004E4F4C"/>
    <w:rsid w:val="004E4FA6"/>
    <w:rsid w:val="004E4FEB"/>
    <w:rsid w:val="004E532F"/>
    <w:rsid w:val="004E533C"/>
    <w:rsid w:val="004E57AC"/>
    <w:rsid w:val="004E5AD4"/>
    <w:rsid w:val="004E5B56"/>
    <w:rsid w:val="004E652B"/>
    <w:rsid w:val="004E6586"/>
    <w:rsid w:val="004E68C0"/>
    <w:rsid w:val="004E73D8"/>
    <w:rsid w:val="004E7DA4"/>
    <w:rsid w:val="004E7ED1"/>
    <w:rsid w:val="004F011E"/>
    <w:rsid w:val="004F017F"/>
    <w:rsid w:val="004F0432"/>
    <w:rsid w:val="004F0791"/>
    <w:rsid w:val="004F0B10"/>
    <w:rsid w:val="004F0C44"/>
    <w:rsid w:val="004F0F0C"/>
    <w:rsid w:val="004F1044"/>
    <w:rsid w:val="004F10AA"/>
    <w:rsid w:val="004F116D"/>
    <w:rsid w:val="004F12CC"/>
    <w:rsid w:val="004F1BC8"/>
    <w:rsid w:val="004F1D74"/>
    <w:rsid w:val="004F1FA6"/>
    <w:rsid w:val="004F2697"/>
    <w:rsid w:val="004F287F"/>
    <w:rsid w:val="004F2885"/>
    <w:rsid w:val="004F2A74"/>
    <w:rsid w:val="004F2BA2"/>
    <w:rsid w:val="004F2E91"/>
    <w:rsid w:val="004F2F33"/>
    <w:rsid w:val="004F3104"/>
    <w:rsid w:val="004F313A"/>
    <w:rsid w:val="004F3145"/>
    <w:rsid w:val="004F3246"/>
    <w:rsid w:val="004F346F"/>
    <w:rsid w:val="004F36E3"/>
    <w:rsid w:val="004F3C8B"/>
    <w:rsid w:val="004F3E37"/>
    <w:rsid w:val="004F3EDA"/>
    <w:rsid w:val="004F3F3A"/>
    <w:rsid w:val="004F3F4F"/>
    <w:rsid w:val="004F53E0"/>
    <w:rsid w:val="004F576F"/>
    <w:rsid w:val="004F5B26"/>
    <w:rsid w:val="004F5C00"/>
    <w:rsid w:val="004F66B0"/>
    <w:rsid w:val="004F6862"/>
    <w:rsid w:val="004F696F"/>
    <w:rsid w:val="004F6C1D"/>
    <w:rsid w:val="004F6D48"/>
    <w:rsid w:val="004F7333"/>
    <w:rsid w:val="004F75C1"/>
    <w:rsid w:val="004F7EFA"/>
    <w:rsid w:val="005005A0"/>
    <w:rsid w:val="0050075D"/>
    <w:rsid w:val="00500B7A"/>
    <w:rsid w:val="00500DD0"/>
    <w:rsid w:val="00500E00"/>
    <w:rsid w:val="00501093"/>
    <w:rsid w:val="0050152E"/>
    <w:rsid w:val="00501834"/>
    <w:rsid w:val="00501986"/>
    <w:rsid w:val="00501F6D"/>
    <w:rsid w:val="00501FF4"/>
    <w:rsid w:val="005020E7"/>
    <w:rsid w:val="00502B11"/>
    <w:rsid w:val="00502CD7"/>
    <w:rsid w:val="005035B9"/>
    <w:rsid w:val="00503928"/>
    <w:rsid w:val="00503A35"/>
    <w:rsid w:val="00503B98"/>
    <w:rsid w:val="00503E4B"/>
    <w:rsid w:val="00504695"/>
    <w:rsid w:val="0050497E"/>
    <w:rsid w:val="00504B4C"/>
    <w:rsid w:val="005052DD"/>
    <w:rsid w:val="00505750"/>
    <w:rsid w:val="00505918"/>
    <w:rsid w:val="00505E15"/>
    <w:rsid w:val="0050608E"/>
    <w:rsid w:val="0050612E"/>
    <w:rsid w:val="005066E0"/>
    <w:rsid w:val="005069B1"/>
    <w:rsid w:val="005075F6"/>
    <w:rsid w:val="00507EDA"/>
    <w:rsid w:val="00510408"/>
    <w:rsid w:val="00510B3C"/>
    <w:rsid w:val="0051213B"/>
    <w:rsid w:val="005124DF"/>
    <w:rsid w:val="005126E8"/>
    <w:rsid w:val="00512BAC"/>
    <w:rsid w:val="00512D4D"/>
    <w:rsid w:val="00513135"/>
    <w:rsid w:val="00513226"/>
    <w:rsid w:val="005132FD"/>
    <w:rsid w:val="00513348"/>
    <w:rsid w:val="005134BC"/>
    <w:rsid w:val="005134C0"/>
    <w:rsid w:val="0051356C"/>
    <w:rsid w:val="00513AF6"/>
    <w:rsid w:val="00513D4F"/>
    <w:rsid w:val="0051444C"/>
    <w:rsid w:val="00514711"/>
    <w:rsid w:val="00514D10"/>
    <w:rsid w:val="00514F48"/>
    <w:rsid w:val="005150BB"/>
    <w:rsid w:val="00515BBA"/>
    <w:rsid w:val="00515C21"/>
    <w:rsid w:val="00515CF4"/>
    <w:rsid w:val="00515D57"/>
    <w:rsid w:val="00515E23"/>
    <w:rsid w:val="00516B8B"/>
    <w:rsid w:val="00516C13"/>
    <w:rsid w:val="00516FA1"/>
    <w:rsid w:val="0051744A"/>
    <w:rsid w:val="005175DE"/>
    <w:rsid w:val="005175EF"/>
    <w:rsid w:val="0051768D"/>
    <w:rsid w:val="00517695"/>
    <w:rsid w:val="00517783"/>
    <w:rsid w:val="00517E12"/>
    <w:rsid w:val="00517EE1"/>
    <w:rsid w:val="00520539"/>
    <w:rsid w:val="00520674"/>
    <w:rsid w:val="00520826"/>
    <w:rsid w:val="00520DDD"/>
    <w:rsid w:val="00522029"/>
    <w:rsid w:val="005221BC"/>
    <w:rsid w:val="005226CF"/>
    <w:rsid w:val="005227EE"/>
    <w:rsid w:val="00522909"/>
    <w:rsid w:val="00522DC0"/>
    <w:rsid w:val="00522F54"/>
    <w:rsid w:val="0052301B"/>
    <w:rsid w:val="005230DE"/>
    <w:rsid w:val="0052314D"/>
    <w:rsid w:val="00523BAE"/>
    <w:rsid w:val="00523D0E"/>
    <w:rsid w:val="00523E2A"/>
    <w:rsid w:val="00524283"/>
    <w:rsid w:val="005245B3"/>
    <w:rsid w:val="005245BB"/>
    <w:rsid w:val="005246C5"/>
    <w:rsid w:val="00524D05"/>
    <w:rsid w:val="0052508A"/>
    <w:rsid w:val="00525184"/>
    <w:rsid w:val="005257A0"/>
    <w:rsid w:val="00526539"/>
    <w:rsid w:val="00526789"/>
    <w:rsid w:val="00526BAC"/>
    <w:rsid w:val="00526CFE"/>
    <w:rsid w:val="00526FBB"/>
    <w:rsid w:val="005271ED"/>
    <w:rsid w:val="00527A56"/>
    <w:rsid w:val="00527D0A"/>
    <w:rsid w:val="005306A6"/>
    <w:rsid w:val="005309E1"/>
    <w:rsid w:val="00530E83"/>
    <w:rsid w:val="00530F4B"/>
    <w:rsid w:val="00531068"/>
    <w:rsid w:val="005311D0"/>
    <w:rsid w:val="00531A10"/>
    <w:rsid w:val="00531A23"/>
    <w:rsid w:val="00531BFA"/>
    <w:rsid w:val="0053230E"/>
    <w:rsid w:val="005326B4"/>
    <w:rsid w:val="005327B3"/>
    <w:rsid w:val="005327CE"/>
    <w:rsid w:val="0053330A"/>
    <w:rsid w:val="005338DE"/>
    <w:rsid w:val="005338E8"/>
    <w:rsid w:val="00533BAF"/>
    <w:rsid w:val="00534307"/>
    <w:rsid w:val="00534499"/>
    <w:rsid w:val="00534645"/>
    <w:rsid w:val="00534DC4"/>
    <w:rsid w:val="00535443"/>
    <w:rsid w:val="005355C7"/>
    <w:rsid w:val="0053574F"/>
    <w:rsid w:val="005358AC"/>
    <w:rsid w:val="00535A2F"/>
    <w:rsid w:val="00535B2A"/>
    <w:rsid w:val="00535B5C"/>
    <w:rsid w:val="00535BE4"/>
    <w:rsid w:val="00535E39"/>
    <w:rsid w:val="00536069"/>
    <w:rsid w:val="00537521"/>
    <w:rsid w:val="005379FA"/>
    <w:rsid w:val="00537C14"/>
    <w:rsid w:val="00540334"/>
    <w:rsid w:val="005405DF"/>
    <w:rsid w:val="005407CE"/>
    <w:rsid w:val="00540D53"/>
    <w:rsid w:val="00540EE9"/>
    <w:rsid w:val="00541C1F"/>
    <w:rsid w:val="00541FA8"/>
    <w:rsid w:val="00541FD2"/>
    <w:rsid w:val="00542531"/>
    <w:rsid w:val="00542942"/>
    <w:rsid w:val="00542D53"/>
    <w:rsid w:val="00543068"/>
    <w:rsid w:val="00543B7B"/>
    <w:rsid w:val="0054401C"/>
    <w:rsid w:val="00544813"/>
    <w:rsid w:val="00544BD3"/>
    <w:rsid w:val="00544CAA"/>
    <w:rsid w:val="005452B1"/>
    <w:rsid w:val="00545FD7"/>
    <w:rsid w:val="005462DE"/>
    <w:rsid w:val="00546997"/>
    <w:rsid w:val="00546A87"/>
    <w:rsid w:val="00546AA7"/>
    <w:rsid w:val="00546C7F"/>
    <w:rsid w:val="00546ED4"/>
    <w:rsid w:val="00547306"/>
    <w:rsid w:val="0054779C"/>
    <w:rsid w:val="00547B93"/>
    <w:rsid w:val="00547EBE"/>
    <w:rsid w:val="0055025C"/>
    <w:rsid w:val="005509B1"/>
    <w:rsid w:val="00550A4B"/>
    <w:rsid w:val="00550AA9"/>
    <w:rsid w:val="00550D92"/>
    <w:rsid w:val="00550F29"/>
    <w:rsid w:val="00551378"/>
    <w:rsid w:val="00551549"/>
    <w:rsid w:val="005517BB"/>
    <w:rsid w:val="00551840"/>
    <w:rsid w:val="005518C6"/>
    <w:rsid w:val="0055197B"/>
    <w:rsid w:val="00551D02"/>
    <w:rsid w:val="00551DD6"/>
    <w:rsid w:val="00553418"/>
    <w:rsid w:val="00553A0A"/>
    <w:rsid w:val="00553B2E"/>
    <w:rsid w:val="00553E12"/>
    <w:rsid w:val="005540F1"/>
    <w:rsid w:val="0055501C"/>
    <w:rsid w:val="00555062"/>
    <w:rsid w:val="00555625"/>
    <w:rsid w:val="00555A8A"/>
    <w:rsid w:val="0055600F"/>
    <w:rsid w:val="005562B8"/>
    <w:rsid w:val="0055677F"/>
    <w:rsid w:val="00556975"/>
    <w:rsid w:val="005569CB"/>
    <w:rsid w:val="00556A45"/>
    <w:rsid w:val="00556D72"/>
    <w:rsid w:val="00557419"/>
    <w:rsid w:val="00560273"/>
    <w:rsid w:val="00560783"/>
    <w:rsid w:val="00561481"/>
    <w:rsid w:val="00561605"/>
    <w:rsid w:val="00561C86"/>
    <w:rsid w:val="005622BA"/>
    <w:rsid w:val="00562502"/>
    <w:rsid w:val="005629C2"/>
    <w:rsid w:val="00562A76"/>
    <w:rsid w:val="00562D4B"/>
    <w:rsid w:val="00562EFB"/>
    <w:rsid w:val="00563025"/>
    <w:rsid w:val="0056320C"/>
    <w:rsid w:val="00563342"/>
    <w:rsid w:val="005650A7"/>
    <w:rsid w:val="005654FE"/>
    <w:rsid w:val="0056569E"/>
    <w:rsid w:val="005656EB"/>
    <w:rsid w:val="00565A4E"/>
    <w:rsid w:val="00565ACF"/>
    <w:rsid w:val="00565F5D"/>
    <w:rsid w:val="005663BB"/>
    <w:rsid w:val="00566B23"/>
    <w:rsid w:val="00566BCF"/>
    <w:rsid w:val="005670EB"/>
    <w:rsid w:val="005673E6"/>
    <w:rsid w:val="005673F9"/>
    <w:rsid w:val="0056788E"/>
    <w:rsid w:val="005679A6"/>
    <w:rsid w:val="00567A35"/>
    <w:rsid w:val="00567A47"/>
    <w:rsid w:val="0057066F"/>
    <w:rsid w:val="005706EF"/>
    <w:rsid w:val="00570A6E"/>
    <w:rsid w:val="00570AAE"/>
    <w:rsid w:val="00570BA8"/>
    <w:rsid w:val="00570C96"/>
    <w:rsid w:val="00570D8E"/>
    <w:rsid w:val="00570EEC"/>
    <w:rsid w:val="00571004"/>
    <w:rsid w:val="00571321"/>
    <w:rsid w:val="00571BCE"/>
    <w:rsid w:val="00571D83"/>
    <w:rsid w:val="00571DE9"/>
    <w:rsid w:val="00571EA5"/>
    <w:rsid w:val="0057216C"/>
    <w:rsid w:val="00572375"/>
    <w:rsid w:val="00572884"/>
    <w:rsid w:val="005729AA"/>
    <w:rsid w:val="00572C12"/>
    <w:rsid w:val="0057392B"/>
    <w:rsid w:val="00573B1C"/>
    <w:rsid w:val="00573BFE"/>
    <w:rsid w:val="00573E98"/>
    <w:rsid w:val="0057494E"/>
    <w:rsid w:val="00574A5F"/>
    <w:rsid w:val="00574D2A"/>
    <w:rsid w:val="0057518D"/>
    <w:rsid w:val="00576258"/>
    <w:rsid w:val="005762E8"/>
    <w:rsid w:val="00576889"/>
    <w:rsid w:val="00576D65"/>
    <w:rsid w:val="00576FBF"/>
    <w:rsid w:val="00577414"/>
    <w:rsid w:val="00577458"/>
    <w:rsid w:val="00577B9F"/>
    <w:rsid w:val="00577DAE"/>
    <w:rsid w:val="00577E73"/>
    <w:rsid w:val="005804CB"/>
    <w:rsid w:val="00580B88"/>
    <w:rsid w:val="005812CB"/>
    <w:rsid w:val="0058186D"/>
    <w:rsid w:val="00581B1B"/>
    <w:rsid w:val="00581BF8"/>
    <w:rsid w:val="0058230B"/>
    <w:rsid w:val="00582434"/>
    <w:rsid w:val="00582D9A"/>
    <w:rsid w:val="0058384D"/>
    <w:rsid w:val="0058434B"/>
    <w:rsid w:val="00584680"/>
    <w:rsid w:val="0058486B"/>
    <w:rsid w:val="0058496F"/>
    <w:rsid w:val="00584C72"/>
    <w:rsid w:val="00584C92"/>
    <w:rsid w:val="00584CC1"/>
    <w:rsid w:val="00584DE5"/>
    <w:rsid w:val="00584E34"/>
    <w:rsid w:val="00584F25"/>
    <w:rsid w:val="00584F84"/>
    <w:rsid w:val="0058582B"/>
    <w:rsid w:val="00585C14"/>
    <w:rsid w:val="00586850"/>
    <w:rsid w:val="0058692A"/>
    <w:rsid w:val="00586CCE"/>
    <w:rsid w:val="005875AD"/>
    <w:rsid w:val="00587985"/>
    <w:rsid w:val="005879B6"/>
    <w:rsid w:val="00587A8A"/>
    <w:rsid w:val="00587AEC"/>
    <w:rsid w:val="00587E77"/>
    <w:rsid w:val="00590509"/>
    <w:rsid w:val="0059065A"/>
    <w:rsid w:val="005906B0"/>
    <w:rsid w:val="00590FB4"/>
    <w:rsid w:val="00591219"/>
    <w:rsid w:val="00591BE4"/>
    <w:rsid w:val="00591E20"/>
    <w:rsid w:val="00592084"/>
    <w:rsid w:val="005920AA"/>
    <w:rsid w:val="00592578"/>
    <w:rsid w:val="00592683"/>
    <w:rsid w:val="005928BB"/>
    <w:rsid w:val="00592C19"/>
    <w:rsid w:val="00593553"/>
    <w:rsid w:val="00593697"/>
    <w:rsid w:val="005937B9"/>
    <w:rsid w:val="0059399C"/>
    <w:rsid w:val="00593A69"/>
    <w:rsid w:val="00593C2F"/>
    <w:rsid w:val="00593F6B"/>
    <w:rsid w:val="00593FB3"/>
    <w:rsid w:val="0059410E"/>
    <w:rsid w:val="0059411F"/>
    <w:rsid w:val="005941B5"/>
    <w:rsid w:val="00594CFC"/>
    <w:rsid w:val="005951D2"/>
    <w:rsid w:val="0059598E"/>
    <w:rsid w:val="00595B0A"/>
    <w:rsid w:val="00595B42"/>
    <w:rsid w:val="00595E53"/>
    <w:rsid w:val="0059670E"/>
    <w:rsid w:val="00596728"/>
    <w:rsid w:val="00596B79"/>
    <w:rsid w:val="00596CAA"/>
    <w:rsid w:val="005971A6"/>
    <w:rsid w:val="005972B6"/>
    <w:rsid w:val="005978EA"/>
    <w:rsid w:val="005A018C"/>
    <w:rsid w:val="005A06B6"/>
    <w:rsid w:val="005A0796"/>
    <w:rsid w:val="005A0B90"/>
    <w:rsid w:val="005A0F12"/>
    <w:rsid w:val="005A12DB"/>
    <w:rsid w:val="005A1871"/>
    <w:rsid w:val="005A1C46"/>
    <w:rsid w:val="005A2099"/>
    <w:rsid w:val="005A24AD"/>
    <w:rsid w:val="005A291A"/>
    <w:rsid w:val="005A2951"/>
    <w:rsid w:val="005A347F"/>
    <w:rsid w:val="005A3994"/>
    <w:rsid w:val="005A3B6F"/>
    <w:rsid w:val="005A3E34"/>
    <w:rsid w:val="005A3FD2"/>
    <w:rsid w:val="005A3FE3"/>
    <w:rsid w:val="005A449A"/>
    <w:rsid w:val="005A468E"/>
    <w:rsid w:val="005A4859"/>
    <w:rsid w:val="005A48BD"/>
    <w:rsid w:val="005A4CE6"/>
    <w:rsid w:val="005A4DFF"/>
    <w:rsid w:val="005A5044"/>
    <w:rsid w:val="005A50BD"/>
    <w:rsid w:val="005A54F6"/>
    <w:rsid w:val="005A57A2"/>
    <w:rsid w:val="005A5815"/>
    <w:rsid w:val="005A5C29"/>
    <w:rsid w:val="005A5CB3"/>
    <w:rsid w:val="005A5CCB"/>
    <w:rsid w:val="005A6034"/>
    <w:rsid w:val="005A629D"/>
    <w:rsid w:val="005A661D"/>
    <w:rsid w:val="005A6868"/>
    <w:rsid w:val="005A6CBD"/>
    <w:rsid w:val="005A6FC9"/>
    <w:rsid w:val="005A73BA"/>
    <w:rsid w:val="005A73E6"/>
    <w:rsid w:val="005A759C"/>
    <w:rsid w:val="005A7DF2"/>
    <w:rsid w:val="005B009F"/>
    <w:rsid w:val="005B0E63"/>
    <w:rsid w:val="005B12F2"/>
    <w:rsid w:val="005B1700"/>
    <w:rsid w:val="005B1EB8"/>
    <w:rsid w:val="005B1FA4"/>
    <w:rsid w:val="005B2223"/>
    <w:rsid w:val="005B280E"/>
    <w:rsid w:val="005B2BFF"/>
    <w:rsid w:val="005B2C97"/>
    <w:rsid w:val="005B305C"/>
    <w:rsid w:val="005B31A8"/>
    <w:rsid w:val="005B3282"/>
    <w:rsid w:val="005B36B3"/>
    <w:rsid w:val="005B3909"/>
    <w:rsid w:val="005B3B31"/>
    <w:rsid w:val="005B3F19"/>
    <w:rsid w:val="005B49C4"/>
    <w:rsid w:val="005B49D4"/>
    <w:rsid w:val="005B510C"/>
    <w:rsid w:val="005B56A0"/>
    <w:rsid w:val="005B5C2B"/>
    <w:rsid w:val="005B5E9D"/>
    <w:rsid w:val="005B6024"/>
    <w:rsid w:val="005B6AA4"/>
    <w:rsid w:val="005B6B4A"/>
    <w:rsid w:val="005B6CF3"/>
    <w:rsid w:val="005B6D40"/>
    <w:rsid w:val="005B6F73"/>
    <w:rsid w:val="005B7073"/>
    <w:rsid w:val="005B71FB"/>
    <w:rsid w:val="005B7523"/>
    <w:rsid w:val="005B7C72"/>
    <w:rsid w:val="005C0298"/>
    <w:rsid w:val="005C0D32"/>
    <w:rsid w:val="005C0F0E"/>
    <w:rsid w:val="005C13BE"/>
    <w:rsid w:val="005C1481"/>
    <w:rsid w:val="005C14C5"/>
    <w:rsid w:val="005C15F1"/>
    <w:rsid w:val="005C1803"/>
    <w:rsid w:val="005C18B5"/>
    <w:rsid w:val="005C1937"/>
    <w:rsid w:val="005C1B88"/>
    <w:rsid w:val="005C20D1"/>
    <w:rsid w:val="005C24DB"/>
    <w:rsid w:val="005C2670"/>
    <w:rsid w:val="005C27A1"/>
    <w:rsid w:val="005C2ABB"/>
    <w:rsid w:val="005C2B04"/>
    <w:rsid w:val="005C2C8B"/>
    <w:rsid w:val="005C2E5D"/>
    <w:rsid w:val="005C318D"/>
    <w:rsid w:val="005C387C"/>
    <w:rsid w:val="005C44F6"/>
    <w:rsid w:val="005C4559"/>
    <w:rsid w:val="005C5DB4"/>
    <w:rsid w:val="005C63FC"/>
    <w:rsid w:val="005C6432"/>
    <w:rsid w:val="005C6605"/>
    <w:rsid w:val="005C6FC8"/>
    <w:rsid w:val="005C713E"/>
    <w:rsid w:val="005C7300"/>
    <w:rsid w:val="005C74E8"/>
    <w:rsid w:val="005C75FB"/>
    <w:rsid w:val="005C77DB"/>
    <w:rsid w:val="005C79EA"/>
    <w:rsid w:val="005C7B8D"/>
    <w:rsid w:val="005C7C8C"/>
    <w:rsid w:val="005D073E"/>
    <w:rsid w:val="005D0AAA"/>
    <w:rsid w:val="005D0EA9"/>
    <w:rsid w:val="005D1110"/>
    <w:rsid w:val="005D141D"/>
    <w:rsid w:val="005D1841"/>
    <w:rsid w:val="005D19D6"/>
    <w:rsid w:val="005D1EE6"/>
    <w:rsid w:val="005D2CD2"/>
    <w:rsid w:val="005D34AB"/>
    <w:rsid w:val="005D3C41"/>
    <w:rsid w:val="005D3D10"/>
    <w:rsid w:val="005D3DC8"/>
    <w:rsid w:val="005D3E0D"/>
    <w:rsid w:val="005D41D2"/>
    <w:rsid w:val="005D4342"/>
    <w:rsid w:val="005D44C0"/>
    <w:rsid w:val="005D44CD"/>
    <w:rsid w:val="005D46F7"/>
    <w:rsid w:val="005D4848"/>
    <w:rsid w:val="005D521A"/>
    <w:rsid w:val="005D59B2"/>
    <w:rsid w:val="005D5A11"/>
    <w:rsid w:val="005D6BA1"/>
    <w:rsid w:val="005D789B"/>
    <w:rsid w:val="005D789E"/>
    <w:rsid w:val="005D7AE3"/>
    <w:rsid w:val="005D7DC9"/>
    <w:rsid w:val="005E0151"/>
    <w:rsid w:val="005E01E9"/>
    <w:rsid w:val="005E0537"/>
    <w:rsid w:val="005E08FD"/>
    <w:rsid w:val="005E091A"/>
    <w:rsid w:val="005E09F2"/>
    <w:rsid w:val="005E0B6A"/>
    <w:rsid w:val="005E0D54"/>
    <w:rsid w:val="005E0F5B"/>
    <w:rsid w:val="005E1164"/>
    <w:rsid w:val="005E181E"/>
    <w:rsid w:val="005E1A7D"/>
    <w:rsid w:val="005E1CD7"/>
    <w:rsid w:val="005E2864"/>
    <w:rsid w:val="005E2920"/>
    <w:rsid w:val="005E2C6B"/>
    <w:rsid w:val="005E3122"/>
    <w:rsid w:val="005E3436"/>
    <w:rsid w:val="005E3672"/>
    <w:rsid w:val="005E3B88"/>
    <w:rsid w:val="005E3B8B"/>
    <w:rsid w:val="005E41CA"/>
    <w:rsid w:val="005E425A"/>
    <w:rsid w:val="005E4313"/>
    <w:rsid w:val="005E48D6"/>
    <w:rsid w:val="005E4C78"/>
    <w:rsid w:val="005E4E61"/>
    <w:rsid w:val="005E51A2"/>
    <w:rsid w:val="005E5B23"/>
    <w:rsid w:val="005E5BB3"/>
    <w:rsid w:val="005E5BD2"/>
    <w:rsid w:val="005E5EA7"/>
    <w:rsid w:val="005E6350"/>
    <w:rsid w:val="005E67F9"/>
    <w:rsid w:val="005E6B8A"/>
    <w:rsid w:val="005E6BAE"/>
    <w:rsid w:val="005E6D9F"/>
    <w:rsid w:val="005E73CB"/>
    <w:rsid w:val="005E7453"/>
    <w:rsid w:val="005E78B7"/>
    <w:rsid w:val="005E7B54"/>
    <w:rsid w:val="005E7FB4"/>
    <w:rsid w:val="005F0758"/>
    <w:rsid w:val="005F0761"/>
    <w:rsid w:val="005F09A6"/>
    <w:rsid w:val="005F0DE9"/>
    <w:rsid w:val="005F0FB5"/>
    <w:rsid w:val="005F15BF"/>
    <w:rsid w:val="005F2B99"/>
    <w:rsid w:val="005F2DC6"/>
    <w:rsid w:val="005F2E02"/>
    <w:rsid w:val="005F3026"/>
    <w:rsid w:val="005F3104"/>
    <w:rsid w:val="005F3F7C"/>
    <w:rsid w:val="005F4267"/>
    <w:rsid w:val="005F4367"/>
    <w:rsid w:val="005F465D"/>
    <w:rsid w:val="005F5071"/>
    <w:rsid w:val="005F511F"/>
    <w:rsid w:val="005F5C19"/>
    <w:rsid w:val="005F5D09"/>
    <w:rsid w:val="005F60EF"/>
    <w:rsid w:val="005F62DF"/>
    <w:rsid w:val="005F6467"/>
    <w:rsid w:val="005F691F"/>
    <w:rsid w:val="005F69E9"/>
    <w:rsid w:val="005F6AD1"/>
    <w:rsid w:val="005F6FFA"/>
    <w:rsid w:val="005F7141"/>
    <w:rsid w:val="005F72FA"/>
    <w:rsid w:val="005F7355"/>
    <w:rsid w:val="005F74BA"/>
    <w:rsid w:val="005F76C1"/>
    <w:rsid w:val="005F77A1"/>
    <w:rsid w:val="005F7E6F"/>
    <w:rsid w:val="005F7FFD"/>
    <w:rsid w:val="00600DC7"/>
    <w:rsid w:val="006010F2"/>
    <w:rsid w:val="006011F1"/>
    <w:rsid w:val="00601920"/>
    <w:rsid w:val="00601F3E"/>
    <w:rsid w:val="006020B9"/>
    <w:rsid w:val="006021B3"/>
    <w:rsid w:val="006024E4"/>
    <w:rsid w:val="0060264B"/>
    <w:rsid w:val="00602A2A"/>
    <w:rsid w:val="00602C38"/>
    <w:rsid w:val="00602CB9"/>
    <w:rsid w:val="00602DD0"/>
    <w:rsid w:val="00602F1C"/>
    <w:rsid w:val="00603038"/>
    <w:rsid w:val="006031D7"/>
    <w:rsid w:val="00603D29"/>
    <w:rsid w:val="006040BA"/>
    <w:rsid w:val="006049DC"/>
    <w:rsid w:val="00604A68"/>
    <w:rsid w:val="00604C92"/>
    <w:rsid w:val="006053A6"/>
    <w:rsid w:val="00605854"/>
    <w:rsid w:val="006058C1"/>
    <w:rsid w:val="00605BD3"/>
    <w:rsid w:val="00605C79"/>
    <w:rsid w:val="00606390"/>
    <w:rsid w:val="0060762A"/>
    <w:rsid w:val="00607BB2"/>
    <w:rsid w:val="00607E92"/>
    <w:rsid w:val="00607FAE"/>
    <w:rsid w:val="006105D1"/>
    <w:rsid w:val="006108F9"/>
    <w:rsid w:val="0061090E"/>
    <w:rsid w:val="00610A98"/>
    <w:rsid w:val="00610AA9"/>
    <w:rsid w:val="006110D4"/>
    <w:rsid w:val="00611452"/>
    <w:rsid w:val="00611798"/>
    <w:rsid w:val="00611AF6"/>
    <w:rsid w:val="00611CA5"/>
    <w:rsid w:val="00611D64"/>
    <w:rsid w:val="0061221B"/>
    <w:rsid w:val="00612624"/>
    <w:rsid w:val="00613212"/>
    <w:rsid w:val="0061390C"/>
    <w:rsid w:val="0061449D"/>
    <w:rsid w:val="0061467A"/>
    <w:rsid w:val="006147BC"/>
    <w:rsid w:val="006166EF"/>
    <w:rsid w:val="00617320"/>
    <w:rsid w:val="006173C0"/>
    <w:rsid w:val="0061785A"/>
    <w:rsid w:val="00617A64"/>
    <w:rsid w:val="00617C65"/>
    <w:rsid w:val="00617FB4"/>
    <w:rsid w:val="00617FDF"/>
    <w:rsid w:val="006201EC"/>
    <w:rsid w:val="00620906"/>
    <w:rsid w:val="0062115B"/>
    <w:rsid w:val="0062115F"/>
    <w:rsid w:val="00622090"/>
    <w:rsid w:val="006220A1"/>
    <w:rsid w:val="00622C4A"/>
    <w:rsid w:val="006232E1"/>
    <w:rsid w:val="00623306"/>
    <w:rsid w:val="006237A3"/>
    <w:rsid w:val="00623B29"/>
    <w:rsid w:val="006243AA"/>
    <w:rsid w:val="00624622"/>
    <w:rsid w:val="00625457"/>
    <w:rsid w:val="006260C1"/>
    <w:rsid w:val="00626102"/>
    <w:rsid w:val="0062616A"/>
    <w:rsid w:val="0062620C"/>
    <w:rsid w:val="006267DF"/>
    <w:rsid w:val="006268FF"/>
    <w:rsid w:val="0062718F"/>
    <w:rsid w:val="0062762E"/>
    <w:rsid w:val="006278DA"/>
    <w:rsid w:val="00630413"/>
    <w:rsid w:val="006305DF"/>
    <w:rsid w:val="0063094E"/>
    <w:rsid w:val="00630E38"/>
    <w:rsid w:val="00630E49"/>
    <w:rsid w:val="0063111E"/>
    <w:rsid w:val="00631D06"/>
    <w:rsid w:val="00632A01"/>
    <w:rsid w:val="00632B7D"/>
    <w:rsid w:val="00632EFD"/>
    <w:rsid w:val="00633566"/>
    <w:rsid w:val="006337A6"/>
    <w:rsid w:val="006337F6"/>
    <w:rsid w:val="0063382E"/>
    <w:rsid w:val="00633E4D"/>
    <w:rsid w:val="00633FCF"/>
    <w:rsid w:val="006341F9"/>
    <w:rsid w:val="00634883"/>
    <w:rsid w:val="006348CC"/>
    <w:rsid w:val="006348FC"/>
    <w:rsid w:val="00634CE2"/>
    <w:rsid w:val="00634D43"/>
    <w:rsid w:val="00634D74"/>
    <w:rsid w:val="00634F32"/>
    <w:rsid w:val="0063541E"/>
    <w:rsid w:val="006354B1"/>
    <w:rsid w:val="0063650C"/>
    <w:rsid w:val="006365E8"/>
    <w:rsid w:val="00636647"/>
    <w:rsid w:val="006368AB"/>
    <w:rsid w:val="00636ADD"/>
    <w:rsid w:val="00636E86"/>
    <w:rsid w:val="0063708F"/>
    <w:rsid w:val="006378C2"/>
    <w:rsid w:val="00637A48"/>
    <w:rsid w:val="00637B7D"/>
    <w:rsid w:val="00637CB4"/>
    <w:rsid w:val="006400C5"/>
    <w:rsid w:val="006404D6"/>
    <w:rsid w:val="0064080A"/>
    <w:rsid w:val="0064097C"/>
    <w:rsid w:val="00640CBC"/>
    <w:rsid w:val="00640ED3"/>
    <w:rsid w:val="00640FF1"/>
    <w:rsid w:val="006410D5"/>
    <w:rsid w:val="00641558"/>
    <w:rsid w:val="00641675"/>
    <w:rsid w:val="00641E15"/>
    <w:rsid w:val="0064247C"/>
    <w:rsid w:val="006426ED"/>
    <w:rsid w:val="00642A57"/>
    <w:rsid w:val="00642D01"/>
    <w:rsid w:val="00643200"/>
    <w:rsid w:val="00643225"/>
    <w:rsid w:val="00643505"/>
    <w:rsid w:val="0064364A"/>
    <w:rsid w:val="00643C56"/>
    <w:rsid w:val="00644323"/>
    <w:rsid w:val="00644CC4"/>
    <w:rsid w:val="00644D3C"/>
    <w:rsid w:val="006452B2"/>
    <w:rsid w:val="006452C0"/>
    <w:rsid w:val="0064552F"/>
    <w:rsid w:val="00645538"/>
    <w:rsid w:val="006457F0"/>
    <w:rsid w:val="006459E4"/>
    <w:rsid w:val="00645B4E"/>
    <w:rsid w:val="006474EB"/>
    <w:rsid w:val="006477AD"/>
    <w:rsid w:val="00647B2E"/>
    <w:rsid w:val="0065000D"/>
    <w:rsid w:val="0065088C"/>
    <w:rsid w:val="00650935"/>
    <w:rsid w:val="00650CA4"/>
    <w:rsid w:val="0065173F"/>
    <w:rsid w:val="00651917"/>
    <w:rsid w:val="00652AD0"/>
    <w:rsid w:val="00653038"/>
    <w:rsid w:val="00653236"/>
    <w:rsid w:val="006535FD"/>
    <w:rsid w:val="00653609"/>
    <w:rsid w:val="00653D74"/>
    <w:rsid w:val="00653DF1"/>
    <w:rsid w:val="00654AAE"/>
    <w:rsid w:val="00654E79"/>
    <w:rsid w:val="006550B5"/>
    <w:rsid w:val="0065545B"/>
    <w:rsid w:val="006554B6"/>
    <w:rsid w:val="0065571B"/>
    <w:rsid w:val="00656050"/>
    <w:rsid w:val="00656729"/>
    <w:rsid w:val="00656EBC"/>
    <w:rsid w:val="006570A5"/>
    <w:rsid w:val="00657B91"/>
    <w:rsid w:val="00657D26"/>
    <w:rsid w:val="0066026E"/>
    <w:rsid w:val="00660308"/>
    <w:rsid w:val="00660C40"/>
    <w:rsid w:val="00660D60"/>
    <w:rsid w:val="00660DA3"/>
    <w:rsid w:val="0066101C"/>
    <w:rsid w:val="00661203"/>
    <w:rsid w:val="0066142A"/>
    <w:rsid w:val="00661A42"/>
    <w:rsid w:val="00661E9D"/>
    <w:rsid w:val="00662028"/>
    <w:rsid w:val="006620E9"/>
    <w:rsid w:val="00662381"/>
    <w:rsid w:val="006623F8"/>
    <w:rsid w:val="006625F6"/>
    <w:rsid w:val="00662976"/>
    <w:rsid w:val="00663321"/>
    <w:rsid w:val="0066357B"/>
    <w:rsid w:val="006638C1"/>
    <w:rsid w:val="00663BC4"/>
    <w:rsid w:val="006640A6"/>
    <w:rsid w:val="00664DD4"/>
    <w:rsid w:val="00664EE9"/>
    <w:rsid w:val="006650EE"/>
    <w:rsid w:val="00665428"/>
    <w:rsid w:val="0066604E"/>
    <w:rsid w:val="00666711"/>
    <w:rsid w:val="00666E1D"/>
    <w:rsid w:val="00666EC2"/>
    <w:rsid w:val="006670DC"/>
    <w:rsid w:val="006676B9"/>
    <w:rsid w:val="00667B30"/>
    <w:rsid w:val="00667EAF"/>
    <w:rsid w:val="006700E4"/>
    <w:rsid w:val="00670EE7"/>
    <w:rsid w:val="00670F41"/>
    <w:rsid w:val="0067113A"/>
    <w:rsid w:val="00671B10"/>
    <w:rsid w:val="00671F3F"/>
    <w:rsid w:val="006721A6"/>
    <w:rsid w:val="0067220C"/>
    <w:rsid w:val="00672392"/>
    <w:rsid w:val="006726DA"/>
    <w:rsid w:val="00672C04"/>
    <w:rsid w:val="00673132"/>
    <w:rsid w:val="00673484"/>
    <w:rsid w:val="00674391"/>
    <w:rsid w:val="006745E6"/>
    <w:rsid w:val="00674DCA"/>
    <w:rsid w:val="00675115"/>
    <w:rsid w:val="006752E7"/>
    <w:rsid w:val="00675852"/>
    <w:rsid w:val="006759F9"/>
    <w:rsid w:val="00675AD7"/>
    <w:rsid w:val="00675C11"/>
    <w:rsid w:val="00675D81"/>
    <w:rsid w:val="00675E9A"/>
    <w:rsid w:val="00676052"/>
    <w:rsid w:val="0067651C"/>
    <w:rsid w:val="0067661D"/>
    <w:rsid w:val="0067672A"/>
    <w:rsid w:val="006768BF"/>
    <w:rsid w:val="0067698C"/>
    <w:rsid w:val="006769F2"/>
    <w:rsid w:val="00676A73"/>
    <w:rsid w:val="00676D42"/>
    <w:rsid w:val="00676F09"/>
    <w:rsid w:val="0067716B"/>
    <w:rsid w:val="0067758B"/>
    <w:rsid w:val="00677D3F"/>
    <w:rsid w:val="00677D71"/>
    <w:rsid w:val="00681311"/>
    <w:rsid w:val="006816D2"/>
    <w:rsid w:val="00681BCD"/>
    <w:rsid w:val="00681D37"/>
    <w:rsid w:val="00682B13"/>
    <w:rsid w:val="00682B9E"/>
    <w:rsid w:val="00682DDB"/>
    <w:rsid w:val="006830F9"/>
    <w:rsid w:val="006837B4"/>
    <w:rsid w:val="00683B17"/>
    <w:rsid w:val="00683F66"/>
    <w:rsid w:val="0068480F"/>
    <w:rsid w:val="00684AAA"/>
    <w:rsid w:val="00684DD0"/>
    <w:rsid w:val="00684E80"/>
    <w:rsid w:val="0068502C"/>
    <w:rsid w:val="0068512A"/>
    <w:rsid w:val="00685244"/>
    <w:rsid w:val="00685371"/>
    <w:rsid w:val="00685B2E"/>
    <w:rsid w:val="0068634C"/>
    <w:rsid w:val="006867C1"/>
    <w:rsid w:val="006870B4"/>
    <w:rsid w:val="00687191"/>
    <w:rsid w:val="00687414"/>
    <w:rsid w:val="00687678"/>
    <w:rsid w:val="00687787"/>
    <w:rsid w:val="006879BB"/>
    <w:rsid w:val="00687CF2"/>
    <w:rsid w:val="00690345"/>
    <w:rsid w:val="00690507"/>
    <w:rsid w:val="00691817"/>
    <w:rsid w:val="00691879"/>
    <w:rsid w:val="00691A30"/>
    <w:rsid w:val="00691BA1"/>
    <w:rsid w:val="00692121"/>
    <w:rsid w:val="00692275"/>
    <w:rsid w:val="00692743"/>
    <w:rsid w:val="0069277C"/>
    <w:rsid w:val="00692828"/>
    <w:rsid w:val="00692BE5"/>
    <w:rsid w:val="00693151"/>
    <w:rsid w:val="006936CA"/>
    <w:rsid w:val="00693FDE"/>
    <w:rsid w:val="00694858"/>
    <w:rsid w:val="00694883"/>
    <w:rsid w:val="00694A1E"/>
    <w:rsid w:val="00694BE7"/>
    <w:rsid w:val="00694D47"/>
    <w:rsid w:val="00694D5C"/>
    <w:rsid w:val="00694FE1"/>
    <w:rsid w:val="00695C7C"/>
    <w:rsid w:val="0069622E"/>
    <w:rsid w:val="0069652F"/>
    <w:rsid w:val="00696712"/>
    <w:rsid w:val="00696990"/>
    <w:rsid w:val="00696A90"/>
    <w:rsid w:val="00696B16"/>
    <w:rsid w:val="00696F59"/>
    <w:rsid w:val="00696F88"/>
    <w:rsid w:val="00697463"/>
    <w:rsid w:val="0069758C"/>
    <w:rsid w:val="0069759B"/>
    <w:rsid w:val="006975E9"/>
    <w:rsid w:val="0069762F"/>
    <w:rsid w:val="00697B5A"/>
    <w:rsid w:val="00697BE8"/>
    <w:rsid w:val="00697CCC"/>
    <w:rsid w:val="00697CE5"/>
    <w:rsid w:val="00697CEC"/>
    <w:rsid w:val="006A0693"/>
    <w:rsid w:val="006A0704"/>
    <w:rsid w:val="006A08A8"/>
    <w:rsid w:val="006A0953"/>
    <w:rsid w:val="006A1677"/>
    <w:rsid w:val="006A194D"/>
    <w:rsid w:val="006A19F6"/>
    <w:rsid w:val="006A1A46"/>
    <w:rsid w:val="006A1F3E"/>
    <w:rsid w:val="006A265C"/>
    <w:rsid w:val="006A2C33"/>
    <w:rsid w:val="006A3123"/>
    <w:rsid w:val="006A32EA"/>
    <w:rsid w:val="006A33A4"/>
    <w:rsid w:val="006A3474"/>
    <w:rsid w:val="006A379E"/>
    <w:rsid w:val="006A39B5"/>
    <w:rsid w:val="006A39F7"/>
    <w:rsid w:val="006A3A11"/>
    <w:rsid w:val="006A3D77"/>
    <w:rsid w:val="006A3E94"/>
    <w:rsid w:val="006A414B"/>
    <w:rsid w:val="006A46AE"/>
    <w:rsid w:val="006A480C"/>
    <w:rsid w:val="006A4834"/>
    <w:rsid w:val="006A4B58"/>
    <w:rsid w:val="006A5005"/>
    <w:rsid w:val="006A5070"/>
    <w:rsid w:val="006A52CA"/>
    <w:rsid w:val="006A5C05"/>
    <w:rsid w:val="006A63FA"/>
    <w:rsid w:val="006A6566"/>
    <w:rsid w:val="006A6705"/>
    <w:rsid w:val="006A6C9B"/>
    <w:rsid w:val="006A7733"/>
    <w:rsid w:val="006A774C"/>
    <w:rsid w:val="006A7790"/>
    <w:rsid w:val="006A79EB"/>
    <w:rsid w:val="006A7AE8"/>
    <w:rsid w:val="006A7D5D"/>
    <w:rsid w:val="006A7E0F"/>
    <w:rsid w:val="006B003C"/>
    <w:rsid w:val="006B0619"/>
    <w:rsid w:val="006B12EE"/>
    <w:rsid w:val="006B1405"/>
    <w:rsid w:val="006B2133"/>
    <w:rsid w:val="006B2EE2"/>
    <w:rsid w:val="006B3699"/>
    <w:rsid w:val="006B36A0"/>
    <w:rsid w:val="006B3912"/>
    <w:rsid w:val="006B3E23"/>
    <w:rsid w:val="006B3E40"/>
    <w:rsid w:val="006B3FC5"/>
    <w:rsid w:val="006B400D"/>
    <w:rsid w:val="006B42F6"/>
    <w:rsid w:val="006B451C"/>
    <w:rsid w:val="006B5533"/>
    <w:rsid w:val="006B56C8"/>
    <w:rsid w:val="006B5C63"/>
    <w:rsid w:val="006B61A7"/>
    <w:rsid w:val="006B62B6"/>
    <w:rsid w:val="006B6BBC"/>
    <w:rsid w:val="006B710C"/>
    <w:rsid w:val="006B741E"/>
    <w:rsid w:val="006B7423"/>
    <w:rsid w:val="006B7EB2"/>
    <w:rsid w:val="006C0362"/>
    <w:rsid w:val="006C0557"/>
    <w:rsid w:val="006C0685"/>
    <w:rsid w:val="006C0A3E"/>
    <w:rsid w:val="006C0D9A"/>
    <w:rsid w:val="006C1927"/>
    <w:rsid w:val="006C1CE8"/>
    <w:rsid w:val="006C1CED"/>
    <w:rsid w:val="006C2439"/>
    <w:rsid w:val="006C27D2"/>
    <w:rsid w:val="006C2907"/>
    <w:rsid w:val="006C2C5E"/>
    <w:rsid w:val="006C2F02"/>
    <w:rsid w:val="006C3537"/>
    <w:rsid w:val="006C3AC6"/>
    <w:rsid w:val="006C3DD8"/>
    <w:rsid w:val="006C40AD"/>
    <w:rsid w:val="006C4158"/>
    <w:rsid w:val="006C416E"/>
    <w:rsid w:val="006C41D6"/>
    <w:rsid w:val="006C43C9"/>
    <w:rsid w:val="006C45C3"/>
    <w:rsid w:val="006C4C15"/>
    <w:rsid w:val="006C4D3E"/>
    <w:rsid w:val="006C5151"/>
    <w:rsid w:val="006C541C"/>
    <w:rsid w:val="006C5D4B"/>
    <w:rsid w:val="006C5D8E"/>
    <w:rsid w:val="006C5EA7"/>
    <w:rsid w:val="006C5FDB"/>
    <w:rsid w:val="006C66C8"/>
    <w:rsid w:val="006C6B08"/>
    <w:rsid w:val="006C6BEF"/>
    <w:rsid w:val="006C6D6C"/>
    <w:rsid w:val="006C6E8F"/>
    <w:rsid w:val="006C70E5"/>
    <w:rsid w:val="006C73A3"/>
    <w:rsid w:val="006C74CD"/>
    <w:rsid w:val="006C7603"/>
    <w:rsid w:val="006C7916"/>
    <w:rsid w:val="006C7D39"/>
    <w:rsid w:val="006D00F7"/>
    <w:rsid w:val="006D02CA"/>
    <w:rsid w:val="006D0451"/>
    <w:rsid w:val="006D085E"/>
    <w:rsid w:val="006D0C9F"/>
    <w:rsid w:val="006D0E35"/>
    <w:rsid w:val="006D113C"/>
    <w:rsid w:val="006D11A4"/>
    <w:rsid w:val="006D1BAD"/>
    <w:rsid w:val="006D1DDB"/>
    <w:rsid w:val="006D20E4"/>
    <w:rsid w:val="006D2D2C"/>
    <w:rsid w:val="006D3159"/>
    <w:rsid w:val="006D3231"/>
    <w:rsid w:val="006D39D6"/>
    <w:rsid w:val="006D3A5A"/>
    <w:rsid w:val="006D3DD8"/>
    <w:rsid w:val="006D3DE5"/>
    <w:rsid w:val="006D4461"/>
    <w:rsid w:val="006D4984"/>
    <w:rsid w:val="006D499B"/>
    <w:rsid w:val="006D4BE4"/>
    <w:rsid w:val="006D551D"/>
    <w:rsid w:val="006D5B5C"/>
    <w:rsid w:val="006D5F84"/>
    <w:rsid w:val="006D70B7"/>
    <w:rsid w:val="006D7237"/>
    <w:rsid w:val="006D7931"/>
    <w:rsid w:val="006D79A0"/>
    <w:rsid w:val="006D7A44"/>
    <w:rsid w:val="006D7D90"/>
    <w:rsid w:val="006E015E"/>
    <w:rsid w:val="006E02E2"/>
    <w:rsid w:val="006E0932"/>
    <w:rsid w:val="006E0D3F"/>
    <w:rsid w:val="006E0D53"/>
    <w:rsid w:val="006E0EB5"/>
    <w:rsid w:val="006E0F37"/>
    <w:rsid w:val="006E1118"/>
    <w:rsid w:val="006E1139"/>
    <w:rsid w:val="006E1241"/>
    <w:rsid w:val="006E1529"/>
    <w:rsid w:val="006E18B6"/>
    <w:rsid w:val="006E202F"/>
    <w:rsid w:val="006E2042"/>
    <w:rsid w:val="006E246A"/>
    <w:rsid w:val="006E260A"/>
    <w:rsid w:val="006E28EC"/>
    <w:rsid w:val="006E2B03"/>
    <w:rsid w:val="006E2BBB"/>
    <w:rsid w:val="006E2C0F"/>
    <w:rsid w:val="006E2C75"/>
    <w:rsid w:val="006E3C23"/>
    <w:rsid w:val="006E4145"/>
    <w:rsid w:val="006E497A"/>
    <w:rsid w:val="006E49FA"/>
    <w:rsid w:val="006E4AAE"/>
    <w:rsid w:val="006E4B29"/>
    <w:rsid w:val="006E4C74"/>
    <w:rsid w:val="006E5BD4"/>
    <w:rsid w:val="006E6654"/>
    <w:rsid w:val="006E668E"/>
    <w:rsid w:val="006E6987"/>
    <w:rsid w:val="006E6B07"/>
    <w:rsid w:val="006E6C59"/>
    <w:rsid w:val="006E6ED4"/>
    <w:rsid w:val="006E7238"/>
    <w:rsid w:val="006E7520"/>
    <w:rsid w:val="006E7652"/>
    <w:rsid w:val="006E7AC2"/>
    <w:rsid w:val="006F0572"/>
    <w:rsid w:val="006F0750"/>
    <w:rsid w:val="006F1AE1"/>
    <w:rsid w:val="006F1C16"/>
    <w:rsid w:val="006F1E88"/>
    <w:rsid w:val="006F1EEF"/>
    <w:rsid w:val="006F2242"/>
    <w:rsid w:val="006F23C6"/>
    <w:rsid w:val="006F2406"/>
    <w:rsid w:val="006F2478"/>
    <w:rsid w:val="006F260C"/>
    <w:rsid w:val="006F2877"/>
    <w:rsid w:val="006F2B88"/>
    <w:rsid w:val="006F2DC2"/>
    <w:rsid w:val="006F354B"/>
    <w:rsid w:val="006F3700"/>
    <w:rsid w:val="006F3E1D"/>
    <w:rsid w:val="006F4119"/>
    <w:rsid w:val="006F4725"/>
    <w:rsid w:val="006F4C51"/>
    <w:rsid w:val="006F5DB0"/>
    <w:rsid w:val="006F658D"/>
    <w:rsid w:val="006F67FF"/>
    <w:rsid w:val="006F6AE4"/>
    <w:rsid w:val="006F6B37"/>
    <w:rsid w:val="006F6B6E"/>
    <w:rsid w:val="006F6D62"/>
    <w:rsid w:val="006F6FA9"/>
    <w:rsid w:val="006F719A"/>
    <w:rsid w:val="006F71E4"/>
    <w:rsid w:val="006F73E1"/>
    <w:rsid w:val="006F762A"/>
    <w:rsid w:val="006F76D2"/>
    <w:rsid w:val="006F78EA"/>
    <w:rsid w:val="006F7A5F"/>
    <w:rsid w:val="006F7DFA"/>
    <w:rsid w:val="0070017A"/>
    <w:rsid w:val="007005A4"/>
    <w:rsid w:val="00700754"/>
    <w:rsid w:val="00700782"/>
    <w:rsid w:val="00700D36"/>
    <w:rsid w:val="0070122C"/>
    <w:rsid w:val="007014EF"/>
    <w:rsid w:val="00701684"/>
    <w:rsid w:val="00701DC4"/>
    <w:rsid w:val="00701DE0"/>
    <w:rsid w:val="00702513"/>
    <w:rsid w:val="007028AE"/>
    <w:rsid w:val="00702F80"/>
    <w:rsid w:val="007036E9"/>
    <w:rsid w:val="0070387C"/>
    <w:rsid w:val="007038D6"/>
    <w:rsid w:val="00703A71"/>
    <w:rsid w:val="00704168"/>
    <w:rsid w:val="0070437F"/>
    <w:rsid w:val="007043E6"/>
    <w:rsid w:val="00704637"/>
    <w:rsid w:val="0070493B"/>
    <w:rsid w:val="00704965"/>
    <w:rsid w:val="00704988"/>
    <w:rsid w:val="007049A9"/>
    <w:rsid w:val="00704CFB"/>
    <w:rsid w:val="00704E54"/>
    <w:rsid w:val="00704F05"/>
    <w:rsid w:val="00704F48"/>
    <w:rsid w:val="007051C2"/>
    <w:rsid w:val="007055BF"/>
    <w:rsid w:val="00705925"/>
    <w:rsid w:val="00706550"/>
    <w:rsid w:val="00706715"/>
    <w:rsid w:val="007067C2"/>
    <w:rsid w:val="00706904"/>
    <w:rsid w:val="00706D87"/>
    <w:rsid w:val="00710296"/>
    <w:rsid w:val="00710482"/>
    <w:rsid w:val="0071112B"/>
    <w:rsid w:val="007113CD"/>
    <w:rsid w:val="007118E7"/>
    <w:rsid w:val="00711E2C"/>
    <w:rsid w:val="00711EA2"/>
    <w:rsid w:val="007120B7"/>
    <w:rsid w:val="007123FE"/>
    <w:rsid w:val="0071250D"/>
    <w:rsid w:val="0071290C"/>
    <w:rsid w:val="00712B1E"/>
    <w:rsid w:val="00712CF3"/>
    <w:rsid w:val="00713913"/>
    <w:rsid w:val="0071443A"/>
    <w:rsid w:val="00714518"/>
    <w:rsid w:val="0071501E"/>
    <w:rsid w:val="0071517F"/>
    <w:rsid w:val="007154BE"/>
    <w:rsid w:val="007157BA"/>
    <w:rsid w:val="0071594E"/>
    <w:rsid w:val="00715AD8"/>
    <w:rsid w:val="00716A0B"/>
    <w:rsid w:val="00717046"/>
    <w:rsid w:val="00717776"/>
    <w:rsid w:val="00717787"/>
    <w:rsid w:val="00717881"/>
    <w:rsid w:val="00717AFE"/>
    <w:rsid w:val="00717E16"/>
    <w:rsid w:val="0072011D"/>
    <w:rsid w:val="0072045D"/>
    <w:rsid w:val="00720557"/>
    <w:rsid w:val="00720773"/>
    <w:rsid w:val="007208FC"/>
    <w:rsid w:val="00720AB8"/>
    <w:rsid w:val="00721242"/>
    <w:rsid w:val="00721679"/>
    <w:rsid w:val="00721972"/>
    <w:rsid w:val="00721AE1"/>
    <w:rsid w:val="00721F18"/>
    <w:rsid w:val="00721FC5"/>
    <w:rsid w:val="007222E2"/>
    <w:rsid w:val="0072261C"/>
    <w:rsid w:val="00722727"/>
    <w:rsid w:val="00722A5D"/>
    <w:rsid w:val="00722BA4"/>
    <w:rsid w:val="00722C4B"/>
    <w:rsid w:val="00722C96"/>
    <w:rsid w:val="00722D7A"/>
    <w:rsid w:val="00722FA0"/>
    <w:rsid w:val="0072321D"/>
    <w:rsid w:val="007233C0"/>
    <w:rsid w:val="007233E2"/>
    <w:rsid w:val="00724432"/>
    <w:rsid w:val="007247B9"/>
    <w:rsid w:val="00724E52"/>
    <w:rsid w:val="00725341"/>
    <w:rsid w:val="007257DE"/>
    <w:rsid w:val="00725828"/>
    <w:rsid w:val="0072583E"/>
    <w:rsid w:val="007258B3"/>
    <w:rsid w:val="00725960"/>
    <w:rsid w:val="00725A07"/>
    <w:rsid w:val="00725DC9"/>
    <w:rsid w:val="007260D2"/>
    <w:rsid w:val="0072690F"/>
    <w:rsid w:val="00726C21"/>
    <w:rsid w:val="00726C24"/>
    <w:rsid w:val="0072732F"/>
    <w:rsid w:val="00727412"/>
    <w:rsid w:val="007274AF"/>
    <w:rsid w:val="00727EF7"/>
    <w:rsid w:val="00730456"/>
    <w:rsid w:val="00730AD5"/>
    <w:rsid w:val="00731499"/>
    <w:rsid w:val="00731CBB"/>
    <w:rsid w:val="00731D42"/>
    <w:rsid w:val="007320F4"/>
    <w:rsid w:val="00732164"/>
    <w:rsid w:val="007321D0"/>
    <w:rsid w:val="00732333"/>
    <w:rsid w:val="00732DA1"/>
    <w:rsid w:val="007331C4"/>
    <w:rsid w:val="00733822"/>
    <w:rsid w:val="00733832"/>
    <w:rsid w:val="007343FF"/>
    <w:rsid w:val="0073510E"/>
    <w:rsid w:val="007357B3"/>
    <w:rsid w:val="00735829"/>
    <w:rsid w:val="0073582B"/>
    <w:rsid w:val="007359F3"/>
    <w:rsid w:val="00735A67"/>
    <w:rsid w:val="00735B79"/>
    <w:rsid w:val="00736022"/>
    <w:rsid w:val="00736244"/>
    <w:rsid w:val="0073681C"/>
    <w:rsid w:val="007371EF"/>
    <w:rsid w:val="00737605"/>
    <w:rsid w:val="007378D3"/>
    <w:rsid w:val="00737B88"/>
    <w:rsid w:val="00740374"/>
    <w:rsid w:val="007405F1"/>
    <w:rsid w:val="00740661"/>
    <w:rsid w:val="007406A3"/>
    <w:rsid w:val="00740DC3"/>
    <w:rsid w:val="00740F07"/>
    <w:rsid w:val="00740F98"/>
    <w:rsid w:val="00741500"/>
    <w:rsid w:val="00741504"/>
    <w:rsid w:val="007418A9"/>
    <w:rsid w:val="00741A45"/>
    <w:rsid w:val="00741B10"/>
    <w:rsid w:val="00741C15"/>
    <w:rsid w:val="00741F03"/>
    <w:rsid w:val="007421AC"/>
    <w:rsid w:val="00742D85"/>
    <w:rsid w:val="00742F79"/>
    <w:rsid w:val="00743998"/>
    <w:rsid w:val="00743A10"/>
    <w:rsid w:val="00743B0C"/>
    <w:rsid w:val="00744001"/>
    <w:rsid w:val="00744085"/>
    <w:rsid w:val="007446A2"/>
    <w:rsid w:val="00744D5A"/>
    <w:rsid w:val="00744EAA"/>
    <w:rsid w:val="00745044"/>
    <w:rsid w:val="00745B62"/>
    <w:rsid w:val="00745CFF"/>
    <w:rsid w:val="00745D66"/>
    <w:rsid w:val="00745DAC"/>
    <w:rsid w:val="00746AD7"/>
    <w:rsid w:val="00746D09"/>
    <w:rsid w:val="0074718A"/>
    <w:rsid w:val="007475A2"/>
    <w:rsid w:val="0074793A"/>
    <w:rsid w:val="0074794C"/>
    <w:rsid w:val="00747BDE"/>
    <w:rsid w:val="00747DC0"/>
    <w:rsid w:val="007506A9"/>
    <w:rsid w:val="00750754"/>
    <w:rsid w:val="007509FD"/>
    <w:rsid w:val="00750B2C"/>
    <w:rsid w:val="00751687"/>
    <w:rsid w:val="00752090"/>
    <w:rsid w:val="007526E4"/>
    <w:rsid w:val="00752744"/>
    <w:rsid w:val="00752AB1"/>
    <w:rsid w:val="00752C47"/>
    <w:rsid w:val="00752F34"/>
    <w:rsid w:val="00752F75"/>
    <w:rsid w:val="00753092"/>
    <w:rsid w:val="00754109"/>
    <w:rsid w:val="007544F5"/>
    <w:rsid w:val="00754615"/>
    <w:rsid w:val="00754A58"/>
    <w:rsid w:val="00754E6B"/>
    <w:rsid w:val="0075597A"/>
    <w:rsid w:val="00755A00"/>
    <w:rsid w:val="00755B56"/>
    <w:rsid w:val="00755FA0"/>
    <w:rsid w:val="0075657C"/>
    <w:rsid w:val="0075689A"/>
    <w:rsid w:val="00756F0D"/>
    <w:rsid w:val="007572F7"/>
    <w:rsid w:val="007574D7"/>
    <w:rsid w:val="0075751B"/>
    <w:rsid w:val="0075795C"/>
    <w:rsid w:val="007579EF"/>
    <w:rsid w:val="00757B92"/>
    <w:rsid w:val="00757EF0"/>
    <w:rsid w:val="0076000D"/>
    <w:rsid w:val="00760748"/>
    <w:rsid w:val="00760CE2"/>
    <w:rsid w:val="00761012"/>
    <w:rsid w:val="0076176A"/>
    <w:rsid w:val="007617D0"/>
    <w:rsid w:val="00761C38"/>
    <w:rsid w:val="00761EDA"/>
    <w:rsid w:val="007620AF"/>
    <w:rsid w:val="007620BA"/>
    <w:rsid w:val="007625E2"/>
    <w:rsid w:val="00762AFA"/>
    <w:rsid w:val="00762D3B"/>
    <w:rsid w:val="00762F8A"/>
    <w:rsid w:val="0076314B"/>
    <w:rsid w:val="0076354A"/>
    <w:rsid w:val="00763FDA"/>
    <w:rsid w:val="007640D1"/>
    <w:rsid w:val="0076471E"/>
    <w:rsid w:val="00764985"/>
    <w:rsid w:val="00764E95"/>
    <w:rsid w:val="00765697"/>
    <w:rsid w:val="0076574C"/>
    <w:rsid w:val="00765B9C"/>
    <w:rsid w:val="007662E4"/>
    <w:rsid w:val="007662EF"/>
    <w:rsid w:val="0076639B"/>
    <w:rsid w:val="00766431"/>
    <w:rsid w:val="007665A3"/>
    <w:rsid w:val="00766750"/>
    <w:rsid w:val="00766937"/>
    <w:rsid w:val="00766BF5"/>
    <w:rsid w:val="0076728A"/>
    <w:rsid w:val="0076760F"/>
    <w:rsid w:val="00767720"/>
    <w:rsid w:val="00767FC8"/>
    <w:rsid w:val="00767FF0"/>
    <w:rsid w:val="0077119D"/>
    <w:rsid w:val="00771A24"/>
    <w:rsid w:val="0077208C"/>
    <w:rsid w:val="00772C0B"/>
    <w:rsid w:val="007734E9"/>
    <w:rsid w:val="0077375B"/>
    <w:rsid w:val="00773BDE"/>
    <w:rsid w:val="00773BF5"/>
    <w:rsid w:val="00773CE8"/>
    <w:rsid w:val="00774B70"/>
    <w:rsid w:val="00775069"/>
    <w:rsid w:val="0077537B"/>
    <w:rsid w:val="00775624"/>
    <w:rsid w:val="0077588B"/>
    <w:rsid w:val="00775C83"/>
    <w:rsid w:val="00776284"/>
    <w:rsid w:val="00776BA8"/>
    <w:rsid w:val="00776CED"/>
    <w:rsid w:val="0077723E"/>
    <w:rsid w:val="00777403"/>
    <w:rsid w:val="00777DB5"/>
    <w:rsid w:val="007802BF"/>
    <w:rsid w:val="0078049D"/>
    <w:rsid w:val="00780628"/>
    <w:rsid w:val="00780664"/>
    <w:rsid w:val="0078119C"/>
    <w:rsid w:val="00781A08"/>
    <w:rsid w:val="00782489"/>
    <w:rsid w:val="007827BC"/>
    <w:rsid w:val="007828AC"/>
    <w:rsid w:val="00782D5C"/>
    <w:rsid w:val="00783D4B"/>
    <w:rsid w:val="00783E85"/>
    <w:rsid w:val="00784396"/>
    <w:rsid w:val="00784B79"/>
    <w:rsid w:val="00784DFD"/>
    <w:rsid w:val="007850E9"/>
    <w:rsid w:val="00786EE6"/>
    <w:rsid w:val="0078779A"/>
    <w:rsid w:val="00787932"/>
    <w:rsid w:val="00787DF1"/>
    <w:rsid w:val="00790224"/>
    <w:rsid w:val="007903D4"/>
    <w:rsid w:val="00790909"/>
    <w:rsid w:val="00790AB7"/>
    <w:rsid w:val="00790DC4"/>
    <w:rsid w:val="007915C1"/>
    <w:rsid w:val="00791847"/>
    <w:rsid w:val="00791C81"/>
    <w:rsid w:val="00791D7A"/>
    <w:rsid w:val="00791DE8"/>
    <w:rsid w:val="00791F4D"/>
    <w:rsid w:val="007923F1"/>
    <w:rsid w:val="007927B3"/>
    <w:rsid w:val="007927EF"/>
    <w:rsid w:val="00792AD6"/>
    <w:rsid w:val="00792F5C"/>
    <w:rsid w:val="0079312C"/>
    <w:rsid w:val="0079320B"/>
    <w:rsid w:val="007936FF"/>
    <w:rsid w:val="00793E0F"/>
    <w:rsid w:val="00794014"/>
    <w:rsid w:val="0079437F"/>
    <w:rsid w:val="007943C8"/>
    <w:rsid w:val="007947A4"/>
    <w:rsid w:val="00795081"/>
    <w:rsid w:val="007950AE"/>
    <w:rsid w:val="00795B35"/>
    <w:rsid w:val="00796AFE"/>
    <w:rsid w:val="00796BC7"/>
    <w:rsid w:val="00796F03"/>
    <w:rsid w:val="007970D4"/>
    <w:rsid w:val="00797309"/>
    <w:rsid w:val="00797541"/>
    <w:rsid w:val="00797956"/>
    <w:rsid w:val="007A00BB"/>
    <w:rsid w:val="007A02A2"/>
    <w:rsid w:val="007A04CC"/>
    <w:rsid w:val="007A07A1"/>
    <w:rsid w:val="007A0B08"/>
    <w:rsid w:val="007A1315"/>
    <w:rsid w:val="007A159F"/>
    <w:rsid w:val="007A1A77"/>
    <w:rsid w:val="007A2091"/>
    <w:rsid w:val="007A2601"/>
    <w:rsid w:val="007A2AE5"/>
    <w:rsid w:val="007A3570"/>
    <w:rsid w:val="007A373E"/>
    <w:rsid w:val="007A38BD"/>
    <w:rsid w:val="007A38BF"/>
    <w:rsid w:val="007A3E6E"/>
    <w:rsid w:val="007A4ECB"/>
    <w:rsid w:val="007A5493"/>
    <w:rsid w:val="007A57A2"/>
    <w:rsid w:val="007A57C9"/>
    <w:rsid w:val="007A6659"/>
    <w:rsid w:val="007A665D"/>
    <w:rsid w:val="007A6873"/>
    <w:rsid w:val="007A6B17"/>
    <w:rsid w:val="007A6BEF"/>
    <w:rsid w:val="007A6F1A"/>
    <w:rsid w:val="007A71B8"/>
    <w:rsid w:val="007A756D"/>
    <w:rsid w:val="007A75E6"/>
    <w:rsid w:val="007A7602"/>
    <w:rsid w:val="007A76E6"/>
    <w:rsid w:val="007A79DD"/>
    <w:rsid w:val="007A7D51"/>
    <w:rsid w:val="007B0102"/>
    <w:rsid w:val="007B0528"/>
    <w:rsid w:val="007B0755"/>
    <w:rsid w:val="007B093C"/>
    <w:rsid w:val="007B11AD"/>
    <w:rsid w:val="007B1410"/>
    <w:rsid w:val="007B157A"/>
    <w:rsid w:val="007B1CFC"/>
    <w:rsid w:val="007B1E64"/>
    <w:rsid w:val="007B23B7"/>
    <w:rsid w:val="007B2471"/>
    <w:rsid w:val="007B2642"/>
    <w:rsid w:val="007B2E27"/>
    <w:rsid w:val="007B2FF5"/>
    <w:rsid w:val="007B31FF"/>
    <w:rsid w:val="007B32F2"/>
    <w:rsid w:val="007B3439"/>
    <w:rsid w:val="007B34AE"/>
    <w:rsid w:val="007B3672"/>
    <w:rsid w:val="007B379B"/>
    <w:rsid w:val="007B3990"/>
    <w:rsid w:val="007B3A86"/>
    <w:rsid w:val="007B4579"/>
    <w:rsid w:val="007B4738"/>
    <w:rsid w:val="007B4BC0"/>
    <w:rsid w:val="007B4DB4"/>
    <w:rsid w:val="007B4E14"/>
    <w:rsid w:val="007B597C"/>
    <w:rsid w:val="007B5C70"/>
    <w:rsid w:val="007B5E2A"/>
    <w:rsid w:val="007B6409"/>
    <w:rsid w:val="007B6CD5"/>
    <w:rsid w:val="007B6CF6"/>
    <w:rsid w:val="007B6EE4"/>
    <w:rsid w:val="007B6F8B"/>
    <w:rsid w:val="007B7DE0"/>
    <w:rsid w:val="007B7E3F"/>
    <w:rsid w:val="007B7F32"/>
    <w:rsid w:val="007C0037"/>
    <w:rsid w:val="007C0135"/>
    <w:rsid w:val="007C039D"/>
    <w:rsid w:val="007C03BD"/>
    <w:rsid w:val="007C0424"/>
    <w:rsid w:val="007C0587"/>
    <w:rsid w:val="007C0709"/>
    <w:rsid w:val="007C073B"/>
    <w:rsid w:val="007C086A"/>
    <w:rsid w:val="007C0E8F"/>
    <w:rsid w:val="007C0F24"/>
    <w:rsid w:val="007C0F7D"/>
    <w:rsid w:val="007C1178"/>
    <w:rsid w:val="007C2C35"/>
    <w:rsid w:val="007C2DB7"/>
    <w:rsid w:val="007C301E"/>
    <w:rsid w:val="007C32AE"/>
    <w:rsid w:val="007C32C2"/>
    <w:rsid w:val="007C32D4"/>
    <w:rsid w:val="007C3326"/>
    <w:rsid w:val="007C3418"/>
    <w:rsid w:val="007C39AF"/>
    <w:rsid w:val="007C4130"/>
    <w:rsid w:val="007C43C1"/>
    <w:rsid w:val="007C447B"/>
    <w:rsid w:val="007C4BB2"/>
    <w:rsid w:val="007C4ED6"/>
    <w:rsid w:val="007C51FD"/>
    <w:rsid w:val="007C5356"/>
    <w:rsid w:val="007C570F"/>
    <w:rsid w:val="007C5759"/>
    <w:rsid w:val="007C5898"/>
    <w:rsid w:val="007C5AF6"/>
    <w:rsid w:val="007C650C"/>
    <w:rsid w:val="007C67A0"/>
    <w:rsid w:val="007C6A2F"/>
    <w:rsid w:val="007C6F3E"/>
    <w:rsid w:val="007C72E1"/>
    <w:rsid w:val="007C74C1"/>
    <w:rsid w:val="007C74DA"/>
    <w:rsid w:val="007C753F"/>
    <w:rsid w:val="007C7A73"/>
    <w:rsid w:val="007C7D6D"/>
    <w:rsid w:val="007D00C2"/>
    <w:rsid w:val="007D1142"/>
    <w:rsid w:val="007D144B"/>
    <w:rsid w:val="007D17A3"/>
    <w:rsid w:val="007D17DB"/>
    <w:rsid w:val="007D1880"/>
    <w:rsid w:val="007D191F"/>
    <w:rsid w:val="007D19C1"/>
    <w:rsid w:val="007D2772"/>
    <w:rsid w:val="007D293A"/>
    <w:rsid w:val="007D2AE7"/>
    <w:rsid w:val="007D334F"/>
    <w:rsid w:val="007D3785"/>
    <w:rsid w:val="007D38FB"/>
    <w:rsid w:val="007D39C3"/>
    <w:rsid w:val="007D3BC2"/>
    <w:rsid w:val="007D3BD3"/>
    <w:rsid w:val="007D3FF3"/>
    <w:rsid w:val="007D4009"/>
    <w:rsid w:val="007D41DF"/>
    <w:rsid w:val="007D4473"/>
    <w:rsid w:val="007D4742"/>
    <w:rsid w:val="007D49C6"/>
    <w:rsid w:val="007D4B6C"/>
    <w:rsid w:val="007D5997"/>
    <w:rsid w:val="007D5E4A"/>
    <w:rsid w:val="007D63B7"/>
    <w:rsid w:val="007D664E"/>
    <w:rsid w:val="007D6748"/>
    <w:rsid w:val="007D71F4"/>
    <w:rsid w:val="007D7510"/>
    <w:rsid w:val="007D7E53"/>
    <w:rsid w:val="007E089C"/>
    <w:rsid w:val="007E0BC6"/>
    <w:rsid w:val="007E1222"/>
    <w:rsid w:val="007E1BE1"/>
    <w:rsid w:val="007E1F62"/>
    <w:rsid w:val="007E23A0"/>
    <w:rsid w:val="007E287E"/>
    <w:rsid w:val="007E2A06"/>
    <w:rsid w:val="007E3126"/>
    <w:rsid w:val="007E3A6F"/>
    <w:rsid w:val="007E3FB1"/>
    <w:rsid w:val="007E42D9"/>
    <w:rsid w:val="007E45B1"/>
    <w:rsid w:val="007E4869"/>
    <w:rsid w:val="007E4D44"/>
    <w:rsid w:val="007E4F3E"/>
    <w:rsid w:val="007E4FFA"/>
    <w:rsid w:val="007E58B3"/>
    <w:rsid w:val="007E5AD0"/>
    <w:rsid w:val="007E619D"/>
    <w:rsid w:val="007E6577"/>
    <w:rsid w:val="007E6D35"/>
    <w:rsid w:val="007E6DFA"/>
    <w:rsid w:val="007E6E95"/>
    <w:rsid w:val="007E744B"/>
    <w:rsid w:val="007E7470"/>
    <w:rsid w:val="007E792E"/>
    <w:rsid w:val="007E7DD1"/>
    <w:rsid w:val="007F00E0"/>
    <w:rsid w:val="007F0246"/>
    <w:rsid w:val="007F02CC"/>
    <w:rsid w:val="007F0383"/>
    <w:rsid w:val="007F0607"/>
    <w:rsid w:val="007F0BE1"/>
    <w:rsid w:val="007F0E7D"/>
    <w:rsid w:val="007F1015"/>
    <w:rsid w:val="007F1118"/>
    <w:rsid w:val="007F12C7"/>
    <w:rsid w:val="007F147E"/>
    <w:rsid w:val="007F164B"/>
    <w:rsid w:val="007F175B"/>
    <w:rsid w:val="007F17C6"/>
    <w:rsid w:val="007F1842"/>
    <w:rsid w:val="007F207D"/>
    <w:rsid w:val="007F26C0"/>
    <w:rsid w:val="007F2940"/>
    <w:rsid w:val="007F2E23"/>
    <w:rsid w:val="007F2FA5"/>
    <w:rsid w:val="007F3AA8"/>
    <w:rsid w:val="007F3B38"/>
    <w:rsid w:val="007F3EBF"/>
    <w:rsid w:val="007F4249"/>
    <w:rsid w:val="007F457D"/>
    <w:rsid w:val="007F4A8F"/>
    <w:rsid w:val="007F4E78"/>
    <w:rsid w:val="007F520A"/>
    <w:rsid w:val="007F58DF"/>
    <w:rsid w:val="007F5C34"/>
    <w:rsid w:val="007F60E6"/>
    <w:rsid w:val="007F654A"/>
    <w:rsid w:val="007F65AB"/>
    <w:rsid w:val="007F66FF"/>
    <w:rsid w:val="007F6B57"/>
    <w:rsid w:val="007F6BAD"/>
    <w:rsid w:val="007F6C76"/>
    <w:rsid w:val="007F6D67"/>
    <w:rsid w:val="007F7AB8"/>
    <w:rsid w:val="007F7C68"/>
    <w:rsid w:val="00800375"/>
    <w:rsid w:val="008007E7"/>
    <w:rsid w:val="008009FF"/>
    <w:rsid w:val="00800BC1"/>
    <w:rsid w:val="00801131"/>
    <w:rsid w:val="00801198"/>
    <w:rsid w:val="00801B4B"/>
    <w:rsid w:val="00801C5C"/>
    <w:rsid w:val="00802232"/>
    <w:rsid w:val="00802D3A"/>
    <w:rsid w:val="00802E16"/>
    <w:rsid w:val="00803C95"/>
    <w:rsid w:val="00803D7F"/>
    <w:rsid w:val="00803D99"/>
    <w:rsid w:val="0080455F"/>
    <w:rsid w:val="0080456F"/>
    <w:rsid w:val="00804635"/>
    <w:rsid w:val="00804859"/>
    <w:rsid w:val="008052A2"/>
    <w:rsid w:val="00805FEB"/>
    <w:rsid w:val="008061D0"/>
    <w:rsid w:val="008062F2"/>
    <w:rsid w:val="00806543"/>
    <w:rsid w:val="008067BA"/>
    <w:rsid w:val="00806B2A"/>
    <w:rsid w:val="00806B95"/>
    <w:rsid w:val="008072BC"/>
    <w:rsid w:val="008072E6"/>
    <w:rsid w:val="0081039D"/>
    <w:rsid w:val="008104A4"/>
    <w:rsid w:val="00810BB9"/>
    <w:rsid w:val="0081132A"/>
    <w:rsid w:val="0081137D"/>
    <w:rsid w:val="00811812"/>
    <w:rsid w:val="0081196B"/>
    <w:rsid w:val="00811B2B"/>
    <w:rsid w:val="00811F19"/>
    <w:rsid w:val="008121D2"/>
    <w:rsid w:val="008129C1"/>
    <w:rsid w:val="00812EB9"/>
    <w:rsid w:val="008130AD"/>
    <w:rsid w:val="00813C02"/>
    <w:rsid w:val="00814053"/>
    <w:rsid w:val="00814E3C"/>
    <w:rsid w:val="00814E4B"/>
    <w:rsid w:val="008157B8"/>
    <w:rsid w:val="0081586C"/>
    <w:rsid w:val="00815D53"/>
    <w:rsid w:val="0081602D"/>
    <w:rsid w:val="008161DA"/>
    <w:rsid w:val="008162C7"/>
    <w:rsid w:val="008169A7"/>
    <w:rsid w:val="008169A8"/>
    <w:rsid w:val="00817045"/>
    <w:rsid w:val="0081711D"/>
    <w:rsid w:val="0081731A"/>
    <w:rsid w:val="00817718"/>
    <w:rsid w:val="00817DE3"/>
    <w:rsid w:val="00817E9B"/>
    <w:rsid w:val="00820111"/>
    <w:rsid w:val="00820274"/>
    <w:rsid w:val="0082054B"/>
    <w:rsid w:val="008206CF"/>
    <w:rsid w:val="008214F2"/>
    <w:rsid w:val="00821582"/>
    <w:rsid w:val="0082158F"/>
    <w:rsid w:val="00821703"/>
    <w:rsid w:val="00821F76"/>
    <w:rsid w:val="0082264F"/>
    <w:rsid w:val="008229DA"/>
    <w:rsid w:val="00822B7D"/>
    <w:rsid w:val="00822BAE"/>
    <w:rsid w:val="00822C46"/>
    <w:rsid w:val="008231A2"/>
    <w:rsid w:val="008232E7"/>
    <w:rsid w:val="00823411"/>
    <w:rsid w:val="008234F7"/>
    <w:rsid w:val="00823C99"/>
    <w:rsid w:val="00823CC1"/>
    <w:rsid w:val="00823DAC"/>
    <w:rsid w:val="008240F8"/>
    <w:rsid w:val="0082455B"/>
    <w:rsid w:val="00824CE6"/>
    <w:rsid w:val="00824DA0"/>
    <w:rsid w:val="008252BB"/>
    <w:rsid w:val="0082531C"/>
    <w:rsid w:val="008253BD"/>
    <w:rsid w:val="00825685"/>
    <w:rsid w:val="008256C8"/>
    <w:rsid w:val="00825764"/>
    <w:rsid w:val="00825A87"/>
    <w:rsid w:val="00825E48"/>
    <w:rsid w:val="00825E6A"/>
    <w:rsid w:val="008260F4"/>
    <w:rsid w:val="008261E2"/>
    <w:rsid w:val="00826A03"/>
    <w:rsid w:val="00827416"/>
    <w:rsid w:val="00827467"/>
    <w:rsid w:val="00827993"/>
    <w:rsid w:val="00827FA8"/>
    <w:rsid w:val="00830432"/>
    <w:rsid w:val="0083084C"/>
    <w:rsid w:val="00830B69"/>
    <w:rsid w:val="00830BB4"/>
    <w:rsid w:val="00830E58"/>
    <w:rsid w:val="00831013"/>
    <w:rsid w:val="008319BC"/>
    <w:rsid w:val="00832016"/>
    <w:rsid w:val="008328E4"/>
    <w:rsid w:val="00832CCB"/>
    <w:rsid w:val="00832D49"/>
    <w:rsid w:val="00833DCC"/>
    <w:rsid w:val="008342D6"/>
    <w:rsid w:val="00834B0C"/>
    <w:rsid w:val="00834BB3"/>
    <w:rsid w:val="00834E03"/>
    <w:rsid w:val="00834F2C"/>
    <w:rsid w:val="008353B4"/>
    <w:rsid w:val="0083576D"/>
    <w:rsid w:val="00835B3D"/>
    <w:rsid w:val="008361CE"/>
    <w:rsid w:val="00836689"/>
    <w:rsid w:val="00836BC2"/>
    <w:rsid w:val="00837294"/>
    <w:rsid w:val="0083731C"/>
    <w:rsid w:val="008378EA"/>
    <w:rsid w:val="00837AE4"/>
    <w:rsid w:val="00837D17"/>
    <w:rsid w:val="008406A2"/>
    <w:rsid w:val="00840811"/>
    <w:rsid w:val="008409C0"/>
    <w:rsid w:val="00841380"/>
    <w:rsid w:val="008414A2"/>
    <w:rsid w:val="008416B4"/>
    <w:rsid w:val="0084170C"/>
    <w:rsid w:val="00841870"/>
    <w:rsid w:val="0084200E"/>
    <w:rsid w:val="0084261C"/>
    <w:rsid w:val="008426CA"/>
    <w:rsid w:val="00842E67"/>
    <w:rsid w:val="008430CF"/>
    <w:rsid w:val="008437A0"/>
    <w:rsid w:val="008439FF"/>
    <w:rsid w:val="00844296"/>
    <w:rsid w:val="008446AC"/>
    <w:rsid w:val="00844A38"/>
    <w:rsid w:val="00844DB4"/>
    <w:rsid w:val="008451FE"/>
    <w:rsid w:val="00845824"/>
    <w:rsid w:val="008458CC"/>
    <w:rsid w:val="00845920"/>
    <w:rsid w:val="00845E92"/>
    <w:rsid w:val="00847114"/>
    <w:rsid w:val="008472CE"/>
    <w:rsid w:val="00847C9E"/>
    <w:rsid w:val="00847D6A"/>
    <w:rsid w:val="00847E76"/>
    <w:rsid w:val="00847F5E"/>
    <w:rsid w:val="0085006F"/>
    <w:rsid w:val="0085007E"/>
    <w:rsid w:val="00850414"/>
    <w:rsid w:val="0085074B"/>
    <w:rsid w:val="00850796"/>
    <w:rsid w:val="00850BC9"/>
    <w:rsid w:val="00850C22"/>
    <w:rsid w:val="00850E90"/>
    <w:rsid w:val="00850EB9"/>
    <w:rsid w:val="00851062"/>
    <w:rsid w:val="008515FE"/>
    <w:rsid w:val="0085190A"/>
    <w:rsid w:val="00851A1D"/>
    <w:rsid w:val="00851A94"/>
    <w:rsid w:val="00852B85"/>
    <w:rsid w:val="00852DED"/>
    <w:rsid w:val="00852FB6"/>
    <w:rsid w:val="0085315E"/>
    <w:rsid w:val="008536AA"/>
    <w:rsid w:val="00853705"/>
    <w:rsid w:val="00854491"/>
    <w:rsid w:val="008549EB"/>
    <w:rsid w:val="00854A44"/>
    <w:rsid w:val="00854C8D"/>
    <w:rsid w:val="00855243"/>
    <w:rsid w:val="00855412"/>
    <w:rsid w:val="00855611"/>
    <w:rsid w:val="008557DA"/>
    <w:rsid w:val="00855AD5"/>
    <w:rsid w:val="0085612C"/>
    <w:rsid w:val="00856374"/>
    <w:rsid w:val="00856557"/>
    <w:rsid w:val="008566C2"/>
    <w:rsid w:val="00856848"/>
    <w:rsid w:val="00856B7C"/>
    <w:rsid w:val="00856D3A"/>
    <w:rsid w:val="0085787B"/>
    <w:rsid w:val="00857FF1"/>
    <w:rsid w:val="00860012"/>
    <w:rsid w:val="00860286"/>
    <w:rsid w:val="008607B9"/>
    <w:rsid w:val="00860B21"/>
    <w:rsid w:val="00860CDE"/>
    <w:rsid w:val="008612E8"/>
    <w:rsid w:val="00861465"/>
    <w:rsid w:val="008614EE"/>
    <w:rsid w:val="008615EB"/>
    <w:rsid w:val="0086291B"/>
    <w:rsid w:val="0086297E"/>
    <w:rsid w:val="00862D5B"/>
    <w:rsid w:val="0086302D"/>
    <w:rsid w:val="008638F0"/>
    <w:rsid w:val="00863960"/>
    <w:rsid w:val="008643DD"/>
    <w:rsid w:val="008649EE"/>
    <w:rsid w:val="00864E47"/>
    <w:rsid w:val="00864F65"/>
    <w:rsid w:val="00865735"/>
    <w:rsid w:val="00865A11"/>
    <w:rsid w:val="00865CB5"/>
    <w:rsid w:val="00865EC4"/>
    <w:rsid w:val="008660FF"/>
    <w:rsid w:val="00866663"/>
    <w:rsid w:val="00866825"/>
    <w:rsid w:val="008669C7"/>
    <w:rsid w:val="008671AD"/>
    <w:rsid w:val="0086749D"/>
    <w:rsid w:val="008674E6"/>
    <w:rsid w:val="0086767D"/>
    <w:rsid w:val="00867C2C"/>
    <w:rsid w:val="00870331"/>
    <w:rsid w:val="008707B8"/>
    <w:rsid w:val="008709F8"/>
    <w:rsid w:val="00870A24"/>
    <w:rsid w:val="008717D6"/>
    <w:rsid w:val="00871A1E"/>
    <w:rsid w:val="00871BC8"/>
    <w:rsid w:val="00872453"/>
    <w:rsid w:val="008725FE"/>
    <w:rsid w:val="0087276F"/>
    <w:rsid w:val="008728B4"/>
    <w:rsid w:val="00872922"/>
    <w:rsid w:val="0087372F"/>
    <w:rsid w:val="008738F0"/>
    <w:rsid w:val="008739D9"/>
    <w:rsid w:val="00873CEB"/>
    <w:rsid w:val="00873F22"/>
    <w:rsid w:val="00873FE8"/>
    <w:rsid w:val="008740BD"/>
    <w:rsid w:val="008742B3"/>
    <w:rsid w:val="008744B7"/>
    <w:rsid w:val="00874662"/>
    <w:rsid w:val="008746A2"/>
    <w:rsid w:val="00874917"/>
    <w:rsid w:val="00874B5C"/>
    <w:rsid w:val="00874BEF"/>
    <w:rsid w:val="008756CA"/>
    <w:rsid w:val="00875CA0"/>
    <w:rsid w:val="008764EA"/>
    <w:rsid w:val="00876795"/>
    <w:rsid w:val="00876B24"/>
    <w:rsid w:val="00877388"/>
    <w:rsid w:val="00877EBE"/>
    <w:rsid w:val="0088077B"/>
    <w:rsid w:val="00880846"/>
    <w:rsid w:val="00880D78"/>
    <w:rsid w:val="008812E9"/>
    <w:rsid w:val="00881503"/>
    <w:rsid w:val="008815CA"/>
    <w:rsid w:val="00881ED8"/>
    <w:rsid w:val="00881F7F"/>
    <w:rsid w:val="008821AA"/>
    <w:rsid w:val="0088256F"/>
    <w:rsid w:val="00882591"/>
    <w:rsid w:val="00882D79"/>
    <w:rsid w:val="00882ED8"/>
    <w:rsid w:val="00882F59"/>
    <w:rsid w:val="00883468"/>
    <w:rsid w:val="008836EE"/>
    <w:rsid w:val="008838B0"/>
    <w:rsid w:val="00883948"/>
    <w:rsid w:val="00883E83"/>
    <w:rsid w:val="00883F9A"/>
    <w:rsid w:val="00883FD3"/>
    <w:rsid w:val="008842BC"/>
    <w:rsid w:val="008843F6"/>
    <w:rsid w:val="00884CAF"/>
    <w:rsid w:val="008853C4"/>
    <w:rsid w:val="0088596E"/>
    <w:rsid w:val="008859DB"/>
    <w:rsid w:val="00885B94"/>
    <w:rsid w:val="008861CD"/>
    <w:rsid w:val="008867C3"/>
    <w:rsid w:val="00886D77"/>
    <w:rsid w:val="00886F65"/>
    <w:rsid w:val="00887063"/>
    <w:rsid w:val="00887283"/>
    <w:rsid w:val="008873B0"/>
    <w:rsid w:val="00887742"/>
    <w:rsid w:val="00887BFE"/>
    <w:rsid w:val="008903A3"/>
    <w:rsid w:val="00890505"/>
    <w:rsid w:val="0089061F"/>
    <w:rsid w:val="00890759"/>
    <w:rsid w:val="00891A5A"/>
    <w:rsid w:val="00891AA9"/>
    <w:rsid w:val="00891B68"/>
    <w:rsid w:val="00891F5A"/>
    <w:rsid w:val="00891FD2"/>
    <w:rsid w:val="008920E5"/>
    <w:rsid w:val="00892133"/>
    <w:rsid w:val="0089246E"/>
    <w:rsid w:val="008927E0"/>
    <w:rsid w:val="00892E28"/>
    <w:rsid w:val="00892F91"/>
    <w:rsid w:val="00893147"/>
    <w:rsid w:val="008931E2"/>
    <w:rsid w:val="008933BB"/>
    <w:rsid w:val="008934D1"/>
    <w:rsid w:val="008938DC"/>
    <w:rsid w:val="00893990"/>
    <w:rsid w:val="008940E7"/>
    <w:rsid w:val="0089435E"/>
    <w:rsid w:val="00894819"/>
    <w:rsid w:val="00894A8E"/>
    <w:rsid w:val="00894BFC"/>
    <w:rsid w:val="00894EFF"/>
    <w:rsid w:val="00894F3E"/>
    <w:rsid w:val="00894F7C"/>
    <w:rsid w:val="00895A3D"/>
    <w:rsid w:val="0089610E"/>
    <w:rsid w:val="0089637C"/>
    <w:rsid w:val="00896A1F"/>
    <w:rsid w:val="00897394"/>
    <w:rsid w:val="00897557"/>
    <w:rsid w:val="008977BE"/>
    <w:rsid w:val="008979D9"/>
    <w:rsid w:val="008A0760"/>
    <w:rsid w:val="008A0A4E"/>
    <w:rsid w:val="008A0C25"/>
    <w:rsid w:val="008A1510"/>
    <w:rsid w:val="008A15FC"/>
    <w:rsid w:val="008A1A49"/>
    <w:rsid w:val="008A1B42"/>
    <w:rsid w:val="008A2448"/>
    <w:rsid w:val="008A280D"/>
    <w:rsid w:val="008A2C55"/>
    <w:rsid w:val="008A2E2F"/>
    <w:rsid w:val="008A2E42"/>
    <w:rsid w:val="008A3311"/>
    <w:rsid w:val="008A3535"/>
    <w:rsid w:val="008A386B"/>
    <w:rsid w:val="008A3A0D"/>
    <w:rsid w:val="008A4789"/>
    <w:rsid w:val="008A4BEB"/>
    <w:rsid w:val="008A4DBB"/>
    <w:rsid w:val="008A4E5E"/>
    <w:rsid w:val="008A524E"/>
    <w:rsid w:val="008A5326"/>
    <w:rsid w:val="008A57AA"/>
    <w:rsid w:val="008A5ACF"/>
    <w:rsid w:val="008A5DD5"/>
    <w:rsid w:val="008A5F40"/>
    <w:rsid w:val="008A6021"/>
    <w:rsid w:val="008A64AB"/>
    <w:rsid w:val="008A66FE"/>
    <w:rsid w:val="008A7374"/>
    <w:rsid w:val="008A75C1"/>
    <w:rsid w:val="008A79ED"/>
    <w:rsid w:val="008A7C01"/>
    <w:rsid w:val="008B035E"/>
    <w:rsid w:val="008B0805"/>
    <w:rsid w:val="008B088B"/>
    <w:rsid w:val="008B0AC9"/>
    <w:rsid w:val="008B1086"/>
    <w:rsid w:val="008B12B3"/>
    <w:rsid w:val="008B1391"/>
    <w:rsid w:val="008B1524"/>
    <w:rsid w:val="008B16E2"/>
    <w:rsid w:val="008B1E4F"/>
    <w:rsid w:val="008B33D0"/>
    <w:rsid w:val="008B3817"/>
    <w:rsid w:val="008B3C68"/>
    <w:rsid w:val="008B4329"/>
    <w:rsid w:val="008B45E3"/>
    <w:rsid w:val="008B4BF3"/>
    <w:rsid w:val="008B4C33"/>
    <w:rsid w:val="008B550D"/>
    <w:rsid w:val="008B5F53"/>
    <w:rsid w:val="008B5F8D"/>
    <w:rsid w:val="008B60EB"/>
    <w:rsid w:val="008B610B"/>
    <w:rsid w:val="008B681B"/>
    <w:rsid w:val="008B6FAE"/>
    <w:rsid w:val="008B71FA"/>
    <w:rsid w:val="008B74AD"/>
    <w:rsid w:val="008B773B"/>
    <w:rsid w:val="008B7A3C"/>
    <w:rsid w:val="008B7BB9"/>
    <w:rsid w:val="008C00E1"/>
    <w:rsid w:val="008C0330"/>
    <w:rsid w:val="008C03D5"/>
    <w:rsid w:val="008C045F"/>
    <w:rsid w:val="008C04DA"/>
    <w:rsid w:val="008C0524"/>
    <w:rsid w:val="008C073C"/>
    <w:rsid w:val="008C0B90"/>
    <w:rsid w:val="008C0BD1"/>
    <w:rsid w:val="008C0E23"/>
    <w:rsid w:val="008C1701"/>
    <w:rsid w:val="008C172D"/>
    <w:rsid w:val="008C1BF8"/>
    <w:rsid w:val="008C1D5E"/>
    <w:rsid w:val="008C1E5D"/>
    <w:rsid w:val="008C1F6E"/>
    <w:rsid w:val="008C1F8E"/>
    <w:rsid w:val="008C212B"/>
    <w:rsid w:val="008C24E7"/>
    <w:rsid w:val="008C26C4"/>
    <w:rsid w:val="008C2722"/>
    <w:rsid w:val="008C2B5E"/>
    <w:rsid w:val="008C2BDB"/>
    <w:rsid w:val="008C3410"/>
    <w:rsid w:val="008C3524"/>
    <w:rsid w:val="008C358D"/>
    <w:rsid w:val="008C3C98"/>
    <w:rsid w:val="008C3E77"/>
    <w:rsid w:val="008C4448"/>
    <w:rsid w:val="008C4705"/>
    <w:rsid w:val="008C48DE"/>
    <w:rsid w:val="008C4DA1"/>
    <w:rsid w:val="008C56D7"/>
    <w:rsid w:val="008C5889"/>
    <w:rsid w:val="008C6443"/>
    <w:rsid w:val="008C6810"/>
    <w:rsid w:val="008C6BDD"/>
    <w:rsid w:val="008C6E5E"/>
    <w:rsid w:val="008C6EFF"/>
    <w:rsid w:val="008C7723"/>
    <w:rsid w:val="008C7C7C"/>
    <w:rsid w:val="008D0883"/>
    <w:rsid w:val="008D0939"/>
    <w:rsid w:val="008D0E98"/>
    <w:rsid w:val="008D1567"/>
    <w:rsid w:val="008D16A8"/>
    <w:rsid w:val="008D1BFB"/>
    <w:rsid w:val="008D1EBD"/>
    <w:rsid w:val="008D21D0"/>
    <w:rsid w:val="008D2426"/>
    <w:rsid w:val="008D2586"/>
    <w:rsid w:val="008D2791"/>
    <w:rsid w:val="008D2D74"/>
    <w:rsid w:val="008D30FF"/>
    <w:rsid w:val="008D3636"/>
    <w:rsid w:val="008D3AC5"/>
    <w:rsid w:val="008D3B53"/>
    <w:rsid w:val="008D3EAD"/>
    <w:rsid w:val="008D3F22"/>
    <w:rsid w:val="008D405F"/>
    <w:rsid w:val="008D40B9"/>
    <w:rsid w:val="008D485E"/>
    <w:rsid w:val="008D5165"/>
    <w:rsid w:val="008D5518"/>
    <w:rsid w:val="008D581C"/>
    <w:rsid w:val="008D5B35"/>
    <w:rsid w:val="008D601C"/>
    <w:rsid w:val="008D6234"/>
    <w:rsid w:val="008D6474"/>
    <w:rsid w:val="008D6896"/>
    <w:rsid w:val="008D6938"/>
    <w:rsid w:val="008D71C3"/>
    <w:rsid w:val="008D74CD"/>
    <w:rsid w:val="008D7F49"/>
    <w:rsid w:val="008E01A5"/>
    <w:rsid w:val="008E0561"/>
    <w:rsid w:val="008E07E9"/>
    <w:rsid w:val="008E0C5B"/>
    <w:rsid w:val="008E0F9E"/>
    <w:rsid w:val="008E13D8"/>
    <w:rsid w:val="008E1AB6"/>
    <w:rsid w:val="008E1FC6"/>
    <w:rsid w:val="008E3106"/>
    <w:rsid w:val="008E380D"/>
    <w:rsid w:val="008E3A73"/>
    <w:rsid w:val="008E4345"/>
    <w:rsid w:val="008E4429"/>
    <w:rsid w:val="008E44CE"/>
    <w:rsid w:val="008E493B"/>
    <w:rsid w:val="008E4DF1"/>
    <w:rsid w:val="008E51BE"/>
    <w:rsid w:val="008E5CC0"/>
    <w:rsid w:val="008E5D88"/>
    <w:rsid w:val="008E69A8"/>
    <w:rsid w:val="008E6AD0"/>
    <w:rsid w:val="008E6D43"/>
    <w:rsid w:val="008E762D"/>
    <w:rsid w:val="008E7C81"/>
    <w:rsid w:val="008E7C92"/>
    <w:rsid w:val="008E7E9D"/>
    <w:rsid w:val="008F035A"/>
    <w:rsid w:val="008F0E48"/>
    <w:rsid w:val="008F1153"/>
    <w:rsid w:val="008F1BD4"/>
    <w:rsid w:val="008F1D77"/>
    <w:rsid w:val="008F1F4A"/>
    <w:rsid w:val="008F24F1"/>
    <w:rsid w:val="008F263B"/>
    <w:rsid w:val="008F2677"/>
    <w:rsid w:val="008F26DE"/>
    <w:rsid w:val="008F2DBB"/>
    <w:rsid w:val="008F3AFA"/>
    <w:rsid w:val="008F3CC1"/>
    <w:rsid w:val="008F40CE"/>
    <w:rsid w:val="008F4204"/>
    <w:rsid w:val="008F4990"/>
    <w:rsid w:val="008F4E8F"/>
    <w:rsid w:val="008F54CE"/>
    <w:rsid w:val="008F5734"/>
    <w:rsid w:val="008F587E"/>
    <w:rsid w:val="008F5970"/>
    <w:rsid w:val="008F5E5C"/>
    <w:rsid w:val="008F64B9"/>
    <w:rsid w:val="008F6706"/>
    <w:rsid w:val="008F68FF"/>
    <w:rsid w:val="008F69E2"/>
    <w:rsid w:val="008F6C0E"/>
    <w:rsid w:val="008F717B"/>
    <w:rsid w:val="008F7613"/>
    <w:rsid w:val="008F7702"/>
    <w:rsid w:val="008F793F"/>
    <w:rsid w:val="008F7FC3"/>
    <w:rsid w:val="009007EC"/>
    <w:rsid w:val="00900A96"/>
    <w:rsid w:val="00900C50"/>
    <w:rsid w:val="009014FD"/>
    <w:rsid w:val="00901A66"/>
    <w:rsid w:val="009023CF"/>
    <w:rsid w:val="009025E7"/>
    <w:rsid w:val="00902EB7"/>
    <w:rsid w:val="00903080"/>
    <w:rsid w:val="00903189"/>
    <w:rsid w:val="009032BE"/>
    <w:rsid w:val="00903B37"/>
    <w:rsid w:val="00903CDC"/>
    <w:rsid w:val="00903DBD"/>
    <w:rsid w:val="00904BAB"/>
    <w:rsid w:val="00905056"/>
    <w:rsid w:val="0090538D"/>
    <w:rsid w:val="00905837"/>
    <w:rsid w:val="00905D8D"/>
    <w:rsid w:val="00905EA0"/>
    <w:rsid w:val="009075B8"/>
    <w:rsid w:val="00907BF8"/>
    <w:rsid w:val="00910711"/>
    <w:rsid w:val="0091082A"/>
    <w:rsid w:val="00910F27"/>
    <w:rsid w:val="0091104D"/>
    <w:rsid w:val="00911228"/>
    <w:rsid w:val="009112A2"/>
    <w:rsid w:val="00911311"/>
    <w:rsid w:val="00911399"/>
    <w:rsid w:val="009116CC"/>
    <w:rsid w:val="009117EC"/>
    <w:rsid w:val="00911E11"/>
    <w:rsid w:val="00911E68"/>
    <w:rsid w:val="009120B0"/>
    <w:rsid w:val="009120EE"/>
    <w:rsid w:val="009129B3"/>
    <w:rsid w:val="00913030"/>
    <w:rsid w:val="0091333E"/>
    <w:rsid w:val="009134BB"/>
    <w:rsid w:val="00913D99"/>
    <w:rsid w:val="009140E8"/>
    <w:rsid w:val="009141B9"/>
    <w:rsid w:val="009141C5"/>
    <w:rsid w:val="009148D5"/>
    <w:rsid w:val="00914C2B"/>
    <w:rsid w:val="00914EAE"/>
    <w:rsid w:val="00914F79"/>
    <w:rsid w:val="009159C1"/>
    <w:rsid w:val="00915BAC"/>
    <w:rsid w:val="0091637A"/>
    <w:rsid w:val="00916BC4"/>
    <w:rsid w:val="00916F2A"/>
    <w:rsid w:val="00916FD7"/>
    <w:rsid w:val="0091709B"/>
    <w:rsid w:val="0091745A"/>
    <w:rsid w:val="0091790E"/>
    <w:rsid w:val="009179EF"/>
    <w:rsid w:val="00917DB7"/>
    <w:rsid w:val="0092015B"/>
    <w:rsid w:val="0092082E"/>
    <w:rsid w:val="00920D21"/>
    <w:rsid w:val="00920EB4"/>
    <w:rsid w:val="009211C3"/>
    <w:rsid w:val="009211E2"/>
    <w:rsid w:val="0092159D"/>
    <w:rsid w:val="00921A71"/>
    <w:rsid w:val="00921B4E"/>
    <w:rsid w:val="00922512"/>
    <w:rsid w:val="00922575"/>
    <w:rsid w:val="00922B5F"/>
    <w:rsid w:val="00922B61"/>
    <w:rsid w:val="00922BB7"/>
    <w:rsid w:val="0092313C"/>
    <w:rsid w:val="00923412"/>
    <w:rsid w:val="009234C8"/>
    <w:rsid w:val="00923A8C"/>
    <w:rsid w:val="00924195"/>
    <w:rsid w:val="009241B0"/>
    <w:rsid w:val="0092420C"/>
    <w:rsid w:val="00924594"/>
    <w:rsid w:val="00924EE8"/>
    <w:rsid w:val="009251C3"/>
    <w:rsid w:val="00925490"/>
    <w:rsid w:val="00925564"/>
    <w:rsid w:val="00926022"/>
    <w:rsid w:val="0092603B"/>
    <w:rsid w:val="00926180"/>
    <w:rsid w:val="009262BC"/>
    <w:rsid w:val="009263B6"/>
    <w:rsid w:val="0092662F"/>
    <w:rsid w:val="00926DC2"/>
    <w:rsid w:val="00927291"/>
    <w:rsid w:val="00927478"/>
    <w:rsid w:val="00927654"/>
    <w:rsid w:val="009276A7"/>
    <w:rsid w:val="0092774E"/>
    <w:rsid w:val="0093004A"/>
    <w:rsid w:val="00930087"/>
    <w:rsid w:val="0093028A"/>
    <w:rsid w:val="009302EF"/>
    <w:rsid w:val="0093061E"/>
    <w:rsid w:val="0093083A"/>
    <w:rsid w:val="00930AA5"/>
    <w:rsid w:val="00930B9B"/>
    <w:rsid w:val="00930CCF"/>
    <w:rsid w:val="00931005"/>
    <w:rsid w:val="00931148"/>
    <w:rsid w:val="009316A9"/>
    <w:rsid w:val="00931792"/>
    <w:rsid w:val="0093187E"/>
    <w:rsid w:val="00931899"/>
    <w:rsid w:val="009318D4"/>
    <w:rsid w:val="0093199E"/>
    <w:rsid w:val="00931E4B"/>
    <w:rsid w:val="00932113"/>
    <w:rsid w:val="00932BB3"/>
    <w:rsid w:val="00932BF6"/>
    <w:rsid w:val="009330E7"/>
    <w:rsid w:val="009331BB"/>
    <w:rsid w:val="00933376"/>
    <w:rsid w:val="00933475"/>
    <w:rsid w:val="00933658"/>
    <w:rsid w:val="00933C8A"/>
    <w:rsid w:val="00933F23"/>
    <w:rsid w:val="0093443C"/>
    <w:rsid w:val="00934925"/>
    <w:rsid w:val="00934CBC"/>
    <w:rsid w:val="00934CFF"/>
    <w:rsid w:val="00934D27"/>
    <w:rsid w:val="00934E90"/>
    <w:rsid w:val="009351CE"/>
    <w:rsid w:val="009354AB"/>
    <w:rsid w:val="009356EE"/>
    <w:rsid w:val="00935B20"/>
    <w:rsid w:val="00935B7E"/>
    <w:rsid w:val="00935D23"/>
    <w:rsid w:val="00935EED"/>
    <w:rsid w:val="00935EF1"/>
    <w:rsid w:val="009365B0"/>
    <w:rsid w:val="0093661D"/>
    <w:rsid w:val="0093697D"/>
    <w:rsid w:val="00936AB9"/>
    <w:rsid w:val="00936DE5"/>
    <w:rsid w:val="00936DE9"/>
    <w:rsid w:val="00937201"/>
    <w:rsid w:val="00937458"/>
    <w:rsid w:val="009375F3"/>
    <w:rsid w:val="009376A8"/>
    <w:rsid w:val="0093773A"/>
    <w:rsid w:val="00937AE7"/>
    <w:rsid w:val="00937B1A"/>
    <w:rsid w:val="00937C58"/>
    <w:rsid w:val="00937EF5"/>
    <w:rsid w:val="00937F10"/>
    <w:rsid w:val="00940022"/>
    <w:rsid w:val="00940338"/>
    <w:rsid w:val="009405F8"/>
    <w:rsid w:val="00941535"/>
    <w:rsid w:val="00941B55"/>
    <w:rsid w:val="0094221D"/>
    <w:rsid w:val="009423DC"/>
    <w:rsid w:val="00942585"/>
    <w:rsid w:val="00942C7E"/>
    <w:rsid w:val="00942FE5"/>
    <w:rsid w:val="00943067"/>
    <w:rsid w:val="009430A3"/>
    <w:rsid w:val="00943171"/>
    <w:rsid w:val="009435F5"/>
    <w:rsid w:val="00943725"/>
    <w:rsid w:val="00943902"/>
    <w:rsid w:val="0094431B"/>
    <w:rsid w:val="00944731"/>
    <w:rsid w:val="00944DE5"/>
    <w:rsid w:val="0094528F"/>
    <w:rsid w:val="009452C9"/>
    <w:rsid w:val="009456A7"/>
    <w:rsid w:val="00945780"/>
    <w:rsid w:val="009459F4"/>
    <w:rsid w:val="00946004"/>
    <w:rsid w:val="009460FC"/>
    <w:rsid w:val="00946258"/>
    <w:rsid w:val="0094690E"/>
    <w:rsid w:val="009473F9"/>
    <w:rsid w:val="009477A4"/>
    <w:rsid w:val="009478FD"/>
    <w:rsid w:val="00947B8B"/>
    <w:rsid w:val="009505B5"/>
    <w:rsid w:val="0095062A"/>
    <w:rsid w:val="00950812"/>
    <w:rsid w:val="00950B5C"/>
    <w:rsid w:val="00950C4F"/>
    <w:rsid w:val="00951A28"/>
    <w:rsid w:val="00951C1E"/>
    <w:rsid w:val="009527BC"/>
    <w:rsid w:val="00953140"/>
    <w:rsid w:val="00953172"/>
    <w:rsid w:val="009532D1"/>
    <w:rsid w:val="00953363"/>
    <w:rsid w:val="00953944"/>
    <w:rsid w:val="0095396B"/>
    <w:rsid w:val="00953D72"/>
    <w:rsid w:val="00953F1B"/>
    <w:rsid w:val="00954646"/>
    <w:rsid w:val="0095471C"/>
    <w:rsid w:val="0095482A"/>
    <w:rsid w:val="00954851"/>
    <w:rsid w:val="00954A03"/>
    <w:rsid w:val="0095560F"/>
    <w:rsid w:val="009560E5"/>
    <w:rsid w:val="0095614E"/>
    <w:rsid w:val="009562F0"/>
    <w:rsid w:val="00956413"/>
    <w:rsid w:val="00956600"/>
    <w:rsid w:val="00956855"/>
    <w:rsid w:val="00956B1F"/>
    <w:rsid w:val="00956C77"/>
    <w:rsid w:val="00956FA2"/>
    <w:rsid w:val="0095750B"/>
    <w:rsid w:val="00957830"/>
    <w:rsid w:val="00957A0E"/>
    <w:rsid w:val="00957CE6"/>
    <w:rsid w:val="00957E4C"/>
    <w:rsid w:val="0096014B"/>
    <w:rsid w:val="00960361"/>
    <w:rsid w:val="00960640"/>
    <w:rsid w:val="00960A2C"/>
    <w:rsid w:val="00960C5F"/>
    <w:rsid w:val="009618CC"/>
    <w:rsid w:val="0096222E"/>
    <w:rsid w:val="00962839"/>
    <w:rsid w:val="00962869"/>
    <w:rsid w:val="00962936"/>
    <w:rsid w:val="00962E5A"/>
    <w:rsid w:val="00963520"/>
    <w:rsid w:val="009636CA"/>
    <w:rsid w:val="00963A84"/>
    <w:rsid w:val="00963BA3"/>
    <w:rsid w:val="009644E8"/>
    <w:rsid w:val="0096454D"/>
    <w:rsid w:val="009648A9"/>
    <w:rsid w:val="00964EED"/>
    <w:rsid w:val="0096529C"/>
    <w:rsid w:val="00965320"/>
    <w:rsid w:val="0096548C"/>
    <w:rsid w:val="0096554D"/>
    <w:rsid w:val="009655B6"/>
    <w:rsid w:val="009655FE"/>
    <w:rsid w:val="00966011"/>
    <w:rsid w:val="00966838"/>
    <w:rsid w:val="00966876"/>
    <w:rsid w:val="00966910"/>
    <w:rsid w:val="00966A58"/>
    <w:rsid w:val="00966A71"/>
    <w:rsid w:val="00967026"/>
    <w:rsid w:val="009677A4"/>
    <w:rsid w:val="00967A1D"/>
    <w:rsid w:val="00967E15"/>
    <w:rsid w:val="00970142"/>
    <w:rsid w:val="009701B9"/>
    <w:rsid w:val="00970203"/>
    <w:rsid w:val="009703F8"/>
    <w:rsid w:val="009708A3"/>
    <w:rsid w:val="009708D0"/>
    <w:rsid w:val="009709FD"/>
    <w:rsid w:val="00970BB0"/>
    <w:rsid w:val="00970ECF"/>
    <w:rsid w:val="00970FA3"/>
    <w:rsid w:val="009712C6"/>
    <w:rsid w:val="00971CF8"/>
    <w:rsid w:val="009726CC"/>
    <w:rsid w:val="0097281B"/>
    <w:rsid w:val="00972CC5"/>
    <w:rsid w:val="00973C20"/>
    <w:rsid w:val="00973E92"/>
    <w:rsid w:val="00974490"/>
    <w:rsid w:val="00974582"/>
    <w:rsid w:val="009749F7"/>
    <w:rsid w:val="00974DDF"/>
    <w:rsid w:val="0097531B"/>
    <w:rsid w:val="00975BEE"/>
    <w:rsid w:val="00975D3D"/>
    <w:rsid w:val="0097666C"/>
    <w:rsid w:val="009768B5"/>
    <w:rsid w:val="00976B01"/>
    <w:rsid w:val="009776E2"/>
    <w:rsid w:val="00977759"/>
    <w:rsid w:val="00977CE7"/>
    <w:rsid w:val="00977D3B"/>
    <w:rsid w:val="0098002F"/>
    <w:rsid w:val="009801BC"/>
    <w:rsid w:val="00980427"/>
    <w:rsid w:val="00980857"/>
    <w:rsid w:val="00980D5B"/>
    <w:rsid w:val="00980E08"/>
    <w:rsid w:val="00980EB6"/>
    <w:rsid w:val="00980EC3"/>
    <w:rsid w:val="0098147E"/>
    <w:rsid w:val="009814B1"/>
    <w:rsid w:val="0098154B"/>
    <w:rsid w:val="0098173F"/>
    <w:rsid w:val="0098184B"/>
    <w:rsid w:val="009818B6"/>
    <w:rsid w:val="00981F2D"/>
    <w:rsid w:val="0098219E"/>
    <w:rsid w:val="0098225A"/>
    <w:rsid w:val="00982D1D"/>
    <w:rsid w:val="00982DEA"/>
    <w:rsid w:val="00983396"/>
    <w:rsid w:val="00983D3B"/>
    <w:rsid w:val="00983E33"/>
    <w:rsid w:val="00983F94"/>
    <w:rsid w:val="00984180"/>
    <w:rsid w:val="00984204"/>
    <w:rsid w:val="009846FB"/>
    <w:rsid w:val="0098498E"/>
    <w:rsid w:val="00984C32"/>
    <w:rsid w:val="0098583F"/>
    <w:rsid w:val="009867C2"/>
    <w:rsid w:val="00986A42"/>
    <w:rsid w:val="00987056"/>
    <w:rsid w:val="009872B4"/>
    <w:rsid w:val="009872EE"/>
    <w:rsid w:val="0099017A"/>
    <w:rsid w:val="009902CB"/>
    <w:rsid w:val="00990B15"/>
    <w:rsid w:val="00990CDB"/>
    <w:rsid w:val="0099149D"/>
    <w:rsid w:val="00991632"/>
    <w:rsid w:val="00991713"/>
    <w:rsid w:val="009919AF"/>
    <w:rsid w:val="00991AAC"/>
    <w:rsid w:val="00991BC7"/>
    <w:rsid w:val="00992125"/>
    <w:rsid w:val="00992843"/>
    <w:rsid w:val="00992FB3"/>
    <w:rsid w:val="0099327B"/>
    <w:rsid w:val="0099330A"/>
    <w:rsid w:val="00993356"/>
    <w:rsid w:val="00993388"/>
    <w:rsid w:val="009935C5"/>
    <w:rsid w:val="009936FF"/>
    <w:rsid w:val="00993D94"/>
    <w:rsid w:val="00994906"/>
    <w:rsid w:val="00994D31"/>
    <w:rsid w:val="00995311"/>
    <w:rsid w:val="009953C0"/>
    <w:rsid w:val="00995650"/>
    <w:rsid w:val="00995ADA"/>
    <w:rsid w:val="00995CE0"/>
    <w:rsid w:val="00996427"/>
    <w:rsid w:val="009968D6"/>
    <w:rsid w:val="0099691D"/>
    <w:rsid w:val="00996A10"/>
    <w:rsid w:val="00996D0D"/>
    <w:rsid w:val="00997247"/>
    <w:rsid w:val="00997945"/>
    <w:rsid w:val="009A0831"/>
    <w:rsid w:val="009A0CDA"/>
    <w:rsid w:val="009A0D55"/>
    <w:rsid w:val="009A0EB9"/>
    <w:rsid w:val="009A102E"/>
    <w:rsid w:val="009A172C"/>
    <w:rsid w:val="009A190A"/>
    <w:rsid w:val="009A1BEC"/>
    <w:rsid w:val="009A2297"/>
    <w:rsid w:val="009A2943"/>
    <w:rsid w:val="009A2EC2"/>
    <w:rsid w:val="009A2F45"/>
    <w:rsid w:val="009A32E5"/>
    <w:rsid w:val="009A3C79"/>
    <w:rsid w:val="009A3E72"/>
    <w:rsid w:val="009A40CB"/>
    <w:rsid w:val="009A4283"/>
    <w:rsid w:val="009A44C7"/>
    <w:rsid w:val="009A49B8"/>
    <w:rsid w:val="009A50EA"/>
    <w:rsid w:val="009A58E7"/>
    <w:rsid w:val="009A5A98"/>
    <w:rsid w:val="009A5B20"/>
    <w:rsid w:val="009A5E75"/>
    <w:rsid w:val="009A602D"/>
    <w:rsid w:val="009A6710"/>
    <w:rsid w:val="009A6802"/>
    <w:rsid w:val="009A68F9"/>
    <w:rsid w:val="009A6F37"/>
    <w:rsid w:val="009A7080"/>
    <w:rsid w:val="009A758F"/>
    <w:rsid w:val="009A7E3B"/>
    <w:rsid w:val="009B0B35"/>
    <w:rsid w:val="009B0DAD"/>
    <w:rsid w:val="009B1562"/>
    <w:rsid w:val="009B18C2"/>
    <w:rsid w:val="009B1E70"/>
    <w:rsid w:val="009B204A"/>
    <w:rsid w:val="009B24C9"/>
    <w:rsid w:val="009B26C1"/>
    <w:rsid w:val="009B2BC8"/>
    <w:rsid w:val="009B2E0B"/>
    <w:rsid w:val="009B311F"/>
    <w:rsid w:val="009B3432"/>
    <w:rsid w:val="009B35D4"/>
    <w:rsid w:val="009B3F3D"/>
    <w:rsid w:val="009B4730"/>
    <w:rsid w:val="009B4A69"/>
    <w:rsid w:val="009B505A"/>
    <w:rsid w:val="009B50B2"/>
    <w:rsid w:val="009B5226"/>
    <w:rsid w:val="009B547E"/>
    <w:rsid w:val="009B5518"/>
    <w:rsid w:val="009B58B8"/>
    <w:rsid w:val="009B5AC8"/>
    <w:rsid w:val="009B5C56"/>
    <w:rsid w:val="009B6050"/>
    <w:rsid w:val="009B616B"/>
    <w:rsid w:val="009B6344"/>
    <w:rsid w:val="009B68DD"/>
    <w:rsid w:val="009B6B4F"/>
    <w:rsid w:val="009B6EE2"/>
    <w:rsid w:val="009B7532"/>
    <w:rsid w:val="009B7944"/>
    <w:rsid w:val="009B7CBD"/>
    <w:rsid w:val="009B7F31"/>
    <w:rsid w:val="009C0929"/>
    <w:rsid w:val="009C1086"/>
    <w:rsid w:val="009C10D7"/>
    <w:rsid w:val="009C1352"/>
    <w:rsid w:val="009C1BBD"/>
    <w:rsid w:val="009C1CCC"/>
    <w:rsid w:val="009C254C"/>
    <w:rsid w:val="009C2B59"/>
    <w:rsid w:val="009C2E77"/>
    <w:rsid w:val="009C304E"/>
    <w:rsid w:val="009C33DC"/>
    <w:rsid w:val="009C3BAB"/>
    <w:rsid w:val="009C3C43"/>
    <w:rsid w:val="009C3FBB"/>
    <w:rsid w:val="009C40D6"/>
    <w:rsid w:val="009C4A96"/>
    <w:rsid w:val="009C4C2B"/>
    <w:rsid w:val="009C53E9"/>
    <w:rsid w:val="009C5A1B"/>
    <w:rsid w:val="009C622A"/>
    <w:rsid w:val="009C6C35"/>
    <w:rsid w:val="009C6DAD"/>
    <w:rsid w:val="009C766B"/>
    <w:rsid w:val="009C7A8E"/>
    <w:rsid w:val="009D01C5"/>
    <w:rsid w:val="009D0387"/>
    <w:rsid w:val="009D048E"/>
    <w:rsid w:val="009D0550"/>
    <w:rsid w:val="009D11DC"/>
    <w:rsid w:val="009D1BD4"/>
    <w:rsid w:val="009D1E3B"/>
    <w:rsid w:val="009D223D"/>
    <w:rsid w:val="009D2952"/>
    <w:rsid w:val="009D2A45"/>
    <w:rsid w:val="009D2DA4"/>
    <w:rsid w:val="009D2DB5"/>
    <w:rsid w:val="009D3188"/>
    <w:rsid w:val="009D3272"/>
    <w:rsid w:val="009D3352"/>
    <w:rsid w:val="009D3830"/>
    <w:rsid w:val="009D3969"/>
    <w:rsid w:val="009D3A76"/>
    <w:rsid w:val="009D413C"/>
    <w:rsid w:val="009D4749"/>
    <w:rsid w:val="009D53A5"/>
    <w:rsid w:val="009D5966"/>
    <w:rsid w:val="009D5A42"/>
    <w:rsid w:val="009D5EE5"/>
    <w:rsid w:val="009D63A7"/>
    <w:rsid w:val="009D6926"/>
    <w:rsid w:val="009D6A80"/>
    <w:rsid w:val="009D6C15"/>
    <w:rsid w:val="009D6DDB"/>
    <w:rsid w:val="009D6F67"/>
    <w:rsid w:val="009D6FB0"/>
    <w:rsid w:val="009D70F0"/>
    <w:rsid w:val="009D7624"/>
    <w:rsid w:val="009D76B7"/>
    <w:rsid w:val="009D7742"/>
    <w:rsid w:val="009D7AE4"/>
    <w:rsid w:val="009E0179"/>
    <w:rsid w:val="009E0E2E"/>
    <w:rsid w:val="009E12EE"/>
    <w:rsid w:val="009E1B8B"/>
    <w:rsid w:val="009E1C0C"/>
    <w:rsid w:val="009E1DDA"/>
    <w:rsid w:val="009E1F8E"/>
    <w:rsid w:val="009E2362"/>
    <w:rsid w:val="009E257B"/>
    <w:rsid w:val="009E275D"/>
    <w:rsid w:val="009E2B53"/>
    <w:rsid w:val="009E2D7A"/>
    <w:rsid w:val="009E3174"/>
    <w:rsid w:val="009E3595"/>
    <w:rsid w:val="009E3628"/>
    <w:rsid w:val="009E3738"/>
    <w:rsid w:val="009E3EFA"/>
    <w:rsid w:val="009E3F80"/>
    <w:rsid w:val="009E4090"/>
    <w:rsid w:val="009E4726"/>
    <w:rsid w:val="009E477E"/>
    <w:rsid w:val="009E4F54"/>
    <w:rsid w:val="009E5603"/>
    <w:rsid w:val="009E576C"/>
    <w:rsid w:val="009E58FA"/>
    <w:rsid w:val="009E669F"/>
    <w:rsid w:val="009E686C"/>
    <w:rsid w:val="009E6CAB"/>
    <w:rsid w:val="009E6D04"/>
    <w:rsid w:val="009E7204"/>
    <w:rsid w:val="009E7273"/>
    <w:rsid w:val="009E78BC"/>
    <w:rsid w:val="009E7E21"/>
    <w:rsid w:val="009F0288"/>
    <w:rsid w:val="009F0416"/>
    <w:rsid w:val="009F0D8A"/>
    <w:rsid w:val="009F13E5"/>
    <w:rsid w:val="009F152E"/>
    <w:rsid w:val="009F1D81"/>
    <w:rsid w:val="009F2298"/>
    <w:rsid w:val="009F2452"/>
    <w:rsid w:val="009F28EE"/>
    <w:rsid w:val="009F3078"/>
    <w:rsid w:val="009F32E0"/>
    <w:rsid w:val="009F3418"/>
    <w:rsid w:val="009F378A"/>
    <w:rsid w:val="009F3BD5"/>
    <w:rsid w:val="009F3DEF"/>
    <w:rsid w:val="009F5C82"/>
    <w:rsid w:val="009F5C96"/>
    <w:rsid w:val="009F5FAE"/>
    <w:rsid w:val="009F615A"/>
    <w:rsid w:val="009F6AB8"/>
    <w:rsid w:val="009F7220"/>
    <w:rsid w:val="009F7228"/>
    <w:rsid w:val="009F7311"/>
    <w:rsid w:val="009F738E"/>
    <w:rsid w:val="009F766A"/>
    <w:rsid w:val="009F7774"/>
    <w:rsid w:val="009F7951"/>
    <w:rsid w:val="009F797B"/>
    <w:rsid w:val="009F7ACA"/>
    <w:rsid w:val="00A00357"/>
    <w:rsid w:val="00A006ED"/>
    <w:rsid w:val="00A008C1"/>
    <w:rsid w:val="00A00931"/>
    <w:rsid w:val="00A00C78"/>
    <w:rsid w:val="00A00FDA"/>
    <w:rsid w:val="00A01056"/>
    <w:rsid w:val="00A0137F"/>
    <w:rsid w:val="00A014CF"/>
    <w:rsid w:val="00A01D07"/>
    <w:rsid w:val="00A0200E"/>
    <w:rsid w:val="00A02494"/>
    <w:rsid w:val="00A025F3"/>
    <w:rsid w:val="00A029BE"/>
    <w:rsid w:val="00A02E5F"/>
    <w:rsid w:val="00A02F3D"/>
    <w:rsid w:val="00A030C0"/>
    <w:rsid w:val="00A03423"/>
    <w:rsid w:val="00A03446"/>
    <w:rsid w:val="00A03875"/>
    <w:rsid w:val="00A03B2F"/>
    <w:rsid w:val="00A041BB"/>
    <w:rsid w:val="00A04606"/>
    <w:rsid w:val="00A04D08"/>
    <w:rsid w:val="00A04E45"/>
    <w:rsid w:val="00A05062"/>
    <w:rsid w:val="00A05167"/>
    <w:rsid w:val="00A051C3"/>
    <w:rsid w:val="00A0584B"/>
    <w:rsid w:val="00A05ABD"/>
    <w:rsid w:val="00A05CDC"/>
    <w:rsid w:val="00A05D7B"/>
    <w:rsid w:val="00A05E90"/>
    <w:rsid w:val="00A05F0B"/>
    <w:rsid w:val="00A06454"/>
    <w:rsid w:val="00A0714B"/>
    <w:rsid w:val="00A0759F"/>
    <w:rsid w:val="00A075DB"/>
    <w:rsid w:val="00A10246"/>
    <w:rsid w:val="00A1024A"/>
    <w:rsid w:val="00A1047E"/>
    <w:rsid w:val="00A10745"/>
    <w:rsid w:val="00A10E02"/>
    <w:rsid w:val="00A1139A"/>
    <w:rsid w:val="00A1150C"/>
    <w:rsid w:val="00A11B6D"/>
    <w:rsid w:val="00A12047"/>
    <w:rsid w:val="00A1255A"/>
    <w:rsid w:val="00A127AE"/>
    <w:rsid w:val="00A12B02"/>
    <w:rsid w:val="00A13817"/>
    <w:rsid w:val="00A13D63"/>
    <w:rsid w:val="00A1407B"/>
    <w:rsid w:val="00A141F8"/>
    <w:rsid w:val="00A1439B"/>
    <w:rsid w:val="00A14607"/>
    <w:rsid w:val="00A14917"/>
    <w:rsid w:val="00A14A05"/>
    <w:rsid w:val="00A14A46"/>
    <w:rsid w:val="00A14A82"/>
    <w:rsid w:val="00A161A4"/>
    <w:rsid w:val="00A16371"/>
    <w:rsid w:val="00A1643D"/>
    <w:rsid w:val="00A165DF"/>
    <w:rsid w:val="00A16AC7"/>
    <w:rsid w:val="00A16FD7"/>
    <w:rsid w:val="00A17304"/>
    <w:rsid w:val="00A17705"/>
    <w:rsid w:val="00A17794"/>
    <w:rsid w:val="00A1781F"/>
    <w:rsid w:val="00A17848"/>
    <w:rsid w:val="00A17971"/>
    <w:rsid w:val="00A202FC"/>
    <w:rsid w:val="00A205A0"/>
    <w:rsid w:val="00A20C16"/>
    <w:rsid w:val="00A20ED4"/>
    <w:rsid w:val="00A218C5"/>
    <w:rsid w:val="00A21B28"/>
    <w:rsid w:val="00A21BA3"/>
    <w:rsid w:val="00A21D18"/>
    <w:rsid w:val="00A22101"/>
    <w:rsid w:val="00A226B1"/>
    <w:rsid w:val="00A2276D"/>
    <w:rsid w:val="00A22C8B"/>
    <w:rsid w:val="00A22D7A"/>
    <w:rsid w:val="00A22DDB"/>
    <w:rsid w:val="00A22E36"/>
    <w:rsid w:val="00A22EF7"/>
    <w:rsid w:val="00A230BE"/>
    <w:rsid w:val="00A23805"/>
    <w:rsid w:val="00A23A07"/>
    <w:rsid w:val="00A23A75"/>
    <w:rsid w:val="00A23BB9"/>
    <w:rsid w:val="00A23CB5"/>
    <w:rsid w:val="00A24144"/>
    <w:rsid w:val="00A2422B"/>
    <w:rsid w:val="00A2430E"/>
    <w:rsid w:val="00A24334"/>
    <w:rsid w:val="00A2473C"/>
    <w:rsid w:val="00A24847"/>
    <w:rsid w:val="00A25397"/>
    <w:rsid w:val="00A25564"/>
    <w:rsid w:val="00A25632"/>
    <w:rsid w:val="00A25A61"/>
    <w:rsid w:val="00A26129"/>
    <w:rsid w:val="00A26446"/>
    <w:rsid w:val="00A27014"/>
    <w:rsid w:val="00A2739A"/>
    <w:rsid w:val="00A27462"/>
    <w:rsid w:val="00A27756"/>
    <w:rsid w:val="00A27B67"/>
    <w:rsid w:val="00A27BDA"/>
    <w:rsid w:val="00A27BE5"/>
    <w:rsid w:val="00A27D9D"/>
    <w:rsid w:val="00A27DB1"/>
    <w:rsid w:val="00A30252"/>
    <w:rsid w:val="00A308C6"/>
    <w:rsid w:val="00A30B8A"/>
    <w:rsid w:val="00A31AF0"/>
    <w:rsid w:val="00A31F3E"/>
    <w:rsid w:val="00A328FE"/>
    <w:rsid w:val="00A32C5A"/>
    <w:rsid w:val="00A32E8C"/>
    <w:rsid w:val="00A32F83"/>
    <w:rsid w:val="00A33314"/>
    <w:rsid w:val="00A33442"/>
    <w:rsid w:val="00A33FF0"/>
    <w:rsid w:val="00A3405F"/>
    <w:rsid w:val="00A34373"/>
    <w:rsid w:val="00A346E4"/>
    <w:rsid w:val="00A34CAD"/>
    <w:rsid w:val="00A34D4D"/>
    <w:rsid w:val="00A34F17"/>
    <w:rsid w:val="00A34FD1"/>
    <w:rsid w:val="00A3581A"/>
    <w:rsid w:val="00A35A5A"/>
    <w:rsid w:val="00A35A81"/>
    <w:rsid w:val="00A36044"/>
    <w:rsid w:val="00A36272"/>
    <w:rsid w:val="00A362C7"/>
    <w:rsid w:val="00A362D2"/>
    <w:rsid w:val="00A365A1"/>
    <w:rsid w:val="00A36FA8"/>
    <w:rsid w:val="00A3731A"/>
    <w:rsid w:val="00A37930"/>
    <w:rsid w:val="00A37A08"/>
    <w:rsid w:val="00A37FB3"/>
    <w:rsid w:val="00A40181"/>
    <w:rsid w:val="00A406B4"/>
    <w:rsid w:val="00A406F6"/>
    <w:rsid w:val="00A40F46"/>
    <w:rsid w:val="00A41472"/>
    <w:rsid w:val="00A41AC7"/>
    <w:rsid w:val="00A41CD7"/>
    <w:rsid w:val="00A41E9F"/>
    <w:rsid w:val="00A41EE7"/>
    <w:rsid w:val="00A4256F"/>
    <w:rsid w:val="00A4278A"/>
    <w:rsid w:val="00A42791"/>
    <w:rsid w:val="00A428ED"/>
    <w:rsid w:val="00A4298F"/>
    <w:rsid w:val="00A42C19"/>
    <w:rsid w:val="00A42CF9"/>
    <w:rsid w:val="00A4339F"/>
    <w:rsid w:val="00A437A9"/>
    <w:rsid w:val="00A43846"/>
    <w:rsid w:val="00A43CF1"/>
    <w:rsid w:val="00A43F21"/>
    <w:rsid w:val="00A4439D"/>
    <w:rsid w:val="00A44D5A"/>
    <w:rsid w:val="00A45235"/>
    <w:rsid w:val="00A45412"/>
    <w:rsid w:val="00A455AE"/>
    <w:rsid w:val="00A455B4"/>
    <w:rsid w:val="00A45A88"/>
    <w:rsid w:val="00A4621B"/>
    <w:rsid w:val="00A46580"/>
    <w:rsid w:val="00A46E94"/>
    <w:rsid w:val="00A478EF"/>
    <w:rsid w:val="00A4790D"/>
    <w:rsid w:val="00A479E5"/>
    <w:rsid w:val="00A47AE3"/>
    <w:rsid w:val="00A47B80"/>
    <w:rsid w:val="00A47C70"/>
    <w:rsid w:val="00A47C83"/>
    <w:rsid w:val="00A47EEF"/>
    <w:rsid w:val="00A47F85"/>
    <w:rsid w:val="00A50200"/>
    <w:rsid w:val="00A5024A"/>
    <w:rsid w:val="00A50DAC"/>
    <w:rsid w:val="00A50DCF"/>
    <w:rsid w:val="00A51056"/>
    <w:rsid w:val="00A51849"/>
    <w:rsid w:val="00A51B08"/>
    <w:rsid w:val="00A51C2A"/>
    <w:rsid w:val="00A51C5B"/>
    <w:rsid w:val="00A51DD5"/>
    <w:rsid w:val="00A52044"/>
    <w:rsid w:val="00A522E9"/>
    <w:rsid w:val="00A52427"/>
    <w:rsid w:val="00A52AF0"/>
    <w:rsid w:val="00A52AFB"/>
    <w:rsid w:val="00A52C4E"/>
    <w:rsid w:val="00A53109"/>
    <w:rsid w:val="00A53553"/>
    <w:rsid w:val="00A53810"/>
    <w:rsid w:val="00A53D77"/>
    <w:rsid w:val="00A5413C"/>
    <w:rsid w:val="00A547F9"/>
    <w:rsid w:val="00A54A22"/>
    <w:rsid w:val="00A54A53"/>
    <w:rsid w:val="00A54C35"/>
    <w:rsid w:val="00A55310"/>
    <w:rsid w:val="00A55F06"/>
    <w:rsid w:val="00A55F29"/>
    <w:rsid w:val="00A5610C"/>
    <w:rsid w:val="00A56BCC"/>
    <w:rsid w:val="00A56D0A"/>
    <w:rsid w:val="00A57171"/>
    <w:rsid w:val="00A5739F"/>
    <w:rsid w:val="00A577DC"/>
    <w:rsid w:val="00A577F3"/>
    <w:rsid w:val="00A57CD4"/>
    <w:rsid w:val="00A57DE7"/>
    <w:rsid w:val="00A57F8A"/>
    <w:rsid w:val="00A60A49"/>
    <w:rsid w:val="00A60AE6"/>
    <w:rsid w:val="00A60C33"/>
    <w:rsid w:val="00A60CFD"/>
    <w:rsid w:val="00A61141"/>
    <w:rsid w:val="00A61228"/>
    <w:rsid w:val="00A6123E"/>
    <w:rsid w:val="00A6236B"/>
    <w:rsid w:val="00A623C7"/>
    <w:rsid w:val="00A6275D"/>
    <w:rsid w:val="00A627E2"/>
    <w:rsid w:val="00A62B7C"/>
    <w:rsid w:val="00A62E35"/>
    <w:rsid w:val="00A63356"/>
    <w:rsid w:val="00A634B0"/>
    <w:rsid w:val="00A63709"/>
    <w:rsid w:val="00A63A58"/>
    <w:rsid w:val="00A63D8D"/>
    <w:rsid w:val="00A63DC6"/>
    <w:rsid w:val="00A63EBD"/>
    <w:rsid w:val="00A64043"/>
    <w:rsid w:val="00A64779"/>
    <w:rsid w:val="00A649BE"/>
    <w:rsid w:val="00A65183"/>
    <w:rsid w:val="00A65479"/>
    <w:rsid w:val="00A655BC"/>
    <w:rsid w:val="00A656D9"/>
    <w:rsid w:val="00A65A30"/>
    <w:rsid w:val="00A65C2D"/>
    <w:rsid w:val="00A65F0B"/>
    <w:rsid w:val="00A6621D"/>
    <w:rsid w:val="00A66F09"/>
    <w:rsid w:val="00A671CB"/>
    <w:rsid w:val="00A67606"/>
    <w:rsid w:val="00A67B79"/>
    <w:rsid w:val="00A67C89"/>
    <w:rsid w:val="00A67F23"/>
    <w:rsid w:val="00A703A8"/>
    <w:rsid w:val="00A70504"/>
    <w:rsid w:val="00A70573"/>
    <w:rsid w:val="00A70AD7"/>
    <w:rsid w:val="00A70B78"/>
    <w:rsid w:val="00A70BB4"/>
    <w:rsid w:val="00A71758"/>
    <w:rsid w:val="00A71BCD"/>
    <w:rsid w:val="00A71C11"/>
    <w:rsid w:val="00A71C6A"/>
    <w:rsid w:val="00A71CF8"/>
    <w:rsid w:val="00A727DC"/>
    <w:rsid w:val="00A73059"/>
    <w:rsid w:val="00A73110"/>
    <w:rsid w:val="00A73619"/>
    <w:rsid w:val="00A73808"/>
    <w:rsid w:val="00A738BB"/>
    <w:rsid w:val="00A73961"/>
    <w:rsid w:val="00A73B47"/>
    <w:rsid w:val="00A73BC3"/>
    <w:rsid w:val="00A73EBC"/>
    <w:rsid w:val="00A74581"/>
    <w:rsid w:val="00A74CD8"/>
    <w:rsid w:val="00A74D43"/>
    <w:rsid w:val="00A74F94"/>
    <w:rsid w:val="00A75241"/>
    <w:rsid w:val="00A75604"/>
    <w:rsid w:val="00A75649"/>
    <w:rsid w:val="00A75C02"/>
    <w:rsid w:val="00A75CF7"/>
    <w:rsid w:val="00A760E2"/>
    <w:rsid w:val="00A766A8"/>
    <w:rsid w:val="00A76ABA"/>
    <w:rsid w:val="00A76ABD"/>
    <w:rsid w:val="00A76AFA"/>
    <w:rsid w:val="00A76E5B"/>
    <w:rsid w:val="00A76F03"/>
    <w:rsid w:val="00A77661"/>
    <w:rsid w:val="00A7787C"/>
    <w:rsid w:val="00A77A90"/>
    <w:rsid w:val="00A77E03"/>
    <w:rsid w:val="00A80261"/>
    <w:rsid w:val="00A80455"/>
    <w:rsid w:val="00A80C12"/>
    <w:rsid w:val="00A80DB2"/>
    <w:rsid w:val="00A811A9"/>
    <w:rsid w:val="00A817D8"/>
    <w:rsid w:val="00A818DE"/>
    <w:rsid w:val="00A81E8D"/>
    <w:rsid w:val="00A825C2"/>
    <w:rsid w:val="00A82BB1"/>
    <w:rsid w:val="00A82C4B"/>
    <w:rsid w:val="00A82E1E"/>
    <w:rsid w:val="00A8311D"/>
    <w:rsid w:val="00A838E6"/>
    <w:rsid w:val="00A83DE3"/>
    <w:rsid w:val="00A83E17"/>
    <w:rsid w:val="00A83ECD"/>
    <w:rsid w:val="00A83FBF"/>
    <w:rsid w:val="00A8457A"/>
    <w:rsid w:val="00A84652"/>
    <w:rsid w:val="00A849AF"/>
    <w:rsid w:val="00A84DFF"/>
    <w:rsid w:val="00A84EF2"/>
    <w:rsid w:val="00A84F75"/>
    <w:rsid w:val="00A85028"/>
    <w:rsid w:val="00A851D1"/>
    <w:rsid w:val="00A85214"/>
    <w:rsid w:val="00A85329"/>
    <w:rsid w:val="00A854BD"/>
    <w:rsid w:val="00A8580F"/>
    <w:rsid w:val="00A859BF"/>
    <w:rsid w:val="00A859E0"/>
    <w:rsid w:val="00A86016"/>
    <w:rsid w:val="00A860A6"/>
    <w:rsid w:val="00A86586"/>
    <w:rsid w:val="00A867C9"/>
    <w:rsid w:val="00A86985"/>
    <w:rsid w:val="00A86A14"/>
    <w:rsid w:val="00A86B04"/>
    <w:rsid w:val="00A8721A"/>
    <w:rsid w:val="00A874A0"/>
    <w:rsid w:val="00A874CB"/>
    <w:rsid w:val="00A87AC2"/>
    <w:rsid w:val="00A87B34"/>
    <w:rsid w:val="00A87D2A"/>
    <w:rsid w:val="00A90027"/>
    <w:rsid w:val="00A90965"/>
    <w:rsid w:val="00A90ACA"/>
    <w:rsid w:val="00A90BB2"/>
    <w:rsid w:val="00A90EB3"/>
    <w:rsid w:val="00A90ED8"/>
    <w:rsid w:val="00A91669"/>
    <w:rsid w:val="00A916B8"/>
    <w:rsid w:val="00A91AEB"/>
    <w:rsid w:val="00A91C3F"/>
    <w:rsid w:val="00A91E5B"/>
    <w:rsid w:val="00A91F53"/>
    <w:rsid w:val="00A9218D"/>
    <w:rsid w:val="00A9230D"/>
    <w:rsid w:val="00A92A4C"/>
    <w:rsid w:val="00A93480"/>
    <w:rsid w:val="00A93860"/>
    <w:rsid w:val="00A93C79"/>
    <w:rsid w:val="00A93F5B"/>
    <w:rsid w:val="00A94145"/>
    <w:rsid w:val="00A94587"/>
    <w:rsid w:val="00A94AA1"/>
    <w:rsid w:val="00A94B73"/>
    <w:rsid w:val="00A94CD6"/>
    <w:rsid w:val="00A94D06"/>
    <w:rsid w:val="00A94F27"/>
    <w:rsid w:val="00A9507D"/>
    <w:rsid w:val="00A95170"/>
    <w:rsid w:val="00A9578B"/>
    <w:rsid w:val="00A95886"/>
    <w:rsid w:val="00A95B56"/>
    <w:rsid w:val="00A95CA8"/>
    <w:rsid w:val="00A95DAF"/>
    <w:rsid w:val="00A95FFA"/>
    <w:rsid w:val="00A967D0"/>
    <w:rsid w:val="00A96A63"/>
    <w:rsid w:val="00A96BEA"/>
    <w:rsid w:val="00A96D87"/>
    <w:rsid w:val="00A96F13"/>
    <w:rsid w:val="00A96F33"/>
    <w:rsid w:val="00A97076"/>
    <w:rsid w:val="00A97ABB"/>
    <w:rsid w:val="00A97B7B"/>
    <w:rsid w:val="00A97C2A"/>
    <w:rsid w:val="00A97D3F"/>
    <w:rsid w:val="00A97DB2"/>
    <w:rsid w:val="00A97DB6"/>
    <w:rsid w:val="00AA071D"/>
    <w:rsid w:val="00AA0972"/>
    <w:rsid w:val="00AA098F"/>
    <w:rsid w:val="00AA0AE1"/>
    <w:rsid w:val="00AA0D76"/>
    <w:rsid w:val="00AA0F26"/>
    <w:rsid w:val="00AA111F"/>
    <w:rsid w:val="00AA19D4"/>
    <w:rsid w:val="00AA1BCD"/>
    <w:rsid w:val="00AA1BFC"/>
    <w:rsid w:val="00AA20EC"/>
    <w:rsid w:val="00AA249D"/>
    <w:rsid w:val="00AA26AC"/>
    <w:rsid w:val="00AA2820"/>
    <w:rsid w:val="00AA2AA3"/>
    <w:rsid w:val="00AA2CFE"/>
    <w:rsid w:val="00AA2D1F"/>
    <w:rsid w:val="00AA33A8"/>
    <w:rsid w:val="00AA3FB6"/>
    <w:rsid w:val="00AA41CB"/>
    <w:rsid w:val="00AA4255"/>
    <w:rsid w:val="00AA4B1B"/>
    <w:rsid w:val="00AA54BD"/>
    <w:rsid w:val="00AA5A12"/>
    <w:rsid w:val="00AA6544"/>
    <w:rsid w:val="00AA6872"/>
    <w:rsid w:val="00AA6BD1"/>
    <w:rsid w:val="00AA71A6"/>
    <w:rsid w:val="00AA749F"/>
    <w:rsid w:val="00AA76EB"/>
    <w:rsid w:val="00AA7879"/>
    <w:rsid w:val="00AA79BB"/>
    <w:rsid w:val="00AA7B5F"/>
    <w:rsid w:val="00AB00EA"/>
    <w:rsid w:val="00AB03E4"/>
    <w:rsid w:val="00AB0B9F"/>
    <w:rsid w:val="00AB0E8C"/>
    <w:rsid w:val="00AB10A7"/>
    <w:rsid w:val="00AB169B"/>
    <w:rsid w:val="00AB173C"/>
    <w:rsid w:val="00AB1D44"/>
    <w:rsid w:val="00AB2C3E"/>
    <w:rsid w:val="00AB38B7"/>
    <w:rsid w:val="00AB38D3"/>
    <w:rsid w:val="00AB41A3"/>
    <w:rsid w:val="00AB5156"/>
    <w:rsid w:val="00AB52D3"/>
    <w:rsid w:val="00AB5AD5"/>
    <w:rsid w:val="00AB5C52"/>
    <w:rsid w:val="00AB5E05"/>
    <w:rsid w:val="00AB6965"/>
    <w:rsid w:val="00AB6D2A"/>
    <w:rsid w:val="00AB6D7F"/>
    <w:rsid w:val="00AB75CE"/>
    <w:rsid w:val="00AB776A"/>
    <w:rsid w:val="00AB795A"/>
    <w:rsid w:val="00AC06C3"/>
    <w:rsid w:val="00AC06C9"/>
    <w:rsid w:val="00AC08C8"/>
    <w:rsid w:val="00AC0939"/>
    <w:rsid w:val="00AC13B5"/>
    <w:rsid w:val="00AC1B8F"/>
    <w:rsid w:val="00AC2363"/>
    <w:rsid w:val="00AC2714"/>
    <w:rsid w:val="00AC3C65"/>
    <w:rsid w:val="00AC3EDA"/>
    <w:rsid w:val="00AC4848"/>
    <w:rsid w:val="00AC4AF8"/>
    <w:rsid w:val="00AC4B82"/>
    <w:rsid w:val="00AC4DA9"/>
    <w:rsid w:val="00AC4F3D"/>
    <w:rsid w:val="00AC5712"/>
    <w:rsid w:val="00AC5C0C"/>
    <w:rsid w:val="00AC7299"/>
    <w:rsid w:val="00AC7823"/>
    <w:rsid w:val="00AC7C67"/>
    <w:rsid w:val="00AC7F59"/>
    <w:rsid w:val="00AD0269"/>
    <w:rsid w:val="00AD0E9F"/>
    <w:rsid w:val="00AD1146"/>
    <w:rsid w:val="00AD11AB"/>
    <w:rsid w:val="00AD149E"/>
    <w:rsid w:val="00AD1668"/>
    <w:rsid w:val="00AD1A1A"/>
    <w:rsid w:val="00AD1EF3"/>
    <w:rsid w:val="00AD2266"/>
    <w:rsid w:val="00AD260F"/>
    <w:rsid w:val="00AD27C0"/>
    <w:rsid w:val="00AD2840"/>
    <w:rsid w:val="00AD2876"/>
    <w:rsid w:val="00AD2E25"/>
    <w:rsid w:val="00AD357A"/>
    <w:rsid w:val="00AD35F6"/>
    <w:rsid w:val="00AD3AE7"/>
    <w:rsid w:val="00AD3F6E"/>
    <w:rsid w:val="00AD3FC9"/>
    <w:rsid w:val="00AD4050"/>
    <w:rsid w:val="00AD4166"/>
    <w:rsid w:val="00AD45DB"/>
    <w:rsid w:val="00AD492F"/>
    <w:rsid w:val="00AD5839"/>
    <w:rsid w:val="00AD5C5A"/>
    <w:rsid w:val="00AD5E02"/>
    <w:rsid w:val="00AD7983"/>
    <w:rsid w:val="00AE0504"/>
    <w:rsid w:val="00AE057E"/>
    <w:rsid w:val="00AE0D70"/>
    <w:rsid w:val="00AE0E3F"/>
    <w:rsid w:val="00AE102B"/>
    <w:rsid w:val="00AE15AC"/>
    <w:rsid w:val="00AE1B16"/>
    <w:rsid w:val="00AE1C6C"/>
    <w:rsid w:val="00AE1C7E"/>
    <w:rsid w:val="00AE1F3F"/>
    <w:rsid w:val="00AE1F9E"/>
    <w:rsid w:val="00AE2091"/>
    <w:rsid w:val="00AE2449"/>
    <w:rsid w:val="00AE250E"/>
    <w:rsid w:val="00AE2D3D"/>
    <w:rsid w:val="00AE3921"/>
    <w:rsid w:val="00AE3A27"/>
    <w:rsid w:val="00AE3C14"/>
    <w:rsid w:val="00AE3F3F"/>
    <w:rsid w:val="00AE4124"/>
    <w:rsid w:val="00AE47BD"/>
    <w:rsid w:val="00AE482F"/>
    <w:rsid w:val="00AE4857"/>
    <w:rsid w:val="00AE4C16"/>
    <w:rsid w:val="00AE4CA9"/>
    <w:rsid w:val="00AE5E95"/>
    <w:rsid w:val="00AE6048"/>
    <w:rsid w:val="00AE61FF"/>
    <w:rsid w:val="00AE657D"/>
    <w:rsid w:val="00AE679D"/>
    <w:rsid w:val="00AE6EE8"/>
    <w:rsid w:val="00AE71CC"/>
    <w:rsid w:val="00AE79CA"/>
    <w:rsid w:val="00AE7C77"/>
    <w:rsid w:val="00AF0170"/>
    <w:rsid w:val="00AF0273"/>
    <w:rsid w:val="00AF0371"/>
    <w:rsid w:val="00AF08BE"/>
    <w:rsid w:val="00AF0A96"/>
    <w:rsid w:val="00AF0F02"/>
    <w:rsid w:val="00AF0F9E"/>
    <w:rsid w:val="00AF1366"/>
    <w:rsid w:val="00AF164B"/>
    <w:rsid w:val="00AF164F"/>
    <w:rsid w:val="00AF18C4"/>
    <w:rsid w:val="00AF2371"/>
    <w:rsid w:val="00AF2908"/>
    <w:rsid w:val="00AF2A1E"/>
    <w:rsid w:val="00AF330F"/>
    <w:rsid w:val="00AF388E"/>
    <w:rsid w:val="00AF3B7D"/>
    <w:rsid w:val="00AF440E"/>
    <w:rsid w:val="00AF47FE"/>
    <w:rsid w:val="00AF4D5B"/>
    <w:rsid w:val="00AF5633"/>
    <w:rsid w:val="00AF59EF"/>
    <w:rsid w:val="00AF5A4B"/>
    <w:rsid w:val="00AF5FA9"/>
    <w:rsid w:val="00AF6468"/>
    <w:rsid w:val="00AF65CA"/>
    <w:rsid w:val="00AF6839"/>
    <w:rsid w:val="00AF6C5F"/>
    <w:rsid w:val="00AF6D3C"/>
    <w:rsid w:val="00AF6D6A"/>
    <w:rsid w:val="00AF71A5"/>
    <w:rsid w:val="00AF71A6"/>
    <w:rsid w:val="00AF7332"/>
    <w:rsid w:val="00AF7432"/>
    <w:rsid w:val="00B00190"/>
    <w:rsid w:val="00B00603"/>
    <w:rsid w:val="00B011DF"/>
    <w:rsid w:val="00B01CE1"/>
    <w:rsid w:val="00B0205C"/>
    <w:rsid w:val="00B02166"/>
    <w:rsid w:val="00B02432"/>
    <w:rsid w:val="00B0279C"/>
    <w:rsid w:val="00B0279E"/>
    <w:rsid w:val="00B028D1"/>
    <w:rsid w:val="00B02CB1"/>
    <w:rsid w:val="00B03341"/>
    <w:rsid w:val="00B033F9"/>
    <w:rsid w:val="00B03405"/>
    <w:rsid w:val="00B03437"/>
    <w:rsid w:val="00B03778"/>
    <w:rsid w:val="00B03833"/>
    <w:rsid w:val="00B04516"/>
    <w:rsid w:val="00B04740"/>
    <w:rsid w:val="00B048F3"/>
    <w:rsid w:val="00B0512E"/>
    <w:rsid w:val="00B052CB"/>
    <w:rsid w:val="00B0556C"/>
    <w:rsid w:val="00B058A3"/>
    <w:rsid w:val="00B05915"/>
    <w:rsid w:val="00B059B1"/>
    <w:rsid w:val="00B05B4F"/>
    <w:rsid w:val="00B06529"/>
    <w:rsid w:val="00B0686A"/>
    <w:rsid w:val="00B06F50"/>
    <w:rsid w:val="00B07079"/>
    <w:rsid w:val="00B0738D"/>
    <w:rsid w:val="00B078A6"/>
    <w:rsid w:val="00B07995"/>
    <w:rsid w:val="00B1014A"/>
    <w:rsid w:val="00B103EB"/>
    <w:rsid w:val="00B104CB"/>
    <w:rsid w:val="00B10716"/>
    <w:rsid w:val="00B10A5E"/>
    <w:rsid w:val="00B10D05"/>
    <w:rsid w:val="00B11112"/>
    <w:rsid w:val="00B111C1"/>
    <w:rsid w:val="00B11343"/>
    <w:rsid w:val="00B115A6"/>
    <w:rsid w:val="00B11F99"/>
    <w:rsid w:val="00B1219B"/>
    <w:rsid w:val="00B12666"/>
    <w:rsid w:val="00B12712"/>
    <w:rsid w:val="00B12803"/>
    <w:rsid w:val="00B128AE"/>
    <w:rsid w:val="00B128E0"/>
    <w:rsid w:val="00B12CEC"/>
    <w:rsid w:val="00B12D0A"/>
    <w:rsid w:val="00B12EFC"/>
    <w:rsid w:val="00B13078"/>
    <w:rsid w:val="00B13759"/>
    <w:rsid w:val="00B13778"/>
    <w:rsid w:val="00B1448B"/>
    <w:rsid w:val="00B14AF4"/>
    <w:rsid w:val="00B14DB2"/>
    <w:rsid w:val="00B1505F"/>
    <w:rsid w:val="00B15A4E"/>
    <w:rsid w:val="00B15CB1"/>
    <w:rsid w:val="00B15F46"/>
    <w:rsid w:val="00B15FD8"/>
    <w:rsid w:val="00B16744"/>
    <w:rsid w:val="00B16987"/>
    <w:rsid w:val="00B16A9E"/>
    <w:rsid w:val="00B16E49"/>
    <w:rsid w:val="00B17104"/>
    <w:rsid w:val="00B172EB"/>
    <w:rsid w:val="00B17750"/>
    <w:rsid w:val="00B17860"/>
    <w:rsid w:val="00B17C6E"/>
    <w:rsid w:val="00B17F39"/>
    <w:rsid w:val="00B209A6"/>
    <w:rsid w:val="00B209C2"/>
    <w:rsid w:val="00B20DAC"/>
    <w:rsid w:val="00B210CD"/>
    <w:rsid w:val="00B213C1"/>
    <w:rsid w:val="00B215A3"/>
    <w:rsid w:val="00B21EB2"/>
    <w:rsid w:val="00B22165"/>
    <w:rsid w:val="00B22255"/>
    <w:rsid w:val="00B22474"/>
    <w:rsid w:val="00B22634"/>
    <w:rsid w:val="00B22682"/>
    <w:rsid w:val="00B230A3"/>
    <w:rsid w:val="00B23297"/>
    <w:rsid w:val="00B238A4"/>
    <w:rsid w:val="00B23E76"/>
    <w:rsid w:val="00B243E5"/>
    <w:rsid w:val="00B24B29"/>
    <w:rsid w:val="00B2558E"/>
    <w:rsid w:val="00B25919"/>
    <w:rsid w:val="00B2601E"/>
    <w:rsid w:val="00B2610E"/>
    <w:rsid w:val="00B26195"/>
    <w:rsid w:val="00B2621F"/>
    <w:rsid w:val="00B26311"/>
    <w:rsid w:val="00B26DB2"/>
    <w:rsid w:val="00B274EB"/>
    <w:rsid w:val="00B27529"/>
    <w:rsid w:val="00B27898"/>
    <w:rsid w:val="00B27CA8"/>
    <w:rsid w:val="00B27F0E"/>
    <w:rsid w:val="00B300F1"/>
    <w:rsid w:val="00B30121"/>
    <w:rsid w:val="00B30B7F"/>
    <w:rsid w:val="00B30EB9"/>
    <w:rsid w:val="00B31040"/>
    <w:rsid w:val="00B313D1"/>
    <w:rsid w:val="00B31720"/>
    <w:rsid w:val="00B31C41"/>
    <w:rsid w:val="00B31F42"/>
    <w:rsid w:val="00B32346"/>
    <w:rsid w:val="00B324B4"/>
    <w:rsid w:val="00B3263B"/>
    <w:rsid w:val="00B326A9"/>
    <w:rsid w:val="00B327BC"/>
    <w:rsid w:val="00B32F6E"/>
    <w:rsid w:val="00B335DB"/>
    <w:rsid w:val="00B337F6"/>
    <w:rsid w:val="00B33A02"/>
    <w:rsid w:val="00B33B08"/>
    <w:rsid w:val="00B33E08"/>
    <w:rsid w:val="00B344A3"/>
    <w:rsid w:val="00B34A22"/>
    <w:rsid w:val="00B34A79"/>
    <w:rsid w:val="00B34D4E"/>
    <w:rsid w:val="00B34E66"/>
    <w:rsid w:val="00B34FC0"/>
    <w:rsid w:val="00B350E6"/>
    <w:rsid w:val="00B352EC"/>
    <w:rsid w:val="00B356F1"/>
    <w:rsid w:val="00B35C72"/>
    <w:rsid w:val="00B3602F"/>
    <w:rsid w:val="00B36176"/>
    <w:rsid w:val="00B363B9"/>
    <w:rsid w:val="00B3640D"/>
    <w:rsid w:val="00B365BF"/>
    <w:rsid w:val="00B368FB"/>
    <w:rsid w:val="00B36969"/>
    <w:rsid w:val="00B36B0F"/>
    <w:rsid w:val="00B36FEF"/>
    <w:rsid w:val="00B372D7"/>
    <w:rsid w:val="00B375F8"/>
    <w:rsid w:val="00B3782A"/>
    <w:rsid w:val="00B378AD"/>
    <w:rsid w:val="00B37C09"/>
    <w:rsid w:val="00B37C12"/>
    <w:rsid w:val="00B37F9C"/>
    <w:rsid w:val="00B4036F"/>
    <w:rsid w:val="00B4047E"/>
    <w:rsid w:val="00B407C6"/>
    <w:rsid w:val="00B40C41"/>
    <w:rsid w:val="00B40ED8"/>
    <w:rsid w:val="00B41155"/>
    <w:rsid w:val="00B4166C"/>
    <w:rsid w:val="00B4167C"/>
    <w:rsid w:val="00B41C67"/>
    <w:rsid w:val="00B42005"/>
    <w:rsid w:val="00B42120"/>
    <w:rsid w:val="00B423AF"/>
    <w:rsid w:val="00B424A1"/>
    <w:rsid w:val="00B425BC"/>
    <w:rsid w:val="00B42BD3"/>
    <w:rsid w:val="00B42CB5"/>
    <w:rsid w:val="00B42E3C"/>
    <w:rsid w:val="00B430F2"/>
    <w:rsid w:val="00B43635"/>
    <w:rsid w:val="00B445C4"/>
    <w:rsid w:val="00B45127"/>
    <w:rsid w:val="00B4522D"/>
    <w:rsid w:val="00B4571B"/>
    <w:rsid w:val="00B46003"/>
    <w:rsid w:val="00B4627A"/>
    <w:rsid w:val="00B4665B"/>
    <w:rsid w:val="00B46933"/>
    <w:rsid w:val="00B46949"/>
    <w:rsid w:val="00B46D21"/>
    <w:rsid w:val="00B46EFA"/>
    <w:rsid w:val="00B46F86"/>
    <w:rsid w:val="00B475DA"/>
    <w:rsid w:val="00B47EA9"/>
    <w:rsid w:val="00B50386"/>
    <w:rsid w:val="00B51479"/>
    <w:rsid w:val="00B51748"/>
    <w:rsid w:val="00B51E13"/>
    <w:rsid w:val="00B5218F"/>
    <w:rsid w:val="00B52B7F"/>
    <w:rsid w:val="00B52DFE"/>
    <w:rsid w:val="00B52FB0"/>
    <w:rsid w:val="00B53790"/>
    <w:rsid w:val="00B53876"/>
    <w:rsid w:val="00B53DBE"/>
    <w:rsid w:val="00B5420C"/>
    <w:rsid w:val="00B54616"/>
    <w:rsid w:val="00B54741"/>
    <w:rsid w:val="00B547F2"/>
    <w:rsid w:val="00B54896"/>
    <w:rsid w:val="00B54F0D"/>
    <w:rsid w:val="00B55380"/>
    <w:rsid w:val="00B55673"/>
    <w:rsid w:val="00B55962"/>
    <w:rsid w:val="00B55D38"/>
    <w:rsid w:val="00B55EAC"/>
    <w:rsid w:val="00B55F5F"/>
    <w:rsid w:val="00B55FBB"/>
    <w:rsid w:val="00B56365"/>
    <w:rsid w:val="00B56514"/>
    <w:rsid w:val="00B56C95"/>
    <w:rsid w:val="00B5718C"/>
    <w:rsid w:val="00B57313"/>
    <w:rsid w:val="00B573D6"/>
    <w:rsid w:val="00B574A7"/>
    <w:rsid w:val="00B576B6"/>
    <w:rsid w:val="00B578FC"/>
    <w:rsid w:val="00B57FFA"/>
    <w:rsid w:val="00B601C4"/>
    <w:rsid w:val="00B60583"/>
    <w:rsid w:val="00B606A8"/>
    <w:rsid w:val="00B60A4A"/>
    <w:rsid w:val="00B60EB6"/>
    <w:rsid w:val="00B60FDD"/>
    <w:rsid w:val="00B616A0"/>
    <w:rsid w:val="00B6253C"/>
    <w:rsid w:val="00B62605"/>
    <w:rsid w:val="00B62787"/>
    <w:rsid w:val="00B627B4"/>
    <w:rsid w:val="00B62829"/>
    <w:rsid w:val="00B63226"/>
    <w:rsid w:val="00B63313"/>
    <w:rsid w:val="00B63AD4"/>
    <w:rsid w:val="00B6409A"/>
    <w:rsid w:val="00B64175"/>
    <w:rsid w:val="00B643BC"/>
    <w:rsid w:val="00B64829"/>
    <w:rsid w:val="00B64CAC"/>
    <w:rsid w:val="00B65094"/>
    <w:rsid w:val="00B653BA"/>
    <w:rsid w:val="00B65BD1"/>
    <w:rsid w:val="00B65E46"/>
    <w:rsid w:val="00B66003"/>
    <w:rsid w:val="00B66FAC"/>
    <w:rsid w:val="00B67208"/>
    <w:rsid w:val="00B67311"/>
    <w:rsid w:val="00B6732A"/>
    <w:rsid w:val="00B67A64"/>
    <w:rsid w:val="00B67B76"/>
    <w:rsid w:val="00B7016F"/>
    <w:rsid w:val="00B70951"/>
    <w:rsid w:val="00B71822"/>
    <w:rsid w:val="00B7188A"/>
    <w:rsid w:val="00B718CD"/>
    <w:rsid w:val="00B720D1"/>
    <w:rsid w:val="00B7219F"/>
    <w:rsid w:val="00B7228A"/>
    <w:rsid w:val="00B72422"/>
    <w:rsid w:val="00B72431"/>
    <w:rsid w:val="00B7260A"/>
    <w:rsid w:val="00B7265A"/>
    <w:rsid w:val="00B7277E"/>
    <w:rsid w:val="00B72A01"/>
    <w:rsid w:val="00B73372"/>
    <w:rsid w:val="00B73520"/>
    <w:rsid w:val="00B7369A"/>
    <w:rsid w:val="00B73802"/>
    <w:rsid w:val="00B7456A"/>
    <w:rsid w:val="00B749DB"/>
    <w:rsid w:val="00B74F5D"/>
    <w:rsid w:val="00B7557F"/>
    <w:rsid w:val="00B758A5"/>
    <w:rsid w:val="00B75E15"/>
    <w:rsid w:val="00B75ECF"/>
    <w:rsid w:val="00B7691F"/>
    <w:rsid w:val="00B7727A"/>
    <w:rsid w:val="00B77362"/>
    <w:rsid w:val="00B77605"/>
    <w:rsid w:val="00B778AD"/>
    <w:rsid w:val="00B779F3"/>
    <w:rsid w:val="00B77C6C"/>
    <w:rsid w:val="00B804EA"/>
    <w:rsid w:val="00B8055A"/>
    <w:rsid w:val="00B806A6"/>
    <w:rsid w:val="00B80830"/>
    <w:rsid w:val="00B80CC9"/>
    <w:rsid w:val="00B812EF"/>
    <w:rsid w:val="00B8308D"/>
    <w:rsid w:val="00B8368D"/>
    <w:rsid w:val="00B836B9"/>
    <w:rsid w:val="00B83816"/>
    <w:rsid w:val="00B8392F"/>
    <w:rsid w:val="00B83F6C"/>
    <w:rsid w:val="00B84178"/>
    <w:rsid w:val="00B84530"/>
    <w:rsid w:val="00B846DB"/>
    <w:rsid w:val="00B849F1"/>
    <w:rsid w:val="00B85215"/>
    <w:rsid w:val="00B857BB"/>
    <w:rsid w:val="00B858EE"/>
    <w:rsid w:val="00B85A7D"/>
    <w:rsid w:val="00B85ED0"/>
    <w:rsid w:val="00B862D3"/>
    <w:rsid w:val="00B863E3"/>
    <w:rsid w:val="00B86541"/>
    <w:rsid w:val="00B8666E"/>
    <w:rsid w:val="00B86724"/>
    <w:rsid w:val="00B8696A"/>
    <w:rsid w:val="00B86A5F"/>
    <w:rsid w:val="00B86E73"/>
    <w:rsid w:val="00B87450"/>
    <w:rsid w:val="00B87661"/>
    <w:rsid w:val="00B87B8B"/>
    <w:rsid w:val="00B90048"/>
    <w:rsid w:val="00B903F5"/>
    <w:rsid w:val="00B9069D"/>
    <w:rsid w:val="00B90C33"/>
    <w:rsid w:val="00B91063"/>
    <w:rsid w:val="00B9108B"/>
    <w:rsid w:val="00B918BC"/>
    <w:rsid w:val="00B91D1A"/>
    <w:rsid w:val="00B921FA"/>
    <w:rsid w:val="00B925B2"/>
    <w:rsid w:val="00B92815"/>
    <w:rsid w:val="00B93850"/>
    <w:rsid w:val="00B9476D"/>
    <w:rsid w:val="00B94870"/>
    <w:rsid w:val="00B9499E"/>
    <w:rsid w:val="00B94D64"/>
    <w:rsid w:val="00B94EFD"/>
    <w:rsid w:val="00B94F29"/>
    <w:rsid w:val="00B95109"/>
    <w:rsid w:val="00B95230"/>
    <w:rsid w:val="00B9550F"/>
    <w:rsid w:val="00B9595A"/>
    <w:rsid w:val="00B95C70"/>
    <w:rsid w:val="00B96A2D"/>
    <w:rsid w:val="00B96D22"/>
    <w:rsid w:val="00B9723B"/>
    <w:rsid w:val="00B97AEF"/>
    <w:rsid w:val="00BA0102"/>
    <w:rsid w:val="00BA0717"/>
    <w:rsid w:val="00BA0800"/>
    <w:rsid w:val="00BA0B73"/>
    <w:rsid w:val="00BA0D76"/>
    <w:rsid w:val="00BA0DA7"/>
    <w:rsid w:val="00BA0F63"/>
    <w:rsid w:val="00BA103E"/>
    <w:rsid w:val="00BA123C"/>
    <w:rsid w:val="00BA12D8"/>
    <w:rsid w:val="00BA140C"/>
    <w:rsid w:val="00BA16D0"/>
    <w:rsid w:val="00BA1726"/>
    <w:rsid w:val="00BA1E32"/>
    <w:rsid w:val="00BA26AA"/>
    <w:rsid w:val="00BA27A1"/>
    <w:rsid w:val="00BA27C5"/>
    <w:rsid w:val="00BA2AAD"/>
    <w:rsid w:val="00BA396C"/>
    <w:rsid w:val="00BA4335"/>
    <w:rsid w:val="00BA49F9"/>
    <w:rsid w:val="00BA4E90"/>
    <w:rsid w:val="00BA5476"/>
    <w:rsid w:val="00BA5612"/>
    <w:rsid w:val="00BA592E"/>
    <w:rsid w:val="00BA69E6"/>
    <w:rsid w:val="00BA6B60"/>
    <w:rsid w:val="00BA6DF9"/>
    <w:rsid w:val="00BA7178"/>
    <w:rsid w:val="00BA72C4"/>
    <w:rsid w:val="00BA7A3A"/>
    <w:rsid w:val="00BB0213"/>
    <w:rsid w:val="00BB0356"/>
    <w:rsid w:val="00BB07E4"/>
    <w:rsid w:val="00BB087F"/>
    <w:rsid w:val="00BB0DDB"/>
    <w:rsid w:val="00BB1037"/>
    <w:rsid w:val="00BB12FA"/>
    <w:rsid w:val="00BB1AFD"/>
    <w:rsid w:val="00BB2342"/>
    <w:rsid w:val="00BB2877"/>
    <w:rsid w:val="00BB2898"/>
    <w:rsid w:val="00BB2A38"/>
    <w:rsid w:val="00BB2A3E"/>
    <w:rsid w:val="00BB2E4E"/>
    <w:rsid w:val="00BB3151"/>
    <w:rsid w:val="00BB33AC"/>
    <w:rsid w:val="00BB37DC"/>
    <w:rsid w:val="00BB3BD5"/>
    <w:rsid w:val="00BB3E3C"/>
    <w:rsid w:val="00BB3E58"/>
    <w:rsid w:val="00BB40A7"/>
    <w:rsid w:val="00BB4231"/>
    <w:rsid w:val="00BB4625"/>
    <w:rsid w:val="00BB55A7"/>
    <w:rsid w:val="00BB592C"/>
    <w:rsid w:val="00BB6317"/>
    <w:rsid w:val="00BB639E"/>
    <w:rsid w:val="00BB6D83"/>
    <w:rsid w:val="00BB6DE8"/>
    <w:rsid w:val="00BB6FE3"/>
    <w:rsid w:val="00BB71E4"/>
    <w:rsid w:val="00BB725D"/>
    <w:rsid w:val="00BB7780"/>
    <w:rsid w:val="00BB7E48"/>
    <w:rsid w:val="00BC03FE"/>
    <w:rsid w:val="00BC060F"/>
    <w:rsid w:val="00BC0C54"/>
    <w:rsid w:val="00BC0CCE"/>
    <w:rsid w:val="00BC0CF6"/>
    <w:rsid w:val="00BC0D67"/>
    <w:rsid w:val="00BC0EB9"/>
    <w:rsid w:val="00BC0EC3"/>
    <w:rsid w:val="00BC11E8"/>
    <w:rsid w:val="00BC159D"/>
    <w:rsid w:val="00BC166C"/>
    <w:rsid w:val="00BC1C22"/>
    <w:rsid w:val="00BC1DC9"/>
    <w:rsid w:val="00BC2495"/>
    <w:rsid w:val="00BC24AD"/>
    <w:rsid w:val="00BC24B4"/>
    <w:rsid w:val="00BC259B"/>
    <w:rsid w:val="00BC3191"/>
    <w:rsid w:val="00BC34FE"/>
    <w:rsid w:val="00BC4A6E"/>
    <w:rsid w:val="00BC4AA5"/>
    <w:rsid w:val="00BC4C68"/>
    <w:rsid w:val="00BC4C70"/>
    <w:rsid w:val="00BC5025"/>
    <w:rsid w:val="00BC50F7"/>
    <w:rsid w:val="00BC532A"/>
    <w:rsid w:val="00BC55B8"/>
    <w:rsid w:val="00BC5C1E"/>
    <w:rsid w:val="00BC60FD"/>
    <w:rsid w:val="00BC62AE"/>
    <w:rsid w:val="00BC65BA"/>
    <w:rsid w:val="00BC68F9"/>
    <w:rsid w:val="00BC69F0"/>
    <w:rsid w:val="00BC6C66"/>
    <w:rsid w:val="00BC6CFC"/>
    <w:rsid w:val="00BC6D0D"/>
    <w:rsid w:val="00BC6EC0"/>
    <w:rsid w:val="00BC7FF7"/>
    <w:rsid w:val="00BD0103"/>
    <w:rsid w:val="00BD01DC"/>
    <w:rsid w:val="00BD07F0"/>
    <w:rsid w:val="00BD0F01"/>
    <w:rsid w:val="00BD0F2B"/>
    <w:rsid w:val="00BD155D"/>
    <w:rsid w:val="00BD1600"/>
    <w:rsid w:val="00BD163F"/>
    <w:rsid w:val="00BD1DA0"/>
    <w:rsid w:val="00BD1DFC"/>
    <w:rsid w:val="00BD2085"/>
    <w:rsid w:val="00BD246B"/>
    <w:rsid w:val="00BD2529"/>
    <w:rsid w:val="00BD2884"/>
    <w:rsid w:val="00BD2B0F"/>
    <w:rsid w:val="00BD2D55"/>
    <w:rsid w:val="00BD2E7D"/>
    <w:rsid w:val="00BD31A8"/>
    <w:rsid w:val="00BD42A5"/>
    <w:rsid w:val="00BD4884"/>
    <w:rsid w:val="00BD4BCA"/>
    <w:rsid w:val="00BD4D83"/>
    <w:rsid w:val="00BD4F74"/>
    <w:rsid w:val="00BD56AE"/>
    <w:rsid w:val="00BD5EA3"/>
    <w:rsid w:val="00BD62F3"/>
    <w:rsid w:val="00BD631B"/>
    <w:rsid w:val="00BD641A"/>
    <w:rsid w:val="00BD6E3A"/>
    <w:rsid w:val="00BD70C3"/>
    <w:rsid w:val="00BD7627"/>
    <w:rsid w:val="00BD7B72"/>
    <w:rsid w:val="00BD7C00"/>
    <w:rsid w:val="00BE0133"/>
    <w:rsid w:val="00BE0521"/>
    <w:rsid w:val="00BE0AD0"/>
    <w:rsid w:val="00BE11B7"/>
    <w:rsid w:val="00BE11F6"/>
    <w:rsid w:val="00BE141B"/>
    <w:rsid w:val="00BE2652"/>
    <w:rsid w:val="00BE26CA"/>
    <w:rsid w:val="00BE2CD3"/>
    <w:rsid w:val="00BE32E7"/>
    <w:rsid w:val="00BE37C3"/>
    <w:rsid w:val="00BE38F6"/>
    <w:rsid w:val="00BE3D36"/>
    <w:rsid w:val="00BE411F"/>
    <w:rsid w:val="00BE46DD"/>
    <w:rsid w:val="00BE495B"/>
    <w:rsid w:val="00BE4A08"/>
    <w:rsid w:val="00BE506C"/>
    <w:rsid w:val="00BE5111"/>
    <w:rsid w:val="00BE51C2"/>
    <w:rsid w:val="00BE5386"/>
    <w:rsid w:val="00BE5AC1"/>
    <w:rsid w:val="00BE601F"/>
    <w:rsid w:val="00BE610A"/>
    <w:rsid w:val="00BE61C8"/>
    <w:rsid w:val="00BE62F6"/>
    <w:rsid w:val="00BE690B"/>
    <w:rsid w:val="00BE6E66"/>
    <w:rsid w:val="00BE7809"/>
    <w:rsid w:val="00BE7990"/>
    <w:rsid w:val="00BE7AF6"/>
    <w:rsid w:val="00BE7C8D"/>
    <w:rsid w:val="00BE7ED0"/>
    <w:rsid w:val="00BF031A"/>
    <w:rsid w:val="00BF06DB"/>
    <w:rsid w:val="00BF0A9F"/>
    <w:rsid w:val="00BF0C1D"/>
    <w:rsid w:val="00BF0F5F"/>
    <w:rsid w:val="00BF128A"/>
    <w:rsid w:val="00BF12DF"/>
    <w:rsid w:val="00BF1A87"/>
    <w:rsid w:val="00BF1BA7"/>
    <w:rsid w:val="00BF202D"/>
    <w:rsid w:val="00BF20B3"/>
    <w:rsid w:val="00BF2694"/>
    <w:rsid w:val="00BF295F"/>
    <w:rsid w:val="00BF2BC2"/>
    <w:rsid w:val="00BF2D98"/>
    <w:rsid w:val="00BF3359"/>
    <w:rsid w:val="00BF340A"/>
    <w:rsid w:val="00BF3D6C"/>
    <w:rsid w:val="00BF3D85"/>
    <w:rsid w:val="00BF3DE3"/>
    <w:rsid w:val="00BF48E7"/>
    <w:rsid w:val="00BF4CE6"/>
    <w:rsid w:val="00BF4D9F"/>
    <w:rsid w:val="00BF5138"/>
    <w:rsid w:val="00BF516B"/>
    <w:rsid w:val="00BF5A1E"/>
    <w:rsid w:val="00BF5D1F"/>
    <w:rsid w:val="00BF5E49"/>
    <w:rsid w:val="00BF6649"/>
    <w:rsid w:val="00BF6A1F"/>
    <w:rsid w:val="00BF6A67"/>
    <w:rsid w:val="00BF73A9"/>
    <w:rsid w:val="00BF7558"/>
    <w:rsid w:val="00BF79FB"/>
    <w:rsid w:val="00BF7CC5"/>
    <w:rsid w:val="00C002A6"/>
    <w:rsid w:val="00C00D27"/>
    <w:rsid w:val="00C00F21"/>
    <w:rsid w:val="00C0127C"/>
    <w:rsid w:val="00C016F2"/>
    <w:rsid w:val="00C0174B"/>
    <w:rsid w:val="00C01826"/>
    <w:rsid w:val="00C01D1E"/>
    <w:rsid w:val="00C01D75"/>
    <w:rsid w:val="00C01FA6"/>
    <w:rsid w:val="00C020AE"/>
    <w:rsid w:val="00C02514"/>
    <w:rsid w:val="00C0256F"/>
    <w:rsid w:val="00C027ED"/>
    <w:rsid w:val="00C02991"/>
    <w:rsid w:val="00C029BF"/>
    <w:rsid w:val="00C02A1A"/>
    <w:rsid w:val="00C03295"/>
    <w:rsid w:val="00C03E9E"/>
    <w:rsid w:val="00C04025"/>
    <w:rsid w:val="00C04094"/>
    <w:rsid w:val="00C042F8"/>
    <w:rsid w:val="00C043BF"/>
    <w:rsid w:val="00C047C2"/>
    <w:rsid w:val="00C04B5B"/>
    <w:rsid w:val="00C04CA7"/>
    <w:rsid w:val="00C05042"/>
    <w:rsid w:val="00C050CE"/>
    <w:rsid w:val="00C056C4"/>
    <w:rsid w:val="00C05870"/>
    <w:rsid w:val="00C05970"/>
    <w:rsid w:val="00C05A7D"/>
    <w:rsid w:val="00C05F58"/>
    <w:rsid w:val="00C0629D"/>
    <w:rsid w:val="00C063EC"/>
    <w:rsid w:val="00C06E0D"/>
    <w:rsid w:val="00C06F08"/>
    <w:rsid w:val="00C07AD0"/>
    <w:rsid w:val="00C07D0E"/>
    <w:rsid w:val="00C100B3"/>
    <w:rsid w:val="00C10760"/>
    <w:rsid w:val="00C10EDB"/>
    <w:rsid w:val="00C117B4"/>
    <w:rsid w:val="00C117BC"/>
    <w:rsid w:val="00C1185A"/>
    <w:rsid w:val="00C11C0C"/>
    <w:rsid w:val="00C121DE"/>
    <w:rsid w:val="00C1237C"/>
    <w:rsid w:val="00C12709"/>
    <w:rsid w:val="00C12725"/>
    <w:rsid w:val="00C127CD"/>
    <w:rsid w:val="00C128FE"/>
    <w:rsid w:val="00C14192"/>
    <w:rsid w:val="00C14224"/>
    <w:rsid w:val="00C14671"/>
    <w:rsid w:val="00C148D5"/>
    <w:rsid w:val="00C14A4E"/>
    <w:rsid w:val="00C14ED9"/>
    <w:rsid w:val="00C14F57"/>
    <w:rsid w:val="00C15057"/>
    <w:rsid w:val="00C15290"/>
    <w:rsid w:val="00C152A0"/>
    <w:rsid w:val="00C1555E"/>
    <w:rsid w:val="00C15B26"/>
    <w:rsid w:val="00C1690C"/>
    <w:rsid w:val="00C16A7D"/>
    <w:rsid w:val="00C16D8B"/>
    <w:rsid w:val="00C16FE0"/>
    <w:rsid w:val="00C1747E"/>
    <w:rsid w:val="00C174DA"/>
    <w:rsid w:val="00C17976"/>
    <w:rsid w:val="00C17BF2"/>
    <w:rsid w:val="00C17E72"/>
    <w:rsid w:val="00C17EB2"/>
    <w:rsid w:val="00C17F4E"/>
    <w:rsid w:val="00C200C9"/>
    <w:rsid w:val="00C20865"/>
    <w:rsid w:val="00C2104C"/>
    <w:rsid w:val="00C21464"/>
    <w:rsid w:val="00C21905"/>
    <w:rsid w:val="00C21A4A"/>
    <w:rsid w:val="00C21C43"/>
    <w:rsid w:val="00C21DB4"/>
    <w:rsid w:val="00C21E38"/>
    <w:rsid w:val="00C225F1"/>
    <w:rsid w:val="00C2272B"/>
    <w:rsid w:val="00C22D7E"/>
    <w:rsid w:val="00C232D2"/>
    <w:rsid w:val="00C233F4"/>
    <w:rsid w:val="00C2345F"/>
    <w:rsid w:val="00C23A18"/>
    <w:rsid w:val="00C2424D"/>
    <w:rsid w:val="00C2437B"/>
    <w:rsid w:val="00C2455C"/>
    <w:rsid w:val="00C249A7"/>
    <w:rsid w:val="00C2521B"/>
    <w:rsid w:val="00C256ED"/>
    <w:rsid w:val="00C25888"/>
    <w:rsid w:val="00C2595F"/>
    <w:rsid w:val="00C25AA6"/>
    <w:rsid w:val="00C26037"/>
    <w:rsid w:val="00C267D9"/>
    <w:rsid w:val="00C2682F"/>
    <w:rsid w:val="00C269CD"/>
    <w:rsid w:val="00C26B1B"/>
    <w:rsid w:val="00C27225"/>
    <w:rsid w:val="00C27313"/>
    <w:rsid w:val="00C27792"/>
    <w:rsid w:val="00C27F27"/>
    <w:rsid w:val="00C27FCE"/>
    <w:rsid w:val="00C300EB"/>
    <w:rsid w:val="00C305A7"/>
    <w:rsid w:val="00C30B63"/>
    <w:rsid w:val="00C30F95"/>
    <w:rsid w:val="00C31389"/>
    <w:rsid w:val="00C32031"/>
    <w:rsid w:val="00C321C4"/>
    <w:rsid w:val="00C322A2"/>
    <w:rsid w:val="00C32D33"/>
    <w:rsid w:val="00C33236"/>
    <w:rsid w:val="00C33B9D"/>
    <w:rsid w:val="00C3488E"/>
    <w:rsid w:val="00C352FB"/>
    <w:rsid w:val="00C35CB3"/>
    <w:rsid w:val="00C35E1B"/>
    <w:rsid w:val="00C36172"/>
    <w:rsid w:val="00C36479"/>
    <w:rsid w:val="00C367EA"/>
    <w:rsid w:val="00C36D58"/>
    <w:rsid w:val="00C36E6E"/>
    <w:rsid w:val="00C36EE2"/>
    <w:rsid w:val="00C37283"/>
    <w:rsid w:val="00C3743C"/>
    <w:rsid w:val="00C37A4A"/>
    <w:rsid w:val="00C37D9D"/>
    <w:rsid w:val="00C37FAF"/>
    <w:rsid w:val="00C401AA"/>
    <w:rsid w:val="00C403DC"/>
    <w:rsid w:val="00C416D4"/>
    <w:rsid w:val="00C422D2"/>
    <w:rsid w:val="00C4265A"/>
    <w:rsid w:val="00C42CC4"/>
    <w:rsid w:val="00C441F3"/>
    <w:rsid w:val="00C44303"/>
    <w:rsid w:val="00C44349"/>
    <w:rsid w:val="00C44A9E"/>
    <w:rsid w:val="00C44DB3"/>
    <w:rsid w:val="00C44EC2"/>
    <w:rsid w:val="00C45124"/>
    <w:rsid w:val="00C4575C"/>
    <w:rsid w:val="00C457EA"/>
    <w:rsid w:val="00C45985"/>
    <w:rsid w:val="00C46152"/>
    <w:rsid w:val="00C461C1"/>
    <w:rsid w:val="00C46668"/>
    <w:rsid w:val="00C4707C"/>
    <w:rsid w:val="00C471A6"/>
    <w:rsid w:val="00C47633"/>
    <w:rsid w:val="00C5001F"/>
    <w:rsid w:val="00C50670"/>
    <w:rsid w:val="00C50BE5"/>
    <w:rsid w:val="00C512AB"/>
    <w:rsid w:val="00C51750"/>
    <w:rsid w:val="00C5188A"/>
    <w:rsid w:val="00C518A8"/>
    <w:rsid w:val="00C51E99"/>
    <w:rsid w:val="00C51F84"/>
    <w:rsid w:val="00C522BE"/>
    <w:rsid w:val="00C522E2"/>
    <w:rsid w:val="00C528C5"/>
    <w:rsid w:val="00C52902"/>
    <w:rsid w:val="00C529C1"/>
    <w:rsid w:val="00C52A45"/>
    <w:rsid w:val="00C52BF8"/>
    <w:rsid w:val="00C52DE0"/>
    <w:rsid w:val="00C52FB2"/>
    <w:rsid w:val="00C5316B"/>
    <w:rsid w:val="00C53A5F"/>
    <w:rsid w:val="00C54149"/>
    <w:rsid w:val="00C54B1C"/>
    <w:rsid w:val="00C54B1F"/>
    <w:rsid w:val="00C54C74"/>
    <w:rsid w:val="00C54D67"/>
    <w:rsid w:val="00C55DF2"/>
    <w:rsid w:val="00C55FEA"/>
    <w:rsid w:val="00C56126"/>
    <w:rsid w:val="00C5678C"/>
    <w:rsid w:val="00C56BC6"/>
    <w:rsid w:val="00C56F8C"/>
    <w:rsid w:val="00C571B5"/>
    <w:rsid w:val="00C57226"/>
    <w:rsid w:val="00C5774C"/>
    <w:rsid w:val="00C57858"/>
    <w:rsid w:val="00C57A48"/>
    <w:rsid w:val="00C57A6E"/>
    <w:rsid w:val="00C60CDD"/>
    <w:rsid w:val="00C61093"/>
    <w:rsid w:val="00C61196"/>
    <w:rsid w:val="00C611FC"/>
    <w:rsid w:val="00C6120A"/>
    <w:rsid w:val="00C613A1"/>
    <w:rsid w:val="00C617CB"/>
    <w:rsid w:val="00C61933"/>
    <w:rsid w:val="00C6261C"/>
    <w:rsid w:val="00C626FB"/>
    <w:rsid w:val="00C62CEE"/>
    <w:rsid w:val="00C62F0F"/>
    <w:rsid w:val="00C63047"/>
    <w:rsid w:val="00C63170"/>
    <w:rsid w:val="00C639A9"/>
    <w:rsid w:val="00C63BF9"/>
    <w:rsid w:val="00C63FD5"/>
    <w:rsid w:val="00C641A7"/>
    <w:rsid w:val="00C64AFA"/>
    <w:rsid w:val="00C64B0D"/>
    <w:rsid w:val="00C64B36"/>
    <w:rsid w:val="00C64D1A"/>
    <w:rsid w:val="00C64E06"/>
    <w:rsid w:val="00C651E3"/>
    <w:rsid w:val="00C65539"/>
    <w:rsid w:val="00C6557D"/>
    <w:rsid w:val="00C6619B"/>
    <w:rsid w:val="00C66514"/>
    <w:rsid w:val="00C6679D"/>
    <w:rsid w:val="00C6712D"/>
    <w:rsid w:val="00C676A8"/>
    <w:rsid w:val="00C67CA5"/>
    <w:rsid w:val="00C7010A"/>
    <w:rsid w:val="00C70BE7"/>
    <w:rsid w:val="00C71A84"/>
    <w:rsid w:val="00C71D55"/>
    <w:rsid w:val="00C72095"/>
    <w:rsid w:val="00C72817"/>
    <w:rsid w:val="00C728B4"/>
    <w:rsid w:val="00C7298F"/>
    <w:rsid w:val="00C72DB7"/>
    <w:rsid w:val="00C73133"/>
    <w:rsid w:val="00C73244"/>
    <w:rsid w:val="00C732E9"/>
    <w:rsid w:val="00C7342E"/>
    <w:rsid w:val="00C73824"/>
    <w:rsid w:val="00C75294"/>
    <w:rsid w:val="00C7663A"/>
    <w:rsid w:val="00C76E08"/>
    <w:rsid w:val="00C778BD"/>
    <w:rsid w:val="00C77F48"/>
    <w:rsid w:val="00C77FDE"/>
    <w:rsid w:val="00C804C7"/>
    <w:rsid w:val="00C805AB"/>
    <w:rsid w:val="00C80E06"/>
    <w:rsid w:val="00C80EB3"/>
    <w:rsid w:val="00C80EB9"/>
    <w:rsid w:val="00C80FFF"/>
    <w:rsid w:val="00C81301"/>
    <w:rsid w:val="00C81726"/>
    <w:rsid w:val="00C82831"/>
    <w:rsid w:val="00C82BD8"/>
    <w:rsid w:val="00C82ED1"/>
    <w:rsid w:val="00C82FDD"/>
    <w:rsid w:val="00C83833"/>
    <w:rsid w:val="00C84208"/>
    <w:rsid w:val="00C84341"/>
    <w:rsid w:val="00C8474E"/>
    <w:rsid w:val="00C84B5A"/>
    <w:rsid w:val="00C8542B"/>
    <w:rsid w:val="00C85B5D"/>
    <w:rsid w:val="00C85B7D"/>
    <w:rsid w:val="00C85F3C"/>
    <w:rsid w:val="00C85F7D"/>
    <w:rsid w:val="00C8647F"/>
    <w:rsid w:val="00C86594"/>
    <w:rsid w:val="00C86ACF"/>
    <w:rsid w:val="00C86D36"/>
    <w:rsid w:val="00C87047"/>
    <w:rsid w:val="00C8747F"/>
    <w:rsid w:val="00C87546"/>
    <w:rsid w:val="00C87883"/>
    <w:rsid w:val="00C87993"/>
    <w:rsid w:val="00C87BE5"/>
    <w:rsid w:val="00C87CFE"/>
    <w:rsid w:val="00C87D23"/>
    <w:rsid w:val="00C9071A"/>
    <w:rsid w:val="00C91336"/>
    <w:rsid w:val="00C91477"/>
    <w:rsid w:val="00C91BA6"/>
    <w:rsid w:val="00C91ED5"/>
    <w:rsid w:val="00C91FA2"/>
    <w:rsid w:val="00C92034"/>
    <w:rsid w:val="00C924A8"/>
    <w:rsid w:val="00C92916"/>
    <w:rsid w:val="00C9315A"/>
    <w:rsid w:val="00C93292"/>
    <w:rsid w:val="00C93A43"/>
    <w:rsid w:val="00C940D9"/>
    <w:rsid w:val="00C944CE"/>
    <w:rsid w:val="00C94EA9"/>
    <w:rsid w:val="00C95BBF"/>
    <w:rsid w:val="00C95C54"/>
    <w:rsid w:val="00C95DB5"/>
    <w:rsid w:val="00C95E9A"/>
    <w:rsid w:val="00C963CE"/>
    <w:rsid w:val="00C967BE"/>
    <w:rsid w:val="00C96CFE"/>
    <w:rsid w:val="00C96EB4"/>
    <w:rsid w:val="00C97296"/>
    <w:rsid w:val="00C972CF"/>
    <w:rsid w:val="00C97ACD"/>
    <w:rsid w:val="00C97FD3"/>
    <w:rsid w:val="00CA01E7"/>
    <w:rsid w:val="00CA022B"/>
    <w:rsid w:val="00CA0485"/>
    <w:rsid w:val="00CA04DD"/>
    <w:rsid w:val="00CA05CC"/>
    <w:rsid w:val="00CA0D41"/>
    <w:rsid w:val="00CA1582"/>
    <w:rsid w:val="00CA1C11"/>
    <w:rsid w:val="00CA2111"/>
    <w:rsid w:val="00CA2545"/>
    <w:rsid w:val="00CA2629"/>
    <w:rsid w:val="00CA3412"/>
    <w:rsid w:val="00CA3719"/>
    <w:rsid w:val="00CA3D80"/>
    <w:rsid w:val="00CA429F"/>
    <w:rsid w:val="00CA4480"/>
    <w:rsid w:val="00CA4611"/>
    <w:rsid w:val="00CA4C57"/>
    <w:rsid w:val="00CA5A2B"/>
    <w:rsid w:val="00CA5DDA"/>
    <w:rsid w:val="00CA6194"/>
    <w:rsid w:val="00CA6290"/>
    <w:rsid w:val="00CA67A7"/>
    <w:rsid w:val="00CA6DAD"/>
    <w:rsid w:val="00CA7160"/>
    <w:rsid w:val="00CA729D"/>
    <w:rsid w:val="00CA7414"/>
    <w:rsid w:val="00CA7636"/>
    <w:rsid w:val="00CA7BC6"/>
    <w:rsid w:val="00CA7E79"/>
    <w:rsid w:val="00CB0195"/>
    <w:rsid w:val="00CB0619"/>
    <w:rsid w:val="00CB0AE0"/>
    <w:rsid w:val="00CB0E64"/>
    <w:rsid w:val="00CB0E6B"/>
    <w:rsid w:val="00CB111C"/>
    <w:rsid w:val="00CB1782"/>
    <w:rsid w:val="00CB1F60"/>
    <w:rsid w:val="00CB20EA"/>
    <w:rsid w:val="00CB215C"/>
    <w:rsid w:val="00CB243A"/>
    <w:rsid w:val="00CB25FA"/>
    <w:rsid w:val="00CB2913"/>
    <w:rsid w:val="00CB2AA6"/>
    <w:rsid w:val="00CB2AE6"/>
    <w:rsid w:val="00CB2B47"/>
    <w:rsid w:val="00CB2B5A"/>
    <w:rsid w:val="00CB3302"/>
    <w:rsid w:val="00CB337F"/>
    <w:rsid w:val="00CB33FC"/>
    <w:rsid w:val="00CB3919"/>
    <w:rsid w:val="00CB4076"/>
    <w:rsid w:val="00CB4139"/>
    <w:rsid w:val="00CB4544"/>
    <w:rsid w:val="00CB5468"/>
    <w:rsid w:val="00CB5BF5"/>
    <w:rsid w:val="00CB5D56"/>
    <w:rsid w:val="00CB6035"/>
    <w:rsid w:val="00CB614A"/>
    <w:rsid w:val="00CB62F8"/>
    <w:rsid w:val="00CB673D"/>
    <w:rsid w:val="00CB68C9"/>
    <w:rsid w:val="00CB72ED"/>
    <w:rsid w:val="00CB7AE2"/>
    <w:rsid w:val="00CB7C02"/>
    <w:rsid w:val="00CC01D5"/>
    <w:rsid w:val="00CC05BE"/>
    <w:rsid w:val="00CC0E21"/>
    <w:rsid w:val="00CC0E8B"/>
    <w:rsid w:val="00CC0F76"/>
    <w:rsid w:val="00CC1082"/>
    <w:rsid w:val="00CC116C"/>
    <w:rsid w:val="00CC158A"/>
    <w:rsid w:val="00CC1C1A"/>
    <w:rsid w:val="00CC22C8"/>
    <w:rsid w:val="00CC2655"/>
    <w:rsid w:val="00CC26EB"/>
    <w:rsid w:val="00CC2BF7"/>
    <w:rsid w:val="00CC364C"/>
    <w:rsid w:val="00CC396A"/>
    <w:rsid w:val="00CC3F26"/>
    <w:rsid w:val="00CC3F39"/>
    <w:rsid w:val="00CC4257"/>
    <w:rsid w:val="00CC4B71"/>
    <w:rsid w:val="00CC5005"/>
    <w:rsid w:val="00CC57A5"/>
    <w:rsid w:val="00CC5B74"/>
    <w:rsid w:val="00CC5C84"/>
    <w:rsid w:val="00CC5EB0"/>
    <w:rsid w:val="00CC5F4F"/>
    <w:rsid w:val="00CC60B6"/>
    <w:rsid w:val="00CC658C"/>
    <w:rsid w:val="00CC6633"/>
    <w:rsid w:val="00CC694F"/>
    <w:rsid w:val="00CC73BB"/>
    <w:rsid w:val="00CC7AB5"/>
    <w:rsid w:val="00CC7B0E"/>
    <w:rsid w:val="00CD0B74"/>
    <w:rsid w:val="00CD1019"/>
    <w:rsid w:val="00CD1029"/>
    <w:rsid w:val="00CD1F57"/>
    <w:rsid w:val="00CD1FF5"/>
    <w:rsid w:val="00CD2095"/>
    <w:rsid w:val="00CD2257"/>
    <w:rsid w:val="00CD25A8"/>
    <w:rsid w:val="00CD26D8"/>
    <w:rsid w:val="00CD2FC9"/>
    <w:rsid w:val="00CD300E"/>
    <w:rsid w:val="00CD33AB"/>
    <w:rsid w:val="00CD3548"/>
    <w:rsid w:val="00CD3A10"/>
    <w:rsid w:val="00CD3D28"/>
    <w:rsid w:val="00CD3D63"/>
    <w:rsid w:val="00CD3EB2"/>
    <w:rsid w:val="00CD3FB1"/>
    <w:rsid w:val="00CD40BA"/>
    <w:rsid w:val="00CD4440"/>
    <w:rsid w:val="00CD4511"/>
    <w:rsid w:val="00CD4A3C"/>
    <w:rsid w:val="00CD4B43"/>
    <w:rsid w:val="00CD4F60"/>
    <w:rsid w:val="00CD5400"/>
    <w:rsid w:val="00CD54FF"/>
    <w:rsid w:val="00CD5BD7"/>
    <w:rsid w:val="00CD6356"/>
    <w:rsid w:val="00CD6510"/>
    <w:rsid w:val="00CD684B"/>
    <w:rsid w:val="00CD6B2A"/>
    <w:rsid w:val="00CD6EE0"/>
    <w:rsid w:val="00CD72FD"/>
    <w:rsid w:val="00CD76D6"/>
    <w:rsid w:val="00CD7861"/>
    <w:rsid w:val="00CD7AFC"/>
    <w:rsid w:val="00CE02A2"/>
    <w:rsid w:val="00CE0311"/>
    <w:rsid w:val="00CE0A0C"/>
    <w:rsid w:val="00CE0AA1"/>
    <w:rsid w:val="00CE0B6D"/>
    <w:rsid w:val="00CE0CFB"/>
    <w:rsid w:val="00CE0E50"/>
    <w:rsid w:val="00CE147F"/>
    <w:rsid w:val="00CE189C"/>
    <w:rsid w:val="00CE192C"/>
    <w:rsid w:val="00CE1D92"/>
    <w:rsid w:val="00CE201C"/>
    <w:rsid w:val="00CE214B"/>
    <w:rsid w:val="00CE21BF"/>
    <w:rsid w:val="00CE2CEF"/>
    <w:rsid w:val="00CE36AA"/>
    <w:rsid w:val="00CE38C7"/>
    <w:rsid w:val="00CE3AB6"/>
    <w:rsid w:val="00CE3C1F"/>
    <w:rsid w:val="00CE3F21"/>
    <w:rsid w:val="00CE4477"/>
    <w:rsid w:val="00CE4A93"/>
    <w:rsid w:val="00CE5606"/>
    <w:rsid w:val="00CE58E7"/>
    <w:rsid w:val="00CE5E93"/>
    <w:rsid w:val="00CE60BE"/>
    <w:rsid w:val="00CE624A"/>
    <w:rsid w:val="00CE6380"/>
    <w:rsid w:val="00CE65FD"/>
    <w:rsid w:val="00CE6E63"/>
    <w:rsid w:val="00CE724E"/>
    <w:rsid w:val="00CE78BB"/>
    <w:rsid w:val="00CE7AC9"/>
    <w:rsid w:val="00CF0064"/>
    <w:rsid w:val="00CF0074"/>
    <w:rsid w:val="00CF011E"/>
    <w:rsid w:val="00CF020A"/>
    <w:rsid w:val="00CF07FD"/>
    <w:rsid w:val="00CF0BF0"/>
    <w:rsid w:val="00CF0DBA"/>
    <w:rsid w:val="00CF115E"/>
    <w:rsid w:val="00CF12EB"/>
    <w:rsid w:val="00CF160E"/>
    <w:rsid w:val="00CF1BBD"/>
    <w:rsid w:val="00CF1DE5"/>
    <w:rsid w:val="00CF1FA2"/>
    <w:rsid w:val="00CF1FF1"/>
    <w:rsid w:val="00CF251C"/>
    <w:rsid w:val="00CF277F"/>
    <w:rsid w:val="00CF27CC"/>
    <w:rsid w:val="00CF2944"/>
    <w:rsid w:val="00CF2C94"/>
    <w:rsid w:val="00CF2E14"/>
    <w:rsid w:val="00CF3738"/>
    <w:rsid w:val="00CF38A2"/>
    <w:rsid w:val="00CF3C21"/>
    <w:rsid w:val="00CF3CC4"/>
    <w:rsid w:val="00CF3FC5"/>
    <w:rsid w:val="00CF401D"/>
    <w:rsid w:val="00CF408D"/>
    <w:rsid w:val="00CF4151"/>
    <w:rsid w:val="00CF4BB2"/>
    <w:rsid w:val="00CF4F8F"/>
    <w:rsid w:val="00CF573A"/>
    <w:rsid w:val="00CF5A46"/>
    <w:rsid w:val="00CF5A78"/>
    <w:rsid w:val="00CF60CE"/>
    <w:rsid w:val="00CF6485"/>
    <w:rsid w:val="00CF65D6"/>
    <w:rsid w:val="00CF7803"/>
    <w:rsid w:val="00CF7FE0"/>
    <w:rsid w:val="00D00259"/>
    <w:rsid w:val="00D004AC"/>
    <w:rsid w:val="00D0111C"/>
    <w:rsid w:val="00D0161B"/>
    <w:rsid w:val="00D0202E"/>
    <w:rsid w:val="00D022D9"/>
    <w:rsid w:val="00D023C1"/>
    <w:rsid w:val="00D025DD"/>
    <w:rsid w:val="00D0271D"/>
    <w:rsid w:val="00D028BF"/>
    <w:rsid w:val="00D02AAC"/>
    <w:rsid w:val="00D02CE6"/>
    <w:rsid w:val="00D02F4D"/>
    <w:rsid w:val="00D02F91"/>
    <w:rsid w:val="00D03C9D"/>
    <w:rsid w:val="00D0437C"/>
    <w:rsid w:val="00D04388"/>
    <w:rsid w:val="00D043D5"/>
    <w:rsid w:val="00D04F64"/>
    <w:rsid w:val="00D051A1"/>
    <w:rsid w:val="00D058C7"/>
    <w:rsid w:val="00D05C7A"/>
    <w:rsid w:val="00D06403"/>
    <w:rsid w:val="00D06B9F"/>
    <w:rsid w:val="00D06CB8"/>
    <w:rsid w:val="00D06E64"/>
    <w:rsid w:val="00D070D8"/>
    <w:rsid w:val="00D072AF"/>
    <w:rsid w:val="00D07506"/>
    <w:rsid w:val="00D076EE"/>
    <w:rsid w:val="00D109C9"/>
    <w:rsid w:val="00D11143"/>
    <w:rsid w:val="00D1144A"/>
    <w:rsid w:val="00D1174F"/>
    <w:rsid w:val="00D11CAD"/>
    <w:rsid w:val="00D11F8D"/>
    <w:rsid w:val="00D1211E"/>
    <w:rsid w:val="00D13078"/>
    <w:rsid w:val="00D1316E"/>
    <w:rsid w:val="00D13271"/>
    <w:rsid w:val="00D13CAD"/>
    <w:rsid w:val="00D13CC2"/>
    <w:rsid w:val="00D13D7C"/>
    <w:rsid w:val="00D140CB"/>
    <w:rsid w:val="00D141A4"/>
    <w:rsid w:val="00D14324"/>
    <w:rsid w:val="00D14501"/>
    <w:rsid w:val="00D14949"/>
    <w:rsid w:val="00D14953"/>
    <w:rsid w:val="00D14AF4"/>
    <w:rsid w:val="00D14BCA"/>
    <w:rsid w:val="00D14F6E"/>
    <w:rsid w:val="00D1500A"/>
    <w:rsid w:val="00D151A5"/>
    <w:rsid w:val="00D15BEF"/>
    <w:rsid w:val="00D15DCB"/>
    <w:rsid w:val="00D15F68"/>
    <w:rsid w:val="00D16653"/>
    <w:rsid w:val="00D1707C"/>
    <w:rsid w:val="00D172C3"/>
    <w:rsid w:val="00D1759F"/>
    <w:rsid w:val="00D177AB"/>
    <w:rsid w:val="00D17E1F"/>
    <w:rsid w:val="00D2047C"/>
    <w:rsid w:val="00D2099E"/>
    <w:rsid w:val="00D20BBD"/>
    <w:rsid w:val="00D20F3B"/>
    <w:rsid w:val="00D2119A"/>
    <w:rsid w:val="00D211DD"/>
    <w:rsid w:val="00D212D9"/>
    <w:rsid w:val="00D216E8"/>
    <w:rsid w:val="00D21A7D"/>
    <w:rsid w:val="00D2253A"/>
    <w:rsid w:val="00D22900"/>
    <w:rsid w:val="00D22E7C"/>
    <w:rsid w:val="00D233DB"/>
    <w:rsid w:val="00D23422"/>
    <w:rsid w:val="00D23636"/>
    <w:rsid w:val="00D23D0A"/>
    <w:rsid w:val="00D246E4"/>
    <w:rsid w:val="00D248D0"/>
    <w:rsid w:val="00D24A65"/>
    <w:rsid w:val="00D2571E"/>
    <w:rsid w:val="00D25C9B"/>
    <w:rsid w:val="00D25E9F"/>
    <w:rsid w:val="00D25EAD"/>
    <w:rsid w:val="00D26076"/>
    <w:rsid w:val="00D26BAE"/>
    <w:rsid w:val="00D270A0"/>
    <w:rsid w:val="00D2734C"/>
    <w:rsid w:val="00D273A8"/>
    <w:rsid w:val="00D274DA"/>
    <w:rsid w:val="00D27950"/>
    <w:rsid w:val="00D279ED"/>
    <w:rsid w:val="00D27A86"/>
    <w:rsid w:val="00D27D28"/>
    <w:rsid w:val="00D3086B"/>
    <w:rsid w:val="00D30C60"/>
    <w:rsid w:val="00D30CC2"/>
    <w:rsid w:val="00D31569"/>
    <w:rsid w:val="00D318B6"/>
    <w:rsid w:val="00D32C9D"/>
    <w:rsid w:val="00D337BF"/>
    <w:rsid w:val="00D3388F"/>
    <w:rsid w:val="00D33AEA"/>
    <w:rsid w:val="00D33C63"/>
    <w:rsid w:val="00D3440E"/>
    <w:rsid w:val="00D3486C"/>
    <w:rsid w:val="00D351E7"/>
    <w:rsid w:val="00D353DF"/>
    <w:rsid w:val="00D35B61"/>
    <w:rsid w:val="00D35D05"/>
    <w:rsid w:val="00D36039"/>
    <w:rsid w:val="00D36AF9"/>
    <w:rsid w:val="00D36E3F"/>
    <w:rsid w:val="00D36F52"/>
    <w:rsid w:val="00D371E6"/>
    <w:rsid w:val="00D372DB"/>
    <w:rsid w:val="00D378BB"/>
    <w:rsid w:val="00D37EE1"/>
    <w:rsid w:val="00D405F6"/>
    <w:rsid w:val="00D407E0"/>
    <w:rsid w:val="00D408F5"/>
    <w:rsid w:val="00D40BC3"/>
    <w:rsid w:val="00D40E20"/>
    <w:rsid w:val="00D4161A"/>
    <w:rsid w:val="00D420FA"/>
    <w:rsid w:val="00D42386"/>
    <w:rsid w:val="00D42394"/>
    <w:rsid w:val="00D42A7E"/>
    <w:rsid w:val="00D42D06"/>
    <w:rsid w:val="00D42D95"/>
    <w:rsid w:val="00D42DFD"/>
    <w:rsid w:val="00D42E14"/>
    <w:rsid w:val="00D43A33"/>
    <w:rsid w:val="00D43A91"/>
    <w:rsid w:val="00D44E26"/>
    <w:rsid w:val="00D4515B"/>
    <w:rsid w:val="00D45375"/>
    <w:rsid w:val="00D457A8"/>
    <w:rsid w:val="00D45F6B"/>
    <w:rsid w:val="00D461D6"/>
    <w:rsid w:val="00D46AC0"/>
    <w:rsid w:val="00D470E1"/>
    <w:rsid w:val="00D474C4"/>
    <w:rsid w:val="00D477E2"/>
    <w:rsid w:val="00D478A1"/>
    <w:rsid w:val="00D47E96"/>
    <w:rsid w:val="00D500A5"/>
    <w:rsid w:val="00D50544"/>
    <w:rsid w:val="00D507B4"/>
    <w:rsid w:val="00D50889"/>
    <w:rsid w:val="00D508D9"/>
    <w:rsid w:val="00D50963"/>
    <w:rsid w:val="00D5129E"/>
    <w:rsid w:val="00D515F6"/>
    <w:rsid w:val="00D5179D"/>
    <w:rsid w:val="00D51BB8"/>
    <w:rsid w:val="00D51F9F"/>
    <w:rsid w:val="00D522B6"/>
    <w:rsid w:val="00D5238A"/>
    <w:rsid w:val="00D5271F"/>
    <w:rsid w:val="00D5287C"/>
    <w:rsid w:val="00D52B16"/>
    <w:rsid w:val="00D52C2E"/>
    <w:rsid w:val="00D52D4E"/>
    <w:rsid w:val="00D52DAE"/>
    <w:rsid w:val="00D5311F"/>
    <w:rsid w:val="00D5316A"/>
    <w:rsid w:val="00D53671"/>
    <w:rsid w:val="00D53959"/>
    <w:rsid w:val="00D53A29"/>
    <w:rsid w:val="00D53AFA"/>
    <w:rsid w:val="00D53C9D"/>
    <w:rsid w:val="00D53D52"/>
    <w:rsid w:val="00D5430D"/>
    <w:rsid w:val="00D5432A"/>
    <w:rsid w:val="00D54A38"/>
    <w:rsid w:val="00D54B4F"/>
    <w:rsid w:val="00D54BAA"/>
    <w:rsid w:val="00D54CFE"/>
    <w:rsid w:val="00D54FB7"/>
    <w:rsid w:val="00D5545F"/>
    <w:rsid w:val="00D554DB"/>
    <w:rsid w:val="00D55D9A"/>
    <w:rsid w:val="00D5647F"/>
    <w:rsid w:val="00D56BD5"/>
    <w:rsid w:val="00D57091"/>
    <w:rsid w:val="00D57499"/>
    <w:rsid w:val="00D57771"/>
    <w:rsid w:val="00D579D1"/>
    <w:rsid w:val="00D6002B"/>
    <w:rsid w:val="00D60164"/>
    <w:rsid w:val="00D60B18"/>
    <w:rsid w:val="00D61561"/>
    <w:rsid w:val="00D61640"/>
    <w:rsid w:val="00D61880"/>
    <w:rsid w:val="00D61B72"/>
    <w:rsid w:val="00D620B3"/>
    <w:rsid w:val="00D6273C"/>
    <w:rsid w:val="00D6285B"/>
    <w:rsid w:val="00D62948"/>
    <w:rsid w:val="00D62A0B"/>
    <w:rsid w:val="00D62C8D"/>
    <w:rsid w:val="00D62E91"/>
    <w:rsid w:val="00D63068"/>
    <w:rsid w:val="00D6384A"/>
    <w:rsid w:val="00D6389F"/>
    <w:rsid w:val="00D641E7"/>
    <w:rsid w:val="00D643E3"/>
    <w:rsid w:val="00D64AC0"/>
    <w:rsid w:val="00D64C97"/>
    <w:rsid w:val="00D653DE"/>
    <w:rsid w:val="00D65932"/>
    <w:rsid w:val="00D65EC7"/>
    <w:rsid w:val="00D65FDE"/>
    <w:rsid w:val="00D66106"/>
    <w:rsid w:val="00D66450"/>
    <w:rsid w:val="00D66511"/>
    <w:rsid w:val="00D66DA8"/>
    <w:rsid w:val="00D670CA"/>
    <w:rsid w:val="00D67219"/>
    <w:rsid w:val="00D674F1"/>
    <w:rsid w:val="00D709CB"/>
    <w:rsid w:val="00D70FA1"/>
    <w:rsid w:val="00D712B0"/>
    <w:rsid w:val="00D71CDD"/>
    <w:rsid w:val="00D71E57"/>
    <w:rsid w:val="00D72348"/>
    <w:rsid w:val="00D723A3"/>
    <w:rsid w:val="00D724ED"/>
    <w:rsid w:val="00D72B17"/>
    <w:rsid w:val="00D7302F"/>
    <w:rsid w:val="00D732F1"/>
    <w:rsid w:val="00D735BB"/>
    <w:rsid w:val="00D738B8"/>
    <w:rsid w:val="00D73F14"/>
    <w:rsid w:val="00D7448E"/>
    <w:rsid w:val="00D7459B"/>
    <w:rsid w:val="00D7545C"/>
    <w:rsid w:val="00D75793"/>
    <w:rsid w:val="00D757EA"/>
    <w:rsid w:val="00D7607A"/>
    <w:rsid w:val="00D76126"/>
    <w:rsid w:val="00D761E9"/>
    <w:rsid w:val="00D7621D"/>
    <w:rsid w:val="00D762EE"/>
    <w:rsid w:val="00D771AD"/>
    <w:rsid w:val="00D77246"/>
    <w:rsid w:val="00D776B1"/>
    <w:rsid w:val="00D777F3"/>
    <w:rsid w:val="00D779EA"/>
    <w:rsid w:val="00D77BBD"/>
    <w:rsid w:val="00D77BDF"/>
    <w:rsid w:val="00D8001B"/>
    <w:rsid w:val="00D80C03"/>
    <w:rsid w:val="00D81640"/>
    <w:rsid w:val="00D81F82"/>
    <w:rsid w:val="00D8284A"/>
    <w:rsid w:val="00D828BC"/>
    <w:rsid w:val="00D82D67"/>
    <w:rsid w:val="00D82EDB"/>
    <w:rsid w:val="00D8371F"/>
    <w:rsid w:val="00D8398E"/>
    <w:rsid w:val="00D83C59"/>
    <w:rsid w:val="00D83DD0"/>
    <w:rsid w:val="00D83DF3"/>
    <w:rsid w:val="00D841C9"/>
    <w:rsid w:val="00D84526"/>
    <w:rsid w:val="00D84837"/>
    <w:rsid w:val="00D8496B"/>
    <w:rsid w:val="00D84B93"/>
    <w:rsid w:val="00D85247"/>
    <w:rsid w:val="00D85626"/>
    <w:rsid w:val="00D858B9"/>
    <w:rsid w:val="00D85A32"/>
    <w:rsid w:val="00D86079"/>
    <w:rsid w:val="00D86734"/>
    <w:rsid w:val="00D8673E"/>
    <w:rsid w:val="00D86859"/>
    <w:rsid w:val="00D86917"/>
    <w:rsid w:val="00D86984"/>
    <w:rsid w:val="00D86B62"/>
    <w:rsid w:val="00D8715D"/>
    <w:rsid w:val="00D87282"/>
    <w:rsid w:val="00D872E7"/>
    <w:rsid w:val="00D87801"/>
    <w:rsid w:val="00D87C82"/>
    <w:rsid w:val="00D87D29"/>
    <w:rsid w:val="00D9050D"/>
    <w:rsid w:val="00D9071F"/>
    <w:rsid w:val="00D9089F"/>
    <w:rsid w:val="00D908B3"/>
    <w:rsid w:val="00D90D6A"/>
    <w:rsid w:val="00D91169"/>
    <w:rsid w:val="00D9117A"/>
    <w:rsid w:val="00D91309"/>
    <w:rsid w:val="00D91731"/>
    <w:rsid w:val="00D921EE"/>
    <w:rsid w:val="00D92935"/>
    <w:rsid w:val="00D93DB5"/>
    <w:rsid w:val="00D9407B"/>
    <w:rsid w:val="00D94143"/>
    <w:rsid w:val="00D9467D"/>
    <w:rsid w:val="00D946D5"/>
    <w:rsid w:val="00D94B39"/>
    <w:rsid w:val="00D94CFF"/>
    <w:rsid w:val="00D95041"/>
    <w:rsid w:val="00D9512F"/>
    <w:rsid w:val="00D9517A"/>
    <w:rsid w:val="00D95273"/>
    <w:rsid w:val="00D95413"/>
    <w:rsid w:val="00D95C65"/>
    <w:rsid w:val="00D95ECD"/>
    <w:rsid w:val="00D965EF"/>
    <w:rsid w:val="00D96907"/>
    <w:rsid w:val="00D96976"/>
    <w:rsid w:val="00D970BE"/>
    <w:rsid w:val="00D974E8"/>
    <w:rsid w:val="00D97773"/>
    <w:rsid w:val="00D9793F"/>
    <w:rsid w:val="00DA0287"/>
    <w:rsid w:val="00DA0397"/>
    <w:rsid w:val="00DA076D"/>
    <w:rsid w:val="00DA07F4"/>
    <w:rsid w:val="00DA088D"/>
    <w:rsid w:val="00DA0CCD"/>
    <w:rsid w:val="00DA1760"/>
    <w:rsid w:val="00DA20A2"/>
    <w:rsid w:val="00DA23DA"/>
    <w:rsid w:val="00DA25D9"/>
    <w:rsid w:val="00DA2699"/>
    <w:rsid w:val="00DA2DB5"/>
    <w:rsid w:val="00DA2FFF"/>
    <w:rsid w:val="00DA3058"/>
    <w:rsid w:val="00DA349E"/>
    <w:rsid w:val="00DA3899"/>
    <w:rsid w:val="00DA39C3"/>
    <w:rsid w:val="00DA3EF3"/>
    <w:rsid w:val="00DA41F4"/>
    <w:rsid w:val="00DA423C"/>
    <w:rsid w:val="00DA433B"/>
    <w:rsid w:val="00DA435D"/>
    <w:rsid w:val="00DA47EA"/>
    <w:rsid w:val="00DA47EB"/>
    <w:rsid w:val="00DA4D2C"/>
    <w:rsid w:val="00DA57FD"/>
    <w:rsid w:val="00DA5BCD"/>
    <w:rsid w:val="00DA5C71"/>
    <w:rsid w:val="00DA66D5"/>
    <w:rsid w:val="00DA6880"/>
    <w:rsid w:val="00DA6C4C"/>
    <w:rsid w:val="00DA72DC"/>
    <w:rsid w:val="00DA7590"/>
    <w:rsid w:val="00DA7626"/>
    <w:rsid w:val="00DA7D93"/>
    <w:rsid w:val="00DB015C"/>
    <w:rsid w:val="00DB058D"/>
    <w:rsid w:val="00DB0AF0"/>
    <w:rsid w:val="00DB16C6"/>
    <w:rsid w:val="00DB1916"/>
    <w:rsid w:val="00DB1FBF"/>
    <w:rsid w:val="00DB2277"/>
    <w:rsid w:val="00DB23DD"/>
    <w:rsid w:val="00DB2448"/>
    <w:rsid w:val="00DB27B8"/>
    <w:rsid w:val="00DB34CD"/>
    <w:rsid w:val="00DB3733"/>
    <w:rsid w:val="00DB380C"/>
    <w:rsid w:val="00DB3814"/>
    <w:rsid w:val="00DB3D19"/>
    <w:rsid w:val="00DB4449"/>
    <w:rsid w:val="00DB4561"/>
    <w:rsid w:val="00DB487D"/>
    <w:rsid w:val="00DB4D11"/>
    <w:rsid w:val="00DB5322"/>
    <w:rsid w:val="00DB5533"/>
    <w:rsid w:val="00DB5642"/>
    <w:rsid w:val="00DB5F79"/>
    <w:rsid w:val="00DB7F51"/>
    <w:rsid w:val="00DC01FB"/>
    <w:rsid w:val="00DC0401"/>
    <w:rsid w:val="00DC0408"/>
    <w:rsid w:val="00DC0A08"/>
    <w:rsid w:val="00DC0A33"/>
    <w:rsid w:val="00DC0C93"/>
    <w:rsid w:val="00DC0D21"/>
    <w:rsid w:val="00DC129B"/>
    <w:rsid w:val="00DC19E0"/>
    <w:rsid w:val="00DC1EB3"/>
    <w:rsid w:val="00DC1F1B"/>
    <w:rsid w:val="00DC1F43"/>
    <w:rsid w:val="00DC20F2"/>
    <w:rsid w:val="00DC2112"/>
    <w:rsid w:val="00DC244E"/>
    <w:rsid w:val="00DC25D0"/>
    <w:rsid w:val="00DC2820"/>
    <w:rsid w:val="00DC29B3"/>
    <w:rsid w:val="00DC2CF8"/>
    <w:rsid w:val="00DC3817"/>
    <w:rsid w:val="00DC4622"/>
    <w:rsid w:val="00DC4AD0"/>
    <w:rsid w:val="00DC5072"/>
    <w:rsid w:val="00DC5095"/>
    <w:rsid w:val="00DC57CE"/>
    <w:rsid w:val="00DC5ED1"/>
    <w:rsid w:val="00DC630D"/>
    <w:rsid w:val="00DC6550"/>
    <w:rsid w:val="00DC68CE"/>
    <w:rsid w:val="00DC6C93"/>
    <w:rsid w:val="00DC6D0E"/>
    <w:rsid w:val="00DC6DAA"/>
    <w:rsid w:val="00DC6F05"/>
    <w:rsid w:val="00DC758A"/>
    <w:rsid w:val="00DC774F"/>
    <w:rsid w:val="00DC7F08"/>
    <w:rsid w:val="00DD0299"/>
    <w:rsid w:val="00DD0459"/>
    <w:rsid w:val="00DD04E6"/>
    <w:rsid w:val="00DD0AAF"/>
    <w:rsid w:val="00DD178A"/>
    <w:rsid w:val="00DD1825"/>
    <w:rsid w:val="00DD19A4"/>
    <w:rsid w:val="00DD1C09"/>
    <w:rsid w:val="00DD1D47"/>
    <w:rsid w:val="00DD2851"/>
    <w:rsid w:val="00DD2E18"/>
    <w:rsid w:val="00DD3CC1"/>
    <w:rsid w:val="00DD3E50"/>
    <w:rsid w:val="00DD42F5"/>
    <w:rsid w:val="00DD4426"/>
    <w:rsid w:val="00DD48D7"/>
    <w:rsid w:val="00DD495E"/>
    <w:rsid w:val="00DD59EB"/>
    <w:rsid w:val="00DD5C09"/>
    <w:rsid w:val="00DD5D89"/>
    <w:rsid w:val="00DD6836"/>
    <w:rsid w:val="00DD68C0"/>
    <w:rsid w:val="00DD68E1"/>
    <w:rsid w:val="00DD6B64"/>
    <w:rsid w:val="00DD6BC6"/>
    <w:rsid w:val="00DD7360"/>
    <w:rsid w:val="00DD7731"/>
    <w:rsid w:val="00DD78B1"/>
    <w:rsid w:val="00DD78C5"/>
    <w:rsid w:val="00DD7CDC"/>
    <w:rsid w:val="00DE094F"/>
    <w:rsid w:val="00DE0DF0"/>
    <w:rsid w:val="00DE1287"/>
    <w:rsid w:val="00DE12DE"/>
    <w:rsid w:val="00DE159C"/>
    <w:rsid w:val="00DE20FF"/>
    <w:rsid w:val="00DE2249"/>
    <w:rsid w:val="00DE2DE0"/>
    <w:rsid w:val="00DE311A"/>
    <w:rsid w:val="00DE339A"/>
    <w:rsid w:val="00DE3778"/>
    <w:rsid w:val="00DE3937"/>
    <w:rsid w:val="00DE42E8"/>
    <w:rsid w:val="00DE512F"/>
    <w:rsid w:val="00DE519C"/>
    <w:rsid w:val="00DE51F8"/>
    <w:rsid w:val="00DE545D"/>
    <w:rsid w:val="00DE5630"/>
    <w:rsid w:val="00DE56DB"/>
    <w:rsid w:val="00DE588E"/>
    <w:rsid w:val="00DE5DDC"/>
    <w:rsid w:val="00DE5EF2"/>
    <w:rsid w:val="00DE5F06"/>
    <w:rsid w:val="00DE6614"/>
    <w:rsid w:val="00DE71FC"/>
    <w:rsid w:val="00DE7229"/>
    <w:rsid w:val="00DE7A4C"/>
    <w:rsid w:val="00DE7B42"/>
    <w:rsid w:val="00DE7B54"/>
    <w:rsid w:val="00DE7BC6"/>
    <w:rsid w:val="00DE7D91"/>
    <w:rsid w:val="00DF0EBC"/>
    <w:rsid w:val="00DF0FBF"/>
    <w:rsid w:val="00DF1310"/>
    <w:rsid w:val="00DF13D1"/>
    <w:rsid w:val="00DF1B04"/>
    <w:rsid w:val="00DF21F8"/>
    <w:rsid w:val="00DF2237"/>
    <w:rsid w:val="00DF266B"/>
    <w:rsid w:val="00DF270A"/>
    <w:rsid w:val="00DF3B2A"/>
    <w:rsid w:val="00DF3CE6"/>
    <w:rsid w:val="00DF3D79"/>
    <w:rsid w:val="00DF424C"/>
    <w:rsid w:val="00DF4801"/>
    <w:rsid w:val="00DF59BB"/>
    <w:rsid w:val="00DF615B"/>
    <w:rsid w:val="00DF674F"/>
    <w:rsid w:val="00DF7B40"/>
    <w:rsid w:val="00DF7F16"/>
    <w:rsid w:val="00DF7F70"/>
    <w:rsid w:val="00E0002B"/>
    <w:rsid w:val="00E000D2"/>
    <w:rsid w:val="00E0078E"/>
    <w:rsid w:val="00E009E6"/>
    <w:rsid w:val="00E00A28"/>
    <w:rsid w:val="00E00C8B"/>
    <w:rsid w:val="00E00D9F"/>
    <w:rsid w:val="00E01227"/>
    <w:rsid w:val="00E0148B"/>
    <w:rsid w:val="00E017F6"/>
    <w:rsid w:val="00E01B08"/>
    <w:rsid w:val="00E01F3A"/>
    <w:rsid w:val="00E023CC"/>
    <w:rsid w:val="00E02599"/>
    <w:rsid w:val="00E0290E"/>
    <w:rsid w:val="00E02A33"/>
    <w:rsid w:val="00E02C1B"/>
    <w:rsid w:val="00E03692"/>
    <w:rsid w:val="00E036DA"/>
    <w:rsid w:val="00E037BF"/>
    <w:rsid w:val="00E03AAA"/>
    <w:rsid w:val="00E045D9"/>
    <w:rsid w:val="00E04A24"/>
    <w:rsid w:val="00E04DD2"/>
    <w:rsid w:val="00E04E09"/>
    <w:rsid w:val="00E05811"/>
    <w:rsid w:val="00E05942"/>
    <w:rsid w:val="00E05954"/>
    <w:rsid w:val="00E06111"/>
    <w:rsid w:val="00E061A2"/>
    <w:rsid w:val="00E064B2"/>
    <w:rsid w:val="00E06A70"/>
    <w:rsid w:val="00E06E7D"/>
    <w:rsid w:val="00E071CD"/>
    <w:rsid w:val="00E0722A"/>
    <w:rsid w:val="00E07528"/>
    <w:rsid w:val="00E07B5C"/>
    <w:rsid w:val="00E07E92"/>
    <w:rsid w:val="00E10599"/>
    <w:rsid w:val="00E10854"/>
    <w:rsid w:val="00E10CF0"/>
    <w:rsid w:val="00E11162"/>
    <w:rsid w:val="00E11405"/>
    <w:rsid w:val="00E116ED"/>
    <w:rsid w:val="00E11EF6"/>
    <w:rsid w:val="00E1240F"/>
    <w:rsid w:val="00E12C45"/>
    <w:rsid w:val="00E12D73"/>
    <w:rsid w:val="00E13640"/>
    <w:rsid w:val="00E13924"/>
    <w:rsid w:val="00E13AFD"/>
    <w:rsid w:val="00E13E90"/>
    <w:rsid w:val="00E14897"/>
    <w:rsid w:val="00E14BCD"/>
    <w:rsid w:val="00E15054"/>
    <w:rsid w:val="00E152D2"/>
    <w:rsid w:val="00E1533D"/>
    <w:rsid w:val="00E15750"/>
    <w:rsid w:val="00E159D0"/>
    <w:rsid w:val="00E16643"/>
    <w:rsid w:val="00E1688A"/>
    <w:rsid w:val="00E172F3"/>
    <w:rsid w:val="00E173CB"/>
    <w:rsid w:val="00E17681"/>
    <w:rsid w:val="00E178C5"/>
    <w:rsid w:val="00E200C8"/>
    <w:rsid w:val="00E20471"/>
    <w:rsid w:val="00E20589"/>
    <w:rsid w:val="00E20762"/>
    <w:rsid w:val="00E20A74"/>
    <w:rsid w:val="00E21045"/>
    <w:rsid w:val="00E21393"/>
    <w:rsid w:val="00E21F06"/>
    <w:rsid w:val="00E21F19"/>
    <w:rsid w:val="00E22554"/>
    <w:rsid w:val="00E22738"/>
    <w:rsid w:val="00E227D9"/>
    <w:rsid w:val="00E22943"/>
    <w:rsid w:val="00E22CBB"/>
    <w:rsid w:val="00E23417"/>
    <w:rsid w:val="00E2355F"/>
    <w:rsid w:val="00E235C8"/>
    <w:rsid w:val="00E23A6F"/>
    <w:rsid w:val="00E23ECF"/>
    <w:rsid w:val="00E23EEA"/>
    <w:rsid w:val="00E24077"/>
    <w:rsid w:val="00E24182"/>
    <w:rsid w:val="00E244E6"/>
    <w:rsid w:val="00E246B4"/>
    <w:rsid w:val="00E2489C"/>
    <w:rsid w:val="00E248CD"/>
    <w:rsid w:val="00E24915"/>
    <w:rsid w:val="00E24B25"/>
    <w:rsid w:val="00E24E8A"/>
    <w:rsid w:val="00E25204"/>
    <w:rsid w:val="00E257BB"/>
    <w:rsid w:val="00E258B3"/>
    <w:rsid w:val="00E25C75"/>
    <w:rsid w:val="00E25CD4"/>
    <w:rsid w:val="00E25E1D"/>
    <w:rsid w:val="00E26ECD"/>
    <w:rsid w:val="00E275A7"/>
    <w:rsid w:val="00E27938"/>
    <w:rsid w:val="00E27A7D"/>
    <w:rsid w:val="00E27D21"/>
    <w:rsid w:val="00E27F8F"/>
    <w:rsid w:val="00E301B6"/>
    <w:rsid w:val="00E30698"/>
    <w:rsid w:val="00E30763"/>
    <w:rsid w:val="00E312D3"/>
    <w:rsid w:val="00E31ADF"/>
    <w:rsid w:val="00E31B8B"/>
    <w:rsid w:val="00E31D75"/>
    <w:rsid w:val="00E31F51"/>
    <w:rsid w:val="00E32DAB"/>
    <w:rsid w:val="00E32EE1"/>
    <w:rsid w:val="00E33292"/>
    <w:rsid w:val="00E332DD"/>
    <w:rsid w:val="00E33D07"/>
    <w:rsid w:val="00E340A3"/>
    <w:rsid w:val="00E340FE"/>
    <w:rsid w:val="00E34104"/>
    <w:rsid w:val="00E3457E"/>
    <w:rsid w:val="00E34580"/>
    <w:rsid w:val="00E345BC"/>
    <w:rsid w:val="00E34606"/>
    <w:rsid w:val="00E34CA2"/>
    <w:rsid w:val="00E34F50"/>
    <w:rsid w:val="00E35635"/>
    <w:rsid w:val="00E35F56"/>
    <w:rsid w:val="00E3620A"/>
    <w:rsid w:val="00E3622A"/>
    <w:rsid w:val="00E36413"/>
    <w:rsid w:val="00E367A4"/>
    <w:rsid w:val="00E36CD8"/>
    <w:rsid w:val="00E370FC"/>
    <w:rsid w:val="00E37687"/>
    <w:rsid w:val="00E37F97"/>
    <w:rsid w:val="00E400ED"/>
    <w:rsid w:val="00E40388"/>
    <w:rsid w:val="00E40D7E"/>
    <w:rsid w:val="00E40D9C"/>
    <w:rsid w:val="00E421A8"/>
    <w:rsid w:val="00E425BA"/>
    <w:rsid w:val="00E42649"/>
    <w:rsid w:val="00E4277C"/>
    <w:rsid w:val="00E42A4B"/>
    <w:rsid w:val="00E42E94"/>
    <w:rsid w:val="00E42EF0"/>
    <w:rsid w:val="00E43711"/>
    <w:rsid w:val="00E43B08"/>
    <w:rsid w:val="00E4445D"/>
    <w:rsid w:val="00E4496A"/>
    <w:rsid w:val="00E44ADB"/>
    <w:rsid w:val="00E44BC2"/>
    <w:rsid w:val="00E44BC6"/>
    <w:rsid w:val="00E450A0"/>
    <w:rsid w:val="00E4519E"/>
    <w:rsid w:val="00E458E6"/>
    <w:rsid w:val="00E45A45"/>
    <w:rsid w:val="00E45AE8"/>
    <w:rsid w:val="00E461E0"/>
    <w:rsid w:val="00E46373"/>
    <w:rsid w:val="00E466F9"/>
    <w:rsid w:val="00E46B2E"/>
    <w:rsid w:val="00E4716B"/>
    <w:rsid w:val="00E4721A"/>
    <w:rsid w:val="00E472B5"/>
    <w:rsid w:val="00E4732F"/>
    <w:rsid w:val="00E477D5"/>
    <w:rsid w:val="00E478F9"/>
    <w:rsid w:val="00E5055B"/>
    <w:rsid w:val="00E50B31"/>
    <w:rsid w:val="00E518C4"/>
    <w:rsid w:val="00E521BD"/>
    <w:rsid w:val="00E52246"/>
    <w:rsid w:val="00E527CF"/>
    <w:rsid w:val="00E53B97"/>
    <w:rsid w:val="00E54D17"/>
    <w:rsid w:val="00E557FF"/>
    <w:rsid w:val="00E55916"/>
    <w:rsid w:val="00E55BEC"/>
    <w:rsid w:val="00E56105"/>
    <w:rsid w:val="00E5647E"/>
    <w:rsid w:val="00E5695F"/>
    <w:rsid w:val="00E56C7D"/>
    <w:rsid w:val="00E56DA5"/>
    <w:rsid w:val="00E57070"/>
    <w:rsid w:val="00E574B5"/>
    <w:rsid w:val="00E6005F"/>
    <w:rsid w:val="00E600A5"/>
    <w:rsid w:val="00E6034C"/>
    <w:rsid w:val="00E60999"/>
    <w:rsid w:val="00E612D0"/>
    <w:rsid w:val="00E6221E"/>
    <w:rsid w:val="00E62268"/>
    <w:rsid w:val="00E62385"/>
    <w:rsid w:val="00E623DE"/>
    <w:rsid w:val="00E6267E"/>
    <w:rsid w:val="00E626FC"/>
    <w:rsid w:val="00E62AB9"/>
    <w:rsid w:val="00E62E11"/>
    <w:rsid w:val="00E6311D"/>
    <w:rsid w:val="00E63362"/>
    <w:rsid w:val="00E63707"/>
    <w:rsid w:val="00E63802"/>
    <w:rsid w:val="00E638BC"/>
    <w:rsid w:val="00E63A46"/>
    <w:rsid w:val="00E64030"/>
    <w:rsid w:val="00E6409F"/>
    <w:rsid w:val="00E642E6"/>
    <w:rsid w:val="00E64DCF"/>
    <w:rsid w:val="00E6542B"/>
    <w:rsid w:val="00E655DC"/>
    <w:rsid w:val="00E65A49"/>
    <w:rsid w:val="00E6603A"/>
    <w:rsid w:val="00E66606"/>
    <w:rsid w:val="00E668A0"/>
    <w:rsid w:val="00E66B5F"/>
    <w:rsid w:val="00E66CB2"/>
    <w:rsid w:val="00E675AD"/>
    <w:rsid w:val="00E67952"/>
    <w:rsid w:val="00E67D80"/>
    <w:rsid w:val="00E67E83"/>
    <w:rsid w:val="00E67FBA"/>
    <w:rsid w:val="00E7046E"/>
    <w:rsid w:val="00E704EF"/>
    <w:rsid w:val="00E70AE1"/>
    <w:rsid w:val="00E70BED"/>
    <w:rsid w:val="00E70D03"/>
    <w:rsid w:val="00E70DDA"/>
    <w:rsid w:val="00E71127"/>
    <w:rsid w:val="00E713DD"/>
    <w:rsid w:val="00E716B1"/>
    <w:rsid w:val="00E717C7"/>
    <w:rsid w:val="00E717D6"/>
    <w:rsid w:val="00E719BA"/>
    <w:rsid w:val="00E71E6D"/>
    <w:rsid w:val="00E72180"/>
    <w:rsid w:val="00E722DE"/>
    <w:rsid w:val="00E7265F"/>
    <w:rsid w:val="00E72686"/>
    <w:rsid w:val="00E72874"/>
    <w:rsid w:val="00E72E39"/>
    <w:rsid w:val="00E73B8C"/>
    <w:rsid w:val="00E74078"/>
    <w:rsid w:val="00E741F4"/>
    <w:rsid w:val="00E7430E"/>
    <w:rsid w:val="00E7443B"/>
    <w:rsid w:val="00E746A5"/>
    <w:rsid w:val="00E7470C"/>
    <w:rsid w:val="00E74A65"/>
    <w:rsid w:val="00E74B11"/>
    <w:rsid w:val="00E74CFE"/>
    <w:rsid w:val="00E74DBE"/>
    <w:rsid w:val="00E74E6D"/>
    <w:rsid w:val="00E74FF4"/>
    <w:rsid w:val="00E754D3"/>
    <w:rsid w:val="00E7568D"/>
    <w:rsid w:val="00E75716"/>
    <w:rsid w:val="00E75A0E"/>
    <w:rsid w:val="00E75EE7"/>
    <w:rsid w:val="00E76242"/>
    <w:rsid w:val="00E7649D"/>
    <w:rsid w:val="00E769A7"/>
    <w:rsid w:val="00E76F88"/>
    <w:rsid w:val="00E77596"/>
    <w:rsid w:val="00E778EF"/>
    <w:rsid w:val="00E779B7"/>
    <w:rsid w:val="00E77A60"/>
    <w:rsid w:val="00E77B7B"/>
    <w:rsid w:val="00E77FF0"/>
    <w:rsid w:val="00E808E3"/>
    <w:rsid w:val="00E80AA5"/>
    <w:rsid w:val="00E80D57"/>
    <w:rsid w:val="00E8123D"/>
    <w:rsid w:val="00E81627"/>
    <w:rsid w:val="00E81C3D"/>
    <w:rsid w:val="00E81DC4"/>
    <w:rsid w:val="00E81EC2"/>
    <w:rsid w:val="00E82057"/>
    <w:rsid w:val="00E820A8"/>
    <w:rsid w:val="00E821D6"/>
    <w:rsid w:val="00E823AF"/>
    <w:rsid w:val="00E824B8"/>
    <w:rsid w:val="00E824F4"/>
    <w:rsid w:val="00E82DF5"/>
    <w:rsid w:val="00E83064"/>
    <w:rsid w:val="00E834A8"/>
    <w:rsid w:val="00E83980"/>
    <w:rsid w:val="00E84439"/>
    <w:rsid w:val="00E84650"/>
    <w:rsid w:val="00E84CAE"/>
    <w:rsid w:val="00E84F6D"/>
    <w:rsid w:val="00E8507B"/>
    <w:rsid w:val="00E85C3A"/>
    <w:rsid w:val="00E86137"/>
    <w:rsid w:val="00E8674B"/>
    <w:rsid w:val="00E86B55"/>
    <w:rsid w:val="00E870B0"/>
    <w:rsid w:val="00E87308"/>
    <w:rsid w:val="00E8772C"/>
    <w:rsid w:val="00E87A2C"/>
    <w:rsid w:val="00E87A83"/>
    <w:rsid w:val="00E87C7A"/>
    <w:rsid w:val="00E90161"/>
    <w:rsid w:val="00E90528"/>
    <w:rsid w:val="00E90783"/>
    <w:rsid w:val="00E90AB9"/>
    <w:rsid w:val="00E90AD2"/>
    <w:rsid w:val="00E90AE0"/>
    <w:rsid w:val="00E90DFC"/>
    <w:rsid w:val="00E90EB3"/>
    <w:rsid w:val="00E90F58"/>
    <w:rsid w:val="00E91166"/>
    <w:rsid w:val="00E91461"/>
    <w:rsid w:val="00E9157E"/>
    <w:rsid w:val="00E915F6"/>
    <w:rsid w:val="00E91B86"/>
    <w:rsid w:val="00E91D93"/>
    <w:rsid w:val="00E9218A"/>
    <w:rsid w:val="00E922C5"/>
    <w:rsid w:val="00E92617"/>
    <w:rsid w:val="00E929C2"/>
    <w:rsid w:val="00E92AEC"/>
    <w:rsid w:val="00E92B40"/>
    <w:rsid w:val="00E92E6F"/>
    <w:rsid w:val="00E93B41"/>
    <w:rsid w:val="00E93F69"/>
    <w:rsid w:val="00E94927"/>
    <w:rsid w:val="00E94A42"/>
    <w:rsid w:val="00E94AC1"/>
    <w:rsid w:val="00E94AF2"/>
    <w:rsid w:val="00E96095"/>
    <w:rsid w:val="00E96CC0"/>
    <w:rsid w:val="00E97E04"/>
    <w:rsid w:val="00E97F45"/>
    <w:rsid w:val="00EA075B"/>
    <w:rsid w:val="00EA085C"/>
    <w:rsid w:val="00EA0B99"/>
    <w:rsid w:val="00EA165B"/>
    <w:rsid w:val="00EA191D"/>
    <w:rsid w:val="00EA197D"/>
    <w:rsid w:val="00EA2275"/>
    <w:rsid w:val="00EA28E0"/>
    <w:rsid w:val="00EA2985"/>
    <w:rsid w:val="00EA2F7C"/>
    <w:rsid w:val="00EA2FE8"/>
    <w:rsid w:val="00EA3025"/>
    <w:rsid w:val="00EA33E3"/>
    <w:rsid w:val="00EA36A7"/>
    <w:rsid w:val="00EA3BBD"/>
    <w:rsid w:val="00EA401F"/>
    <w:rsid w:val="00EA4240"/>
    <w:rsid w:val="00EA4337"/>
    <w:rsid w:val="00EA451B"/>
    <w:rsid w:val="00EA4859"/>
    <w:rsid w:val="00EA4976"/>
    <w:rsid w:val="00EA4E4B"/>
    <w:rsid w:val="00EA58EF"/>
    <w:rsid w:val="00EA5C26"/>
    <w:rsid w:val="00EA5FD3"/>
    <w:rsid w:val="00EA5FE2"/>
    <w:rsid w:val="00EA60F7"/>
    <w:rsid w:val="00EA6A6A"/>
    <w:rsid w:val="00EA7616"/>
    <w:rsid w:val="00EA76AD"/>
    <w:rsid w:val="00EA7A6C"/>
    <w:rsid w:val="00EB003B"/>
    <w:rsid w:val="00EB05AA"/>
    <w:rsid w:val="00EB126D"/>
    <w:rsid w:val="00EB1657"/>
    <w:rsid w:val="00EB165D"/>
    <w:rsid w:val="00EB16CC"/>
    <w:rsid w:val="00EB18E8"/>
    <w:rsid w:val="00EB1AF6"/>
    <w:rsid w:val="00EB1FE7"/>
    <w:rsid w:val="00EB2101"/>
    <w:rsid w:val="00EB26C5"/>
    <w:rsid w:val="00EB2778"/>
    <w:rsid w:val="00EB2A73"/>
    <w:rsid w:val="00EB302F"/>
    <w:rsid w:val="00EB374C"/>
    <w:rsid w:val="00EB3A45"/>
    <w:rsid w:val="00EB3FB1"/>
    <w:rsid w:val="00EB4044"/>
    <w:rsid w:val="00EB4298"/>
    <w:rsid w:val="00EB44C7"/>
    <w:rsid w:val="00EB48AE"/>
    <w:rsid w:val="00EB4934"/>
    <w:rsid w:val="00EB4936"/>
    <w:rsid w:val="00EB4D07"/>
    <w:rsid w:val="00EB4EA8"/>
    <w:rsid w:val="00EB4F31"/>
    <w:rsid w:val="00EB519F"/>
    <w:rsid w:val="00EB5533"/>
    <w:rsid w:val="00EB594C"/>
    <w:rsid w:val="00EB5D5A"/>
    <w:rsid w:val="00EB62C9"/>
    <w:rsid w:val="00EB7312"/>
    <w:rsid w:val="00EC0215"/>
    <w:rsid w:val="00EC03C2"/>
    <w:rsid w:val="00EC04B2"/>
    <w:rsid w:val="00EC057B"/>
    <w:rsid w:val="00EC092B"/>
    <w:rsid w:val="00EC0A24"/>
    <w:rsid w:val="00EC0B65"/>
    <w:rsid w:val="00EC0D19"/>
    <w:rsid w:val="00EC1208"/>
    <w:rsid w:val="00EC1A09"/>
    <w:rsid w:val="00EC256A"/>
    <w:rsid w:val="00EC25B7"/>
    <w:rsid w:val="00EC2ABC"/>
    <w:rsid w:val="00EC2F2C"/>
    <w:rsid w:val="00EC30C4"/>
    <w:rsid w:val="00EC396C"/>
    <w:rsid w:val="00EC3C80"/>
    <w:rsid w:val="00EC40B6"/>
    <w:rsid w:val="00EC42FA"/>
    <w:rsid w:val="00EC4540"/>
    <w:rsid w:val="00EC45BF"/>
    <w:rsid w:val="00EC4F07"/>
    <w:rsid w:val="00EC5604"/>
    <w:rsid w:val="00EC5C8A"/>
    <w:rsid w:val="00EC5D2B"/>
    <w:rsid w:val="00EC5F60"/>
    <w:rsid w:val="00EC64FC"/>
    <w:rsid w:val="00EC6824"/>
    <w:rsid w:val="00EC69A1"/>
    <w:rsid w:val="00EC6F5D"/>
    <w:rsid w:val="00EC6F85"/>
    <w:rsid w:val="00EC72EF"/>
    <w:rsid w:val="00EC73F1"/>
    <w:rsid w:val="00EC7DF7"/>
    <w:rsid w:val="00EC7E68"/>
    <w:rsid w:val="00ED0297"/>
    <w:rsid w:val="00ED04D6"/>
    <w:rsid w:val="00ED0526"/>
    <w:rsid w:val="00ED0830"/>
    <w:rsid w:val="00ED0976"/>
    <w:rsid w:val="00ED1637"/>
    <w:rsid w:val="00ED1BC0"/>
    <w:rsid w:val="00ED1BF1"/>
    <w:rsid w:val="00ED2099"/>
    <w:rsid w:val="00ED271C"/>
    <w:rsid w:val="00ED2BB8"/>
    <w:rsid w:val="00ED2F76"/>
    <w:rsid w:val="00ED303B"/>
    <w:rsid w:val="00ED30D3"/>
    <w:rsid w:val="00ED30D8"/>
    <w:rsid w:val="00ED39EF"/>
    <w:rsid w:val="00ED3C45"/>
    <w:rsid w:val="00ED3DD0"/>
    <w:rsid w:val="00ED3F94"/>
    <w:rsid w:val="00ED43A2"/>
    <w:rsid w:val="00ED4618"/>
    <w:rsid w:val="00ED49C0"/>
    <w:rsid w:val="00ED52BC"/>
    <w:rsid w:val="00ED53DC"/>
    <w:rsid w:val="00ED6B99"/>
    <w:rsid w:val="00ED6DED"/>
    <w:rsid w:val="00ED72AE"/>
    <w:rsid w:val="00ED75BF"/>
    <w:rsid w:val="00EE006D"/>
    <w:rsid w:val="00EE0258"/>
    <w:rsid w:val="00EE1119"/>
    <w:rsid w:val="00EE13EB"/>
    <w:rsid w:val="00EE1752"/>
    <w:rsid w:val="00EE2458"/>
    <w:rsid w:val="00EE28B8"/>
    <w:rsid w:val="00EE2AF3"/>
    <w:rsid w:val="00EE38D4"/>
    <w:rsid w:val="00EE3D0B"/>
    <w:rsid w:val="00EE4D81"/>
    <w:rsid w:val="00EE4E82"/>
    <w:rsid w:val="00EE4E9E"/>
    <w:rsid w:val="00EE4F67"/>
    <w:rsid w:val="00EE51DC"/>
    <w:rsid w:val="00EE5311"/>
    <w:rsid w:val="00EE576E"/>
    <w:rsid w:val="00EE5783"/>
    <w:rsid w:val="00EE5D5E"/>
    <w:rsid w:val="00EE5F5F"/>
    <w:rsid w:val="00EE6057"/>
    <w:rsid w:val="00EE6B60"/>
    <w:rsid w:val="00EE6F0A"/>
    <w:rsid w:val="00EE74CA"/>
    <w:rsid w:val="00EE758F"/>
    <w:rsid w:val="00EE79E6"/>
    <w:rsid w:val="00EE7DE3"/>
    <w:rsid w:val="00EE7EBA"/>
    <w:rsid w:val="00EE7FBF"/>
    <w:rsid w:val="00EF0076"/>
    <w:rsid w:val="00EF0216"/>
    <w:rsid w:val="00EF0627"/>
    <w:rsid w:val="00EF0E28"/>
    <w:rsid w:val="00EF1409"/>
    <w:rsid w:val="00EF18F9"/>
    <w:rsid w:val="00EF1911"/>
    <w:rsid w:val="00EF1A4C"/>
    <w:rsid w:val="00EF1E34"/>
    <w:rsid w:val="00EF4465"/>
    <w:rsid w:val="00EF4884"/>
    <w:rsid w:val="00EF4999"/>
    <w:rsid w:val="00EF4DDA"/>
    <w:rsid w:val="00EF5409"/>
    <w:rsid w:val="00EF57D4"/>
    <w:rsid w:val="00EF5902"/>
    <w:rsid w:val="00EF5D14"/>
    <w:rsid w:val="00EF601C"/>
    <w:rsid w:val="00EF6074"/>
    <w:rsid w:val="00EF63DE"/>
    <w:rsid w:val="00EF684D"/>
    <w:rsid w:val="00EF6888"/>
    <w:rsid w:val="00EF69D9"/>
    <w:rsid w:val="00EF6A0C"/>
    <w:rsid w:val="00EF6B5C"/>
    <w:rsid w:val="00EF70B6"/>
    <w:rsid w:val="00EF710A"/>
    <w:rsid w:val="00EF75A7"/>
    <w:rsid w:val="00EF7B9B"/>
    <w:rsid w:val="00F00422"/>
    <w:rsid w:val="00F007C5"/>
    <w:rsid w:val="00F007F4"/>
    <w:rsid w:val="00F00828"/>
    <w:rsid w:val="00F00B5F"/>
    <w:rsid w:val="00F00CCB"/>
    <w:rsid w:val="00F01060"/>
    <w:rsid w:val="00F01AE1"/>
    <w:rsid w:val="00F01E80"/>
    <w:rsid w:val="00F0211B"/>
    <w:rsid w:val="00F0279D"/>
    <w:rsid w:val="00F02EDA"/>
    <w:rsid w:val="00F03454"/>
    <w:rsid w:val="00F03769"/>
    <w:rsid w:val="00F039F8"/>
    <w:rsid w:val="00F03A6E"/>
    <w:rsid w:val="00F03C06"/>
    <w:rsid w:val="00F042AA"/>
    <w:rsid w:val="00F04554"/>
    <w:rsid w:val="00F04A1A"/>
    <w:rsid w:val="00F04EEE"/>
    <w:rsid w:val="00F051FB"/>
    <w:rsid w:val="00F05323"/>
    <w:rsid w:val="00F0558D"/>
    <w:rsid w:val="00F0591C"/>
    <w:rsid w:val="00F05A80"/>
    <w:rsid w:val="00F05ABC"/>
    <w:rsid w:val="00F05C98"/>
    <w:rsid w:val="00F06001"/>
    <w:rsid w:val="00F06608"/>
    <w:rsid w:val="00F06671"/>
    <w:rsid w:val="00F06948"/>
    <w:rsid w:val="00F070FD"/>
    <w:rsid w:val="00F07884"/>
    <w:rsid w:val="00F078EB"/>
    <w:rsid w:val="00F079F7"/>
    <w:rsid w:val="00F07D19"/>
    <w:rsid w:val="00F10022"/>
    <w:rsid w:val="00F1093D"/>
    <w:rsid w:val="00F10F4B"/>
    <w:rsid w:val="00F111A3"/>
    <w:rsid w:val="00F11513"/>
    <w:rsid w:val="00F118DD"/>
    <w:rsid w:val="00F11B1C"/>
    <w:rsid w:val="00F11F74"/>
    <w:rsid w:val="00F1243E"/>
    <w:rsid w:val="00F13A51"/>
    <w:rsid w:val="00F14421"/>
    <w:rsid w:val="00F14448"/>
    <w:rsid w:val="00F14500"/>
    <w:rsid w:val="00F15429"/>
    <w:rsid w:val="00F15901"/>
    <w:rsid w:val="00F15E88"/>
    <w:rsid w:val="00F1615B"/>
    <w:rsid w:val="00F16D14"/>
    <w:rsid w:val="00F16DED"/>
    <w:rsid w:val="00F17005"/>
    <w:rsid w:val="00F17345"/>
    <w:rsid w:val="00F17350"/>
    <w:rsid w:val="00F17643"/>
    <w:rsid w:val="00F17663"/>
    <w:rsid w:val="00F17696"/>
    <w:rsid w:val="00F17BAA"/>
    <w:rsid w:val="00F17BAC"/>
    <w:rsid w:val="00F17D9F"/>
    <w:rsid w:val="00F17F93"/>
    <w:rsid w:val="00F20419"/>
    <w:rsid w:val="00F204E1"/>
    <w:rsid w:val="00F205AD"/>
    <w:rsid w:val="00F20B27"/>
    <w:rsid w:val="00F20D76"/>
    <w:rsid w:val="00F21630"/>
    <w:rsid w:val="00F2173F"/>
    <w:rsid w:val="00F2176E"/>
    <w:rsid w:val="00F2179C"/>
    <w:rsid w:val="00F21804"/>
    <w:rsid w:val="00F218B4"/>
    <w:rsid w:val="00F22173"/>
    <w:rsid w:val="00F22191"/>
    <w:rsid w:val="00F22427"/>
    <w:rsid w:val="00F22635"/>
    <w:rsid w:val="00F226FB"/>
    <w:rsid w:val="00F22BB2"/>
    <w:rsid w:val="00F23491"/>
    <w:rsid w:val="00F234EC"/>
    <w:rsid w:val="00F23563"/>
    <w:rsid w:val="00F23B7F"/>
    <w:rsid w:val="00F24513"/>
    <w:rsid w:val="00F24880"/>
    <w:rsid w:val="00F24B16"/>
    <w:rsid w:val="00F24B87"/>
    <w:rsid w:val="00F24C1D"/>
    <w:rsid w:val="00F24C5D"/>
    <w:rsid w:val="00F24FBE"/>
    <w:rsid w:val="00F253FF"/>
    <w:rsid w:val="00F25683"/>
    <w:rsid w:val="00F2573A"/>
    <w:rsid w:val="00F25D01"/>
    <w:rsid w:val="00F26B55"/>
    <w:rsid w:val="00F26E7E"/>
    <w:rsid w:val="00F2706A"/>
    <w:rsid w:val="00F27109"/>
    <w:rsid w:val="00F277EB"/>
    <w:rsid w:val="00F27DBA"/>
    <w:rsid w:val="00F27EF3"/>
    <w:rsid w:val="00F30098"/>
    <w:rsid w:val="00F3052B"/>
    <w:rsid w:val="00F306E1"/>
    <w:rsid w:val="00F30CE2"/>
    <w:rsid w:val="00F31037"/>
    <w:rsid w:val="00F311BC"/>
    <w:rsid w:val="00F31596"/>
    <w:rsid w:val="00F31AE2"/>
    <w:rsid w:val="00F32017"/>
    <w:rsid w:val="00F32054"/>
    <w:rsid w:val="00F3224E"/>
    <w:rsid w:val="00F3256D"/>
    <w:rsid w:val="00F32C9A"/>
    <w:rsid w:val="00F32EF3"/>
    <w:rsid w:val="00F33ABC"/>
    <w:rsid w:val="00F33C43"/>
    <w:rsid w:val="00F341AB"/>
    <w:rsid w:val="00F34497"/>
    <w:rsid w:val="00F34528"/>
    <w:rsid w:val="00F347E9"/>
    <w:rsid w:val="00F34885"/>
    <w:rsid w:val="00F34CFA"/>
    <w:rsid w:val="00F34D3D"/>
    <w:rsid w:val="00F3504F"/>
    <w:rsid w:val="00F350AF"/>
    <w:rsid w:val="00F358DC"/>
    <w:rsid w:val="00F358DF"/>
    <w:rsid w:val="00F364E5"/>
    <w:rsid w:val="00F3687F"/>
    <w:rsid w:val="00F36962"/>
    <w:rsid w:val="00F36D0C"/>
    <w:rsid w:val="00F3730A"/>
    <w:rsid w:val="00F374E3"/>
    <w:rsid w:val="00F375D1"/>
    <w:rsid w:val="00F377AC"/>
    <w:rsid w:val="00F3795F"/>
    <w:rsid w:val="00F37B5C"/>
    <w:rsid w:val="00F37BF9"/>
    <w:rsid w:val="00F37C46"/>
    <w:rsid w:val="00F40D26"/>
    <w:rsid w:val="00F414B2"/>
    <w:rsid w:val="00F41C72"/>
    <w:rsid w:val="00F41D58"/>
    <w:rsid w:val="00F42418"/>
    <w:rsid w:val="00F424F9"/>
    <w:rsid w:val="00F42DBD"/>
    <w:rsid w:val="00F42DC4"/>
    <w:rsid w:val="00F42E2C"/>
    <w:rsid w:val="00F42EA1"/>
    <w:rsid w:val="00F42FF3"/>
    <w:rsid w:val="00F430FA"/>
    <w:rsid w:val="00F433D7"/>
    <w:rsid w:val="00F438C2"/>
    <w:rsid w:val="00F43ED2"/>
    <w:rsid w:val="00F44022"/>
    <w:rsid w:val="00F440EC"/>
    <w:rsid w:val="00F4467F"/>
    <w:rsid w:val="00F44B37"/>
    <w:rsid w:val="00F45367"/>
    <w:rsid w:val="00F456AB"/>
    <w:rsid w:val="00F4574E"/>
    <w:rsid w:val="00F45986"/>
    <w:rsid w:val="00F45DF6"/>
    <w:rsid w:val="00F4614D"/>
    <w:rsid w:val="00F46F4C"/>
    <w:rsid w:val="00F472F1"/>
    <w:rsid w:val="00F47BD4"/>
    <w:rsid w:val="00F47C13"/>
    <w:rsid w:val="00F50C51"/>
    <w:rsid w:val="00F50D06"/>
    <w:rsid w:val="00F513D9"/>
    <w:rsid w:val="00F514E5"/>
    <w:rsid w:val="00F51CE3"/>
    <w:rsid w:val="00F51D00"/>
    <w:rsid w:val="00F527A9"/>
    <w:rsid w:val="00F52CD3"/>
    <w:rsid w:val="00F53CCC"/>
    <w:rsid w:val="00F5446B"/>
    <w:rsid w:val="00F546A3"/>
    <w:rsid w:val="00F548E9"/>
    <w:rsid w:val="00F550DB"/>
    <w:rsid w:val="00F55322"/>
    <w:rsid w:val="00F55517"/>
    <w:rsid w:val="00F55674"/>
    <w:rsid w:val="00F55BCB"/>
    <w:rsid w:val="00F55E80"/>
    <w:rsid w:val="00F56455"/>
    <w:rsid w:val="00F5645D"/>
    <w:rsid w:val="00F56719"/>
    <w:rsid w:val="00F56CB1"/>
    <w:rsid w:val="00F56E1F"/>
    <w:rsid w:val="00F5716D"/>
    <w:rsid w:val="00F576F1"/>
    <w:rsid w:val="00F578DE"/>
    <w:rsid w:val="00F57F0F"/>
    <w:rsid w:val="00F603C3"/>
    <w:rsid w:val="00F603CB"/>
    <w:rsid w:val="00F605B7"/>
    <w:rsid w:val="00F60D25"/>
    <w:rsid w:val="00F60E28"/>
    <w:rsid w:val="00F61182"/>
    <w:rsid w:val="00F61610"/>
    <w:rsid w:val="00F616A3"/>
    <w:rsid w:val="00F61AD4"/>
    <w:rsid w:val="00F61CDD"/>
    <w:rsid w:val="00F62123"/>
    <w:rsid w:val="00F6229E"/>
    <w:rsid w:val="00F6238A"/>
    <w:rsid w:val="00F62791"/>
    <w:rsid w:val="00F631A5"/>
    <w:rsid w:val="00F6353A"/>
    <w:rsid w:val="00F64159"/>
    <w:rsid w:val="00F64698"/>
    <w:rsid w:val="00F64A5F"/>
    <w:rsid w:val="00F64EBA"/>
    <w:rsid w:val="00F64FEC"/>
    <w:rsid w:val="00F651CB"/>
    <w:rsid w:val="00F652D7"/>
    <w:rsid w:val="00F6559A"/>
    <w:rsid w:val="00F660BB"/>
    <w:rsid w:val="00F66336"/>
    <w:rsid w:val="00F663DD"/>
    <w:rsid w:val="00F665C0"/>
    <w:rsid w:val="00F66645"/>
    <w:rsid w:val="00F66666"/>
    <w:rsid w:val="00F66732"/>
    <w:rsid w:val="00F66D51"/>
    <w:rsid w:val="00F674E5"/>
    <w:rsid w:val="00F67668"/>
    <w:rsid w:val="00F67833"/>
    <w:rsid w:val="00F67853"/>
    <w:rsid w:val="00F67B26"/>
    <w:rsid w:val="00F7045B"/>
    <w:rsid w:val="00F70B54"/>
    <w:rsid w:val="00F7129B"/>
    <w:rsid w:val="00F712A3"/>
    <w:rsid w:val="00F71899"/>
    <w:rsid w:val="00F7250B"/>
    <w:rsid w:val="00F72575"/>
    <w:rsid w:val="00F7265D"/>
    <w:rsid w:val="00F72AEC"/>
    <w:rsid w:val="00F73459"/>
    <w:rsid w:val="00F7354A"/>
    <w:rsid w:val="00F73745"/>
    <w:rsid w:val="00F739FE"/>
    <w:rsid w:val="00F73AB9"/>
    <w:rsid w:val="00F73E60"/>
    <w:rsid w:val="00F74774"/>
    <w:rsid w:val="00F74D4D"/>
    <w:rsid w:val="00F750AC"/>
    <w:rsid w:val="00F751BA"/>
    <w:rsid w:val="00F751D0"/>
    <w:rsid w:val="00F752DE"/>
    <w:rsid w:val="00F75D2B"/>
    <w:rsid w:val="00F76166"/>
    <w:rsid w:val="00F761A5"/>
    <w:rsid w:val="00F763EB"/>
    <w:rsid w:val="00F76905"/>
    <w:rsid w:val="00F76C8C"/>
    <w:rsid w:val="00F7720D"/>
    <w:rsid w:val="00F7723C"/>
    <w:rsid w:val="00F77394"/>
    <w:rsid w:val="00F774B7"/>
    <w:rsid w:val="00F77F8A"/>
    <w:rsid w:val="00F804CF"/>
    <w:rsid w:val="00F812D7"/>
    <w:rsid w:val="00F81340"/>
    <w:rsid w:val="00F821B4"/>
    <w:rsid w:val="00F82A95"/>
    <w:rsid w:val="00F82AE6"/>
    <w:rsid w:val="00F82DD0"/>
    <w:rsid w:val="00F82E3C"/>
    <w:rsid w:val="00F8396B"/>
    <w:rsid w:val="00F83E61"/>
    <w:rsid w:val="00F83F8A"/>
    <w:rsid w:val="00F8400E"/>
    <w:rsid w:val="00F841B9"/>
    <w:rsid w:val="00F84297"/>
    <w:rsid w:val="00F84A95"/>
    <w:rsid w:val="00F84DA8"/>
    <w:rsid w:val="00F84ED9"/>
    <w:rsid w:val="00F85823"/>
    <w:rsid w:val="00F85D29"/>
    <w:rsid w:val="00F85FAC"/>
    <w:rsid w:val="00F860A2"/>
    <w:rsid w:val="00F8635C"/>
    <w:rsid w:val="00F869CC"/>
    <w:rsid w:val="00F86C18"/>
    <w:rsid w:val="00F8710A"/>
    <w:rsid w:val="00F872B6"/>
    <w:rsid w:val="00F87535"/>
    <w:rsid w:val="00F877AC"/>
    <w:rsid w:val="00F87E1A"/>
    <w:rsid w:val="00F9071D"/>
    <w:rsid w:val="00F91557"/>
    <w:rsid w:val="00F917CE"/>
    <w:rsid w:val="00F91FB0"/>
    <w:rsid w:val="00F92075"/>
    <w:rsid w:val="00F92324"/>
    <w:rsid w:val="00F924E7"/>
    <w:rsid w:val="00F929D0"/>
    <w:rsid w:val="00F92A81"/>
    <w:rsid w:val="00F92B08"/>
    <w:rsid w:val="00F93142"/>
    <w:rsid w:val="00F932AB"/>
    <w:rsid w:val="00F93B28"/>
    <w:rsid w:val="00F93CE9"/>
    <w:rsid w:val="00F941AA"/>
    <w:rsid w:val="00F94418"/>
    <w:rsid w:val="00F94828"/>
    <w:rsid w:val="00F94DBD"/>
    <w:rsid w:val="00F94DFC"/>
    <w:rsid w:val="00F94E78"/>
    <w:rsid w:val="00F94EFA"/>
    <w:rsid w:val="00F95034"/>
    <w:rsid w:val="00F95F23"/>
    <w:rsid w:val="00F96313"/>
    <w:rsid w:val="00F9782B"/>
    <w:rsid w:val="00F9785C"/>
    <w:rsid w:val="00FA0088"/>
    <w:rsid w:val="00FA00A4"/>
    <w:rsid w:val="00FA08B7"/>
    <w:rsid w:val="00FA0A63"/>
    <w:rsid w:val="00FA10DC"/>
    <w:rsid w:val="00FA1142"/>
    <w:rsid w:val="00FA12D7"/>
    <w:rsid w:val="00FA15F8"/>
    <w:rsid w:val="00FA1681"/>
    <w:rsid w:val="00FA1AAA"/>
    <w:rsid w:val="00FA1E07"/>
    <w:rsid w:val="00FA1E4A"/>
    <w:rsid w:val="00FA1EE8"/>
    <w:rsid w:val="00FA21CA"/>
    <w:rsid w:val="00FA2A21"/>
    <w:rsid w:val="00FA2C99"/>
    <w:rsid w:val="00FA2CAE"/>
    <w:rsid w:val="00FA2D9C"/>
    <w:rsid w:val="00FA2DA9"/>
    <w:rsid w:val="00FA3167"/>
    <w:rsid w:val="00FA37D8"/>
    <w:rsid w:val="00FA38AB"/>
    <w:rsid w:val="00FA3A14"/>
    <w:rsid w:val="00FA3C56"/>
    <w:rsid w:val="00FA4173"/>
    <w:rsid w:val="00FA440A"/>
    <w:rsid w:val="00FA48FE"/>
    <w:rsid w:val="00FA5124"/>
    <w:rsid w:val="00FA55AA"/>
    <w:rsid w:val="00FA5E69"/>
    <w:rsid w:val="00FA63BF"/>
    <w:rsid w:val="00FA665C"/>
    <w:rsid w:val="00FA6821"/>
    <w:rsid w:val="00FA6A2B"/>
    <w:rsid w:val="00FA721F"/>
    <w:rsid w:val="00FA73E1"/>
    <w:rsid w:val="00FA758F"/>
    <w:rsid w:val="00FA7885"/>
    <w:rsid w:val="00FA7D0A"/>
    <w:rsid w:val="00FA7F6E"/>
    <w:rsid w:val="00FB07FB"/>
    <w:rsid w:val="00FB0BC2"/>
    <w:rsid w:val="00FB1036"/>
    <w:rsid w:val="00FB1067"/>
    <w:rsid w:val="00FB118C"/>
    <w:rsid w:val="00FB172C"/>
    <w:rsid w:val="00FB17AB"/>
    <w:rsid w:val="00FB1A95"/>
    <w:rsid w:val="00FB1B85"/>
    <w:rsid w:val="00FB1CF2"/>
    <w:rsid w:val="00FB2459"/>
    <w:rsid w:val="00FB24DF"/>
    <w:rsid w:val="00FB2608"/>
    <w:rsid w:val="00FB26CE"/>
    <w:rsid w:val="00FB2750"/>
    <w:rsid w:val="00FB2CBA"/>
    <w:rsid w:val="00FB2CC5"/>
    <w:rsid w:val="00FB338A"/>
    <w:rsid w:val="00FB380C"/>
    <w:rsid w:val="00FB3923"/>
    <w:rsid w:val="00FB3997"/>
    <w:rsid w:val="00FB3F6E"/>
    <w:rsid w:val="00FB4033"/>
    <w:rsid w:val="00FB410A"/>
    <w:rsid w:val="00FB44A2"/>
    <w:rsid w:val="00FB473D"/>
    <w:rsid w:val="00FB493B"/>
    <w:rsid w:val="00FB4C70"/>
    <w:rsid w:val="00FB50F6"/>
    <w:rsid w:val="00FB59A3"/>
    <w:rsid w:val="00FB5B4A"/>
    <w:rsid w:val="00FB5CC8"/>
    <w:rsid w:val="00FB61FE"/>
    <w:rsid w:val="00FB622A"/>
    <w:rsid w:val="00FB6A08"/>
    <w:rsid w:val="00FB6DDB"/>
    <w:rsid w:val="00FB6DEE"/>
    <w:rsid w:val="00FB7067"/>
    <w:rsid w:val="00FB7CD0"/>
    <w:rsid w:val="00FC04F2"/>
    <w:rsid w:val="00FC07DF"/>
    <w:rsid w:val="00FC1131"/>
    <w:rsid w:val="00FC1532"/>
    <w:rsid w:val="00FC1B86"/>
    <w:rsid w:val="00FC1CE4"/>
    <w:rsid w:val="00FC25A0"/>
    <w:rsid w:val="00FC2822"/>
    <w:rsid w:val="00FC30D7"/>
    <w:rsid w:val="00FC3240"/>
    <w:rsid w:val="00FC32E2"/>
    <w:rsid w:val="00FC330E"/>
    <w:rsid w:val="00FC38E9"/>
    <w:rsid w:val="00FC3D9A"/>
    <w:rsid w:val="00FC3D9B"/>
    <w:rsid w:val="00FC3F01"/>
    <w:rsid w:val="00FC4079"/>
    <w:rsid w:val="00FC40BE"/>
    <w:rsid w:val="00FC4683"/>
    <w:rsid w:val="00FC4690"/>
    <w:rsid w:val="00FC4820"/>
    <w:rsid w:val="00FC49D3"/>
    <w:rsid w:val="00FC4E25"/>
    <w:rsid w:val="00FC51F9"/>
    <w:rsid w:val="00FC57C1"/>
    <w:rsid w:val="00FC584C"/>
    <w:rsid w:val="00FC5A94"/>
    <w:rsid w:val="00FC5B22"/>
    <w:rsid w:val="00FC5CD0"/>
    <w:rsid w:val="00FC5E82"/>
    <w:rsid w:val="00FC623A"/>
    <w:rsid w:val="00FC665A"/>
    <w:rsid w:val="00FC72A7"/>
    <w:rsid w:val="00FC740E"/>
    <w:rsid w:val="00FC74DC"/>
    <w:rsid w:val="00FC7E41"/>
    <w:rsid w:val="00FD0707"/>
    <w:rsid w:val="00FD083B"/>
    <w:rsid w:val="00FD1013"/>
    <w:rsid w:val="00FD1034"/>
    <w:rsid w:val="00FD1562"/>
    <w:rsid w:val="00FD18DE"/>
    <w:rsid w:val="00FD1975"/>
    <w:rsid w:val="00FD1ABF"/>
    <w:rsid w:val="00FD1C58"/>
    <w:rsid w:val="00FD1D85"/>
    <w:rsid w:val="00FD3140"/>
    <w:rsid w:val="00FD3722"/>
    <w:rsid w:val="00FD37B2"/>
    <w:rsid w:val="00FD37EC"/>
    <w:rsid w:val="00FD3953"/>
    <w:rsid w:val="00FD3BD0"/>
    <w:rsid w:val="00FD40D1"/>
    <w:rsid w:val="00FD422B"/>
    <w:rsid w:val="00FD51F6"/>
    <w:rsid w:val="00FD53FB"/>
    <w:rsid w:val="00FD555A"/>
    <w:rsid w:val="00FD5A71"/>
    <w:rsid w:val="00FD5B2B"/>
    <w:rsid w:val="00FD5CA8"/>
    <w:rsid w:val="00FD5E3B"/>
    <w:rsid w:val="00FD625A"/>
    <w:rsid w:val="00FD6415"/>
    <w:rsid w:val="00FD6826"/>
    <w:rsid w:val="00FD682C"/>
    <w:rsid w:val="00FD69E2"/>
    <w:rsid w:val="00FD6B70"/>
    <w:rsid w:val="00FD739F"/>
    <w:rsid w:val="00FD7723"/>
    <w:rsid w:val="00FD787B"/>
    <w:rsid w:val="00FD79F0"/>
    <w:rsid w:val="00FD7BBF"/>
    <w:rsid w:val="00FE05C8"/>
    <w:rsid w:val="00FE078B"/>
    <w:rsid w:val="00FE0F6A"/>
    <w:rsid w:val="00FE1374"/>
    <w:rsid w:val="00FE18FE"/>
    <w:rsid w:val="00FE1BF6"/>
    <w:rsid w:val="00FE22B5"/>
    <w:rsid w:val="00FE2838"/>
    <w:rsid w:val="00FE2C1C"/>
    <w:rsid w:val="00FE2D71"/>
    <w:rsid w:val="00FE3421"/>
    <w:rsid w:val="00FE3466"/>
    <w:rsid w:val="00FE39B9"/>
    <w:rsid w:val="00FE3A36"/>
    <w:rsid w:val="00FE3EFE"/>
    <w:rsid w:val="00FE4168"/>
    <w:rsid w:val="00FE45B2"/>
    <w:rsid w:val="00FE4777"/>
    <w:rsid w:val="00FE4B17"/>
    <w:rsid w:val="00FE56EA"/>
    <w:rsid w:val="00FE58A2"/>
    <w:rsid w:val="00FE58B5"/>
    <w:rsid w:val="00FE5E1C"/>
    <w:rsid w:val="00FE60BD"/>
    <w:rsid w:val="00FE637D"/>
    <w:rsid w:val="00FE6596"/>
    <w:rsid w:val="00FE6E2C"/>
    <w:rsid w:val="00FE6F10"/>
    <w:rsid w:val="00FE744B"/>
    <w:rsid w:val="00FE76B9"/>
    <w:rsid w:val="00FE7AA2"/>
    <w:rsid w:val="00FE7BFF"/>
    <w:rsid w:val="00FE7D5A"/>
    <w:rsid w:val="00FF0B5D"/>
    <w:rsid w:val="00FF0C8D"/>
    <w:rsid w:val="00FF1161"/>
    <w:rsid w:val="00FF18B0"/>
    <w:rsid w:val="00FF18D2"/>
    <w:rsid w:val="00FF1943"/>
    <w:rsid w:val="00FF2235"/>
    <w:rsid w:val="00FF28E9"/>
    <w:rsid w:val="00FF2ACC"/>
    <w:rsid w:val="00FF2F67"/>
    <w:rsid w:val="00FF3480"/>
    <w:rsid w:val="00FF35CC"/>
    <w:rsid w:val="00FF35D9"/>
    <w:rsid w:val="00FF3605"/>
    <w:rsid w:val="00FF360F"/>
    <w:rsid w:val="00FF39D1"/>
    <w:rsid w:val="00FF3B89"/>
    <w:rsid w:val="00FF3B97"/>
    <w:rsid w:val="00FF402A"/>
    <w:rsid w:val="00FF405C"/>
    <w:rsid w:val="00FF464C"/>
    <w:rsid w:val="00FF4939"/>
    <w:rsid w:val="00FF51A1"/>
    <w:rsid w:val="00FF5743"/>
    <w:rsid w:val="00FF5DB7"/>
    <w:rsid w:val="00FF6295"/>
    <w:rsid w:val="00FF62DB"/>
    <w:rsid w:val="00FF69D8"/>
    <w:rsid w:val="00FF6BD0"/>
    <w:rsid w:val="00FF6BDC"/>
    <w:rsid w:val="00FF6CCB"/>
    <w:rsid w:val="00FF71C9"/>
    <w:rsid w:val="00FF72CB"/>
    <w:rsid w:val="00FF7399"/>
    <w:rsid w:val="00FF7752"/>
    <w:rsid w:val="00FF779E"/>
    <w:rsid w:val="00FF7933"/>
    <w:rsid w:val="00FF7BA9"/>
    <w:rsid w:val="00FF7E82"/>
    <w:rsid w:val="07BBE0D5"/>
    <w:rsid w:val="08229C11"/>
    <w:rsid w:val="08FA58FA"/>
    <w:rsid w:val="0A92C1B5"/>
    <w:rsid w:val="0BBE8A19"/>
    <w:rsid w:val="0D18DB6B"/>
    <w:rsid w:val="0F9B6A88"/>
    <w:rsid w:val="10EAB383"/>
    <w:rsid w:val="13D13B24"/>
    <w:rsid w:val="1D2FF2FE"/>
    <w:rsid w:val="1DD53E61"/>
    <w:rsid w:val="1F8B991D"/>
    <w:rsid w:val="1FD6DAE1"/>
    <w:rsid w:val="207A22FF"/>
    <w:rsid w:val="21C3F8E1"/>
    <w:rsid w:val="234F3F1B"/>
    <w:rsid w:val="271F162D"/>
    <w:rsid w:val="294D0E71"/>
    <w:rsid w:val="2CEB2FEA"/>
    <w:rsid w:val="2D4DC4AF"/>
    <w:rsid w:val="304F154E"/>
    <w:rsid w:val="32EBBD71"/>
    <w:rsid w:val="3B23F12E"/>
    <w:rsid w:val="3DF9D785"/>
    <w:rsid w:val="3EB8C3AE"/>
    <w:rsid w:val="42A73D96"/>
    <w:rsid w:val="48DDAF5A"/>
    <w:rsid w:val="4AF25CDD"/>
    <w:rsid w:val="51AA79F4"/>
    <w:rsid w:val="51E33D90"/>
    <w:rsid w:val="53D73BC9"/>
    <w:rsid w:val="558E99FA"/>
    <w:rsid w:val="5608D9BB"/>
    <w:rsid w:val="58B16FCC"/>
    <w:rsid w:val="58EF6F9D"/>
    <w:rsid w:val="5BE4C991"/>
    <w:rsid w:val="5E6EEF71"/>
    <w:rsid w:val="60F072B0"/>
    <w:rsid w:val="61DB4ADD"/>
    <w:rsid w:val="6219C165"/>
    <w:rsid w:val="64AB9910"/>
    <w:rsid w:val="6EBACCFB"/>
    <w:rsid w:val="6F172AEF"/>
    <w:rsid w:val="73482DBC"/>
    <w:rsid w:val="7506119D"/>
    <w:rsid w:val="78E423B3"/>
    <w:rsid w:val="79F9A981"/>
    <w:rsid w:val="7A523725"/>
    <w:rsid w:val="7A7C92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66EA1"/>
  <w15:chartTrackingRefBased/>
  <w15:docId w15:val="{AA7CAFAB-E51A-4D56-A877-C9F814C6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333"/>
  </w:style>
  <w:style w:type="paragraph" w:styleId="Heading1">
    <w:name w:val="heading 1"/>
    <w:basedOn w:val="Normal"/>
    <w:next w:val="Normal"/>
    <w:link w:val="Heading1Char"/>
    <w:uiPriority w:val="9"/>
    <w:qFormat/>
    <w:rsid w:val="00296B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44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2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2D3"/>
  </w:style>
  <w:style w:type="paragraph" w:styleId="Footer">
    <w:name w:val="footer"/>
    <w:basedOn w:val="Normal"/>
    <w:link w:val="FooterChar"/>
    <w:uiPriority w:val="99"/>
    <w:unhideWhenUsed/>
    <w:rsid w:val="00B86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2D3"/>
  </w:style>
  <w:style w:type="paragraph" w:styleId="ListParagraph">
    <w:name w:val="List Paragraph"/>
    <w:basedOn w:val="Normal"/>
    <w:link w:val="ListParagraphChar"/>
    <w:uiPriority w:val="34"/>
    <w:qFormat/>
    <w:rsid w:val="00D95ECD"/>
    <w:pPr>
      <w:ind w:left="720"/>
      <w:contextualSpacing/>
    </w:pPr>
  </w:style>
  <w:style w:type="character" w:customStyle="1" w:styleId="Heading1Char">
    <w:name w:val="Heading 1 Char"/>
    <w:basedOn w:val="DefaultParagraphFont"/>
    <w:link w:val="Heading1"/>
    <w:uiPriority w:val="9"/>
    <w:rsid w:val="00296B0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6B03"/>
    <w:pPr>
      <w:outlineLvl w:val="9"/>
    </w:pPr>
  </w:style>
  <w:style w:type="paragraph" w:styleId="TOC1">
    <w:name w:val="toc 1"/>
    <w:basedOn w:val="Normal"/>
    <w:next w:val="Normal"/>
    <w:autoRedefine/>
    <w:uiPriority w:val="39"/>
    <w:unhideWhenUsed/>
    <w:rsid w:val="008A66FE"/>
    <w:pPr>
      <w:tabs>
        <w:tab w:val="left" w:pos="440"/>
        <w:tab w:val="right" w:leader="dot" w:pos="9350"/>
      </w:tabs>
      <w:spacing w:before="120" w:after="120"/>
    </w:pPr>
    <w:rPr>
      <w:rFonts w:ascii="Arial" w:hAnsi="Arial"/>
    </w:rPr>
  </w:style>
  <w:style w:type="character" w:styleId="Hyperlink">
    <w:name w:val="Hyperlink"/>
    <w:basedOn w:val="DefaultParagraphFont"/>
    <w:uiPriority w:val="99"/>
    <w:unhideWhenUsed/>
    <w:rsid w:val="00296B03"/>
    <w:rPr>
      <w:color w:val="0563C1" w:themeColor="hyperlink"/>
      <w:u w:val="single"/>
    </w:rPr>
  </w:style>
  <w:style w:type="character" w:customStyle="1" w:styleId="Heading2Char">
    <w:name w:val="Heading 2 Char"/>
    <w:basedOn w:val="DefaultParagraphFont"/>
    <w:link w:val="Heading2"/>
    <w:uiPriority w:val="9"/>
    <w:rsid w:val="001B44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44C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02CE6"/>
    <w:pPr>
      <w:tabs>
        <w:tab w:val="left" w:pos="880"/>
        <w:tab w:val="right" w:leader="dot" w:pos="9350"/>
      </w:tabs>
      <w:spacing w:after="0"/>
      <w:ind w:left="220"/>
    </w:pPr>
    <w:rPr>
      <w:rFonts w:ascii="Arial" w:hAnsi="Arial"/>
    </w:rPr>
  </w:style>
  <w:style w:type="paragraph" w:styleId="TOC3">
    <w:name w:val="toc 3"/>
    <w:basedOn w:val="Normal"/>
    <w:next w:val="Normal"/>
    <w:autoRedefine/>
    <w:uiPriority w:val="39"/>
    <w:unhideWhenUsed/>
    <w:rsid w:val="00AF71A5"/>
    <w:pPr>
      <w:tabs>
        <w:tab w:val="left" w:pos="1320"/>
        <w:tab w:val="right" w:leader="dot" w:pos="9350"/>
      </w:tabs>
      <w:spacing w:after="0"/>
      <w:ind w:left="220"/>
    </w:pPr>
    <w:rPr>
      <w:rFonts w:ascii="Arial" w:hAnsi="Arial"/>
      <w:strike/>
      <w:lang w:val="en-GB"/>
    </w:rPr>
  </w:style>
  <w:style w:type="table" w:styleId="TableGrid">
    <w:name w:val="Table Grid"/>
    <w:basedOn w:val="TableNormal"/>
    <w:uiPriority w:val="39"/>
    <w:rsid w:val="001056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B03778"/>
  </w:style>
  <w:style w:type="character" w:customStyle="1" w:styleId="eop">
    <w:name w:val="eop"/>
    <w:basedOn w:val="DefaultParagraphFont"/>
    <w:rsid w:val="00B03778"/>
  </w:style>
  <w:style w:type="character" w:styleId="CommentReference">
    <w:name w:val="annotation reference"/>
    <w:basedOn w:val="DefaultParagraphFont"/>
    <w:uiPriority w:val="99"/>
    <w:semiHidden/>
    <w:unhideWhenUsed/>
    <w:rsid w:val="008F035A"/>
    <w:rPr>
      <w:sz w:val="16"/>
      <w:szCs w:val="16"/>
    </w:rPr>
  </w:style>
  <w:style w:type="paragraph" w:styleId="CommentText">
    <w:name w:val="annotation text"/>
    <w:basedOn w:val="Normal"/>
    <w:link w:val="CommentTextChar"/>
    <w:uiPriority w:val="99"/>
    <w:unhideWhenUsed/>
    <w:rsid w:val="008F035A"/>
    <w:pPr>
      <w:spacing w:line="240" w:lineRule="auto"/>
    </w:pPr>
    <w:rPr>
      <w:sz w:val="20"/>
      <w:szCs w:val="20"/>
    </w:rPr>
  </w:style>
  <w:style w:type="character" w:customStyle="1" w:styleId="CommentTextChar">
    <w:name w:val="Comment Text Char"/>
    <w:basedOn w:val="DefaultParagraphFont"/>
    <w:link w:val="CommentText"/>
    <w:uiPriority w:val="99"/>
    <w:rsid w:val="008F035A"/>
    <w:rPr>
      <w:sz w:val="20"/>
      <w:szCs w:val="20"/>
    </w:rPr>
  </w:style>
  <w:style w:type="paragraph" w:styleId="CommentSubject">
    <w:name w:val="annotation subject"/>
    <w:basedOn w:val="CommentText"/>
    <w:next w:val="CommentText"/>
    <w:link w:val="CommentSubjectChar"/>
    <w:uiPriority w:val="99"/>
    <w:semiHidden/>
    <w:unhideWhenUsed/>
    <w:rsid w:val="008F035A"/>
    <w:rPr>
      <w:b/>
      <w:bCs/>
    </w:rPr>
  </w:style>
  <w:style w:type="character" w:customStyle="1" w:styleId="CommentSubjectChar">
    <w:name w:val="Comment Subject Char"/>
    <w:basedOn w:val="CommentTextChar"/>
    <w:link w:val="CommentSubject"/>
    <w:uiPriority w:val="99"/>
    <w:semiHidden/>
    <w:rsid w:val="008F035A"/>
    <w:rPr>
      <w:b/>
      <w:bCs/>
      <w:sz w:val="20"/>
      <w:szCs w:val="20"/>
    </w:rPr>
  </w:style>
  <w:style w:type="paragraph" w:styleId="FootnoteText">
    <w:name w:val="footnote text"/>
    <w:basedOn w:val="Normal"/>
    <w:link w:val="FootnoteTextChar"/>
    <w:uiPriority w:val="99"/>
    <w:semiHidden/>
    <w:unhideWhenUsed/>
    <w:rsid w:val="00F95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5F23"/>
    <w:rPr>
      <w:sz w:val="20"/>
      <w:szCs w:val="20"/>
    </w:rPr>
  </w:style>
  <w:style w:type="character" w:styleId="FootnoteReference">
    <w:name w:val="footnote reference"/>
    <w:basedOn w:val="DefaultParagraphFont"/>
    <w:uiPriority w:val="99"/>
    <w:semiHidden/>
    <w:unhideWhenUsed/>
    <w:rsid w:val="00F95F23"/>
    <w:rPr>
      <w:vertAlign w:val="superscript"/>
    </w:rPr>
  </w:style>
  <w:style w:type="character" w:styleId="UnresolvedMention">
    <w:name w:val="Unresolved Mention"/>
    <w:basedOn w:val="DefaultParagraphFont"/>
    <w:uiPriority w:val="99"/>
    <w:semiHidden/>
    <w:unhideWhenUsed/>
    <w:rsid w:val="00F27109"/>
    <w:rPr>
      <w:color w:val="605E5C"/>
      <w:shd w:val="clear" w:color="auto" w:fill="E1DFDD"/>
    </w:rPr>
  </w:style>
  <w:style w:type="paragraph" w:styleId="Revision">
    <w:name w:val="Revision"/>
    <w:hidden/>
    <w:uiPriority w:val="99"/>
    <w:semiHidden/>
    <w:rsid w:val="00D05C7A"/>
    <w:pPr>
      <w:spacing w:after="0" w:line="240" w:lineRule="auto"/>
    </w:pPr>
  </w:style>
  <w:style w:type="character" w:styleId="FollowedHyperlink">
    <w:name w:val="FollowedHyperlink"/>
    <w:basedOn w:val="DefaultParagraphFont"/>
    <w:uiPriority w:val="99"/>
    <w:semiHidden/>
    <w:unhideWhenUsed/>
    <w:rsid w:val="00B616A0"/>
    <w:rPr>
      <w:color w:val="954F72" w:themeColor="followedHyperlink"/>
      <w:u w:val="single"/>
    </w:rPr>
  </w:style>
  <w:style w:type="character" w:styleId="PlaceholderText">
    <w:name w:val="Placeholder Text"/>
    <w:basedOn w:val="DefaultParagraphFont"/>
    <w:uiPriority w:val="99"/>
    <w:semiHidden/>
    <w:rsid w:val="00AD3AE7"/>
    <w:rPr>
      <w:color w:val="808080"/>
    </w:rPr>
  </w:style>
  <w:style w:type="paragraph" w:customStyle="1" w:styleId="Level3">
    <w:name w:val="Level 3"/>
    <w:basedOn w:val="Heading3"/>
    <w:link w:val="Level3Char"/>
    <w:qFormat/>
    <w:rsid w:val="00D46AC0"/>
    <w:pPr>
      <w:numPr>
        <w:ilvl w:val="2"/>
        <w:numId w:val="1"/>
      </w:numPr>
      <w:jc w:val="both"/>
    </w:pPr>
    <w:rPr>
      <w:rFonts w:ascii="Arial" w:hAnsi="Arial" w:cs="Arial"/>
      <w:color w:val="000000" w:themeColor="text1"/>
      <w:lang w:val="en-GB"/>
    </w:rPr>
  </w:style>
  <w:style w:type="character" w:customStyle="1" w:styleId="Level3Char">
    <w:name w:val="Level 3 Char"/>
    <w:basedOn w:val="Heading3Char"/>
    <w:link w:val="Level3"/>
    <w:rsid w:val="00D46AC0"/>
    <w:rPr>
      <w:rFonts w:ascii="Arial" w:eastAsiaTheme="majorEastAsia" w:hAnsi="Arial" w:cs="Arial"/>
      <w:color w:val="000000" w:themeColor="text1"/>
      <w:sz w:val="24"/>
      <w:szCs w:val="24"/>
      <w:lang w:val="en-GB"/>
    </w:rPr>
  </w:style>
  <w:style w:type="paragraph" w:customStyle="1" w:styleId="Default">
    <w:name w:val="Default"/>
    <w:rsid w:val="0022521B"/>
    <w:pPr>
      <w:autoSpaceDE w:val="0"/>
      <w:autoSpaceDN w:val="0"/>
      <w:adjustRightInd w:val="0"/>
      <w:spacing w:after="0" w:line="240" w:lineRule="auto"/>
    </w:pPr>
    <w:rPr>
      <w:rFonts w:ascii="Arial" w:hAnsi="Arial" w:cs="Arial"/>
      <w:color w:val="000000"/>
      <w:sz w:val="24"/>
      <w:szCs w:val="24"/>
      <w:lang w:val="de-DE"/>
    </w:rPr>
  </w:style>
  <w:style w:type="paragraph" w:customStyle="1" w:styleId="paragraph">
    <w:name w:val="paragraph"/>
    <w:basedOn w:val="Normal"/>
    <w:rsid w:val="005E48D6"/>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customStyle="1" w:styleId="Level4">
    <w:name w:val="Level 4"/>
    <w:basedOn w:val="Level3"/>
    <w:qFormat/>
    <w:rsid w:val="00245A17"/>
    <w:pPr>
      <w:numPr>
        <w:ilvl w:val="0"/>
        <w:numId w:val="0"/>
      </w:numPr>
      <w:ind w:left="1098" w:hanging="648"/>
    </w:pPr>
    <w:rPr>
      <w:color w:val="auto"/>
    </w:rPr>
  </w:style>
  <w:style w:type="character" w:customStyle="1" w:styleId="ListParagraphChar">
    <w:name w:val="List Paragraph Char"/>
    <w:basedOn w:val="DefaultParagraphFont"/>
    <w:link w:val="ListParagraph"/>
    <w:uiPriority w:val="34"/>
    <w:rsid w:val="00B53790"/>
  </w:style>
  <w:style w:type="character" w:styleId="Mention">
    <w:name w:val="Mention"/>
    <w:basedOn w:val="DefaultParagraphFont"/>
    <w:uiPriority w:val="99"/>
    <w:unhideWhenUsed/>
    <w:rsid w:val="001D7F4D"/>
    <w:rPr>
      <w:color w:val="2B579A"/>
      <w:shd w:val="clear" w:color="auto" w:fill="E1DFDD"/>
    </w:rPr>
  </w:style>
  <w:style w:type="table" w:customStyle="1" w:styleId="TableGrid1">
    <w:name w:val="Table Grid1"/>
    <w:basedOn w:val="TableNormal"/>
    <w:next w:val="TableGrid"/>
    <w:uiPriority w:val="39"/>
    <w:rsid w:val="00F24FBE"/>
    <w:pPr>
      <w:spacing w:after="0" w:line="240" w:lineRule="auto"/>
    </w:pPr>
    <w:rPr>
      <w:kern w:val="2"/>
      <w:lang w:val="de-D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7F7C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F7C68"/>
    <w:rPr>
      <w:sz w:val="20"/>
      <w:szCs w:val="20"/>
    </w:rPr>
  </w:style>
  <w:style w:type="character" w:styleId="EndnoteReference">
    <w:name w:val="endnote reference"/>
    <w:basedOn w:val="DefaultParagraphFont"/>
    <w:uiPriority w:val="99"/>
    <w:semiHidden/>
    <w:unhideWhenUsed/>
    <w:rsid w:val="007F7C68"/>
    <w:rPr>
      <w:vertAlign w:val="superscript"/>
    </w:rPr>
  </w:style>
  <w:style w:type="paragraph" w:styleId="NoSpacing">
    <w:name w:val="No Spacing"/>
    <w:uiPriority w:val="1"/>
    <w:qFormat/>
    <w:rsid w:val="009A49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2347">
      <w:bodyDiv w:val="1"/>
      <w:marLeft w:val="0"/>
      <w:marRight w:val="0"/>
      <w:marTop w:val="0"/>
      <w:marBottom w:val="0"/>
      <w:divBdr>
        <w:top w:val="none" w:sz="0" w:space="0" w:color="auto"/>
        <w:left w:val="none" w:sz="0" w:space="0" w:color="auto"/>
        <w:bottom w:val="none" w:sz="0" w:space="0" w:color="auto"/>
        <w:right w:val="none" w:sz="0" w:space="0" w:color="auto"/>
      </w:divBdr>
      <w:divsChild>
        <w:div w:id="1685549044">
          <w:marLeft w:val="0"/>
          <w:marRight w:val="0"/>
          <w:marTop w:val="0"/>
          <w:marBottom w:val="0"/>
          <w:divBdr>
            <w:top w:val="none" w:sz="0" w:space="0" w:color="auto"/>
            <w:left w:val="none" w:sz="0" w:space="0" w:color="auto"/>
            <w:bottom w:val="none" w:sz="0" w:space="0" w:color="auto"/>
            <w:right w:val="none" w:sz="0" w:space="0" w:color="auto"/>
          </w:divBdr>
          <w:divsChild>
            <w:div w:id="2119984871">
              <w:marLeft w:val="0"/>
              <w:marRight w:val="0"/>
              <w:marTop w:val="0"/>
              <w:marBottom w:val="0"/>
              <w:divBdr>
                <w:top w:val="none" w:sz="0" w:space="0" w:color="auto"/>
                <w:left w:val="none" w:sz="0" w:space="0" w:color="auto"/>
                <w:bottom w:val="none" w:sz="0" w:space="0" w:color="auto"/>
                <w:right w:val="none" w:sz="0" w:space="0" w:color="auto"/>
              </w:divBdr>
              <w:divsChild>
                <w:div w:id="1623030999">
                  <w:marLeft w:val="0"/>
                  <w:marRight w:val="0"/>
                  <w:marTop w:val="0"/>
                  <w:marBottom w:val="0"/>
                  <w:divBdr>
                    <w:top w:val="none" w:sz="0" w:space="0" w:color="auto"/>
                    <w:left w:val="none" w:sz="0" w:space="0" w:color="auto"/>
                    <w:bottom w:val="none" w:sz="0" w:space="0" w:color="auto"/>
                    <w:right w:val="none" w:sz="0" w:space="0" w:color="auto"/>
                  </w:divBdr>
                  <w:divsChild>
                    <w:div w:id="725224801">
                      <w:marLeft w:val="0"/>
                      <w:marRight w:val="0"/>
                      <w:marTop w:val="0"/>
                      <w:marBottom w:val="0"/>
                      <w:divBdr>
                        <w:top w:val="none" w:sz="0" w:space="0" w:color="auto"/>
                        <w:left w:val="none" w:sz="0" w:space="0" w:color="auto"/>
                        <w:bottom w:val="none" w:sz="0" w:space="0" w:color="auto"/>
                        <w:right w:val="none" w:sz="0" w:space="0" w:color="auto"/>
                      </w:divBdr>
                      <w:divsChild>
                        <w:div w:id="1676882698">
                          <w:marLeft w:val="0"/>
                          <w:marRight w:val="0"/>
                          <w:marTop w:val="0"/>
                          <w:marBottom w:val="0"/>
                          <w:divBdr>
                            <w:top w:val="none" w:sz="0" w:space="0" w:color="auto"/>
                            <w:left w:val="none" w:sz="0" w:space="0" w:color="auto"/>
                            <w:bottom w:val="none" w:sz="0" w:space="0" w:color="auto"/>
                            <w:right w:val="none" w:sz="0" w:space="0" w:color="auto"/>
                          </w:divBdr>
                          <w:divsChild>
                            <w:div w:id="1067219822">
                              <w:marLeft w:val="0"/>
                              <w:marRight w:val="0"/>
                              <w:marTop w:val="0"/>
                              <w:marBottom w:val="0"/>
                              <w:divBdr>
                                <w:top w:val="none" w:sz="0" w:space="0" w:color="auto"/>
                                <w:left w:val="none" w:sz="0" w:space="0" w:color="auto"/>
                                <w:bottom w:val="none" w:sz="0" w:space="0" w:color="auto"/>
                                <w:right w:val="none" w:sz="0" w:space="0" w:color="auto"/>
                              </w:divBdr>
                              <w:divsChild>
                                <w:div w:id="937982846">
                                  <w:marLeft w:val="0"/>
                                  <w:marRight w:val="0"/>
                                  <w:marTop w:val="0"/>
                                  <w:marBottom w:val="0"/>
                                  <w:divBdr>
                                    <w:top w:val="none" w:sz="0" w:space="0" w:color="auto"/>
                                    <w:left w:val="none" w:sz="0" w:space="0" w:color="auto"/>
                                    <w:bottom w:val="none" w:sz="0" w:space="0" w:color="auto"/>
                                    <w:right w:val="none" w:sz="0" w:space="0" w:color="auto"/>
                                  </w:divBdr>
                                  <w:divsChild>
                                    <w:div w:id="1411806931">
                                      <w:marLeft w:val="0"/>
                                      <w:marRight w:val="0"/>
                                      <w:marTop w:val="0"/>
                                      <w:marBottom w:val="0"/>
                                      <w:divBdr>
                                        <w:top w:val="none" w:sz="0" w:space="0" w:color="auto"/>
                                        <w:left w:val="none" w:sz="0" w:space="0" w:color="auto"/>
                                        <w:bottom w:val="none" w:sz="0" w:space="0" w:color="auto"/>
                                        <w:right w:val="none" w:sz="0" w:space="0" w:color="auto"/>
                                      </w:divBdr>
                                      <w:divsChild>
                                        <w:div w:id="900018285">
                                          <w:marLeft w:val="0"/>
                                          <w:marRight w:val="0"/>
                                          <w:marTop w:val="0"/>
                                          <w:marBottom w:val="0"/>
                                          <w:divBdr>
                                            <w:top w:val="none" w:sz="0" w:space="0" w:color="auto"/>
                                            <w:left w:val="none" w:sz="0" w:space="0" w:color="auto"/>
                                            <w:bottom w:val="none" w:sz="0" w:space="0" w:color="auto"/>
                                            <w:right w:val="none" w:sz="0" w:space="0" w:color="auto"/>
                                          </w:divBdr>
                                          <w:divsChild>
                                            <w:div w:id="1920946280">
                                              <w:marLeft w:val="0"/>
                                              <w:marRight w:val="0"/>
                                              <w:marTop w:val="0"/>
                                              <w:marBottom w:val="0"/>
                                              <w:divBdr>
                                                <w:top w:val="none" w:sz="0" w:space="0" w:color="auto"/>
                                                <w:left w:val="none" w:sz="0" w:space="0" w:color="auto"/>
                                                <w:bottom w:val="none" w:sz="0" w:space="0" w:color="auto"/>
                                                <w:right w:val="none" w:sz="0" w:space="0" w:color="auto"/>
                                              </w:divBdr>
                                              <w:divsChild>
                                                <w:div w:id="240259189">
                                                  <w:marLeft w:val="0"/>
                                                  <w:marRight w:val="0"/>
                                                  <w:marTop w:val="0"/>
                                                  <w:marBottom w:val="0"/>
                                                  <w:divBdr>
                                                    <w:top w:val="none" w:sz="0" w:space="0" w:color="auto"/>
                                                    <w:left w:val="none" w:sz="0" w:space="0" w:color="auto"/>
                                                    <w:bottom w:val="none" w:sz="0" w:space="0" w:color="auto"/>
                                                    <w:right w:val="none" w:sz="0" w:space="0" w:color="auto"/>
                                                  </w:divBdr>
                                                  <w:divsChild>
                                                    <w:div w:id="751586957">
                                                      <w:marLeft w:val="0"/>
                                                      <w:marRight w:val="0"/>
                                                      <w:marTop w:val="0"/>
                                                      <w:marBottom w:val="0"/>
                                                      <w:divBdr>
                                                        <w:top w:val="none" w:sz="0" w:space="0" w:color="auto"/>
                                                        <w:left w:val="none" w:sz="0" w:space="0" w:color="auto"/>
                                                        <w:bottom w:val="none" w:sz="0" w:space="0" w:color="auto"/>
                                                        <w:right w:val="none" w:sz="0" w:space="0" w:color="auto"/>
                                                      </w:divBdr>
                                                      <w:divsChild>
                                                        <w:div w:id="1768235942">
                                                          <w:marLeft w:val="0"/>
                                                          <w:marRight w:val="0"/>
                                                          <w:marTop w:val="0"/>
                                                          <w:marBottom w:val="0"/>
                                                          <w:divBdr>
                                                            <w:top w:val="none" w:sz="0" w:space="0" w:color="auto"/>
                                                            <w:left w:val="none" w:sz="0" w:space="0" w:color="auto"/>
                                                            <w:bottom w:val="none" w:sz="0" w:space="0" w:color="auto"/>
                                                            <w:right w:val="none" w:sz="0" w:space="0" w:color="auto"/>
                                                          </w:divBdr>
                                                          <w:divsChild>
                                                            <w:div w:id="11099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043406">
      <w:bodyDiv w:val="1"/>
      <w:marLeft w:val="0"/>
      <w:marRight w:val="0"/>
      <w:marTop w:val="0"/>
      <w:marBottom w:val="0"/>
      <w:divBdr>
        <w:top w:val="none" w:sz="0" w:space="0" w:color="auto"/>
        <w:left w:val="none" w:sz="0" w:space="0" w:color="auto"/>
        <w:bottom w:val="none" w:sz="0" w:space="0" w:color="auto"/>
        <w:right w:val="none" w:sz="0" w:space="0" w:color="auto"/>
      </w:divBdr>
      <w:divsChild>
        <w:div w:id="1115639593">
          <w:marLeft w:val="0"/>
          <w:marRight w:val="0"/>
          <w:marTop w:val="0"/>
          <w:marBottom w:val="0"/>
          <w:divBdr>
            <w:top w:val="none" w:sz="0" w:space="0" w:color="auto"/>
            <w:left w:val="none" w:sz="0" w:space="0" w:color="auto"/>
            <w:bottom w:val="none" w:sz="0" w:space="0" w:color="auto"/>
            <w:right w:val="none" w:sz="0" w:space="0" w:color="auto"/>
          </w:divBdr>
        </w:div>
        <w:div w:id="1328751927">
          <w:marLeft w:val="0"/>
          <w:marRight w:val="0"/>
          <w:marTop w:val="0"/>
          <w:marBottom w:val="0"/>
          <w:divBdr>
            <w:top w:val="none" w:sz="0" w:space="0" w:color="auto"/>
            <w:left w:val="none" w:sz="0" w:space="0" w:color="auto"/>
            <w:bottom w:val="none" w:sz="0" w:space="0" w:color="auto"/>
            <w:right w:val="none" w:sz="0" w:space="0" w:color="auto"/>
          </w:divBdr>
        </w:div>
        <w:div w:id="1683163960">
          <w:marLeft w:val="0"/>
          <w:marRight w:val="0"/>
          <w:marTop w:val="0"/>
          <w:marBottom w:val="0"/>
          <w:divBdr>
            <w:top w:val="none" w:sz="0" w:space="0" w:color="auto"/>
            <w:left w:val="none" w:sz="0" w:space="0" w:color="auto"/>
            <w:bottom w:val="none" w:sz="0" w:space="0" w:color="auto"/>
            <w:right w:val="none" w:sz="0" w:space="0" w:color="auto"/>
          </w:divBdr>
        </w:div>
        <w:div w:id="2102722572">
          <w:marLeft w:val="0"/>
          <w:marRight w:val="0"/>
          <w:marTop w:val="0"/>
          <w:marBottom w:val="0"/>
          <w:divBdr>
            <w:top w:val="none" w:sz="0" w:space="0" w:color="auto"/>
            <w:left w:val="none" w:sz="0" w:space="0" w:color="auto"/>
            <w:bottom w:val="none" w:sz="0" w:space="0" w:color="auto"/>
            <w:right w:val="none" w:sz="0" w:space="0" w:color="auto"/>
          </w:divBdr>
        </w:div>
      </w:divsChild>
    </w:div>
    <w:div w:id="149372512">
      <w:bodyDiv w:val="1"/>
      <w:marLeft w:val="0"/>
      <w:marRight w:val="0"/>
      <w:marTop w:val="0"/>
      <w:marBottom w:val="0"/>
      <w:divBdr>
        <w:top w:val="none" w:sz="0" w:space="0" w:color="auto"/>
        <w:left w:val="none" w:sz="0" w:space="0" w:color="auto"/>
        <w:bottom w:val="none" w:sz="0" w:space="0" w:color="auto"/>
        <w:right w:val="none" w:sz="0" w:space="0" w:color="auto"/>
      </w:divBdr>
    </w:div>
    <w:div w:id="264578351">
      <w:bodyDiv w:val="1"/>
      <w:marLeft w:val="0"/>
      <w:marRight w:val="0"/>
      <w:marTop w:val="0"/>
      <w:marBottom w:val="0"/>
      <w:divBdr>
        <w:top w:val="none" w:sz="0" w:space="0" w:color="auto"/>
        <w:left w:val="none" w:sz="0" w:space="0" w:color="auto"/>
        <w:bottom w:val="none" w:sz="0" w:space="0" w:color="auto"/>
        <w:right w:val="none" w:sz="0" w:space="0" w:color="auto"/>
      </w:divBdr>
      <w:divsChild>
        <w:div w:id="499737807">
          <w:marLeft w:val="0"/>
          <w:marRight w:val="0"/>
          <w:marTop w:val="0"/>
          <w:marBottom w:val="0"/>
          <w:divBdr>
            <w:top w:val="none" w:sz="0" w:space="0" w:color="auto"/>
            <w:left w:val="none" w:sz="0" w:space="0" w:color="auto"/>
            <w:bottom w:val="none" w:sz="0" w:space="0" w:color="auto"/>
            <w:right w:val="none" w:sz="0" w:space="0" w:color="auto"/>
          </w:divBdr>
          <w:divsChild>
            <w:div w:id="138768286">
              <w:marLeft w:val="0"/>
              <w:marRight w:val="0"/>
              <w:marTop w:val="0"/>
              <w:marBottom w:val="0"/>
              <w:divBdr>
                <w:top w:val="none" w:sz="0" w:space="0" w:color="auto"/>
                <w:left w:val="none" w:sz="0" w:space="0" w:color="auto"/>
                <w:bottom w:val="none" w:sz="0" w:space="0" w:color="auto"/>
                <w:right w:val="none" w:sz="0" w:space="0" w:color="auto"/>
              </w:divBdr>
            </w:div>
          </w:divsChild>
        </w:div>
        <w:div w:id="663624133">
          <w:marLeft w:val="0"/>
          <w:marRight w:val="0"/>
          <w:marTop w:val="0"/>
          <w:marBottom w:val="0"/>
          <w:divBdr>
            <w:top w:val="none" w:sz="0" w:space="0" w:color="auto"/>
            <w:left w:val="none" w:sz="0" w:space="0" w:color="auto"/>
            <w:bottom w:val="none" w:sz="0" w:space="0" w:color="auto"/>
            <w:right w:val="none" w:sz="0" w:space="0" w:color="auto"/>
          </w:divBdr>
          <w:divsChild>
            <w:div w:id="1837498889">
              <w:marLeft w:val="0"/>
              <w:marRight w:val="0"/>
              <w:marTop w:val="0"/>
              <w:marBottom w:val="0"/>
              <w:divBdr>
                <w:top w:val="none" w:sz="0" w:space="0" w:color="auto"/>
                <w:left w:val="none" w:sz="0" w:space="0" w:color="auto"/>
                <w:bottom w:val="none" w:sz="0" w:space="0" w:color="auto"/>
                <w:right w:val="none" w:sz="0" w:space="0" w:color="auto"/>
              </w:divBdr>
            </w:div>
          </w:divsChild>
        </w:div>
        <w:div w:id="1525316090">
          <w:marLeft w:val="0"/>
          <w:marRight w:val="0"/>
          <w:marTop w:val="0"/>
          <w:marBottom w:val="0"/>
          <w:divBdr>
            <w:top w:val="none" w:sz="0" w:space="0" w:color="auto"/>
            <w:left w:val="none" w:sz="0" w:space="0" w:color="auto"/>
            <w:bottom w:val="none" w:sz="0" w:space="0" w:color="auto"/>
            <w:right w:val="none" w:sz="0" w:space="0" w:color="auto"/>
          </w:divBdr>
          <w:divsChild>
            <w:div w:id="73277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068884">
      <w:bodyDiv w:val="1"/>
      <w:marLeft w:val="0"/>
      <w:marRight w:val="0"/>
      <w:marTop w:val="0"/>
      <w:marBottom w:val="0"/>
      <w:divBdr>
        <w:top w:val="none" w:sz="0" w:space="0" w:color="auto"/>
        <w:left w:val="none" w:sz="0" w:space="0" w:color="auto"/>
        <w:bottom w:val="none" w:sz="0" w:space="0" w:color="auto"/>
        <w:right w:val="none" w:sz="0" w:space="0" w:color="auto"/>
      </w:divBdr>
      <w:divsChild>
        <w:div w:id="828863456">
          <w:marLeft w:val="0"/>
          <w:marRight w:val="0"/>
          <w:marTop w:val="0"/>
          <w:marBottom w:val="0"/>
          <w:divBdr>
            <w:top w:val="none" w:sz="0" w:space="0" w:color="auto"/>
            <w:left w:val="none" w:sz="0" w:space="0" w:color="auto"/>
            <w:bottom w:val="none" w:sz="0" w:space="0" w:color="auto"/>
            <w:right w:val="none" w:sz="0" w:space="0" w:color="auto"/>
          </w:divBdr>
          <w:divsChild>
            <w:div w:id="1815098510">
              <w:marLeft w:val="0"/>
              <w:marRight w:val="0"/>
              <w:marTop w:val="0"/>
              <w:marBottom w:val="0"/>
              <w:divBdr>
                <w:top w:val="none" w:sz="0" w:space="0" w:color="auto"/>
                <w:left w:val="none" w:sz="0" w:space="0" w:color="auto"/>
                <w:bottom w:val="none" w:sz="0" w:space="0" w:color="auto"/>
                <w:right w:val="none" w:sz="0" w:space="0" w:color="auto"/>
              </w:divBdr>
              <w:divsChild>
                <w:div w:id="1892888799">
                  <w:marLeft w:val="0"/>
                  <w:marRight w:val="0"/>
                  <w:marTop w:val="0"/>
                  <w:marBottom w:val="0"/>
                  <w:divBdr>
                    <w:top w:val="none" w:sz="0" w:space="0" w:color="auto"/>
                    <w:left w:val="none" w:sz="0" w:space="0" w:color="auto"/>
                    <w:bottom w:val="none" w:sz="0" w:space="0" w:color="auto"/>
                    <w:right w:val="none" w:sz="0" w:space="0" w:color="auto"/>
                  </w:divBdr>
                  <w:divsChild>
                    <w:div w:id="383137231">
                      <w:marLeft w:val="0"/>
                      <w:marRight w:val="0"/>
                      <w:marTop w:val="0"/>
                      <w:marBottom w:val="0"/>
                      <w:divBdr>
                        <w:top w:val="none" w:sz="0" w:space="0" w:color="auto"/>
                        <w:left w:val="none" w:sz="0" w:space="0" w:color="auto"/>
                        <w:bottom w:val="none" w:sz="0" w:space="0" w:color="auto"/>
                        <w:right w:val="none" w:sz="0" w:space="0" w:color="auto"/>
                      </w:divBdr>
                      <w:divsChild>
                        <w:div w:id="519705762">
                          <w:marLeft w:val="0"/>
                          <w:marRight w:val="0"/>
                          <w:marTop w:val="0"/>
                          <w:marBottom w:val="0"/>
                          <w:divBdr>
                            <w:top w:val="none" w:sz="0" w:space="0" w:color="auto"/>
                            <w:left w:val="none" w:sz="0" w:space="0" w:color="auto"/>
                            <w:bottom w:val="none" w:sz="0" w:space="0" w:color="auto"/>
                            <w:right w:val="none" w:sz="0" w:space="0" w:color="auto"/>
                          </w:divBdr>
                          <w:divsChild>
                            <w:div w:id="910575765">
                              <w:marLeft w:val="0"/>
                              <w:marRight w:val="0"/>
                              <w:marTop w:val="0"/>
                              <w:marBottom w:val="0"/>
                              <w:divBdr>
                                <w:top w:val="none" w:sz="0" w:space="0" w:color="auto"/>
                                <w:left w:val="none" w:sz="0" w:space="0" w:color="auto"/>
                                <w:bottom w:val="none" w:sz="0" w:space="0" w:color="auto"/>
                                <w:right w:val="none" w:sz="0" w:space="0" w:color="auto"/>
                              </w:divBdr>
                              <w:divsChild>
                                <w:div w:id="1455977875">
                                  <w:marLeft w:val="0"/>
                                  <w:marRight w:val="0"/>
                                  <w:marTop w:val="0"/>
                                  <w:marBottom w:val="0"/>
                                  <w:divBdr>
                                    <w:top w:val="none" w:sz="0" w:space="0" w:color="auto"/>
                                    <w:left w:val="none" w:sz="0" w:space="0" w:color="auto"/>
                                    <w:bottom w:val="none" w:sz="0" w:space="0" w:color="auto"/>
                                    <w:right w:val="none" w:sz="0" w:space="0" w:color="auto"/>
                                  </w:divBdr>
                                  <w:divsChild>
                                    <w:div w:id="1028063588">
                                      <w:marLeft w:val="0"/>
                                      <w:marRight w:val="0"/>
                                      <w:marTop w:val="0"/>
                                      <w:marBottom w:val="0"/>
                                      <w:divBdr>
                                        <w:top w:val="none" w:sz="0" w:space="0" w:color="auto"/>
                                        <w:left w:val="none" w:sz="0" w:space="0" w:color="auto"/>
                                        <w:bottom w:val="none" w:sz="0" w:space="0" w:color="auto"/>
                                        <w:right w:val="none" w:sz="0" w:space="0" w:color="auto"/>
                                      </w:divBdr>
                                      <w:divsChild>
                                        <w:div w:id="1345404570">
                                          <w:marLeft w:val="0"/>
                                          <w:marRight w:val="0"/>
                                          <w:marTop w:val="0"/>
                                          <w:marBottom w:val="0"/>
                                          <w:divBdr>
                                            <w:top w:val="none" w:sz="0" w:space="0" w:color="auto"/>
                                            <w:left w:val="none" w:sz="0" w:space="0" w:color="auto"/>
                                            <w:bottom w:val="none" w:sz="0" w:space="0" w:color="auto"/>
                                            <w:right w:val="none" w:sz="0" w:space="0" w:color="auto"/>
                                          </w:divBdr>
                                          <w:divsChild>
                                            <w:div w:id="1029061852">
                                              <w:marLeft w:val="0"/>
                                              <w:marRight w:val="0"/>
                                              <w:marTop w:val="0"/>
                                              <w:marBottom w:val="0"/>
                                              <w:divBdr>
                                                <w:top w:val="none" w:sz="0" w:space="0" w:color="auto"/>
                                                <w:left w:val="none" w:sz="0" w:space="0" w:color="auto"/>
                                                <w:bottom w:val="none" w:sz="0" w:space="0" w:color="auto"/>
                                                <w:right w:val="none" w:sz="0" w:space="0" w:color="auto"/>
                                              </w:divBdr>
                                              <w:divsChild>
                                                <w:div w:id="840661602">
                                                  <w:marLeft w:val="0"/>
                                                  <w:marRight w:val="0"/>
                                                  <w:marTop w:val="0"/>
                                                  <w:marBottom w:val="0"/>
                                                  <w:divBdr>
                                                    <w:top w:val="none" w:sz="0" w:space="0" w:color="auto"/>
                                                    <w:left w:val="none" w:sz="0" w:space="0" w:color="auto"/>
                                                    <w:bottom w:val="none" w:sz="0" w:space="0" w:color="auto"/>
                                                    <w:right w:val="none" w:sz="0" w:space="0" w:color="auto"/>
                                                  </w:divBdr>
                                                  <w:divsChild>
                                                    <w:div w:id="668948447">
                                                      <w:marLeft w:val="0"/>
                                                      <w:marRight w:val="0"/>
                                                      <w:marTop w:val="0"/>
                                                      <w:marBottom w:val="0"/>
                                                      <w:divBdr>
                                                        <w:top w:val="none" w:sz="0" w:space="0" w:color="auto"/>
                                                        <w:left w:val="none" w:sz="0" w:space="0" w:color="auto"/>
                                                        <w:bottom w:val="none" w:sz="0" w:space="0" w:color="auto"/>
                                                        <w:right w:val="none" w:sz="0" w:space="0" w:color="auto"/>
                                                      </w:divBdr>
                                                      <w:divsChild>
                                                        <w:div w:id="1749814184">
                                                          <w:marLeft w:val="0"/>
                                                          <w:marRight w:val="0"/>
                                                          <w:marTop w:val="0"/>
                                                          <w:marBottom w:val="0"/>
                                                          <w:divBdr>
                                                            <w:top w:val="none" w:sz="0" w:space="0" w:color="auto"/>
                                                            <w:left w:val="none" w:sz="0" w:space="0" w:color="auto"/>
                                                            <w:bottom w:val="none" w:sz="0" w:space="0" w:color="auto"/>
                                                            <w:right w:val="none" w:sz="0" w:space="0" w:color="auto"/>
                                                          </w:divBdr>
                                                          <w:divsChild>
                                                            <w:div w:id="624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9380984">
      <w:bodyDiv w:val="1"/>
      <w:marLeft w:val="0"/>
      <w:marRight w:val="0"/>
      <w:marTop w:val="0"/>
      <w:marBottom w:val="0"/>
      <w:divBdr>
        <w:top w:val="none" w:sz="0" w:space="0" w:color="auto"/>
        <w:left w:val="none" w:sz="0" w:space="0" w:color="auto"/>
        <w:bottom w:val="none" w:sz="0" w:space="0" w:color="auto"/>
        <w:right w:val="none" w:sz="0" w:space="0" w:color="auto"/>
      </w:divBdr>
    </w:div>
    <w:div w:id="626813437">
      <w:bodyDiv w:val="1"/>
      <w:marLeft w:val="0"/>
      <w:marRight w:val="0"/>
      <w:marTop w:val="0"/>
      <w:marBottom w:val="0"/>
      <w:divBdr>
        <w:top w:val="none" w:sz="0" w:space="0" w:color="auto"/>
        <w:left w:val="none" w:sz="0" w:space="0" w:color="auto"/>
        <w:bottom w:val="none" w:sz="0" w:space="0" w:color="auto"/>
        <w:right w:val="none" w:sz="0" w:space="0" w:color="auto"/>
      </w:divBdr>
    </w:div>
    <w:div w:id="755975386">
      <w:bodyDiv w:val="1"/>
      <w:marLeft w:val="0"/>
      <w:marRight w:val="0"/>
      <w:marTop w:val="0"/>
      <w:marBottom w:val="0"/>
      <w:divBdr>
        <w:top w:val="none" w:sz="0" w:space="0" w:color="auto"/>
        <w:left w:val="none" w:sz="0" w:space="0" w:color="auto"/>
        <w:bottom w:val="none" w:sz="0" w:space="0" w:color="auto"/>
        <w:right w:val="none" w:sz="0" w:space="0" w:color="auto"/>
      </w:divBdr>
      <w:divsChild>
        <w:div w:id="1685597532">
          <w:marLeft w:val="0"/>
          <w:marRight w:val="0"/>
          <w:marTop w:val="0"/>
          <w:marBottom w:val="0"/>
          <w:divBdr>
            <w:top w:val="none" w:sz="0" w:space="0" w:color="auto"/>
            <w:left w:val="none" w:sz="0" w:space="0" w:color="auto"/>
            <w:bottom w:val="none" w:sz="0" w:space="0" w:color="auto"/>
            <w:right w:val="none" w:sz="0" w:space="0" w:color="auto"/>
          </w:divBdr>
          <w:divsChild>
            <w:div w:id="10113619">
              <w:marLeft w:val="0"/>
              <w:marRight w:val="0"/>
              <w:marTop w:val="0"/>
              <w:marBottom w:val="0"/>
              <w:divBdr>
                <w:top w:val="none" w:sz="0" w:space="0" w:color="auto"/>
                <w:left w:val="none" w:sz="0" w:space="0" w:color="auto"/>
                <w:bottom w:val="none" w:sz="0" w:space="0" w:color="auto"/>
                <w:right w:val="none" w:sz="0" w:space="0" w:color="auto"/>
              </w:divBdr>
              <w:divsChild>
                <w:div w:id="2122449663">
                  <w:marLeft w:val="0"/>
                  <w:marRight w:val="0"/>
                  <w:marTop w:val="0"/>
                  <w:marBottom w:val="0"/>
                  <w:divBdr>
                    <w:top w:val="none" w:sz="0" w:space="0" w:color="auto"/>
                    <w:left w:val="none" w:sz="0" w:space="0" w:color="auto"/>
                    <w:bottom w:val="none" w:sz="0" w:space="0" w:color="auto"/>
                    <w:right w:val="none" w:sz="0" w:space="0" w:color="auto"/>
                  </w:divBdr>
                  <w:divsChild>
                    <w:div w:id="175385333">
                      <w:marLeft w:val="0"/>
                      <w:marRight w:val="0"/>
                      <w:marTop w:val="0"/>
                      <w:marBottom w:val="0"/>
                      <w:divBdr>
                        <w:top w:val="none" w:sz="0" w:space="0" w:color="auto"/>
                        <w:left w:val="none" w:sz="0" w:space="0" w:color="auto"/>
                        <w:bottom w:val="none" w:sz="0" w:space="0" w:color="auto"/>
                        <w:right w:val="none" w:sz="0" w:space="0" w:color="auto"/>
                      </w:divBdr>
                      <w:divsChild>
                        <w:div w:id="964234821">
                          <w:marLeft w:val="0"/>
                          <w:marRight w:val="0"/>
                          <w:marTop w:val="0"/>
                          <w:marBottom w:val="0"/>
                          <w:divBdr>
                            <w:top w:val="none" w:sz="0" w:space="0" w:color="auto"/>
                            <w:left w:val="none" w:sz="0" w:space="0" w:color="auto"/>
                            <w:bottom w:val="none" w:sz="0" w:space="0" w:color="auto"/>
                            <w:right w:val="none" w:sz="0" w:space="0" w:color="auto"/>
                          </w:divBdr>
                          <w:divsChild>
                            <w:div w:id="259339876">
                              <w:marLeft w:val="0"/>
                              <w:marRight w:val="0"/>
                              <w:marTop w:val="0"/>
                              <w:marBottom w:val="0"/>
                              <w:divBdr>
                                <w:top w:val="none" w:sz="0" w:space="0" w:color="auto"/>
                                <w:left w:val="none" w:sz="0" w:space="0" w:color="auto"/>
                                <w:bottom w:val="none" w:sz="0" w:space="0" w:color="auto"/>
                                <w:right w:val="none" w:sz="0" w:space="0" w:color="auto"/>
                              </w:divBdr>
                              <w:divsChild>
                                <w:div w:id="1784349069">
                                  <w:marLeft w:val="0"/>
                                  <w:marRight w:val="0"/>
                                  <w:marTop w:val="0"/>
                                  <w:marBottom w:val="0"/>
                                  <w:divBdr>
                                    <w:top w:val="none" w:sz="0" w:space="0" w:color="auto"/>
                                    <w:left w:val="none" w:sz="0" w:space="0" w:color="auto"/>
                                    <w:bottom w:val="none" w:sz="0" w:space="0" w:color="auto"/>
                                    <w:right w:val="none" w:sz="0" w:space="0" w:color="auto"/>
                                  </w:divBdr>
                                  <w:divsChild>
                                    <w:div w:id="1516505735">
                                      <w:marLeft w:val="0"/>
                                      <w:marRight w:val="0"/>
                                      <w:marTop w:val="0"/>
                                      <w:marBottom w:val="0"/>
                                      <w:divBdr>
                                        <w:top w:val="none" w:sz="0" w:space="0" w:color="auto"/>
                                        <w:left w:val="none" w:sz="0" w:space="0" w:color="auto"/>
                                        <w:bottom w:val="none" w:sz="0" w:space="0" w:color="auto"/>
                                        <w:right w:val="none" w:sz="0" w:space="0" w:color="auto"/>
                                      </w:divBdr>
                                      <w:divsChild>
                                        <w:div w:id="588389293">
                                          <w:marLeft w:val="0"/>
                                          <w:marRight w:val="0"/>
                                          <w:marTop w:val="0"/>
                                          <w:marBottom w:val="0"/>
                                          <w:divBdr>
                                            <w:top w:val="none" w:sz="0" w:space="0" w:color="auto"/>
                                            <w:left w:val="none" w:sz="0" w:space="0" w:color="auto"/>
                                            <w:bottom w:val="none" w:sz="0" w:space="0" w:color="auto"/>
                                            <w:right w:val="none" w:sz="0" w:space="0" w:color="auto"/>
                                          </w:divBdr>
                                          <w:divsChild>
                                            <w:div w:id="824398821">
                                              <w:marLeft w:val="0"/>
                                              <w:marRight w:val="0"/>
                                              <w:marTop w:val="0"/>
                                              <w:marBottom w:val="0"/>
                                              <w:divBdr>
                                                <w:top w:val="none" w:sz="0" w:space="0" w:color="auto"/>
                                                <w:left w:val="none" w:sz="0" w:space="0" w:color="auto"/>
                                                <w:bottom w:val="none" w:sz="0" w:space="0" w:color="auto"/>
                                                <w:right w:val="none" w:sz="0" w:space="0" w:color="auto"/>
                                              </w:divBdr>
                                              <w:divsChild>
                                                <w:div w:id="537355606">
                                                  <w:marLeft w:val="0"/>
                                                  <w:marRight w:val="0"/>
                                                  <w:marTop w:val="0"/>
                                                  <w:marBottom w:val="0"/>
                                                  <w:divBdr>
                                                    <w:top w:val="none" w:sz="0" w:space="0" w:color="auto"/>
                                                    <w:left w:val="none" w:sz="0" w:space="0" w:color="auto"/>
                                                    <w:bottom w:val="none" w:sz="0" w:space="0" w:color="auto"/>
                                                    <w:right w:val="none" w:sz="0" w:space="0" w:color="auto"/>
                                                  </w:divBdr>
                                                  <w:divsChild>
                                                    <w:div w:id="1130704433">
                                                      <w:marLeft w:val="0"/>
                                                      <w:marRight w:val="0"/>
                                                      <w:marTop w:val="0"/>
                                                      <w:marBottom w:val="0"/>
                                                      <w:divBdr>
                                                        <w:top w:val="none" w:sz="0" w:space="0" w:color="auto"/>
                                                        <w:left w:val="none" w:sz="0" w:space="0" w:color="auto"/>
                                                        <w:bottom w:val="none" w:sz="0" w:space="0" w:color="auto"/>
                                                        <w:right w:val="none" w:sz="0" w:space="0" w:color="auto"/>
                                                      </w:divBdr>
                                                      <w:divsChild>
                                                        <w:div w:id="869801381">
                                                          <w:marLeft w:val="0"/>
                                                          <w:marRight w:val="0"/>
                                                          <w:marTop w:val="0"/>
                                                          <w:marBottom w:val="0"/>
                                                          <w:divBdr>
                                                            <w:top w:val="none" w:sz="0" w:space="0" w:color="auto"/>
                                                            <w:left w:val="none" w:sz="0" w:space="0" w:color="auto"/>
                                                            <w:bottom w:val="none" w:sz="0" w:space="0" w:color="auto"/>
                                                            <w:right w:val="none" w:sz="0" w:space="0" w:color="auto"/>
                                                          </w:divBdr>
                                                          <w:divsChild>
                                                            <w:div w:id="2558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058036">
      <w:bodyDiv w:val="1"/>
      <w:marLeft w:val="0"/>
      <w:marRight w:val="0"/>
      <w:marTop w:val="0"/>
      <w:marBottom w:val="0"/>
      <w:divBdr>
        <w:top w:val="none" w:sz="0" w:space="0" w:color="auto"/>
        <w:left w:val="none" w:sz="0" w:space="0" w:color="auto"/>
        <w:bottom w:val="none" w:sz="0" w:space="0" w:color="auto"/>
        <w:right w:val="none" w:sz="0" w:space="0" w:color="auto"/>
      </w:divBdr>
    </w:div>
    <w:div w:id="825704031">
      <w:bodyDiv w:val="1"/>
      <w:marLeft w:val="0"/>
      <w:marRight w:val="0"/>
      <w:marTop w:val="0"/>
      <w:marBottom w:val="0"/>
      <w:divBdr>
        <w:top w:val="none" w:sz="0" w:space="0" w:color="auto"/>
        <w:left w:val="none" w:sz="0" w:space="0" w:color="auto"/>
        <w:bottom w:val="none" w:sz="0" w:space="0" w:color="auto"/>
        <w:right w:val="none" w:sz="0" w:space="0" w:color="auto"/>
      </w:divBdr>
    </w:div>
    <w:div w:id="864713002">
      <w:bodyDiv w:val="1"/>
      <w:marLeft w:val="0"/>
      <w:marRight w:val="0"/>
      <w:marTop w:val="0"/>
      <w:marBottom w:val="0"/>
      <w:divBdr>
        <w:top w:val="none" w:sz="0" w:space="0" w:color="auto"/>
        <w:left w:val="none" w:sz="0" w:space="0" w:color="auto"/>
        <w:bottom w:val="none" w:sz="0" w:space="0" w:color="auto"/>
        <w:right w:val="none" w:sz="0" w:space="0" w:color="auto"/>
      </w:divBdr>
      <w:divsChild>
        <w:div w:id="108740036">
          <w:marLeft w:val="0"/>
          <w:marRight w:val="0"/>
          <w:marTop w:val="0"/>
          <w:marBottom w:val="0"/>
          <w:divBdr>
            <w:top w:val="none" w:sz="0" w:space="0" w:color="auto"/>
            <w:left w:val="none" w:sz="0" w:space="0" w:color="auto"/>
            <w:bottom w:val="none" w:sz="0" w:space="0" w:color="auto"/>
            <w:right w:val="none" w:sz="0" w:space="0" w:color="auto"/>
          </w:divBdr>
          <w:divsChild>
            <w:div w:id="44646118">
              <w:marLeft w:val="0"/>
              <w:marRight w:val="0"/>
              <w:marTop w:val="0"/>
              <w:marBottom w:val="0"/>
              <w:divBdr>
                <w:top w:val="none" w:sz="0" w:space="0" w:color="auto"/>
                <w:left w:val="none" w:sz="0" w:space="0" w:color="auto"/>
                <w:bottom w:val="none" w:sz="0" w:space="0" w:color="auto"/>
                <w:right w:val="none" w:sz="0" w:space="0" w:color="auto"/>
              </w:divBdr>
              <w:divsChild>
                <w:div w:id="926618195">
                  <w:marLeft w:val="0"/>
                  <w:marRight w:val="0"/>
                  <w:marTop w:val="0"/>
                  <w:marBottom w:val="0"/>
                  <w:divBdr>
                    <w:top w:val="none" w:sz="0" w:space="0" w:color="auto"/>
                    <w:left w:val="none" w:sz="0" w:space="0" w:color="auto"/>
                    <w:bottom w:val="none" w:sz="0" w:space="0" w:color="auto"/>
                    <w:right w:val="none" w:sz="0" w:space="0" w:color="auto"/>
                  </w:divBdr>
                  <w:divsChild>
                    <w:div w:id="1754542382">
                      <w:marLeft w:val="0"/>
                      <w:marRight w:val="0"/>
                      <w:marTop w:val="0"/>
                      <w:marBottom w:val="0"/>
                      <w:divBdr>
                        <w:top w:val="none" w:sz="0" w:space="0" w:color="auto"/>
                        <w:left w:val="none" w:sz="0" w:space="0" w:color="auto"/>
                        <w:bottom w:val="none" w:sz="0" w:space="0" w:color="auto"/>
                        <w:right w:val="none" w:sz="0" w:space="0" w:color="auto"/>
                      </w:divBdr>
                      <w:divsChild>
                        <w:div w:id="475689344">
                          <w:marLeft w:val="0"/>
                          <w:marRight w:val="0"/>
                          <w:marTop w:val="0"/>
                          <w:marBottom w:val="0"/>
                          <w:divBdr>
                            <w:top w:val="none" w:sz="0" w:space="0" w:color="auto"/>
                            <w:left w:val="none" w:sz="0" w:space="0" w:color="auto"/>
                            <w:bottom w:val="none" w:sz="0" w:space="0" w:color="auto"/>
                            <w:right w:val="none" w:sz="0" w:space="0" w:color="auto"/>
                          </w:divBdr>
                          <w:divsChild>
                            <w:div w:id="324624425">
                              <w:marLeft w:val="0"/>
                              <w:marRight w:val="0"/>
                              <w:marTop w:val="0"/>
                              <w:marBottom w:val="0"/>
                              <w:divBdr>
                                <w:top w:val="none" w:sz="0" w:space="0" w:color="auto"/>
                                <w:left w:val="none" w:sz="0" w:space="0" w:color="auto"/>
                                <w:bottom w:val="none" w:sz="0" w:space="0" w:color="auto"/>
                                <w:right w:val="none" w:sz="0" w:space="0" w:color="auto"/>
                              </w:divBdr>
                              <w:divsChild>
                                <w:div w:id="735395097">
                                  <w:marLeft w:val="0"/>
                                  <w:marRight w:val="0"/>
                                  <w:marTop w:val="0"/>
                                  <w:marBottom w:val="0"/>
                                  <w:divBdr>
                                    <w:top w:val="none" w:sz="0" w:space="0" w:color="auto"/>
                                    <w:left w:val="none" w:sz="0" w:space="0" w:color="auto"/>
                                    <w:bottom w:val="none" w:sz="0" w:space="0" w:color="auto"/>
                                    <w:right w:val="none" w:sz="0" w:space="0" w:color="auto"/>
                                  </w:divBdr>
                                  <w:divsChild>
                                    <w:div w:id="1892961253">
                                      <w:marLeft w:val="0"/>
                                      <w:marRight w:val="0"/>
                                      <w:marTop w:val="0"/>
                                      <w:marBottom w:val="0"/>
                                      <w:divBdr>
                                        <w:top w:val="none" w:sz="0" w:space="0" w:color="auto"/>
                                        <w:left w:val="none" w:sz="0" w:space="0" w:color="auto"/>
                                        <w:bottom w:val="none" w:sz="0" w:space="0" w:color="auto"/>
                                        <w:right w:val="none" w:sz="0" w:space="0" w:color="auto"/>
                                      </w:divBdr>
                                      <w:divsChild>
                                        <w:div w:id="1972901796">
                                          <w:marLeft w:val="0"/>
                                          <w:marRight w:val="0"/>
                                          <w:marTop w:val="0"/>
                                          <w:marBottom w:val="0"/>
                                          <w:divBdr>
                                            <w:top w:val="none" w:sz="0" w:space="0" w:color="auto"/>
                                            <w:left w:val="none" w:sz="0" w:space="0" w:color="auto"/>
                                            <w:bottom w:val="none" w:sz="0" w:space="0" w:color="auto"/>
                                            <w:right w:val="none" w:sz="0" w:space="0" w:color="auto"/>
                                          </w:divBdr>
                                          <w:divsChild>
                                            <w:div w:id="1068916746">
                                              <w:marLeft w:val="0"/>
                                              <w:marRight w:val="0"/>
                                              <w:marTop w:val="0"/>
                                              <w:marBottom w:val="0"/>
                                              <w:divBdr>
                                                <w:top w:val="none" w:sz="0" w:space="0" w:color="auto"/>
                                                <w:left w:val="none" w:sz="0" w:space="0" w:color="auto"/>
                                                <w:bottom w:val="none" w:sz="0" w:space="0" w:color="auto"/>
                                                <w:right w:val="none" w:sz="0" w:space="0" w:color="auto"/>
                                              </w:divBdr>
                                              <w:divsChild>
                                                <w:div w:id="1860272088">
                                                  <w:marLeft w:val="0"/>
                                                  <w:marRight w:val="0"/>
                                                  <w:marTop w:val="0"/>
                                                  <w:marBottom w:val="0"/>
                                                  <w:divBdr>
                                                    <w:top w:val="none" w:sz="0" w:space="0" w:color="auto"/>
                                                    <w:left w:val="none" w:sz="0" w:space="0" w:color="auto"/>
                                                    <w:bottom w:val="none" w:sz="0" w:space="0" w:color="auto"/>
                                                    <w:right w:val="none" w:sz="0" w:space="0" w:color="auto"/>
                                                  </w:divBdr>
                                                  <w:divsChild>
                                                    <w:div w:id="1263489229">
                                                      <w:marLeft w:val="0"/>
                                                      <w:marRight w:val="0"/>
                                                      <w:marTop w:val="0"/>
                                                      <w:marBottom w:val="0"/>
                                                      <w:divBdr>
                                                        <w:top w:val="none" w:sz="0" w:space="0" w:color="auto"/>
                                                        <w:left w:val="none" w:sz="0" w:space="0" w:color="auto"/>
                                                        <w:bottom w:val="none" w:sz="0" w:space="0" w:color="auto"/>
                                                        <w:right w:val="none" w:sz="0" w:space="0" w:color="auto"/>
                                                      </w:divBdr>
                                                      <w:divsChild>
                                                        <w:div w:id="454645621">
                                                          <w:marLeft w:val="0"/>
                                                          <w:marRight w:val="0"/>
                                                          <w:marTop w:val="0"/>
                                                          <w:marBottom w:val="0"/>
                                                          <w:divBdr>
                                                            <w:top w:val="none" w:sz="0" w:space="0" w:color="auto"/>
                                                            <w:left w:val="none" w:sz="0" w:space="0" w:color="auto"/>
                                                            <w:bottom w:val="none" w:sz="0" w:space="0" w:color="auto"/>
                                                            <w:right w:val="none" w:sz="0" w:space="0" w:color="auto"/>
                                                          </w:divBdr>
                                                          <w:divsChild>
                                                            <w:div w:id="11773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079331">
      <w:bodyDiv w:val="1"/>
      <w:marLeft w:val="0"/>
      <w:marRight w:val="0"/>
      <w:marTop w:val="0"/>
      <w:marBottom w:val="0"/>
      <w:divBdr>
        <w:top w:val="none" w:sz="0" w:space="0" w:color="auto"/>
        <w:left w:val="none" w:sz="0" w:space="0" w:color="auto"/>
        <w:bottom w:val="none" w:sz="0" w:space="0" w:color="auto"/>
        <w:right w:val="none" w:sz="0" w:space="0" w:color="auto"/>
      </w:divBdr>
      <w:divsChild>
        <w:div w:id="503861011">
          <w:marLeft w:val="0"/>
          <w:marRight w:val="0"/>
          <w:marTop w:val="0"/>
          <w:marBottom w:val="0"/>
          <w:divBdr>
            <w:top w:val="none" w:sz="0" w:space="0" w:color="auto"/>
            <w:left w:val="none" w:sz="0" w:space="0" w:color="auto"/>
            <w:bottom w:val="none" w:sz="0" w:space="0" w:color="auto"/>
            <w:right w:val="none" w:sz="0" w:space="0" w:color="auto"/>
          </w:divBdr>
        </w:div>
        <w:div w:id="758410706">
          <w:marLeft w:val="0"/>
          <w:marRight w:val="0"/>
          <w:marTop w:val="0"/>
          <w:marBottom w:val="0"/>
          <w:divBdr>
            <w:top w:val="none" w:sz="0" w:space="0" w:color="auto"/>
            <w:left w:val="none" w:sz="0" w:space="0" w:color="auto"/>
            <w:bottom w:val="none" w:sz="0" w:space="0" w:color="auto"/>
            <w:right w:val="none" w:sz="0" w:space="0" w:color="auto"/>
          </w:divBdr>
        </w:div>
      </w:divsChild>
    </w:div>
    <w:div w:id="949556097">
      <w:bodyDiv w:val="1"/>
      <w:marLeft w:val="0"/>
      <w:marRight w:val="0"/>
      <w:marTop w:val="0"/>
      <w:marBottom w:val="0"/>
      <w:divBdr>
        <w:top w:val="none" w:sz="0" w:space="0" w:color="auto"/>
        <w:left w:val="none" w:sz="0" w:space="0" w:color="auto"/>
        <w:bottom w:val="none" w:sz="0" w:space="0" w:color="auto"/>
        <w:right w:val="none" w:sz="0" w:space="0" w:color="auto"/>
      </w:divBdr>
    </w:div>
    <w:div w:id="952980477">
      <w:bodyDiv w:val="1"/>
      <w:marLeft w:val="0"/>
      <w:marRight w:val="0"/>
      <w:marTop w:val="0"/>
      <w:marBottom w:val="0"/>
      <w:divBdr>
        <w:top w:val="none" w:sz="0" w:space="0" w:color="auto"/>
        <w:left w:val="none" w:sz="0" w:space="0" w:color="auto"/>
        <w:bottom w:val="none" w:sz="0" w:space="0" w:color="auto"/>
        <w:right w:val="none" w:sz="0" w:space="0" w:color="auto"/>
      </w:divBdr>
      <w:divsChild>
        <w:div w:id="862935781">
          <w:marLeft w:val="0"/>
          <w:marRight w:val="0"/>
          <w:marTop w:val="0"/>
          <w:marBottom w:val="0"/>
          <w:divBdr>
            <w:top w:val="none" w:sz="0" w:space="0" w:color="auto"/>
            <w:left w:val="none" w:sz="0" w:space="0" w:color="auto"/>
            <w:bottom w:val="none" w:sz="0" w:space="0" w:color="auto"/>
            <w:right w:val="none" w:sz="0" w:space="0" w:color="auto"/>
          </w:divBdr>
          <w:divsChild>
            <w:div w:id="4484345">
              <w:marLeft w:val="0"/>
              <w:marRight w:val="0"/>
              <w:marTop w:val="0"/>
              <w:marBottom w:val="0"/>
              <w:divBdr>
                <w:top w:val="none" w:sz="0" w:space="0" w:color="auto"/>
                <w:left w:val="none" w:sz="0" w:space="0" w:color="auto"/>
                <w:bottom w:val="none" w:sz="0" w:space="0" w:color="auto"/>
                <w:right w:val="none" w:sz="0" w:space="0" w:color="auto"/>
              </w:divBdr>
              <w:divsChild>
                <w:div w:id="828448413">
                  <w:marLeft w:val="0"/>
                  <w:marRight w:val="0"/>
                  <w:marTop w:val="0"/>
                  <w:marBottom w:val="0"/>
                  <w:divBdr>
                    <w:top w:val="none" w:sz="0" w:space="0" w:color="auto"/>
                    <w:left w:val="none" w:sz="0" w:space="0" w:color="auto"/>
                    <w:bottom w:val="none" w:sz="0" w:space="0" w:color="auto"/>
                    <w:right w:val="none" w:sz="0" w:space="0" w:color="auto"/>
                  </w:divBdr>
                  <w:divsChild>
                    <w:div w:id="306470186">
                      <w:marLeft w:val="0"/>
                      <w:marRight w:val="0"/>
                      <w:marTop w:val="0"/>
                      <w:marBottom w:val="0"/>
                      <w:divBdr>
                        <w:top w:val="none" w:sz="0" w:space="0" w:color="auto"/>
                        <w:left w:val="none" w:sz="0" w:space="0" w:color="auto"/>
                        <w:bottom w:val="none" w:sz="0" w:space="0" w:color="auto"/>
                        <w:right w:val="none" w:sz="0" w:space="0" w:color="auto"/>
                      </w:divBdr>
                      <w:divsChild>
                        <w:div w:id="890383640">
                          <w:marLeft w:val="0"/>
                          <w:marRight w:val="0"/>
                          <w:marTop w:val="0"/>
                          <w:marBottom w:val="0"/>
                          <w:divBdr>
                            <w:top w:val="none" w:sz="0" w:space="0" w:color="auto"/>
                            <w:left w:val="none" w:sz="0" w:space="0" w:color="auto"/>
                            <w:bottom w:val="none" w:sz="0" w:space="0" w:color="auto"/>
                            <w:right w:val="none" w:sz="0" w:space="0" w:color="auto"/>
                          </w:divBdr>
                          <w:divsChild>
                            <w:div w:id="15427389">
                              <w:marLeft w:val="0"/>
                              <w:marRight w:val="0"/>
                              <w:marTop w:val="0"/>
                              <w:marBottom w:val="0"/>
                              <w:divBdr>
                                <w:top w:val="none" w:sz="0" w:space="0" w:color="auto"/>
                                <w:left w:val="none" w:sz="0" w:space="0" w:color="auto"/>
                                <w:bottom w:val="none" w:sz="0" w:space="0" w:color="auto"/>
                                <w:right w:val="none" w:sz="0" w:space="0" w:color="auto"/>
                              </w:divBdr>
                              <w:divsChild>
                                <w:div w:id="1021662964">
                                  <w:marLeft w:val="0"/>
                                  <w:marRight w:val="0"/>
                                  <w:marTop w:val="0"/>
                                  <w:marBottom w:val="0"/>
                                  <w:divBdr>
                                    <w:top w:val="none" w:sz="0" w:space="0" w:color="auto"/>
                                    <w:left w:val="none" w:sz="0" w:space="0" w:color="auto"/>
                                    <w:bottom w:val="none" w:sz="0" w:space="0" w:color="auto"/>
                                    <w:right w:val="none" w:sz="0" w:space="0" w:color="auto"/>
                                  </w:divBdr>
                                  <w:divsChild>
                                    <w:div w:id="185949629">
                                      <w:marLeft w:val="0"/>
                                      <w:marRight w:val="0"/>
                                      <w:marTop w:val="0"/>
                                      <w:marBottom w:val="0"/>
                                      <w:divBdr>
                                        <w:top w:val="none" w:sz="0" w:space="0" w:color="auto"/>
                                        <w:left w:val="none" w:sz="0" w:space="0" w:color="auto"/>
                                        <w:bottom w:val="none" w:sz="0" w:space="0" w:color="auto"/>
                                        <w:right w:val="none" w:sz="0" w:space="0" w:color="auto"/>
                                      </w:divBdr>
                                      <w:divsChild>
                                        <w:div w:id="1190532271">
                                          <w:marLeft w:val="0"/>
                                          <w:marRight w:val="0"/>
                                          <w:marTop w:val="0"/>
                                          <w:marBottom w:val="0"/>
                                          <w:divBdr>
                                            <w:top w:val="none" w:sz="0" w:space="0" w:color="auto"/>
                                            <w:left w:val="none" w:sz="0" w:space="0" w:color="auto"/>
                                            <w:bottom w:val="none" w:sz="0" w:space="0" w:color="auto"/>
                                            <w:right w:val="none" w:sz="0" w:space="0" w:color="auto"/>
                                          </w:divBdr>
                                          <w:divsChild>
                                            <w:div w:id="760178467">
                                              <w:marLeft w:val="0"/>
                                              <w:marRight w:val="0"/>
                                              <w:marTop w:val="0"/>
                                              <w:marBottom w:val="0"/>
                                              <w:divBdr>
                                                <w:top w:val="none" w:sz="0" w:space="0" w:color="auto"/>
                                                <w:left w:val="none" w:sz="0" w:space="0" w:color="auto"/>
                                                <w:bottom w:val="none" w:sz="0" w:space="0" w:color="auto"/>
                                                <w:right w:val="none" w:sz="0" w:space="0" w:color="auto"/>
                                              </w:divBdr>
                                              <w:divsChild>
                                                <w:div w:id="824200395">
                                                  <w:marLeft w:val="0"/>
                                                  <w:marRight w:val="0"/>
                                                  <w:marTop w:val="0"/>
                                                  <w:marBottom w:val="0"/>
                                                  <w:divBdr>
                                                    <w:top w:val="none" w:sz="0" w:space="0" w:color="auto"/>
                                                    <w:left w:val="none" w:sz="0" w:space="0" w:color="auto"/>
                                                    <w:bottom w:val="none" w:sz="0" w:space="0" w:color="auto"/>
                                                    <w:right w:val="none" w:sz="0" w:space="0" w:color="auto"/>
                                                  </w:divBdr>
                                                  <w:divsChild>
                                                    <w:div w:id="1010792901">
                                                      <w:marLeft w:val="0"/>
                                                      <w:marRight w:val="0"/>
                                                      <w:marTop w:val="0"/>
                                                      <w:marBottom w:val="0"/>
                                                      <w:divBdr>
                                                        <w:top w:val="none" w:sz="0" w:space="0" w:color="auto"/>
                                                        <w:left w:val="none" w:sz="0" w:space="0" w:color="auto"/>
                                                        <w:bottom w:val="none" w:sz="0" w:space="0" w:color="auto"/>
                                                        <w:right w:val="none" w:sz="0" w:space="0" w:color="auto"/>
                                                      </w:divBdr>
                                                      <w:divsChild>
                                                        <w:div w:id="1807312644">
                                                          <w:marLeft w:val="0"/>
                                                          <w:marRight w:val="0"/>
                                                          <w:marTop w:val="0"/>
                                                          <w:marBottom w:val="0"/>
                                                          <w:divBdr>
                                                            <w:top w:val="none" w:sz="0" w:space="0" w:color="auto"/>
                                                            <w:left w:val="none" w:sz="0" w:space="0" w:color="auto"/>
                                                            <w:bottom w:val="none" w:sz="0" w:space="0" w:color="auto"/>
                                                            <w:right w:val="none" w:sz="0" w:space="0" w:color="auto"/>
                                                          </w:divBdr>
                                                          <w:divsChild>
                                                            <w:div w:id="15328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8630193">
      <w:bodyDiv w:val="1"/>
      <w:marLeft w:val="0"/>
      <w:marRight w:val="0"/>
      <w:marTop w:val="0"/>
      <w:marBottom w:val="0"/>
      <w:divBdr>
        <w:top w:val="none" w:sz="0" w:space="0" w:color="auto"/>
        <w:left w:val="none" w:sz="0" w:space="0" w:color="auto"/>
        <w:bottom w:val="none" w:sz="0" w:space="0" w:color="auto"/>
        <w:right w:val="none" w:sz="0" w:space="0" w:color="auto"/>
      </w:divBdr>
    </w:div>
    <w:div w:id="1022976725">
      <w:bodyDiv w:val="1"/>
      <w:marLeft w:val="0"/>
      <w:marRight w:val="0"/>
      <w:marTop w:val="0"/>
      <w:marBottom w:val="0"/>
      <w:divBdr>
        <w:top w:val="none" w:sz="0" w:space="0" w:color="auto"/>
        <w:left w:val="none" w:sz="0" w:space="0" w:color="auto"/>
        <w:bottom w:val="none" w:sz="0" w:space="0" w:color="auto"/>
        <w:right w:val="none" w:sz="0" w:space="0" w:color="auto"/>
      </w:divBdr>
    </w:div>
    <w:div w:id="1096900095">
      <w:bodyDiv w:val="1"/>
      <w:marLeft w:val="0"/>
      <w:marRight w:val="0"/>
      <w:marTop w:val="0"/>
      <w:marBottom w:val="0"/>
      <w:divBdr>
        <w:top w:val="none" w:sz="0" w:space="0" w:color="auto"/>
        <w:left w:val="none" w:sz="0" w:space="0" w:color="auto"/>
        <w:bottom w:val="none" w:sz="0" w:space="0" w:color="auto"/>
        <w:right w:val="none" w:sz="0" w:space="0" w:color="auto"/>
      </w:divBdr>
    </w:div>
    <w:div w:id="1301888210">
      <w:bodyDiv w:val="1"/>
      <w:marLeft w:val="0"/>
      <w:marRight w:val="0"/>
      <w:marTop w:val="0"/>
      <w:marBottom w:val="0"/>
      <w:divBdr>
        <w:top w:val="none" w:sz="0" w:space="0" w:color="auto"/>
        <w:left w:val="none" w:sz="0" w:space="0" w:color="auto"/>
        <w:bottom w:val="none" w:sz="0" w:space="0" w:color="auto"/>
        <w:right w:val="none" w:sz="0" w:space="0" w:color="auto"/>
      </w:divBdr>
      <w:divsChild>
        <w:div w:id="2022051653">
          <w:marLeft w:val="0"/>
          <w:marRight w:val="0"/>
          <w:marTop w:val="0"/>
          <w:marBottom w:val="0"/>
          <w:divBdr>
            <w:top w:val="none" w:sz="0" w:space="0" w:color="auto"/>
            <w:left w:val="none" w:sz="0" w:space="0" w:color="auto"/>
            <w:bottom w:val="none" w:sz="0" w:space="0" w:color="auto"/>
            <w:right w:val="none" w:sz="0" w:space="0" w:color="auto"/>
          </w:divBdr>
          <w:divsChild>
            <w:div w:id="580137564">
              <w:marLeft w:val="0"/>
              <w:marRight w:val="0"/>
              <w:marTop w:val="0"/>
              <w:marBottom w:val="0"/>
              <w:divBdr>
                <w:top w:val="none" w:sz="0" w:space="0" w:color="auto"/>
                <w:left w:val="none" w:sz="0" w:space="0" w:color="auto"/>
                <w:bottom w:val="none" w:sz="0" w:space="0" w:color="auto"/>
                <w:right w:val="none" w:sz="0" w:space="0" w:color="auto"/>
              </w:divBdr>
              <w:divsChild>
                <w:div w:id="603805910">
                  <w:marLeft w:val="0"/>
                  <w:marRight w:val="0"/>
                  <w:marTop w:val="0"/>
                  <w:marBottom w:val="0"/>
                  <w:divBdr>
                    <w:top w:val="none" w:sz="0" w:space="0" w:color="auto"/>
                    <w:left w:val="none" w:sz="0" w:space="0" w:color="auto"/>
                    <w:bottom w:val="none" w:sz="0" w:space="0" w:color="auto"/>
                    <w:right w:val="none" w:sz="0" w:space="0" w:color="auto"/>
                  </w:divBdr>
                  <w:divsChild>
                    <w:div w:id="1213076926">
                      <w:marLeft w:val="0"/>
                      <w:marRight w:val="0"/>
                      <w:marTop w:val="0"/>
                      <w:marBottom w:val="0"/>
                      <w:divBdr>
                        <w:top w:val="none" w:sz="0" w:space="0" w:color="auto"/>
                        <w:left w:val="none" w:sz="0" w:space="0" w:color="auto"/>
                        <w:bottom w:val="none" w:sz="0" w:space="0" w:color="auto"/>
                        <w:right w:val="none" w:sz="0" w:space="0" w:color="auto"/>
                      </w:divBdr>
                      <w:divsChild>
                        <w:div w:id="991563595">
                          <w:marLeft w:val="0"/>
                          <w:marRight w:val="0"/>
                          <w:marTop w:val="0"/>
                          <w:marBottom w:val="0"/>
                          <w:divBdr>
                            <w:top w:val="none" w:sz="0" w:space="0" w:color="auto"/>
                            <w:left w:val="none" w:sz="0" w:space="0" w:color="auto"/>
                            <w:bottom w:val="none" w:sz="0" w:space="0" w:color="auto"/>
                            <w:right w:val="none" w:sz="0" w:space="0" w:color="auto"/>
                          </w:divBdr>
                          <w:divsChild>
                            <w:div w:id="328600468">
                              <w:marLeft w:val="0"/>
                              <w:marRight w:val="0"/>
                              <w:marTop w:val="0"/>
                              <w:marBottom w:val="0"/>
                              <w:divBdr>
                                <w:top w:val="none" w:sz="0" w:space="0" w:color="auto"/>
                                <w:left w:val="none" w:sz="0" w:space="0" w:color="auto"/>
                                <w:bottom w:val="none" w:sz="0" w:space="0" w:color="auto"/>
                                <w:right w:val="none" w:sz="0" w:space="0" w:color="auto"/>
                              </w:divBdr>
                              <w:divsChild>
                                <w:div w:id="849488092">
                                  <w:marLeft w:val="0"/>
                                  <w:marRight w:val="0"/>
                                  <w:marTop w:val="0"/>
                                  <w:marBottom w:val="0"/>
                                  <w:divBdr>
                                    <w:top w:val="none" w:sz="0" w:space="0" w:color="auto"/>
                                    <w:left w:val="none" w:sz="0" w:space="0" w:color="auto"/>
                                    <w:bottom w:val="none" w:sz="0" w:space="0" w:color="auto"/>
                                    <w:right w:val="none" w:sz="0" w:space="0" w:color="auto"/>
                                  </w:divBdr>
                                  <w:divsChild>
                                    <w:div w:id="1110470345">
                                      <w:marLeft w:val="0"/>
                                      <w:marRight w:val="0"/>
                                      <w:marTop w:val="0"/>
                                      <w:marBottom w:val="0"/>
                                      <w:divBdr>
                                        <w:top w:val="none" w:sz="0" w:space="0" w:color="auto"/>
                                        <w:left w:val="none" w:sz="0" w:space="0" w:color="auto"/>
                                        <w:bottom w:val="none" w:sz="0" w:space="0" w:color="auto"/>
                                        <w:right w:val="none" w:sz="0" w:space="0" w:color="auto"/>
                                      </w:divBdr>
                                      <w:divsChild>
                                        <w:div w:id="976764627">
                                          <w:marLeft w:val="0"/>
                                          <w:marRight w:val="0"/>
                                          <w:marTop w:val="0"/>
                                          <w:marBottom w:val="0"/>
                                          <w:divBdr>
                                            <w:top w:val="none" w:sz="0" w:space="0" w:color="auto"/>
                                            <w:left w:val="none" w:sz="0" w:space="0" w:color="auto"/>
                                            <w:bottom w:val="none" w:sz="0" w:space="0" w:color="auto"/>
                                            <w:right w:val="none" w:sz="0" w:space="0" w:color="auto"/>
                                          </w:divBdr>
                                          <w:divsChild>
                                            <w:div w:id="1241913230">
                                              <w:marLeft w:val="0"/>
                                              <w:marRight w:val="0"/>
                                              <w:marTop w:val="0"/>
                                              <w:marBottom w:val="0"/>
                                              <w:divBdr>
                                                <w:top w:val="none" w:sz="0" w:space="0" w:color="auto"/>
                                                <w:left w:val="none" w:sz="0" w:space="0" w:color="auto"/>
                                                <w:bottom w:val="none" w:sz="0" w:space="0" w:color="auto"/>
                                                <w:right w:val="none" w:sz="0" w:space="0" w:color="auto"/>
                                              </w:divBdr>
                                              <w:divsChild>
                                                <w:div w:id="76290375">
                                                  <w:marLeft w:val="0"/>
                                                  <w:marRight w:val="0"/>
                                                  <w:marTop w:val="0"/>
                                                  <w:marBottom w:val="0"/>
                                                  <w:divBdr>
                                                    <w:top w:val="none" w:sz="0" w:space="0" w:color="auto"/>
                                                    <w:left w:val="none" w:sz="0" w:space="0" w:color="auto"/>
                                                    <w:bottom w:val="none" w:sz="0" w:space="0" w:color="auto"/>
                                                    <w:right w:val="none" w:sz="0" w:space="0" w:color="auto"/>
                                                  </w:divBdr>
                                                  <w:divsChild>
                                                    <w:div w:id="561647193">
                                                      <w:marLeft w:val="0"/>
                                                      <w:marRight w:val="0"/>
                                                      <w:marTop w:val="0"/>
                                                      <w:marBottom w:val="0"/>
                                                      <w:divBdr>
                                                        <w:top w:val="none" w:sz="0" w:space="0" w:color="auto"/>
                                                        <w:left w:val="none" w:sz="0" w:space="0" w:color="auto"/>
                                                        <w:bottom w:val="none" w:sz="0" w:space="0" w:color="auto"/>
                                                        <w:right w:val="none" w:sz="0" w:space="0" w:color="auto"/>
                                                      </w:divBdr>
                                                      <w:divsChild>
                                                        <w:div w:id="1094402337">
                                                          <w:marLeft w:val="0"/>
                                                          <w:marRight w:val="0"/>
                                                          <w:marTop w:val="0"/>
                                                          <w:marBottom w:val="0"/>
                                                          <w:divBdr>
                                                            <w:top w:val="none" w:sz="0" w:space="0" w:color="auto"/>
                                                            <w:left w:val="none" w:sz="0" w:space="0" w:color="auto"/>
                                                            <w:bottom w:val="none" w:sz="0" w:space="0" w:color="auto"/>
                                                            <w:right w:val="none" w:sz="0" w:space="0" w:color="auto"/>
                                                          </w:divBdr>
                                                          <w:divsChild>
                                                            <w:div w:id="5465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8218928">
      <w:bodyDiv w:val="1"/>
      <w:marLeft w:val="0"/>
      <w:marRight w:val="0"/>
      <w:marTop w:val="0"/>
      <w:marBottom w:val="0"/>
      <w:divBdr>
        <w:top w:val="none" w:sz="0" w:space="0" w:color="auto"/>
        <w:left w:val="none" w:sz="0" w:space="0" w:color="auto"/>
        <w:bottom w:val="none" w:sz="0" w:space="0" w:color="auto"/>
        <w:right w:val="none" w:sz="0" w:space="0" w:color="auto"/>
      </w:divBdr>
      <w:divsChild>
        <w:div w:id="917517961">
          <w:marLeft w:val="0"/>
          <w:marRight w:val="0"/>
          <w:marTop w:val="0"/>
          <w:marBottom w:val="0"/>
          <w:divBdr>
            <w:top w:val="none" w:sz="0" w:space="0" w:color="auto"/>
            <w:left w:val="none" w:sz="0" w:space="0" w:color="auto"/>
            <w:bottom w:val="none" w:sz="0" w:space="0" w:color="auto"/>
            <w:right w:val="none" w:sz="0" w:space="0" w:color="auto"/>
          </w:divBdr>
          <w:divsChild>
            <w:div w:id="1959724484">
              <w:marLeft w:val="0"/>
              <w:marRight w:val="0"/>
              <w:marTop w:val="0"/>
              <w:marBottom w:val="0"/>
              <w:divBdr>
                <w:top w:val="none" w:sz="0" w:space="0" w:color="auto"/>
                <w:left w:val="none" w:sz="0" w:space="0" w:color="auto"/>
                <w:bottom w:val="none" w:sz="0" w:space="0" w:color="auto"/>
                <w:right w:val="none" w:sz="0" w:space="0" w:color="auto"/>
              </w:divBdr>
            </w:div>
          </w:divsChild>
        </w:div>
        <w:div w:id="979305503">
          <w:marLeft w:val="0"/>
          <w:marRight w:val="0"/>
          <w:marTop w:val="0"/>
          <w:marBottom w:val="0"/>
          <w:divBdr>
            <w:top w:val="none" w:sz="0" w:space="0" w:color="auto"/>
            <w:left w:val="none" w:sz="0" w:space="0" w:color="auto"/>
            <w:bottom w:val="none" w:sz="0" w:space="0" w:color="auto"/>
            <w:right w:val="none" w:sz="0" w:space="0" w:color="auto"/>
          </w:divBdr>
          <w:divsChild>
            <w:div w:id="1183280247">
              <w:marLeft w:val="0"/>
              <w:marRight w:val="0"/>
              <w:marTop w:val="0"/>
              <w:marBottom w:val="0"/>
              <w:divBdr>
                <w:top w:val="none" w:sz="0" w:space="0" w:color="auto"/>
                <w:left w:val="none" w:sz="0" w:space="0" w:color="auto"/>
                <w:bottom w:val="none" w:sz="0" w:space="0" w:color="auto"/>
                <w:right w:val="none" w:sz="0" w:space="0" w:color="auto"/>
              </w:divBdr>
            </w:div>
          </w:divsChild>
        </w:div>
        <w:div w:id="1887179904">
          <w:marLeft w:val="0"/>
          <w:marRight w:val="0"/>
          <w:marTop w:val="0"/>
          <w:marBottom w:val="0"/>
          <w:divBdr>
            <w:top w:val="none" w:sz="0" w:space="0" w:color="auto"/>
            <w:left w:val="none" w:sz="0" w:space="0" w:color="auto"/>
            <w:bottom w:val="none" w:sz="0" w:space="0" w:color="auto"/>
            <w:right w:val="none" w:sz="0" w:space="0" w:color="auto"/>
          </w:divBdr>
          <w:divsChild>
            <w:div w:id="1953632226">
              <w:marLeft w:val="0"/>
              <w:marRight w:val="0"/>
              <w:marTop w:val="0"/>
              <w:marBottom w:val="0"/>
              <w:divBdr>
                <w:top w:val="none" w:sz="0" w:space="0" w:color="auto"/>
                <w:left w:val="none" w:sz="0" w:space="0" w:color="auto"/>
                <w:bottom w:val="none" w:sz="0" w:space="0" w:color="auto"/>
                <w:right w:val="none" w:sz="0" w:space="0" w:color="auto"/>
              </w:divBdr>
            </w:div>
          </w:divsChild>
        </w:div>
        <w:div w:id="1929994226">
          <w:marLeft w:val="0"/>
          <w:marRight w:val="0"/>
          <w:marTop w:val="0"/>
          <w:marBottom w:val="0"/>
          <w:divBdr>
            <w:top w:val="none" w:sz="0" w:space="0" w:color="auto"/>
            <w:left w:val="none" w:sz="0" w:space="0" w:color="auto"/>
            <w:bottom w:val="none" w:sz="0" w:space="0" w:color="auto"/>
            <w:right w:val="none" w:sz="0" w:space="0" w:color="auto"/>
          </w:divBdr>
          <w:divsChild>
            <w:div w:id="14779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2838">
      <w:bodyDiv w:val="1"/>
      <w:marLeft w:val="0"/>
      <w:marRight w:val="0"/>
      <w:marTop w:val="0"/>
      <w:marBottom w:val="0"/>
      <w:divBdr>
        <w:top w:val="none" w:sz="0" w:space="0" w:color="auto"/>
        <w:left w:val="none" w:sz="0" w:space="0" w:color="auto"/>
        <w:bottom w:val="none" w:sz="0" w:space="0" w:color="auto"/>
        <w:right w:val="none" w:sz="0" w:space="0" w:color="auto"/>
      </w:divBdr>
    </w:div>
    <w:div w:id="1346634082">
      <w:bodyDiv w:val="1"/>
      <w:marLeft w:val="0"/>
      <w:marRight w:val="0"/>
      <w:marTop w:val="0"/>
      <w:marBottom w:val="0"/>
      <w:divBdr>
        <w:top w:val="none" w:sz="0" w:space="0" w:color="auto"/>
        <w:left w:val="none" w:sz="0" w:space="0" w:color="auto"/>
        <w:bottom w:val="none" w:sz="0" w:space="0" w:color="auto"/>
        <w:right w:val="none" w:sz="0" w:space="0" w:color="auto"/>
      </w:divBdr>
    </w:div>
    <w:div w:id="1426654520">
      <w:bodyDiv w:val="1"/>
      <w:marLeft w:val="0"/>
      <w:marRight w:val="0"/>
      <w:marTop w:val="0"/>
      <w:marBottom w:val="0"/>
      <w:divBdr>
        <w:top w:val="none" w:sz="0" w:space="0" w:color="auto"/>
        <w:left w:val="none" w:sz="0" w:space="0" w:color="auto"/>
        <w:bottom w:val="none" w:sz="0" w:space="0" w:color="auto"/>
        <w:right w:val="none" w:sz="0" w:space="0" w:color="auto"/>
      </w:divBdr>
    </w:div>
    <w:div w:id="1480995760">
      <w:bodyDiv w:val="1"/>
      <w:marLeft w:val="0"/>
      <w:marRight w:val="0"/>
      <w:marTop w:val="0"/>
      <w:marBottom w:val="0"/>
      <w:divBdr>
        <w:top w:val="none" w:sz="0" w:space="0" w:color="auto"/>
        <w:left w:val="none" w:sz="0" w:space="0" w:color="auto"/>
        <w:bottom w:val="none" w:sz="0" w:space="0" w:color="auto"/>
        <w:right w:val="none" w:sz="0" w:space="0" w:color="auto"/>
      </w:divBdr>
    </w:div>
    <w:div w:id="1574200174">
      <w:bodyDiv w:val="1"/>
      <w:marLeft w:val="0"/>
      <w:marRight w:val="0"/>
      <w:marTop w:val="0"/>
      <w:marBottom w:val="0"/>
      <w:divBdr>
        <w:top w:val="none" w:sz="0" w:space="0" w:color="auto"/>
        <w:left w:val="none" w:sz="0" w:space="0" w:color="auto"/>
        <w:bottom w:val="none" w:sz="0" w:space="0" w:color="auto"/>
        <w:right w:val="none" w:sz="0" w:space="0" w:color="auto"/>
      </w:divBdr>
    </w:div>
    <w:div w:id="1587767914">
      <w:bodyDiv w:val="1"/>
      <w:marLeft w:val="0"/>
      <w:marRight w:val="0"/>
      <w:marTop w:val="0"/>
      <w:marBottom w:val="0"/>
      <w:divBdr>
        <w:top w:val="none" w:sz="0" w:space="0" w:color="auto"/>
        <w:left w:val="none" w:sz="0" w:space="0" w:color="auto"/>
        <w:bottom w:val="none" w:sz="0" w:space="0" w:color="auto"/>
        <w:right w:val="none" w:sz="0" w:space="0" w:color="auto"/>
      </w:divBdr>
      <w:divsChild>
        <w:div w:id="304941143">
          <w:marLeft w:val="0"/>
          <w:marRight w:val="0"/>
          <w:marTop w:val="0"/>
          <w:marBottom w:val="0"/>
          <w:divBdr>
            <w:top w:val="none" w:sz="0" w:space="0" w:color="auto"/>
            <w:left w:val="none" w:sz="0" w:space="0" w:color="auto"/>
            <w:bottom w:val="none" w:sz="0" w:space="0" w:color="auto"/>
            <w:right w:val="none" w:sz="0" w:space="0" w:color="auto"/>
          </w:divBdr>
          <w:divsChild>
            <w:div w:id="833648041">
              <w:marLeft w:val="0"/>
              <w:marRight w:val="0"/>
              <w:marTop w:val="0"/>
              <w:marBottom w:val="0"/>
              <w:divBdr>
                <w:top w:val="none" w:sz="0" w:space="0" w:color="auto"/>
                <w:left w:val="none" w:sz="0" w:space="0" w:color="auto"/>
                <w:bottom w:val="none" w:sz="0" w:space="0" w:color="auto"/>
                <w:right w:val="none" w:sz="0" w:space="0" w:color="auto"/>
              </w:divBdr>
            </w:div>
          </w:divsChild>
        </w:div>
        <w:div w:id="608127280">
          <w:marLeft w:val="0"/>
          <w:marRight w:val="0"/>
          <w:marTop w:val="0"/>
          <w:marBottom w:val="0"/>
          <w:divBdr>
            <w:top w:val="none" w:sz="0" w:space="0" w:color="auto"/>
            <w:left w:val="none" w:sz="0" w:space="0" w:color="auto"/>
            <w:bottom w:val="none" w:sz="0" w:space="0" w:color="auto"/>
            <w:right w:val="none" w:sz="0" w:space="0" w:color="auto"/>
          </w:divBdr>
          <w:divsChild>
            <w:div w:id="925068703">
              <w:marLeft w:val="0"/>
              <w:marRight w:val="0"/>
              <w:marTop w:val="0"/>
              <w:marBottom w:val="0"/>
              <w:divBdr>
                <w:top w:val="none" w:sz="0" w:space="0" w:color="auto"/>
                <w:left w:val="none" w:sz="0" w:space="0" w:color="auto"/>
                <w:bottom w:val="none" w:sz="0" w:space="0" w:color="auto"/>
                <w:right w:val="none" w:sz="0" w:space="0" w:color="auto"/>
              </w:divBdr>
            </w:div>
          </w:divsChild>
        </w:div>
        <w:div w:id="1041634156">
          <w:marLeft w:val="0"/>
          <w:marRight w:val="0"/>
          <w:marTop w:val="0"/>
          <w:marBottom w:val="0"/>
          <w:divBdr>
            <w:top w:val="none" w:sz="0" w:space="0" w:color="auto"/>
            <w:left w:val="none" w:sz="0" w:space="0" w:color="auto"/>
            <w:bottom w:val="none" w:sz="0" w:space="0" w:color="auto"/>
            <w:right w:val="none" w:sz="0" w:space="0" w:color="auto"/>
          </w:divBdr>
          <w:divsChild>
            <w:div w:id="14392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72202">
      <w:bodyDiv w:val="1"/>
      <w:marLeft w:val="0"/>
      <w:marRight w:val="0"/>
      <w:marTop w:val="0"/>
      <w:marBottom w:val="0"/>
      <w:divBdr>
        <w:top w:val="none" w:sz="0" w:space="0" w:color="auto"/>
        <w:left w:val="none" w:sz="0" w:space="0" w:color="auto"/>
        <w:bottom w:val="none" w:sz="0" w:space="0" w:color="auto"/>
        <w:right w:val="none" w:sz="0" w:space="0" w:color="auto"/>
      </w:divBdr>
      <w:divsChild>
        <w:div w:id="577978101">
          <w:marLeft w:val="0"/>
          <w:marRight w:val="0"/>
          <w:marTop w:val="0"/>
          <w:marBottom w:val="0"/>
          <w:divBdr>
            <w:top w:val="none" w:sz="0" w:space="0" w:color="auto"/>
            <w:left w:val="none" w:sz="0" w:space="0" w:color="auto"/>
            <w:bottom w:val="none" w:sz="0" w:space="0" w:color="auto"/>
            <w:right w:val="none" w:sz="0" w:space="0" w:color="auto"/>
          </w:divBdr>
          <w:divsChild>
            <w:div w:id="488250264">
              <w:marLeft w:val="0"/>
              <w:marRight w:val="0"/>
              <w:marTop w:val="0"/>
              <w:marBottom w:val="0"/>
              <w:divBdr>
                <w:top w:val="none" w:sz="0" w:space="0" w:color="auto"/>
                <w:left w:val="none" w:sz="0" w:space="0" w:color="auto"/>
                <w:bottom w:val="none" w:sz="0" w:space="0" w:color="auto"/>
                <w:right w:val="none" w:sz="0" w:space="0" w:color="auto"/>
              </w:divBdr>
            </w:div>
          </w:divsChild>
        </w:div>
        <w:div w:id="1242720010">
          <w:marLeft w:val="0"/>
          <w:marRight w:val="0"/>
          <w:marTop w:val="0"/>
          <w:marBottom w:val="0"/>
          <w:divBdr>
            <w:top w:val="none" w:sz="0" w:space="0" w:color="auto"/>
            <w:left w:val="none" w:sz="0" w:space="0" w:color="auto"/>
            <w:bottom w:val="none" w:sz="0" w:space="0" w:color="auto"/>
            <w:right w:val="none" w:sz="0" w:space="0" w:color="auto"/>
          </w:divBdr>
          <w:divsChild>
            <w:div w:id="1576040922">
              <w:marLeft w:val="0"/>
              <w:marRight w:val="0"/>
              <w:marTop w:val="0"/>
              <w:marBottom w:val="0"/>
              <w:divBdr>
                <w:top w:val="none" w:sz="0" w:space="0" w:color="auto"/>
                <w:left w:val="none" w:sz="0" w:space="0" w:color="auto"/>
                <w:bottom w:val="none" w:sz="0" w:space="0" w:color="auto"/>
                <w:right w:val="none" w:sz="0" w:space="0" w:color="auto"/>
              </w:divBdr>
            </w:div>
          </w:divsChild>
        </w:div>
        <w:div w:id="1935748479">
          <w:marLeft w:val="0"/>
          <w:marRight w:val="0"/>
          <w:marTop w:val="0"/>
          <w:marBottom w:val="0"/>
          <w:divBdr>
            <w:top w:val="none" w:sz="0" w:space="0" w:color="auto"/>
            <w:left w:val="none" w:sz="0" w:space="0" w:color="auto"/>
            <w:bottom w:val="none" w:sz="0" w:space="0" w:color="auto"/>
            <w:right w:val="none" w:sz="0" w:space="0" w:color="auto"/>
          </w:divBdr>
          <w:divsChild>
            <w:div w:id="2345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88526">
      <w:bodyDiv w:val="1"/>
      <w:marLeft w:val="0"/>
      <w:marRight w:val="0"/>
      <w:marTop w:val="0"/>
      <w:marBottom w:val="0"/>
      <w:divBdr>
        <w:top w:val="none" w:sz="0" w:space="0" w:color="auto"/>
        <w:left w:val="none" w:sz="0" w:space="0" w:color="auto"/>
        <w:bottom w:val="none" w:sz="0" w:space="0" w:color="auto"/>
        <w:right w:val="none" w:sz="0" w:space="0" w:color="auto"/>
      </w:divBdr>
    </w:div>
    <w:div w:id="1698922426">
      <w:bodyDiv w:val="1"/>
      <w:marLeft w:val="0"/>
      <w:marRight w:val="0"/>
      <w:marTop w:val="0"/>
      <w:marBottom w:val="0"/>
      <w:divBdr>
        <w:top w:val="none" w:sz="0" w:space="0" w:color="auto"/>
        <w:left w:val="none" w:sz="0" w:space="0" w:color="auto"/>
        <w:bottom w:val="none" w:sz="0" w:space="0" w:color="auto"/>
        <w:right w:val="none" w:sz="0" w:space="0" w:color="auto"/>
      </w:divBdr>
      <w:divsChild>
        <w:div w:id="313410601">
          <w:marLeft w:val="0"/>
          <w:marRight w:val="0"/>
          <w:marTop w:val="0"/>
          <w:marBottom w:val="0"/>
          <w:divBdr>
            <w:top w:val="none" w:sz="0" w:space="0" w:color="auto"/>
            <w:left w:val="none" w:sz="0" w:space="0" w:color="auto"/>
            <w:bottom w:val="none" w:sz="0" w:space="0" w:color="auto"/>
            <w:right w:val="none" w:sz="0" w:space="0" w:color="auto"/>
          </w:divBdr>
          <w:divsChild>
            <w:div w:id="702681117">
              <w:marLeft w:val="0"/>
              <w:marRight w:val="0"/>
              <w:marTop w:val="0"/>
              <w:marBottom w:val="0"/>
              <w:divBdr>
                <w:top w:val="none" w:sz="0" w:space="0" w:color="auto"/>
                <w:left w:val="none" w:sz="0" w:space="0" w:color="auto"/>
                <w:bottom w:val="none" w:sz="0" w:space="0" w:color="auto"/>
                <w:right w:val="none" w:sz="0" w:space="0" w:color="auto"/>
              </w:divBdr>
            </w:div>
            <w:div w:id="1715083800">
              <w:marLeft w:val="0"/>
              <w:marRight w:val="0"/>
              <w:marTop w:val="0"/>
              <w:marBottom w:val="0"/>
              <w:divBdr>
                <w:top w:val="none" w:sz="0" w:space="0" w:color="auto"/>
                <w:left w:val="none" w:sz="0" w:space="0" w:color="auto"/>
                <w:bottom w:val="none" w:sz="0" w:space="0" w:color="auto"/>
                <w:right w:val="none" w:sz="0" w:space="0" w:color="auto"/>
              </w:divBdr>
            </w:div>
          </w:divsChild>
        </w:div>
        <w:div w:id="357320708">
          <w:marLeft w:val="0"/>
          <w:marRight w:val="0"/>
          <w:marTop w:val="0"/>
          <w:marBottom w:val="0"/>
          <w:divBdr>
            <w:top w:val="none" w:sz="0" w:space="0" w:color="auto"/>
            <w:left w:val="none" w:sz="0" w:space="0" w:color="auto"/>
            <w:bottom w:val="none" w:sz="0" w:space="0" w:color="auto"/>
            <w:right w:val="none" w:sz="0" w:space="0" w:color="auto"/>
          </w:divBdr>
          <w:divsChild>
            <w:div w:id="136801675">
              <w:marLeft w:val="0"/>
              <w:marRight w:val="0"/>
              <w:marTop w:val="0"/>
              <w:marBottom w:val="0"/>
              <w:divBdr>
                <w:top w:val="none" w:sz="0" w:space="0" w:color="auto"/>
                <w:left w:val="none" w:sz="0" w:space="0" w:color="auto"/>
                <w:bottom w:val="none" w:sz="0" w:space="0" w:color="auto"/>
                <w:right w:val="none" w:sz="0" w:space="0" w:color="auto"/>
              </w:divBdr>
            </w:div>
          </w:divsChild>
        </w:div>
        <w:div w:id="2038189377">
          <w:marLeft w:val="0"/>
          <w:marRight w:val="0"/>
          <w:marTop w:val="0"/>
          <w:marBottom w:val="0"/>
          <w:divBdr>
            <w:top w:val="none" w:sz="0" w:space="0" w:color="auto"/>
            <w:left w:val="none" w:sz="0" w:space="0" w:color="auto"/>
            <w:bottom w:val="none" w:sz="0" w:space="0" w:color="auto"/>
            <w:right w:val="none" w:sz="0" w:space="0" w:color="auto"/>
          </w:divBdr>
          <w:divsChild>
            <w:div w:id="1548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6107">
      <w:bodyDiv w:val="1"/>
      <w:marLeft w:val="0"/>
      <w:marRight w:val="0"/>
      <w:marTop w:val="0"/>
      <w:marBottom w:val="0"/>
      <w:divBdr>
        <w:top w:val="none" w:sz="0" w:space="0" w:color="auto"/>
        <w:left w:val="none" w:sz="0" w:space="0" w:color="auto"/>
        <w:bottom w:val="none" w:sz="0" w:space="0" w:color="auto"/>
        <w:right w:val="none" w:sz="0" w:space="0" w:color="auto"/>
      </w:divBdr>
    </w:div>
    <w:div w:id="1809856169">
      <w:bodyDiv w:val="1"/>
      <w:marLeft w:val="0"/>
      <w:marRight w:val="0"/>
      <w:marTop w:val="0"/>
      <w:marBottom w:val="0"/>
      <w:divBdr>
        <w:top w:val="none" w:sz="0" w:space="0" w:color="auto"/>
        <w:left w:val="none" w:sz="0" w:space="0" w:color="auto"/>
        <w:bottom w:val="none" w:sz="0" w:space="0" w:color="auto"/>
        <w:right w:val="none" w:sz="0" w:space="0" w:color="auto"/>
      </w:divBdr>
      <w:divsChild>
        <w:div w:id="499976172">
          <w:marLeft w:val="0"/>
          <w:marRight w:val="0"/>
          <w:marTop w:val="0"/>
          <w:marBottom w:val="0"/>
          <w:divBdr>
            <w:top w:val="none" w:sz="0" w:space="0" w:color="auto"/>
            <w:left w:val="none" w:sz="0" w:space="0" w:color="auto"/>
            <w:bottom w:val="none" w:sz="0" w:space="0" w:color="auto"/>
            <w:right w:val="none" w:sz="0" w:space="0" w:color="auto"/>
          </w:divBdr>
          <w:divsChild>
            <w:div w:id="2072537566">
              <w:marLeft w:val="0"/>
              <w:marRight w:val="0"/>
              <w:marTop w:val="0"/>
              <w:marBottom w:val="0"/>
              <w:divBdr>
                <w:top w:val="none" w:sz="0" w:space="0" w:color="auto"/>
                <w:left w:val="none" w:sz="0" w:space="0" w:color="auto"/>
                <w:bottom w:val="none" w:sz="0" w:space="0" w:color="auto"/>
                <w:right w:val="none" w:sz="0" w:space="0" w:color="auto"/>
              </w:divBdr>
            </w:div>
          </w:divsChild>
        </w:div>
        <w:div w:id="503981122">
          <w:marLeft w:val="0"/>
          <w:marRight w:val="0"/>
          <w:marTop w:val="0"/>
          <w:marBottom w:val="0"/>
          <w:divBdr>
            <w:top w:val="none" w:sz="0" w:space="0" w:color="auto"/>
            <w:left w:val="none" w:sz="0" w:space="0" w:color="auto"/>
            <w:bottom w:val="none" w:sz="0" w:space="0" w:color="auto"/>
            <w:right w:val="none" w:sz="0" w:space="0" w:color="auto"/>
          </w:divBdr>
          <w:divsChild>
            <w:div w:id="1834104089">
              <w:marLeft w:val="0"/>
              <w:marRight w:val="0"/>
              <w:marTop w:val="0"/>
              <w:marBottom w:val="0"/>
              <w:divBdr>
                <w:top w:val="none" w:sz="0" w:space="0" w:color="auto"/>
                <w:left w:val="none" w:sz="0" w:space="0" w:color="auto"/>
                <w:bottom w:val="none" w:sz="0" w:space="0" w:color="auto"/>
                <w:right w:val="none" w:sz="0" w:space="0" w:color="auto"/>
              </w:divBdr>
            </w:div>
          </w:divsChild>
        </w:div>
        <w:div w:id="515460782">
          <w:marLeft w:val="0"/>
          <w:marRight w:val="0"/>
          <w:marTop w:val="0"/>
          <w:marBottom w:val="0"/>
          <w:divBdr>
            <w:top w:val="none" w:sz="0" w:space="0" w:color="auto"/>
            <w:left w:val="none" w:sz="0" w:space="0" w:color="auto"/>
            <w:bottom w:val="none" w:sz="0" w:space="0" w:color="auto"/>
            <w:right w:val="none" w:sz="0" w:space="0" w:color="auto"/>
          </w:divBdr>
          <w:divsChild>
            <w:div w:id="1819496324">
              <w:marLeft w:val="0"/>
              <w:marRight w:val="0"/>
              <w:marTop w:val="0"/>
              <w:marBottom w:val="0"/>
              <w:divBdr>
                <w:top w:val="none" w:sz="0" w:space="0" w:color="auto"/>
                <w:left w:val="none" w:sz="0" w:space="0" w:color="auto"/>
                <w:bottom w:val="none" w:sz="0" w:space="0" w:color="auto"/>
                <w:right w:val="none" w:sz="0" w:space="0" w:color="auto"/>
              </w:divBdr>
            </w:div>
          </w:divsChild>
        </w:div>
        <w:div w:id="690690413">
          <w:marLeft w:val="0"/>
          <w:marRight w:val="0"/>
          <w:marTop w:val="0"/>
          <w:marBottom w:val="0"/>
          <w:divBdr>
            <w:top w:val="none" w:sz="0" w:space="0" w:color="auto"/>
            <w:left w:val="none" w:sz="0" w:space="0" w:color="auto"/>
            <w:bottom w:val="none" w:sz="0" w:space="0" w:color="auto"/>
            <w:right w:val="none" w:sz="0" w:space="0" w:color="auto"/>
          </w:divBdr>
          <w:divsChild>
            <w:div w:id="195511235">
              <w:marLeft w:val="0"/>
              <w:marRight w:val="0"/>
              <w:marTop w:val="0"/>
              <w:marBottom w:val="0"/>
              <w:divBdr>
                <w:top w:val="none" w:sz="0" w:space="0" w:color="auto"/>
                <w:left w:val="none" w:sz="0" w:space="0" w:color="auto"/>
                <w:bottom w:val="none" w:sz="0" w:space="0" w:color="auto"/>
                <w:right w:val="none" w:sz="0" w:space="0" w:color="auto"/>
              </w:divBdr>
            </w:div>
          </w:divsChild>
        </w:div>
        <w:div w:id="943419283">
          <w:marLeft w:val="0"/>
          <w:marRight w:val="0"/>
          <w:marTop w:val="0"/>
          <w:marBottom w:val="0"/>
          <w:divBdr>
            <w:top w:val="none" w:sz="0" w:space="0" w:color="auto"/>
            <w:left w:val="none" w:sz="0" w:space="0" w:color="auto"/>
            <w:bottom w:val="none" w:sz="0" w:space="0" w:color="auto"/>
            <w:right w:val="none" w:sz="0" w:space="0" w:color="auto"/>
          </w:divBdr>
          <w:divsChild>
            <w:div w:id="1434403249">
              <w:marLeft w:val="0"/>
              <w:marRight w:val="0"/>
              <w:marTop w:val="0"/>
              <w:marBottom w:val="0"/>
              <w:divBdr>
                <w:top w:val="none" w:sz="0" w:space="0" w:color="auto"/>
                <w:left w:val="none" w:sz="0" w:space="0" w:color="auto"/>
                <w:bottom w:val="none" w:sz="0" w:space="0" w:color="auto"/>
                <w:right w:val="none" w:sz="0" w:space="0" w:color="auto"/>
              </w:divBdr>
            </w:div>
          </w:divsChild>
        </w:div>
        <w:div w:id="1083338177">
          <w:marLeft w:val="0"/>
          <w:marRight w:val="0"/>
          <w:marTop w:val="0"/>
          <w:marBottom w:val="0"/>
          <w:divBdr>
            <w:top w:val="none" w:sz="0" w:space="0" w:color="auto"/>
            <w:left w:val="none" w:sz="0" w:space="0" w:color="auto"/>
            <w:bottom w:val="none" w:sz="0" w:space="0" w:color="auto"/>
            <w:right w:val="none" w:sz="0" w:space="0" w:color="auto"/>
          </w:divBdr>
          <w:divsChild>
            <w:div w:id="216479549">
              <w:marLeft w:val="0"/>
              <w:marRight w:val="0"/>
              <w:marTop w:val="0"/>
              <w:marBottom w:val="0"/>
              <w:divBdr>
                <w:top w:val="none" w:sz="0" w:space="0" w:color="auto"/>
                <w:left w:val="none" w:sz="0" w:space="0" w:color="auto"/>
                <w:bottom w:val="none" w:sz="0" w:space="0" w:color="auto"/>
                <w:right w:val="none" w:sz="0" w:space="0" w:color="auto"/>
              </w:divBdr>
            </w:div>
          </w:divsChild>
        </w:div>
        <w:div w:id="1431896769">
          <w:marLeft w:val="0"/>
          <w:marRight w:val="0"/>
          <w:marTop w:val="0"/>
          <w:marBottom w:val="0"/>
          <w:divBdr>
            <w:top w:val="none" w:sz="0" w:space="0" w:color="auto"/>
            <w:left w:val="none" w:sz="0" w:space="0" w:color="auto"/>
            <w:bottom w:val="none" w:sz="0" w:space="0" w:color="auto"/>
            <w:right w:val="none" w:sz="0" w:space="0" w:color="auto"/>
          </w:divBdr>
          <w:divsChild>
            <w:div w:id="1574504307">
              <w:marLeft w:val="0"/>
              <w:marRight w:val="0"/>
              <w:marTop w:val="0"/>
              <w:marBottom w:val="0"/>
              <w:divBdr>
                <w:top w:val="none" w:sz="0" w:space="0" w:color="auto"/>
                <w:left w:val="none" w:sz="0" w:space="0" w:color="auto"/>
                <w:bottom w:val="none" w:sz="0" w:space="0" w:color="auto"/>
                <w:right w:val="none" w:sz="0" w:space="0" w:color="auto"/>
              </w:divBdr>
            </w:div>
          </w:divsChild>
        </w:div>
        <w:div w:id="1657106337">
          <w:marLeft w:val="0"/>
          <w:marRight w:val="0"/>
          <w:marTop w:val="0"/>
          <w:marBottom w:val="0"/>
          <w:divBdr>
            <w:top w:val="none" w:sz="0" w:space="0" w:color="auto"/>
            <w:left w:val="none" w:sz="0" w:space="0" w:color="auto"/>
            <w:bottom w:val="none" w:sz="0" w:space="0" w:color="auto"/>
            <w:right w:val="none" w:sz="0" w:space="0" w:color="auto"/>
          </w:divBdr>
          <w:divsChild>
            <w:div w:id="205683376">
              <w:marLeft w:val="0"/>
              <w:marRight w:val="0"/>
              <w:marTop w:val="0"/>
              <w:marBottom w:val="0"/>
              <w:divBdr>
                <w:top w:val="none" w:sz="0" w:space="0" w:color="auto"/>
                <w:left w:val="none" w:sz="0" w:space="0" w:color="auto"/>
                <w:bottom w:val="none" w:sz="0" w:space="0" w:color="auto"/>
                <w:right w:val="none" w:sz="0" w:space="0" w:color="auto"/>
              </w:divBdr>
            </w:div>
            <w:div w:id="398750367">
              <w:marLeft w:val="0"/>
              <w:marRight w:val="0"/>
              <w:marTop w:val="0"/>
              <w:marBottom w:val="0"/>
              <w:divBdr>
                <w:top w:val="none" w:sz="0" w:space="0" w:color="auto"/>
                <w:left w:val="none" w:sz="0" w:space="0" w:color="auto"/>
                <w:bottom w:val="none" w:sz="0" w:space="0" w:color="auto"/>
                <w:right w:val="none" w:sz="0" w:space="0" w:color="auto"/>
              </w:divBdr>
            </w:div>
            <w:div w:id="995260601">
              <w:marLeft w:val="0"/>
              <w:marRight w:val="0"/>
              <w:marTop w:val="0"/>
              <w:marBottom w:val="0"/>
              <w:divBdr>
                <w:top w:val="none" w:sz="0" w:space="0" w:color="auto"/>
                <w:left w:val="none" w:sz="0" w:space="0" w:color="auto"/>
                <w:bottom w:val="none" w:sz="0" w:space="0" w:color="auto"/>
                <w:right w:val="none" w:sz="0" w:space="0" w:color="auto"/>
              </w:divBdr>
            </w:div>
            <w:div w:id="1266116712">
              <w:marLeft w:val="0"/>
              <w:marRight w:val="0"/>
              <w:marTop w:val="0"/>
              <w:marBottom w:val="0"/>
              <w:divBdr>
                <w:top w:val="none" w:sz="0" w:space="0" w:color="auto"/>
                <w:left w:val="none" w:sz="0" w:space="0" w:color="auto"/>
                <w:bottom w:val="none" w:sz="0" w:space="0" w:color="auto"/>
                <w:right w:val="none" w:sz="0" w:space="0" w:color="auto"/>
              </w:divBdr>
            </w:div>
          </w:divsChild>
        </w:div>
        <w:div w:id="1931085651">
          <w:marLeft w:val="0"/>
          <w:marRight w:val="0"/>
          <w:marTop w:val="0"/>
          <w:marBottom w:val="0"/>
          <w:divBdr>
            <w:top w:val="none" w:sz="0" w:space="0" w:color="auto"/>
            <w:left w:val="none" w:sz="0" w:space="0" w:color="auto"/>
            <w:bottom w:val="none" w:sz="0" w:space="0" w:color="auto"/>
            <w:right w:val="none" w:sz="0" w:space="0" w:color="auto"/>
          </w:divBdr>
          <w:divsChild>
            <w:div w:id="2062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7661">
      <w:bodyDiv w:val="1"/>
      <w:marLeft w:val="0"/>
      <w:marRight w:val="0"/>
      <w:marTop w:val="0"/>
      <w:marBottom w:val="0"/>
      <w:divBdr>
        <w:top w:val="none" w:sz="0" w:space="0" w:color="auto"/>
        <w:left w:val="none" w:sz="0" w:space="0" w:color="auto"/>
        <w:bottom w:val="none" w:sz="0" w:space="0" w:color="auto"/>
        <w:right w:val="none" w:sz="0" w:space="0" w:color="auto"/>
      </w:divBdr>
    </w:div>
    <w:div w:id="1861578888">
      <w:bodyDiv w:val="1"/>
      <w:marLeft w:val="0"/>
      <w:marRight w:val="0"/>
      <w:marTop w:val="0"/>
      <w:marBottom w:val="0"/>
      <w:divBdr>
        <w:top w:val="none" w:sz="0" w:space="0" w:color="auto"/>
        <w:left w:val="none" w:sz="0" w:space="0" w:color="auto"/>
        <w:bottom w:val="none" w:sz="0" w:space="0" w:color="auto"/>
        <w:right w:val="none" w:sz="0" w:space="0" w:color="auto"/>
      </w:divBdr>
    </w:div>
    <w:div w:id="1914044496">
      <w:bodyDiv w:val="1"/>
      <w:marLeft w:val="0"/>
      <w:marRight w:val="0"/>
      <w:marTop w:val="0"/>
      <w:marBottom w:val="0"/>
      <w:divBdr>
        <w:top w:val="none" w:sz="0" w:space="0" w:color="auto"/>
        <w:left w:val="none" w:sz="0" w:space="0" w:color="auto"/>
        <w:bottom w:val="none" w:sz="0" w:space="0" w:color="auto"/>
        <w:right w:val="none" w:sz="0" w:space="0" w:color="auto"/>
      </w:divBdr>
      <w:divsChild>
        <w:div w:id="49234252">
          <w:marLeft w:val="0"/>
          <w:marRight w:val="0"/>
          <w:marTop w:val="0"/>
          <w:marBottom w:val="0"/>
          <w:divBdr>
            <w:top w:val="none" w:sz="0" w:space="0" w:color="auto"/>
            <w:left w:val="none" w:sz="0" w:space="0" w:color="auto"/>
            <w:bottom w:val="none" w:sz="0" w:space="0" w:color="auto"/>
            <w:right w:val="none" w:sz="0" w:space="0" w:color="auto"/>
          </w:divBdr>
          <w:divsChild>
            <w:div w:id="575938839">
              <w:marLeft w:val="0"/>
              <w:marRight w:val="0"/>
              <w:marTop w:val="0"/>
              <w:marBottom w:val="0"/>
              <w:divBdr>
                <w:top w:val="none" w:sz="0" w:space="0" w:color="auto"/>
                <w:left w:val="none" w:sz="0" w:space="0" w:color="auto"/>
                <w:bottom w:val="none" w:sz="0" w:space="0" w:color="auto"/>
                <w:right w:val="none" w:sz="0" w:space="0" w:color="auto"/>
              </w:divBdr>
            </w:div>
          </w:divsChild>
        </w:div>
        <w:div w:id="161625680">
          <w:marLeft w:val="0"/>
          <w:marRight w:val="0"/>
          <w:marTop w:val="0"/>
          <w:marBottom w:val="0"/>
          <w:divBdr>
            <w:top w:val="none" w:sz="0" w:space="0" w:color="auto"/>
            <w:left w:val="none" w:sz="0" w:space="0" w:color="auto"/>
            <w:bottom w:val="none" w:sz="0" w:space="0" w:color="auto"/>
            <w:right w:val="none" w:sz="0" w:space="0" w:color="auto"/>
          </w:divBdr>
          <w:divsChild>
            <w:div w:id="214973124">
              <w:marLeft w:val="0"/>
              <w:marRight w:val="0"/>
              <w:marTop w:val="0"/>
              <w:marBottom w:val="0"/>
              <w:divBdr>
                <w:top w:val="none" w:sz="0" w:space="0" w:color="auto"/>
                <w:left w:val="none" w:sz="0" w:space="0" w:color="auto"/>
                <w:bottom w:val="none" w:sz="0" w:space="0" w:color="auto"/>
                <w:right w:val="none" w:sz="0" w:space="0" w:color="auto"/>
              </w:divBdr>
            </w:div>
          </w:divsChild>
        </w:div>
        <w:div w:id="407075156">
          <w:marLeft w:val="0"/>
          <w:marRight w:val="0"/>
          <w:marTop w:val="0"/>
          <w:marBottom w:val="0"/>
          <w:divBdr>
            <w:top w:val="none" w:sz="0" w:space="0" w:color="auto"/>
            <w:left w:val="none" w:sz="0" w:space="0" w:color="auto"/>
            <w:bottom w:val="none" w:sz="0" w:space="0" w:color="auto"/>
            <w:right w:val="none" w:sz="0" w:space="0" w:color="auto"/>
          </w:divBdr>
          <w:divsChild>
            <w:div w:id="1361396381">
              <w:marLeft w:val="0"/>
              <w:marRight w:val="0"/>
              <w:marTop w:val="0"/>
              <w:marBottom w:val="0"/>
              <w:divBdr>
                <w:top w:val="none" w:sz="0" w:space="0" w:color="auto"/>
                <w:left w:val="none" w:sz="0" w:space="0" w:color="auto"/>
                <w:bottom w:val="none" w:sz="0" w:space="0" w:color="auto"/>
                <w:right w:val="none" w:sz="0" w:space="0" w:color="auto"/>
              </w:divBdr>
            </w:div>
          </w:divsChild>
        </w:div>
        <w:div w:id="435517259">
          <w:marLeft w:val="0"/>
          <w:marRight w:val="0"/>
          <w:marTop w:val="0"/>
          <w:marBottom w:val="0"/>
          <w:divBdr>
            <w:top w:val="none" w:sz="0" w:space="0" w:color="auto"/>
            <w:left w:val="none" w:sz="0" w:space="0" w:color="auto"/>
            <w:bottom w:val="none" w:sz="0" w:space="0" w:color="auto"/>
            <w:right w:val="none" w:sz="0" w:space="0" w:color="auto"/>
          </w:divBdr>
          <w:divsChild>
            <w:div w:id="1887985491">
              <w:marLeft w:val="0"/>
              <w:marRight w:val="0"/>
              <w:marTop w:val="0"/>
              <w:marBottom w:val="0"/>
              <w:divBdr>
                <w:top w:val="none" w:sz="0" w:space="0" w:color="auto"/>
                <w:left w:val="none" w:sz="0" w:space="0" w:color="auto"/>
                <w:bottom w:val="none" w:sz="0" w:space="0" w:color="auto"/>
                <w:right w:val="none" w:sz="0" w:space="0" w:color="auto"/>
              </w:divBdr>
            </w:div>
          </w:divsChild>
        </w:div>
        <w:div w:id="472217806">
          <w:marLeft w:val="0"/>
          <w:marRight w:val="0"/>
          <w:marTop w:val="0"/>
          <w:marBottom w:val="0"/>
          <w:divBdr>
            <w:top w:val="none" w:sz="0" w:space="0" w:color="auto"/>
            <w:left w:val="none" w:sz="0" w:space="0" w:color="auto"/>
            <w:bottom w:val="none" w:sz="0" w:space="0" w:color="auto"/>
            <w:right w:val="none" w:sz="0" w:space="0" w:color="auto"/>
          </w:divBdr>
          <w:divsChild>
            <w:div w:id="1064061317">
              <w:marLeft w:val="0"/>
              <w:marRight w:val="0"/>
              <w:marTop w:val="0"/>
              <w:marBottom w:val="0"/>
              <w:divBdr>
                <w:top w:val="none" w:sz="0" w:space="0" w:color="auto"/>
                <w:left w:val="none" w:sz="0" w:space="0" w:color="auto"/>
                <w:bottom w:val="none" w:sz="0" w:space="0" w:color="auto"/>
                <w:right w:val="none" w:sz="0" w:space="0" w:color="auto"/>
              </w:divBdr>
            </w:div>
          </w:divsChild>
        </w:div>
        <w:div w:id="658728209">
          <w:marLeft w:val="0"/>
          <w:marRight w:val="0"/>
          <w:marTop w:val="0"/>
          <w:marBottom w:val="0"/>
          <w:divBdr>
            <w:top w:val="none" w:sz="0" w:space="0" w:color="auto"/>
            <w:left w:val="none" w:sz="0" w:space="0" w:color="auto"/>
            <w:bottom w:val="none" w:sz="0" w:space="0" w:color="auto"/>
            <w:right w:val="none" w:sz="0" w:space="0" w:color="auto"/>
          </w:divBdr>
          <w:divsChild>
            <w:div w:id="108359689">
              <w:marLeft w:val="0"/>
              <w:marRight w:val="0"/>
              <w:marTop w:val="0"/>
              <w:marBottom w:val="0"/>
              <w:divBdr>
                <w:top w:val="none" w:sz="0" w:space="0" w:color="auto"/>
                <w:left w:val="none" w:sz="0" w:space="0" w:color="auto"/>
                <w:bottom w:val="none" w:sz="0" w:space="0" w:color="auto"/>
                <w:right w:val="none" w:sz="0" w:space="0" w:color="auto"/>
              </w:divBdr>
            </w:div>
          </w:divsChild>
        </w:div>
        <w:div w:id="700742351">
          <w:marLeft w:val="0"/>
          <w:marRight w:val="0"/>
          <w:marTop w:val="0"/>
          <w:marBottom w:val="0"/>
          <w:divBdr>
            <w:top w:val="none" w:sz="0" w:space="0" w:color="auto"/>
            <w:left w:val="none" w:sz="0" w:space="0" w:color="auto"/>
            <w:bottom w:val="none" w:sz="0" w:space="0" w:color="auto"/>
            <w:right w:val="none" w:sz="0" w:space="0" w:color="auto"/>
          </w:divBdr>
          <w:divsChild>
            <w:div w:id="1687053557">
              <w:marLeft w:val="0"/>
              <w:marRight w:val="0"/>
              <w:marTop w:val="0"/>
              <w:marBottom w:val="0"/>
              <w:divBdr>
                <w:top w:val="none" w:sz="0" w:space="0" w:color="auto"/>
                <w:left w:val="none" w:sz="0" w:space="0" w:color="auto"/>
                <w:bottom w:val="none" w:sz="0" w:space="0" w:color="auto"/>
                <w:right w:val="none" w:sz="0" w:space="0" w:color="auto"/>
              </w:divBdr>
            </w:div>
            <w:div w:id="2105029852">
              <w:marLeft w:val="0"/>
              <w:marRight w:val="0"/>
              <w:marTop w:val="0"/>
              <w:marBottom w:val="0"/>
              <w:divBdr>
                <w:top w:val="none" w:sz="0" w:space="0" w:color="auto"/>
                <w:left w:val="none" w:sz="0" w:space="0" w:color="auto"/>
                <w:bottom w:val="none" w:sz="0" w:space="0" w:color="auto"/>
                <w:right w:val="none" w:sz="0" w:space="0" w:color="auto"/>
              </w:divBdr>
            </w:div>
          </w:divsChild>
        </w:div>
        <w:div w:id="737361227">
          <w:marLeft w:val="0"/>
          <w:marRight w:val="0"/>
          <w:marTop w:val="0"/>
          <w:marBottom w:val="0"/>
          <w:divBdr>
            <w:top w:val="none" w:sz="0" w:space="0" w:color="auto"/>
            <w:left w:val="none" w:sz="0" w:space="0" w:color="auto"/>
            <w:bottom w:val="none" w:sz="0" w:space="0" w:color="auto"/>
            <w:right w:val="none" w:sz="0" w:space="0" w:color="auto"/>
          </w:divBdr>
          <w:divsChild>
            <w:div w:id="606349189">
              <w:marLeft w:val="0"/>
              <w:marRight w:val="0"/>
              <w:marTop w:val="0"/>
              <w:marBottom w:val="0"/>
              <w:divBdr>
                <w:top w:val="none" w:sz="0" w:space="0" w:color="auto"/>
                <w:left w:val="none" w:sz="0" w:space="0" w:color="auto"/>
                <w:bottom w:val="none" w:sz="0" w:space="0" w:color="auto"/>
                <w:right w:val="none" w:sz="0" w:space="0" w:color="auto"/>
              </w:divBdr>
            </w:div>
          </w:divsChild>
        </w:div>
        <w:div w:id="976649032">
          <w:marLeft w:val="0"/>
          <w:marRight w:val="0"/>
          <w:marTop w:val="0"/>
          <w:marBottom w:val="0"/>
          <w:divBdr>
            <w:top w:val="none" w:sz="0" w:space="0" w:color="auto"/>
            <w:left w:val="none" w:sz="0" w:space="0" w:color="auto"/>
            <w:bottom w:val="none" w:sz="0" w:space="0" w:color="auto"/>
            <w:right w:val="none" w:sz="0" w:space="0" w:color="auto"/>
          </w:divBdr>
          <w:divsChild>
            <w:div w:id="1197428823">
              <w:marLeft w:val="0"/>
              <w:marRight w:val="0"/>
              <w:marTop w:val="0"/>
              <w:marBottom w:val="0"/>
              <w:divBdr>
                <w:top w:val="none" w:sz="0" w:space="0" w:color="auto"/>
                <w:left w:val="none" w:sz="0" w:space="0" w:color="auto"/>
                <w:bottom w:val="none" w:sz="0" w:space="0" w:color="auto"/>
                <w:right w:val="none" w:sz="0" w:space="0" w:color="auto"/>
              </w:divBdr>
            </w:div>
          </w:divsChild>
        </w:div>
        <w:div w:id="1446773058">
          <w:marLeft w:val="0"/>
          <w:marRight w:val="0"/>
          <w:marTop w:val="0"/>
          <w:marBottom w:val="0"/>
          <w:divBdr>
            <w:top w:val="none" w:sz="0" w:space="0" w:color="auto"/>
            <w:left w:val="none" w:sz="0" w:space="0" w:color="auto"/>
            <w:bottom w:val="none" w:sz="0" w:space="0" w:color="auto"/>
            <w:right w:val="none" w:sz="0" w:space="0" w:color="auto"/>
          </w:divBdr>
          <w:divsChild>
            <w:div w:id="356666539">
              <w:marLeft w:val="0"/>
              <w:marRight w:val="0"/>
              <w:marTop w:val="0"/>
              <w:marBottom w:val="0"/>
              <w:divBdr>
                <w:top w:val="none" w:sz="0" w:space="0" w:color="auto"/>
                <w:left w:val="none" w:sz="0" w:space="0" w:color="auto"/>
                <w:bottom w:val="none" w:sz="0" w:space="0" w:color="auto"/>
                <w:right w:val="none" w:sz="0" w:space="0" w:color="auto"/>
              </w:divBdr>
            </w:div>
          </w:divsChild>
        </w:div>
        <w:div w:id="1695032898">
          <w:marLeft w:val="0"/>
          <w:marRight w:val="0"/>
          <w:marTop w:val="0"/>
          <w:marBottom w:val="0"/>
          <w:divBdr>
            <w:top w:val="none" w:sz="0" w:space="0" w:color="auto"/>
            <w:left w:val="none" w:sz="0" w:space="0" w:color="auto"/>
            <w:bottom w:val="none" w:sz="0" w:space="0" w:color="auto"/>
            <w:right w:val="none" w:sz="0" w:space="0" w:color="auto"/>
          </w:divBdr>
          <w:divsChild>
            <w:div w:id="396054593">
              <w:marLeft w:val="0"/>
              <w:marRight w:val="0"/>
              <w:marTop w:val="0"/>
              <w:marBottom w:val="0"/>
              <w:divBdr>
                <w:top w:val="none" w:sz="0" w:space="0" w:color="auto"/>
                <w:left w:val="none" w:sz="0" w:space="0" w:color="auto"/>
                <w:bottom w:val="none" w:sz="0" w:space="0" w:color="auto"/>
                <w:right w:val="none" w:sz="0" w:space="0" w:color="auto"/>
              </w:divBdr>
            </w:div>
          </w:divsChild>
        </w:div>
        <w:div w:id="1716195419">
          <w:marLeft w:val="0"/>
          <w:marRight w:val="0"/>
          <w:marTop w:val="0"/>
          <w:marBottom w:val="0"/>
          <w:divBdr>
            <w:top w:val="none" w:sz="0" w:space="0" w:color="auto"/>
            <w:left w:val="none" w:sz="0" w:space="0" w:color="auto"/>
            <w:bottom w:val="none" w:sz="0" w:space="0" w:color="auto"/>
            <w:right w:val="none" w:sz="0" w:space="0" w:color="auto"/>
          </w:divBdr>
          <w:divsChild>
            <w:div w:id="1025056726">
              <w:marLeft w:val="0"/>
              <w:marRight w:val="0"/>
              <w:marTop w:val="0"/>
              <w:marBottom w:val="0"/>
              <w:divBdr>
                <w:top w:val="none" w:sz="0" w:space="0" w:color="auto"/>
                <w:left w:val="none" w:sz="0" w:space="0" w:color="auto"/>
                <w:bottom w:val="none" w:sz="0" w:space="0" w:color="auto"/>
                <w:right w:val="none" w:sz="0" w:space="0" w:color="auto"/>
              </w:divBdr>
            </w:div>
          </w:divsChild>
        </w:div>
        <w:div w:id="1891531641">
          <w:marLeft w:val="0"/>
          <w:marRight w:val="0"/>
          <w:marTop w:val="0"/>
          <w:marBottom w:val="0"/>
          <w:divBdr>
            <w:top w:val="none" w:sz="0" w:space="0" w:color="auto"/>
            <w:left w:val="none" w:sz="0" w:space="0" w:color="auto"/>
            <w:bottom w:val="none" w:sz="0" w:space="0" w:color="auto"/>
            <w:right w:val="none" w:sz="0" w:space="0" w:color="auto"/>
          </w:divBdr>
          <w:divsChild>
            <w:div w:id="720791472">
              <w:marLeft w:val="0"/>
              <w:marRight w:val="0"/>
              <w:marTop w:val="0"/>
              <w:marBottom w:val="0"/>
              <w:divBdr>
                <w:top w:val="none" w:sz="0" w:space="0" w:color="auto"/>
                <w:left w:val="none" w:sz="0" w:space="0" w:color="auto"/>
                <w:bottom w:val="none" w:sz="0" w:space="0" w:color="auto"/>
                <w:right w:val="none" w:sz="0" w:space="0" w:color="auto"/>
              </w:divBdr>
            </w:div>
            <w:div w:id="1028481214">
              <w:marLeft w:val="0"/>
              <w:marRight w:val="0"/>
              <w:marTop w:val="0"/>
              <w:marBottom w:val="0"/>
              <w:divBdr>
                <w:top w:val="none" w:sz="0" w:space="0" w:color="auto"/>
                <w:left w:val="none" w:sz="0" w:space="0" w:color="auto"/>
                <w:bottom w:val="none" w:sz="0" w:space="0" w:color="auto"/>
                <w:right w:val="none" w:sz="0" w:space="0" w:color="auto"/>
              </w:divBdr>
            </w:div>
            <w:div w:id="1827890764">
              <w:marLeft w:val="0"/>
              <w:marRight w:val="0"/>
              <w:marTop w:val="0"/>
              <w:marBottom w:val="0"/>
              <w:divBdr>
                <w:top w:val="none" w:sz="0" w:space="0" w:color="auto"/>
                <w:left w:val="none" w:sz="0" w:space="0" w:color="auto"/>
                <w:bottom w:val="none" w:sz="0" w:space="0" w:color="auto"/>
                <w:right w:val="none" w:sz="0" w:space="0" w:color="auto"/>
              </w:divBdr>
            </w:div>
          </w:divsChild>
        </w:div>
        <w:div w:id="1977829193">
          <w:marLeft w:val="0"/>
          <w:marRight w:val="0"/>
          <w:marTop w:val="0"/>
          <w:marBottom w:val="0"/>
          <w:divBdr>
            <w:top w:val="none" w:sz="0" w:space="0" w:color="auto"/>
            <w:left w:val="none" w:sz="0" w:space="0" w:color="auto"/>
            <w:bottom w:val="none" w:sz="0" w:space="0" w:color="auto"/>
            <w:right w:val="none" w:sz="0" w:space="0" w:color="auto"/>
          </w:divBdr>
          <w:divsChild>
            <w:div w:id="1604996902">
              <w:marLeft w:val="0"/>
              <w:marRight w:val="0"/>
              <w:marTop w:val="0"/>
              <w:marBottom w:val="0"/>
              <w:divBdr>
                <w:top w:val="none" w:sz="0" w:space="0" w:color="auto"/>
                <w:left w:val="none" w:sz="0" w:space="0" w:color="auto"/>
                <w:bottom w:val="none" w:sz="0" w:space="0" w:color="auto"/>
                <w:right w:val="none" w:sz="0" w:space="0" w:color="auto"/>
              </w:divBdr>
            </w:div>
          </w:divsChild>
        </w:div>
        <w:div w:id="1995454988">
          <w:marLeft w:val="0"/>
          <w:marRight w:val="0"/>
          <w:marTop w:val="0"/>
          <w:marBottom w:val="0"/>
          <w:divBdr>
            <w:top w:val="none" w:sz="0" w:space="0" w:color="auto"/>
            <w:left w:val="none" w:sz="0" w:space="0" w:color="auto"/>
            <w:bottom w:val="none" w:sz="0" w:space="0" w:color="auto"/>
            <w:right w:val="none" w:sz="0" w:space="0" w:color="auto"/>
          </w:divBdr>
          <w:divsChild>
            <w:div w:id="366222474">
              <w:marLeft w:val="0"/>
              <w:marRight w:val="0"/>
              <w:marTop w:val="0"/>
              <w:marBottom w:val="0"/>
              <w:divBdr>
                <w:top w:val="none" w:sz="0" w:space="0" w:color="auto"/>
                <w:left w:val="none" w:sz="0" w:space="0" w:color="auto"/>
                <w:bottom w:val="none" w:sz="0" w:space="0" w:color="auto"/>
                <w:right w:val="none" w:sz="0" w:space="0" w:color="auto"/>
              </w:divBdr>
            </w:div>
            <w:div w:id="197355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30060">
      <w:bodyDiv w:val="1"/>
      <w:marLeft w:val="0"/>
      <w:marRight w:val="0"/>
      <w:marTop w:val="0"/>
      <w:marBottom w:val="0"/>
      <w:divBdr>
        <w:top w:val="none" w:sz="0" w:space="0" w:color="auto"/>
        <w:left w:val="none" w:sz="0" w:space="0" w:color="auto"/>
        <w:bottom w:val="none" w:sz="0" w:space="0" w:color="auto"/>
        <w:right w:val="none" w:sz="0" w:space="0" w:color="auto"/>
      </w:divBdr>
    </w:div>
    <w:div w:id="2066367299">
      <w:bodyDiv w:val="1"/>
      <w:marLeft w:val="0"/>
      <w:marRight w:val="0"/>
      <w:marTop w:val="0"/>
      <w:marBottom w:val="0"/>
      <w:divBdr>
        <w:top w:val="none" w:sz="0" w:space="0" w:color="auto"/>
        <w:left w:val="none" w:sz="0" w:space="0" w:color="auto"/>
        <w:bottom w:val="none" w:sz="0" w:space="0" w:color="auto"/>
        <w:right w:val="none" w:sz="0" w:space="0" w:color="auto"/>
      </w:divBdr>
    </w:div>
    <w:div w:id="209704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4baf49af-62c5-4fdb-8bab-63ad10ed2f31">
      <UserInfo>
        <DisplayName>Goetz, Christian</DisplayName>
        <AccountId>56</AccountId>
        <AccountType/>
      </UserInfo>
    </SharedWithUsers>
    <lcf76f155ced4ddcb4097134ff3c332f xmlns="70d096f2-c357-41fe-be71-7ed143ef5d00">
      <Terms xmlns="http://schemas.microsoft.com/office/infopath/2007/PartnerControls"/>
    </lcf76f155ced4ddcb4097134ff3c332f>
    <TaxCatchAll xmlns="4baf49af-62c5-4fdb-8bab-63ad10ed2f3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4D23B7832CBAF4ABDEB967D420D9644" ma:contentTypeVersion="17" ma:contentTypeDescription="Create a new document." ma:contentTypeScope="" ma:versionID="13fe71563a2966299fdb0378d0160172">
  <xsd:schema xmlns:xsd="http://www.w3.org/2001/XMLSchema" xmlns:xs="http://www.w3.org/2001/XMLSchema" xmlns:p="http://schemas.microsoft.com/office/2006/metadata/properties" xmlns:ns2="70d096f2-c357-41fe-be71-7ed143ef5d00" xmlns:ns3="4baf49af-62c5-4fdb-8bab-63ad10ed2f31" targetNamespace="http://schemas.microsoft.com/office/2006/metadata/properties" ma:root="true" ma:fieldsID="1914d3e52fdf09bc3e8f3855025c9a94" ns2:_="" ns3:_="">
    <xsd:import namespace="70d096f2-c357-41fe-be71-7ed143ef5d00"/>
    <xsd:import namespace="4baf49af-62c5-4fdb-8bab-63ad10ed2f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d096f2-c357-41fe-be71-7ed143ef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af49af-62c5-4fdb-8bab-63ad10ed2f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c2b8b1-9b87-49a8-ab27-cbc6cc342781}" ma:internalName="TaxCatchAll" ma:showField="CatchAllData" ma:web="4baf49af-62c5-4fdb-8bab-63ad10ed2f3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94301B-F4B8-4125-9F4E-82E881B8A973}">
  <ds:schemaRefs>
    <ds:schemaRef ds:uri="http://schemas.openxmlformats.org/officeDocument/2006/bibliography"/>
  </ds:schemaRefs>
</ds:datastoreItem>
</file>

<file path=customXml/itemProps2.xml><?xml version="1.0" encoding="utf-8"?>
<ds:datastoreItem xmlns:ds="http://schemas.openxmlformats.org/officeDocument/2006/customXml" ds:itemID="{BFC92D14-363D-4850-BF9C-B35CD99BD0BF}">
  <ds:schemaRefs>
    <ds:schemaRef ds:uri="http://schemas.microsoft.com/sharepoint/v3/contenttype/forms"/>
  </ds:schemaRefs>
</ds:datastoreItem>
</file>

<file path=customXml/itemProps3.xml><?xml version="1.0" encoding="utf-8"?>
<ds:datastoreItem xmlns:ds="http://schemas.openxmlformats.org/officeDocument/2006/customXml" ds:itemID="{4BF75C8F-9729-4EA9-A0C0-C991F7A6A40A}">
  <ds:schemaRefs>
    <ds:schemaRef ds:uri="http://schemas.microsoft.com/office/2006/metadata/properties"/>
    <ds:schemaRef ds:uri="http://schemas.microsoft.com/office/infopath/2007/PartnerControls"/>
    <ds:schemaRef ds:uri="4baf49af-62c5-4fdb-8bab-63ad10ed2f31"/>
    <ds:schemaRef ds:uri="70d096f2-c357-41fe-be71-7ed143ef5d00"/>
  </ds:schemaRefs>
</ds:datastoreItem>
</file>

<file path=customXml/itemProps4.xml><?xml version="1.0" encoding="utf-8"?>
<ds:datastoreItem xmlns:ds="http://schemas.openxmlformats.org/officeDocument/2006/customXml" ds:itemID="{FDB4E449-3203-46CB-8B93-9ACED67C3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d096f2-c357-41fe-be71-7ed143ef5d00"/>
    <ds:schemaRef ds:uri="4baf49af-62c5-4fdb-8bab-63ad10ed2f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12668</Words>
  <Characters>72211</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Nguyen</dc:creator>
  <cp:keywords/>
  <dc:description/>
  <cp:lastModifiedBy>Hanh Nguyen</cp:lastModifiedBy>
  <cp:revision>5</cp:revision>
  <cp:lastPrinted>2026-07-29T07:24:00Z</cp:lastPrinted>
  <dcterms:created xsi:type="dcterms:W3CDTF">2026-08-11T16:47:00Z</dcterms:created>
  <dcterms:modified xsi:type="dcterms:W3CDTF">2026-08-20T08:59:00Z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0x010100E4D23B7832CBAF4ABDEB967D420D9644</vt:lpwstr>
  </property>
  <property fmtid="{D5CDD505-2E9C-101B-9397-08002B2CF9AE}" pid="3" name="MediaServiceImageTags">
    <vt:lpwstr/>
  </property>
  <property fmtid="{D5CDD505-2E9C-101B-9397-08002B2CF9AE}" pid="4" name="MSIP_Label_2e952e98-911c-4aff-840a-f71bc6baaf7f_Enabled">
    <vt:lpwstr>true</vt:lpwstr>
  </property>
  <property fmtid="{D5CDD505-2E9C-101B-9397-08002B2CF9AE}" pid="5" name="MSIP_Label_2e952e98-911c-4aff-840a-f71bc6baaf7f_Method">
    <vt:lpwstr>Standard</vt:lpwstr>
  </property>
  <property fmtid="{D5CDD505-2E9C-101B-9397-08002B2CF9AE}" pid="6" name="MSIP_Label_2e952e98-911c-4aff-840a-f71bc6baaf7f_Name">
    <vt:lpwstr>2e952e98-911c-4aff-840a-f71bc6baaf7f</vt:lpwstr>
  </property>
  <property fmtid="{D5CDD505-2E9C-101B-9397-08002B2CF9AE}" pid="7" name="MSIP_Label_2e952e98-911c-4aff-840a-f71bc6baaf7f_SiteId">
    <vt:lpwstr>e00ddcdf-1e0f-4be5-a37a-894a4731986a</vt:lpwstr>
  </property>
  <property fmtid="{D5CDD505-2E9C-101B-9397-08002B2CF9AE}" pid="8" name="MSIP_Label_2e952e98-911c-4aff-840a-f71bc6baaf7f_ContentBits">
    <vt:lpwstr>2</vt:lpwstr>
  </property>
  <property fmtid="{D5CDD505-2E9C-101B-9397-08002B2CF9AE}" pid="9" name="MSIP_Label_ea60d57e-af5b-4752-ac57-3e4f28ca11dc_Enabled">
    <vt:lpwstr>true</vt:lpwstr>
  </property>
  <property fmtid="{D5CDD505-2E9C-101B-9397-08002B2CF9AE}" pid="10" name="MSIP_Label_ea60d57e-af5b-4752-ac57-3e4f28ca11dc_SetDate">
    <vt:lpwstr>2024-05-22T09:26:23Z</vt:lpwstr>
  </property>
  <property fmtid="{D5CDD505-2E9C-101B-9397-08002B2CF9AE}" pid="11" name="MSIP_Label_ea60d57e-af5b-4752-ac57-3e4f28ca11dc_Method">
    <vt:lpwstr>Standard</vt:lpwstr>
  </property>
  <property fmtid="{D5CDD505-2E9C-101B-9397-08002B2CF9AE}" pid="12" name="MSIP_Label_ea60d57e-af5b-4752-ac57-3e4f28ca11dc_Name">
    <vt:lpwstr>ea60d57e-af5b-4752-ac57-3e4f28ca11dc</vt:lpwstr>
  </property>
  <property fmtid="{D5CDD505-2E9C-101B-9397-08002B2CF9AE}" pid="13" name="MSIP_Label_ea60d57e-af5b-4752-ac57-3e4f28ca11dc_SiteId">
    <vt:lpwstr>36da45f1-dd2c-4d1f-af13-5abe46b99921</vt:lpwstr>
  </property>
  <property fmtid="{D5CDD505-2E9C-101B-9397-08002B2CF9AE}" pid="14" name="MSIP_Label_ea60d57e-af5b-4752-ac57-3e4f28ca11dc_ActionId">
    <vt:lpwstr>af1336f6-2736-43b1-9ff7-bcc77ad2cbbc</vt:lpwstr>
  </property>
  <property fmtid="{D5CDD505-2E9C-101B-9397-08002B2CF9AE}" pid="15" name="MSIP_Label_ea60d57e-af5b-4752-ac57-3e4f28ca11dc_ContentBits">
    <vt:lpwstr>0</vt:lpwstr>
  </property>
  <property fmtid="{D5CDD505-2E9C-101B-9397-08002B2CF9AE}" pid="16" name="43b072f0-0f82-4aac-be1e-8abeffc32f66">
    <vt:bool>false</vt:bool>
  </property>
  <property fmtid="{D5CDD505-2E9C-101B-9397-08002B2CF9AE}" pid="17" name="xd_ProgID">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xd_Signature">
    <vt:bool>false</vt:bool>
  </property>
  <property fmtid="{D5CDD505-2E9C-101B-9397-08002B2CF9AE}" pid="22" name="TriggerFlowInfo">
    <vt:lpwstr/>
  </property>
  <property fmtid="{D5CDD505-2E9C-101B-9397-08002B2CF9AE}" pid="23" name="ClassificationContentMarkingFooterFontProps">
    <vt:lpwstr>#000000,10,Calibri</vt:lpwstr>
  </property>
  <property fmtid="{D5CDD505-2E9C-101B-9397-08002B2CF9AE}" pid="24" name="ClassificationContentMarkingFooterText">
    <vt:lpwstr>Internal</vt:lpwstr>
  </property>
  <property fmtid="{D5CDD505-2E9C-101B-9397-08002B2CF9AE}" pid="25" name="ClassificationContentMarkingFooterShapeIds">
    <vt:lpwstr>2f20a06c,21ec6b79,7f6b0c0,3e4b8890,4dc38af3,78de05fe</vt:lpwstr>
  </property>
  <property fmtid="{D5CDD505-2E9C-101B-9397-08002B2CF9AE}" pid="26" name="MSIP_Label_2e952e98-911c-4aff-840a-f71bc6baaf7f_SetDate">
    <vt:lpwstr>2024-10-24T16:28:30Z</vt:lpwstr>
  </property>
  <property fmtid="{D5CDD505-2E9C-101B-9397-08002B2CF9AE}" pid="27" name="MSIP_Label_2e952e98-911c-4aff-840a-f71bc6baaf7f_ActionId">
    <vt:lpwstr>e5b17698-2897-44d2-9d80-a7bccf359988</vt:lpwstr>
  </property>
  <property fmtid="{D5CDD505-2E9C-101B-9397-08002B2CF9AE}" pid="28" name="docLang">
    <vt:lpwstr>en</vt:lpwstr>
  </property>
  <property fmtid="{D5CDD505-2E9C-101B-9397-08002B2CF9AE}" pid="29" name="Order">
    <vt:r8>679400</vt:r8>
  </property>
</Properties>
</file>