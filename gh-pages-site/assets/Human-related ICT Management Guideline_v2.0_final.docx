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921AE" w14:textId="77777777" w:rsidR="00296B03" w:rsidRPr="00920B8B" w:rsidRDefault="00073022" w:rsidP="00FD1D04">
      <w:pPr>
        <w:rPr>
          <w:rFonts w:ascii="Arial" w:hAnsi="Arial" w:cs="Arial"/>
          <w:b/>
          <w:bCs/>
          <w:sz w:val="20"/>
          <w:szCs w:val="20"/>
        </w:rPr>
      </w:pPr>
      <w:ins w:id="0" w:author="Hanh Nguyen" w:date="2026-07-30T13:08:00Z" w16du:dateUtc="2026-07-30T11:08:00Z">
        <w:r w:rsidRPr="0061785A">
          <w:rPr>
            <w:rFonts w:ascii="Arial" w:hAnsi="Arial" w:cs="Arial"/>
            <w:b/>
            <w:bCs/>
            <w:noProof/>
            <w:sz w:val="20"/>
            <w:szCs w:val="20"/>
            <w:lang w:val="en-GB"/>
          </w:rPr>
          <mc:AlternateContent>
            <mc:Choice Requires="wps">
              <w:drawing>
                <wp:anchor distT="0" distB="0" distL="114300" distR="114300" simplePos="0" relativeHeight="251660289" behindDoc="0" locked="0" layoutInCell="1" allowOverlap="1" wp14:anchorId="76A36299" wp14:editId="6AC24252">
                  <wp:simplePos x="0" y="0"/>
                  <wp:positionH relativeFrom="margin">
                    <wp:align>left</wp:align>
                  </wp:positionH>
                  <wp:positionV relativeFrom="paragraph">
                    <wp:posOffset>8142701</wp:posOffset>
                  </wp:positionV>
                  <wp:extent cx="6761142" cy="1299061"/>
                  <wp:effectExtent l="0" t="0" r="1905" b="0"/>
                  <wp:wrapNone/>
                  <wp:docPr id="6" name="Text Box 6"/>
                  <wp:cNvGraphicFramePr/>
                  <a:graphic xmlns:a="http://schemas.openxmlformats.org/drawingml/2006/main">
                    <a:graphicData uri="http://schemas.microsoft.com/office/word/2010/wordprocessingShape">
                      <wps:wsp>
                        <wps:cNvSpPr txBox="1"/>
                        <wps:spPr>
                          <a:xfrm>
                            <a:off x="0" y="0"/>
                            <a:ext cx="6761142" cy="1299061"/>
                          </a:xfrm>
                          <a:prstGeom prst="rect">
                            <a:avLst/>
                          </a:prstGeom>
                          <a:solidFill>
                            <a:schemeClr val="lt1"/>
                          </a:solidFill>
                          <a:ln w="6350">
                            <a:noFill/>
                          </a:ln>
                        </wps:spPr>
                        <wps:txbx>
                          <w:txbxContent>
                            <w:p w14:paraId="5B4D2A3A" w14:textId="77777777" w:rsidR="00073022" w:rsidRPr="00551840" w:rsidRDefault="00073022" w:rsidP="00073022">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3A59C9E0" w14:textId="77777777" w:rsidR="00073022" w:rsidRPr="00551840" w:rsidRDefault="00073022" w:rsidP="00073022">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A36299" id="_x0000_t202" coordsize="21600,21600" o:spt="202" path="m,l,21600r21600,l21600,xe">
                  <v:stroke joinstyle="miter"/>
                  <v:path gradientshapeok="t" o:connecttype="rect"/>
                </v:shapetype>
                <v:shape id="Text Box 6" o:spid="_x0000_s1026" type="#_x0000_t202" style="position:absolute;margin-left:0;margin-top:641.15pt;width:532.35pt;height:102.3pt;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" fillcolor="white [3201]" stroked="f" strokeweight=".5pt">
                  <v:textbox>
                    <w:txbxContent>
                      <w:p w14:paraId="340278C0" w14:textId="77777777" w:rsidR="00073022" w:rsidRPr="00551840" w:rsidRDefault="00073022" w:rsidP="00073022">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w:t>
                        </w:r>
                        <w:proofErr w:type="gramStart"/>
                        <w:r w:rsidRPr="001D40DA">
                          <w:rPr>
                            <w:rFonts w:ascii="Arial" w:hAnsi="Arial" w:cs="Arial"/>
                            <w:sz w:val="20"/>
                            <w:szCs w:val="20"/>
                          </w:rPr>
                          <w:t>avoided</w:t>
                        </w:r>
                        <w:proofErr w:type="gramEnd"/>
                        <w:r w:rsidRPr="001D40DA">
                          <w:rPr>
                            <w:rFonts w:ascii="Arial" w:hAnsi="Arial" w:cs="Arial"/>
                            <w:sz w:val="20"/>
                            <w:szCs w:val="20"/>
                          </w:rPr>
                          <w:t xml:space="preserve"> and all employees of any gender identity (m/f/d) are addressed.</w:t>
                        </w:r>
                      </w:p>
                      <w:p w14:paraId="5DDF2348" w14:textId="77777777" w:rsidR="00073022" w:rsidRPr="00551840" w:rsidRDefault="00073022" w:rsidP="00073022">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v:textbox>
                  <w10:wrap anchorx="margin"/>
                </v:shape>
              </w:pict>
            </mc:Fallback>
          </mc:AlternateContent>
        </w:r>
      </w:ins>
      <w:r w:rsidR="007111EB" w:rsidRPr="00920B8B">
        <w:rPr>
          <w:noProof/>
        </w:rPr>
        <w:drawing>
          <wp:inline distT="0" distB="0" distL="0" distR="0" wp14:anchorId="51E8A666" wp14:editId="67E79E29">
            <wp:extent cx="1115060" cy="1108075"/>
            <wp:effectExtent l="0" t="0" r="8890" b="0"/>
            <wp:docPr id="1419251948" name="Picture 1">
              <a:extLst xmlns:a="http://schemas.openxmlformats.org/drawingml/2006/main">
                <a:ext uri="{FF2B5EF4-FFF2-40B4-BE49-F238E27FC236}">
                  <a16:creationId xmlns:a16="http://schemas.microsoft.com/office/drawing/2014/main" id="{A384A5A2-6C48-5901-3327-2A5A21826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384A5A2-6C48-5901-3327-2A5A21826D07}"/>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115060" cy="1108075"/>
                    </a:xfrm>
                    <a:prstGeom prst="rect">
                      <a:avLst/>
                    </a:prstGeom>
                  </pic:spPr>
                </pic:pic>
              </a:graphicData>
            </a:graphic>
          </wp:inline>
        </w:drawing>
      </w:r>
      <w:r w:rsidR="00DC4AD0" w:rsidRPr="00920B8B">
        <w:rPr>
          <w:rFonts w:ascii="Arial" w:hAnsi="Arial" w:cs="Arial"/>
          <w:b/>
          <w:bCs/>
          <w:noProof/>
          <w:sz w:val="20"/>
          <w:szCs w:val="20"/>
        </w:rPr>
        <w:drawing>
          <wp:anchor distT="0" distB="0" distL="114300" distR="114300" simplePos="0" relativeHeight="251658241" behindDoc="1" locked="0" layoutInCell="1" allowOverlap="1" wp14:anchorId="40E151B7" wp14:editId="3384256A">
            <wp:simplePos x="0" y="0"/>
            <wp:positionH relativeFrom="column">
              <wp:posOffset>4052570</wp:posOffset>
            </wp:positionH>
            <wp:positionV relativeFrom="paragraph">
              <wp:posOffset>-461010</wp:posOffset>
            </wp:positionV>
            <wp:extent cx="2486372" cy="59063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486372" cy="590632"/>
                    </a:xfrm>
                    <a:prstGeom prst="rect">
                      <a:avLst/>
                    </a:prstGeom>
                  </pic:spPr>
                </pic:pic>
              </a:graphicData>
            </a:graphic>
          </wp:anchor>
        </w:drawing>
      </w:r>
      <w:bookmarkStart w:id="1" w:name="_Hlk158814414"/>
      <w:bookmarkEnd w:id="1"/>
      <w:r w:rsidR="001E2930" w:rsidRPr="00920B8B">
        <w:rPr>
          <w:rFonts w:ascii="Arial" w:hAnsi="Arial" w:cs="Arial"/>
          <w:b/>
          <w:bCs/>
          <w:noProof/>
          <w:sz w:val="20"/>
          <w:szCs w:val="20"/>
        </w:rPr>
        <mc:AlternateContent>
          <mc:Choice Requires="wps">
            <w:drawing>
              <wp:anchor distT="0" distB="0" distL="114300" distR="114300" simplePos="0" relativeHeight="251658240" behindDoc="0" locked="0" layoutInCell="1" allowOverlap="1" wp14:anchorId="0F9F916C" wp14:editId="04E25433">
                <wp:simplePos x="0" y="0"/>
                <wp:positionH relativeFrom="column">
                  <wp:posOffset>143123</wp:posOffset>
                </wp:positionH>
                <wp:positionV relativeFrom="paragraph">
                  <wp:posOffset>3315694</wp:posOffset>
                </wp:positionV>
                <wp:extent cx="5740400" cy="2154555"/>
                <wp:effectExtent l="0" t="0" r="0" b="0"/>
                <wp:wrapNone/>
                <wp:docPr id="2" name="Text Box 2"/>
                <wp:cNvGraphicFramePr/>
                <a:graphic xmlns:a="http://schemas.openxmlformats.org/drawingml/2006/main">
                  <a:graphicData uri="http://schemas.microsoft.com/office/word/2010/wordprocessingShape">
                    <wps:wsp>
                      <wps:cNvSpPr/>
                      <wps:spPr>
                        <a:xfrm>
                          <a:off x="0" y="0"/>
                          <a:ext cx="5740400" cy="2154555"/>
                        </a:xfrm>
                        <a:prstGeom prst="rect">
                          <a:avLst/>
                        </a:prstGeom>
                        <a:noFill/>
                        <a:ln w="6350">
                          <a:noFill/>
                        </a:ln>
                      </wps:spPr>
                      <wps:txbx>
                        <w:txbxContent>
                          <w:p w14:paraId="6F53242D" w14:textId="77777777" w:rsidR="001D686F" w:rsidRPr="00920B8B" w:rsidRDefault="00994169" w:rsidP="00BA008E">
                            <w:pPr>
                              <w:spacing w:line="276" w:lineRule="auto"/>
                              <w:jc w:val="center"/>
                              <w:rPr>
                                <w:rFonts w:ascii="Arial" w:hAnsi="Arial" w:cs="Arial"/>
                                <w:b/>
                                <w:bCs/>
                                <w:sz w:val="52"/>
                                <w:szCs w:val="52"/>
                              </w:rPr>
                            </w:pPr>
                            <w:r w:rsidRPr="00920B8B">
                              <w:rPr>
                                <w:rFonts w:ascii="Arial" w:hAnsi="Arial" w:cs="Arial"/>
                                <w:b/>
                                <w:bCs/>
                                <w:sz w:val="52"/>
                                <w:szCs w:val="52"/>
                              </w:rPr>
                              <w:t xml:space="preserve">Human-related ICT </w:t>
                            </w:r>
                            <w:r w:rsidR="00D55C18" w:rsidRPr="00920B8B">
                              <w:rPr>
                                <w:rFonts w:ascii="Arial" w:hAnsi="Arial" w:cs="Arial"/>
                                <w:b/>
                                <w:bCs/>
                                <w:sz w:val="52"/>
                                <w:szCs w:val="52"/>
                              </w:rPr>
                              <w:t>Management</w:t>
                            </w:r>
                            <w:r w:rsidRPr="00920B8B">
                              <w:rPr>
                                <w:rFonts w:ascii="Arial" w:hAnsi="Arial" w:cs="Arial"/>
                                <w:b/>
                                <w:bCs/>
                                <w:sz w:val="52"/>
                                <w:szCs w:val="52"/>
                              </w:rPr>
                              <w:t xml:space="preserve"> </w:t>
                            </w:r>
                            <w:r w:rsidR="00922BB7" w:rsidRPr="00920B8B">
                              <w:rPr>
                                <w:rFonts w:ascii="Arial" w:hAnsi="Arial" w:cs="Arial"/>
                                <w:b/>
                                <w:bCs/>
                                <w:sz w:val="52"/>
                                <w:szCs w:val="52"/>
                              </w:rPr>
                              <w:t>Guideline</w:t>
                            </w:r>
                          </w:p>
                          <w:p w14:paraId="639FC8E2" w14:textId="77777777" w:rsidR="00A504C9" w:rsidRPr="00920B8B" w:rsidRDefault="00A504C9" w:rsidP="00BA008E">
                            <w:pPr>
                              <w:spacing w:line="276" w:lineRule="auto"/>
                              <w:jc w:val="center"/>
                              <w:rPr>
                                <w:rFonts w:ascii="Arial" w:hAnsi="Arial" w:cs="Arial"/>
                                <w:sz w:val="28"/>
                                <w:szCs w:val="28"/>
                              </w:rPr>
                            </w:pPr>
                            <w:r w:rsidRPr="00920B8B">
                              <w:rPr>
                                <w:rFonts w:ascii="Arial" w:hAnsi="Arial" w:cs="Arial"/>
                                <w:sz w:val="28"/>
                                <w:szCs w:val="28"/>
                              </w:rPr>
                              <w:t xml:space="preserve">Version: </w:t>
                            </w:r>
                            <w:r w:rsidR="00DC68F1">
                              <w:rPr>
                                <w:rFonts w:ascii="Arial" w:hAnsi="Arial" w:cs="Arial"/>
                                <w:sz w:val="28"/>
                                <w:szCs w:val="28"/>
                                <w:highlight w:val="yellow"/>
                              </w:rPr>
                              <w:t>2</w:t>
                            </w:r>
                            <w:r w:rsidRPr="0076320D">
                              <w:rPr>
                                <w:rFonts w:ascii="Arial" w:hAnsi="Arial" w:cs="Arial"/>
                                <w:sz w:val="28"/>
                                <w:szCs w:val="28"/>
                                <w:highlight w:val="yellow"/>
                              </w:rPr>
                              <w:t>.</w:t>
                            </w:r>
                            <w:r w:rsidR="00DC68F1" w:rsidRPr="00AB55AF">
                              <w:rPr>
                                <w:rFonts w:ascii="Arial" w:hAnsi="Arial" w:cs="Arial"/>
                                <w:sz w:val="28"/>
                                <w:szCs w:val="28"/>
                                <w:highlight w:val="yellow"/>
                              </w:rPr>
                              <w:t>0</w:t>
                            </w:r>
                          </w:p>
                          <w:p w14:paraId="03EA6DBB" w14:textId="2EB64429" w:rsidR="00A504C9" w:rsidRPr="00920B8B" w:rsidRDefault="00A504C9" w:rsidP="00BA008E">
                            <w:pPr>
                              <w:spacing w:line="276" w:lineRule="auto"/>
                              <w:jc w:val="center"/>
                              <w:rPr>
                                <w:rFonts w:ascii="Arial" w:hAnsi="Arial" w:cs="Arial"/>
                                <w:sz w:val="28"/>
                                <w:szCs w:val="28"/>
                              </w:rPr>
                            </w:pPr>
                            <w:r w:rsidRPr="00920B8B">
                              <w:rPr>
                                <w:rFonts w:ascii="Arial" w:hAnsi="Arial" w:cs="Arial"/>
                                <w:sz w:val="28"/>
                                <w:szCs w:val="28"/>
                              </w:rPr>
                              <w:t xml:space="preserve">Valid From Date: </w:t>
                            </w:r>
                            <w:r w:rsidR="0098694C" w:rsidRPr="00327EA5">
                              <w:rPr>
                                <w:rFonts w:ascii="Arial" w:hAnsi="Arial" w:cs="Arial"/>
                                <w:color w:val="000000"/>
                                <w:sz w:val="28"/>
                                <w:szCs w:val="28"/>
                                <w:highlight w:val="yellow"/>
                              </w:rPr>
                              <w:t>1</w:t>
                            </w:r>
                            <w:r w:rsidR="00F70F0F">
                              <w:rPr>
                                <w:rFonts w:ascii="Arial" w:hAnsi="Arial" w:cs="Arial"/>
                                <w:color w:val="000000"/>
                                <w:sz w:val="28"/>
                                <w:szCs w:val="28"/>
                                <w:highlight w:val="yellow"/>
                              </w:rPr>
                              <w:t>9</w:t>
                            </w:r>
                            <w:r w:rsidR="0098694C" w:rsidRPr="00327EA5">
                              <w:rPr>
                                <w:rFonts w:ascii="Arial" w:hAnsi="Arial" w:cs="Arial"/>
                                <w:color w:val="000000"/>
                                <w:sz w:val="28"/>
                                <w:szCs w:val="28"/>
                                <w:highlight w:val="yellow"/>
                              </w:rPr>
                              <w:t>.08.2026</w:t>
                            </w:r>
                          </w:p>
                          <w:p w14:paraId="53805A6D" w14:textId="77777777" w:rsidR="000E21A8" w:rsidRDefault="000E21A8" w:rsidP="00BA008E">
                            <w:pPr>
                              <w:spacing w:line="276" w:lineRule="auto"/>
                              <w:jc w:val="center"/>
                              <w:rPr>
                                <w:rFonts w:ascii="Arial" w:hAnsi="Arial" w:cs="Arial"/>
                                <w:sz w:val="28"/>
                                <w:szCs w:val="28"/>
                              </w:rPr>
                            </w:pPr>
                            <w:r>
                              <w:rPr>
                                <w:rFonts w:ascii="Arial" w:hAnsi="Arial" w:cs="Arial"/>
                                <w:sz w:val="28"/>
                                <w:szCs w:val="28"/>
                              </w:rPr>
                              <w:t xml:space="preserve">Last Review Date: </w:t>
                            </w:r>
                            <w:r w:rsidR="007138FA" w:rsidRPr="00327EA5">
                              <w:rPr>
                                <w:rFonts w:ascii="Arial" w:hAnsi="Arial" w:cs="Arial"/>
                                <w:color w:val="000000"/>
                                <w:sz w:val="28"/>
                                <w:szCs w:val="28"/>
                                <w:highlight w:val="yellow"/>
                              </w:rPr>
                              <w:t>14.08.2026</w:t>
                            </w:r>
                          </w:p>
                          <w:p w14:paraId="7E19E9FA" w14:textId="77777777" w:rsidR="001373A1" w:rsidRPr="00920B8B" w:rsidRDefault="000E21A8" w:rsidP="00BA008E">
                            <w:pPr>
                              <w:spacing w:line="276" w:lineRule="auto"/>
                              <w:jc w:val="center"/>
                              <w:rPr>
                                <w:rFonts w:ascii="Arial" w:hAnsi="Arial" w:cs="Arial"/>
                                <w:sz w:val="28"/>
                                <w:szCs w:val="28"/>
                              </w:rPr>
                            </w:pPr>
                            <w:r>
                              <w:rPr>
                                <w:rFonts w:ascii="Arial" w:hAnsi="Arial" w:cs="Arial"/>
                                <w:sz w:val="28"/>
                                <w:szCs w:val="28"/>
                              </w:rPr>
                              <w:t> </w:t>
                            </w:r>
                          </w:p>
                        </w:txbxContent>
                      </wps:txbx>
                      <wps:bodyPr spcFirstLastPara="0" wrap="square" lIns="91440" tIns="45720" rIns="91440" bIns="45720" anchor="t">
                        <a:noAutofit/>
                      </wps:bodyPr>
                    </wps:wsp>
                  </a:graphicData>
                </a:graphic>
              </wp:anchor>
            </w:drawing>
          </mc:Choice>
          <mc:Fallback>
            <w:pict>
              <v:rect w14:anchorId="0F9F916C" id="Text Box 2" o:spid="_x0000_s1027" style="position:absolute;margin-left:11.25pt;margin-top:261.1pt;width:452pt;height:169.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" filled="f" stroked="f" strokeweight=".5pt">
                <v:textbox>
                  <w:txbxContent>
                    <w:p w14:paraId="6F53242D" w14:textId="77777777" w:rsidR="001D686F" w:rsidRPr="00920B8B" w:rsidRDefault="00994169" w:rsidP="00BA008E">
                      <w:pPr>
                        <w:spacing w:line="276" w:lineRule="auto"/>
                        <w:jc w:val="center"/>
                        <w:rPr>
                          <w:rFonts w:ascii="Arial" w:hAnsi="Arial" w:cs="Arial"/>
                          <w:b/>
                          <w:bCs/>
                          <w:sz w:val="52"/>
                          <w:szCs w:val="52"/>
                        </w:rPr>
                      </w:pPr>
                      <w:r w:rsidRPr="00920B8B">
                        <w:rPr>
                          <w:rFonts w:ascii="Arial" w:hAnsi="Arial" w:cs="Arial"/>
                          <w:b/>
                          <w:bCs/>
                          <w:sz w:val="52"/>
                          <w:szCs w:val="52"/>
                        </w:rPr>
                        <w:t xml:space="preserve">Human-related ICT </w:t>
                      </w:r>
                      <w:r w:rsidR="00D55C18" w:rsidRPr="00920B8B">
                        <w:rPr>
                          <w:rFonts w:ascii="Arial" w:hAnsi="Arial" w:cs="Arial"/>
                          <w:b/>
                          <w:bCs/>
                          <w:sz w:val="52"/>
                          <w:szCs w:val="52"/>
                        </w:rPr>
                        <w:t>Management</w:t>
                      </w:r>
                      <w:r w:rsidRPr="00920B8B">
                        <w:rPr>
                          <w:rFonts w:ascii="Arial" w:hAnsi="Arial" w:cs="Arial"/>
                          <w:b/>
                          <w:bCs/>
                          <w:sz w:val="52"/>
                          <w:szCs w:val="52"/>
                        </w:rPr>
                        <w:t xml:space="preserve"> </w:t>
                      </w:r>
                      <w:r w:rsidR="00922BB7" w:rsidRPr="00920B8B">
                        <w:rPr>
                          <w:rFonts w:ascii="Arial" w:hAnsi="Arial" w:cs="Arial"/>
                          <w:b/>
                          <w:bCs/>
                          <w:sz w:val="52"/>
                          <w:szCs w:val="52"/>
                        </w:rPr>
                        <w:t>Guideline</w:t>
                      </w:r>
                    </w:p>
                    <w:p w14:paraId="639FC8E2" w14:textId="77777777" w:rsidR="00A504C9" w:rsidRPr="00920B8B" w:rsidRDefault="00A504C9" w:rsidP="00BA008E">
                      <w:pPr>
                        <w:spacing w:line="276" w:lineRule="auto"/>
                        <w:jc w:val="center"/>
                        <w:rPr>
                          <w:rFonts w:ascii="Arial" w:hAnsi="Arial" w:cs="Arial"/>
                          <w:sz w:val="28"/>
                          <w:szCs w:val="28"/>
                        </w:rPr>
                      </w:pPr>
                      <w:r w:rsidRPr="00920B8B">
                        <w:rPr>
                          <w:rFonts w:ascii="Arial" w:hAnsi="Arial" w:cs="Arial"/>
                          <w:sz w:val="28"/>
                          <w:szCs w:val="28"/>
                        </w:rPr>
                        <w:t xml:space="preserve">Version: </w:t>
                      </w:r>
                      <w:r w:rsidR="00DC68F1">
                        <w:rPr>
                          <w:rFonts w:ascii="Arial" w:hAnsi="Arial" w:cs="Arial"/>
                          <w:sz w:val="28"/>
                          <w:szCs w:val="28"/>
                          <w:highlight w:val="yellow"/>
                        </w:rPr>
                        <w:t>2</w:t>
                      </w:r>
                      <w:r w:rsidRPr="0076320D">
                        <w:rPr>
                          <w:rFonts w:ascii="Arial" w:hAnsi="Arial" w:cs="Arial"/>
                          <w:sz w:val="28"/>
                          <w:szCs w:val="28"/>
                          <w:highlight w:val="yellow"/>
                        </w:rPr>
                        <w:t>.</w:t>
                      </w:r>
                      <w:r w:rsidR="00DC68F1" w:rsidRPr="00AB55AF">
                        <w:rPr>
                          <w:rFonts w:ascii="Arial" w:hAnsi="Arial" w:cs="Arial"/>
                          <w:sz w:val="28"/>
                          <w:szCs w:val="28"/>
                          <w:highlight w:val="yellow"/>
                        </w:rPr>
                        <w:t>0</w:t>
                      </w:r>
                    </w:p>
                    <w:p w14:paraId="03EA6DBB" w14:textId="2EB64429" w:rsidR="00A504C9" w:rsidRPr="00920B8B" w:rsidRDefault="00A504C9" w:rsidP="00BA008E">
                      <w:pPr>
                        <w:spacing w:line="276" w:lineRule="auto"/>
                        <w:jc w:val="center"/>
                        <w:rPr>
                          <w:rFonts w:ascii="Arial" w:hAnsi="Arial" w:cs="Arial"/>
                          <w:sz w:val="28"/>
                          <w:szCs w:val="28"/>
                        </w:rPr>
                      </w:pPr>
                      <w:r w:rsidRPr="00920B8B">
                        <w:rPr>
                          <w:rFonts w:ascii="Arial" w:hAnsi="Arial" w:cs="Arial"/>
                          <w:sz w:val="28"/>
                          <w:szCs w:val="28"/>
                        </w:rPr>
                        <w:t xml:space="preserve">Valid From Date: </w:t>
                      </w:r>
                      <w:r w:rsidR="0098694C" w:rsidRPr="00327EA5">
                        <w:rPr>
                          <w:rFonts w:ascii="Arial" w:hAnsi="Arial" w:cs="Arial"/>
                          <w:color w:val="000000"/>
                          <w:sz w:val="28"/>
                          <w:szCs w:val="28"/>
                          <w:highlight w:val="yellow"/>
                        </w:rPr>
                        <w:t>1</w:t>
                      </w:r>
                      <w:r w:rsidR="00F70F0F">
                        <w:rPr>
                          <w:rFonts w:ascii="Arial" w:hAnsi="Arial" w:cs="Arial"/>
                          <w:color w:val="000000"/>
                          <w:sz w:val="28"/>
                          <w:szCs w:val="28"/>
                          <w:highlight w:val="yellow"/>
                        </w:rPr>
                        <w:t>9</w:t>
                      </w:r>
                      <w:r w:rsidR="0098694C" w:rsidRPr="00327EA5">
                        <w:rPr>
                          <w:rFonts w:ascii="Arial" w:hAnsi="Arial" w:cs="Arial"/>
                          <w:color w:val="000000"/>
                          <w:sz w:val="28"/>
                          <w:szCs w:val="28"/>
                          <w:highlight w:val="yellow"/>
                        </w:rPr>
                        <w:t>.08.2026</w:t>
                      </w:r>
                    </w:p>
                    <w:p w14:paraId="53805A6D" w14:textId="77777777" w:rsidR="000E21A8" w:rsidRDefault="000E21A8" w:rsidP="00BA008E">
                      <w:pPr>
                        <w:spacing w:line="276" w:lineRule="auto"/>
                        <w:jc w:val="center"/>
                        <w:rPr>
                          <w:rFonts w:ascii="Arial" w:hAnsi="Arial" w:cs="Arial"/>
                          <w:sz w:val="28"/>
                          <w:szCs w:val="28"/>
                        </w:rPr>
                      </w:pPr>
                      <w:r>
                        <w:rPr>
                          <w:rFonts w:ascii="Arial" w:hAnsi="Arial" w:cs="Arial"/>
                          <w:sz w:val="28"/>
                          <w:szCs w:val="28"/>
                        </w:rPr>
                        <w:t xml:space="preserve">Last Review Date: </w:t>
                      </w:r>
                      <w:r w:rsidR="007138FA" w:rsidRPr="00327EA5">
                        <w:rPr>
                          <w:rFonts w:ascii="Arial" w:hAnsi="Arial" w:cs="Arial"/>
                          <w:color w:val="000000"/>
                          <w:sz w:val="28"/>
                          <w:szCs w:val="28"/>
                          <w:highlight w:val="yellow"/>
                        </w:rPr>
                        <w:t>14.08.2026</w:t>
                      </w:r>
                    </w:p>
                    <w:p w14:paraId="7E19E9FA" w14:textId="77777777" w:rsidR="001373A1" w:rsidRPr="00920B8B" w:rsidRDefault="000E21A8" w:rsidP="00BA008E">
                      <w:pPr>
                        <w:spacing w:line="276" w:lineRule="auto"/>
                        <w:jc w:val="center"/>
                        <w:rPr>
                          <w:rFonts w:ascii="Arial" w:hAnsi="Arial" w:cs="Arial"/>
                          <w:sz w:val="28"/>
                          <w:szCs w:val="28"/>
                        </w:rPr>
                      </w:pPr>
                      <w:r>
                        <w:rPr>
                          <w:rFonts w:ascii="Arial" w:hAnsi="Arial" w:cs="Arial"/>
                          <w:sz w:val="28"/>
                          <w:szCs w:val="28"/>
                        </w:rPr>
                        <w:t> </w:t>
                      </w:r>
                    </w:p>
                  </w:txbxContent>
                </v:textbox>
              </v:rect>
            </w:pict>
          </mc:Fallback>
        </mc:AlternateContent>
      </w:r>
      <w:r w:rsidR="00296B03" w:rsidRPr="00920B8B">
        <w:br w:type="page"/>
      </w:r>
    </w:p>
    <w:p w14:paraId="39BE1057" w14:textId="77777777" w:rsidR="00F4574E" w:rsidRPr="00920B8B" w:rsidRDefault="00F4574E" w:rsidP="00F4574E">
      <w:pPr>
        <w:sectPr w:rsidR="00F4574E" w:rsidRPr="00920B8B" w:rsidSect="00DD2BA7">
          <w:headerReference w:type="even" r:id="rId13"/>
          <w:headerReference w:type="default" r:id="rId14"/>
          <w:footerReference w:type="even" r:id="rId15"/>
          <w:footerReference w:type="default" r:id="rId16"/>
          <w:headerReference w:type="first" r:id="rId17"/>
          <w:footerReference w:type="first" r:id="rId18"/>
          <w:pgSz w:w="11906" w:h="16838" w:code="9"/>
          <w:pgMar w:top="1236" w:right="900" w:bottom="266" w:left="900" w:header="720" w:footer="720" w:gutter="0"/>
          <w:cols w:space="720"/>
          <w:noEndnote/>
          <w:docGrid w:linePitch="299"/>
        </w:sectPr>
      </w:pPr>
    </w:p>
    <w:p w14:paraId="4B85A475" w14:textId="77777777" w:rsidR="00296B03" w:rsidRPr="00920B8B" w:rsidRDefault="0027643D">
      <w:pPr>
        <w:rPr>
          <w:rFonts w:ascii="Arial" w:hAnsi="Arial" w:cs="Arial"/>
          <w:b/>
          <w:bCs/>
          <w:sz w:val="44"/>
          <w:szCs w:val="44"/>
        </w:rPr>
      </w:pPr>
      <w:r w:rsidRPr="00920B8B">
        <w:rPr>
          <w:rFonts w:ascii="Arial" w:hAnsi="Arial" w:cs="Arial"/>
          <w:b/>
          <w:bCs/>
          <w:sz w:val="44"/>
          <w:szCs w:val="44"/>
        </w:rPr>
        <w:lastRenderedPageBreak/>
        <w:t>Conten</w:t>
      </w:r>
      <w:r w:rsidR="00D04F64" w:rsidRPr="00920B8B">
        <w:rPr>
          <w:rFonts w:ascii="Arial" w:hAnsi="Arial" w:cs="Arial"/>
          <w:b/>
          <w:bCs/>
          <w:sz w:val="44"/>
          <w:szCs w:val="44"/>
        </w:rPr>
        <w:t>t</w:t>
      </w:r>
    </w:p>
    <w:p w14:paraId="610307F3" w14:textId="77777777" w:rsidR="001B44C5" w:rsidRPr="00920B8B" w:rsidRDefault="001B44C5" w:rsidP="00B55EAC">
      <w:pPr>
        <w:pStyle w:val="TOCHeading"/>
      </w:pPr>
    </w:p>
    <w:bookmarkStart w:id="2" w:name="_Toc155339176"/>
    <w:bookmarkStart w:id="3" w:name="_Toc155793138"/>
    <w:bookmarkStart w:id="4" w:name="_Toc155793187"/>
    <w:bookmarkStart w:id="5" w:name="_Toc155793311"/>
    <w:bookmarkStart w:id="6" w:name="_Toc155796976"/>
    <w:bookmarkEnd w:id="2"/>
    <w:bookmarkEnd w:id="3"/>
    <w:bookmarkEnd w:id="4"/>
    <w:bookmarkEnd w:id="5"/>
    <w:bookmarkEnd w:id="6"/>
    <w:p w14:paraId="4C54E140" w14:textId="77777777" w:rsidR="00193752" w:rsidRDefault="00B84BD4">
      <w:pPr>
        <w:pStyle w:val="TOC1"/>
        <w:rPr>
          <w:rFonts w:asciiTheme="minorHAnsi" w:eastAsiaTheme="minorEastAsia" w:hAnsiTheme="minorHAnsi"/>
          <w:noProof/>
          <w:kern w:val="2"/>
          <w:sz w:val="24"/>
          <w:szCs w:val="24"/>
          <w:lang w:val="en-DE" w:eastAsia="en-DE"/>
          <w14:ligatures w14:val="standardContextual"/>
        </w:rPr>
      </w:pPr>
      <w:r w:rsidRPr="00920B8B">
        <w:fldChar w:fldCharType="begin"/>
      </w:r>
      <w:r w:rsidR="001A364C" w:rsidRPr="00920B8B">
        <w:instrText>TOC \o "1-3" \z \u \h</w:instrText>
      </w:r>
      <w:r w:rsidRPr="00920B8B">
        <w:fldChar w:fldCharType="separate"/>
      </w:r>
      <w:hyperlink w:anchor="_Toc234399130" w:history="1">
        <w:r w:rsidR="00193752" w:rsidRPr="00311C5A">
          <w:rPr>
            <w:rStyle w:val="Hyperlink"/>
            <w:rFonts w:cs="Arial"/>
            <w:b/>
            <w:bCs/>
            <w:noProof/>
          </w:rPr>
          <w:t>1.</w:t>
        </w:r>
        <w:r w:rsidR="00193752">
          <w:rPr>
            <w:rFonts w:asciiTheme="minorHAnsi" w:eastAsiaTheme="minorEastAsia" w:hAnsiTheme="minorHAnsi"/>
            <w:noProof/>
            <w:kern w:val="2"/>
            <w:sz w:val="24"/>
            <w:szCs w:val="24"/>
            <w:lang w:val="en-DE" w:eastAsia="en-DE"/>
            <w14:ligatures w14:val="standardContextual"/>
          </w:rPr>
          <w:tab/>
        </w:r>
        <w:r w:rsidR="00193752" w:rsidRPr="00311C5A">
          <w:rPr>
            <w:rStyle w:val="Hyperlink"/>
            <w:rFonts w:cs="Arial"/>
            <w:b/>
            <w:bCs/>
            <w:noProof/>
          </w:rPr>
          <w:t>Purpose, Objectives and Basis</w:t>
        </w:r>
        <w:r w:rsidR="00193752">
          <w:rPr>
            <w:noProof/>
            <w:webHidden/>
          </w:rPr>
          <w:tab/>
        </w:r>
        <w:r w:rsidR="00193752">
          <w:rPr>
            <w:noProof/>
            <w:webHidden/>
          </w:rPr>
          <w:fldChar w:fldCharType="begin"/>
        </w:r>
        <w:r w:rsidR="00193752">
          <w:rPr>
            <w:noProof/>
            <w:webHidden/>
          </w:rPr>
          <w:instrText xml:space="preserve"> PAGEREF _Toc234399130 \h </w:instrText>
        </w:r>
        <w:r w:rsidR="00193752">
          <w:rPr>
            <w:noProof/>
            <w:webHidden/>
          </w:rPr>
        </w:r>
        <w:r w:rsidR="00193752">
          <w:rPr>
            <w:noProof/>
            <w:webHidden/>
          </w:rPr>
          <w:fldChar w:fldCharType="separate"/>
        </w:r>
        <w:r w:rsidR="00193752">
          <w:rPr>
            <w:noProof/>
            <w:webHidden/>
          </w:rPr>
          <w:t>4</w:t>
        </w:r>
        <w:r w:rsidR="00193752">
          <w:rPr>
            <w:noProof/>
            <w:webHidden/>
          </w:rPr>
          <w:fldChar w:fldCharType="end"/>
        </w:r>
      </w:hyperlink>
    </w:p>
    <w:p w14:paraId="6F522445" w14:textId="77777777" w:rsidR="00193752" w:rsidRDefault="00193752">
      <w:pPr>
        <w:pStyle w:val="TOC2"/>
        <w:rPr>
          <w:rFonts w:asciiTheme="minorHAnsi" w:eastAsiaTheme="minorEastAsia" w:hAnsiTheme="minorHAnsi"/>
          <w:noProof/>
          <w:kern w:val="2"/>
          <w:sz w:val="24"/>
          <w:szCs w:val="24"/>
          <w:lang w:val="en-DE" w:eastAsia="en-DE"/>
          <w14:ligatures w14:val="standardContextual"/>
        </w:rPr>
      </w:pPr>
      <w:hyperlink w:anchor="_Toc234399131" w:history="1">
        <w:r w:rsidRPr="00311C5A">
          <w:rPr>
            <w:rStyle w:val="Hyperlink"/>
            <w:rFonts w:cs="Arial"/>
            <w:noProof/>
          </w:rPr>
          <w:t>1.1.</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noProof/>
          </w:rPr>
          <w:t>Purpose and Objectives</w:t>
        </w:r>
        <w:r>
          <w:rPr>
            <w:noProof/>
            <w:webHidden/>
          </w:rPr>
          <w:tab/>
        </w:r>
        <w:r>
          <w:rPr>
            <w:noProof/>
            <w:webHidden/>
          </w:rPr>
          <w:fldChar w:fldCharType="begin"/>
        </w:r>
        <w:r>
          <w:rPr>
            <w:noProof/>
            <w:webHidden/>
          </w:rPr>
          <w:instrText xml:space="preserve"> PAGEREF _Toc234399131 \h </w:instrText>
        </w:r>
        <w:r>
          <w:rPr>
            <w:noProof/>
            <w:webHidden/>
          </w:rPr>
        </w:r>
        <w:r>
          <w:rPr>
            <w:noProof/>
            <w:webHidden/>
          </w:rPr>
          <w:fldChar w:fldCharType="separate"/>
        </w:r>
        <w:r>
          <w:rPr>
            <w:noProof/>
            <w:webHidden/>
          </w:rPr>
          <w:t>4</w:t>
        </w:r>
        <w:r>
          <w:rPr>
            <w:noProof/>
            <w:webHidden/>
          </w:rPr>
          <w:fldChar w:fldCharType="end"/>
        </w:r>
      </w:hyperlink>
    </w:p>
    <w:p w14:paraId="3D466AF8" w14:textId="77777777" w:rsidR="00193752" w:rsidRDefault="00193752">
      <w:pPr>
        <w:pStyle w:val="TOC2"/>
        <w:rPr>
          <w:rFonts w:asciiTheme="minorHAnsi" w:eastAsiaTheme="minorEastAsia" w:hAnsiTheme="minorHAnsi"/>
          <w:noProof/>
          <w:kern w:val="2"/>
          <w:sz w:val="24"/>
          <w:szCs w:val="24"/>
          <w:lang w:val="en-DE" w:eastAsia="en-DE"/>
          <w14:ligatures w14:val="standardContextual"/>
        </w:rPr>
      </w:pPr>
      <w:hyperlink w:anchor="_Toc234399132" w:history="1">
        <w:r w:rsidRPr="00311C5A">
          <w:rPr>
            <w:rStyle w:val="Hyperlink"/>
            <w:rFonts w:cs="Arial"/>
            <w:noProof/>
          </w:rPr>
          <w:t>1.2.</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noProof/>
          </w:rPr>
          <w:t>Basis of this Guideline</w:t>
        </w:r>
        <w:r>
          <w:rPr>
            <w:noProof/>
            <w:webHidden/>
          </w:rPr>
          <w:tab/>
        </w:r>
        <w:r>
          <w:rPr>
            <w:noProof/>
            <w:webHidden/>
          </w:rPr>
          <w:fldChar w:fldCharType="begin"/>
        </w:r>
        <w:r>
          <w:rPr>
            <w:noProof/>
            <w:webHidden/>
          </w:rPr>
          <w:instrText xml:space="preserve"> PAGEREF _Toc234399132 \h </w:instrText>
        </w:r>
        <w:r>
          <w:rPr>
            <w:noProof/>
            <w:webHidden/>
          </w:rPr>
        </w:r>
        <w:r>
          <w:rPr>
            <w:noProof/>
            <w:webHidden/>
          </w:rPr>
          <w:fldChar w:fldCharType="separate"/>
        </w:r>
        <w:r>
          <w:rPr>
            <w:noProof/>
            <w:webHidden/>
          </w:rPr>
          <w:t>5</w:t>
        </w:r>
        <w:r>
          <w:rPr>
            <w:noProof/>
            <w:webHidden/>
          </w:rPr>
          <w:fldChar w:fldCharType="end"/>
        </w:r>
      </w:hyperlink>
    </w:p>
    <w:p w14:paraId="51828854" w14:textId="77777777" w:rsidR="00193752" w:rsidRDefault="00193752">
      <w:pPr>
        <w:pStyle w:val="TOC1"/>
        <w:rPr>
          <w:rFonts w:asciiTheme="minorHAnsi" w:eastAsiaTheme="minorEastAsia" w:hAnsiTheme="minorHAnsi"/>
          <w:noProof/>
          <w:kern w:val="2"/>
          <w:sz w:val="24"/>
          <w:szCs w:val="24"/>
          <w:lang w:val="en-DE" w:eastAsia="en-DE"/>
          <w14:ligatures w14:val="standardContextual"/>
        </w:rPr>
      </w:pPr>
      <w:hyperlink w:anchor="_Toc234399133" w:history="1">
        <w:r w:rsidRPr="00311C5A">
          <w:rPr>
            <w:rStyle w:val="Hyperlink"/>
            <w:rFonts w:cs="Arial"/>
            <w:b/>
            <w:bCs/>
            <w:noProof/>
          </w:rPr>
          <w:t>2.</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b/>
            <w:bCs/>
            <w:noProof/>
            <w:highlight w:val="yellow"/>
          </w:rPr>
          <w:t>Functional</w:t>
        </w:r>
        <w:r w:rsidRPr="00311C5A">
          <w:rPr>
            <w:rStyle w:val="Hyperlink"/>
            <w:rFonts w:cs="Arial"/>
            <w:b/>
            <w:bCs/>
            <w:noProof/>
          </w:rPr>
          <w:t xml:space="preserve"> Scope and Target Groups</w:t>
        </w:r>
        <w:r>
          <w:rPr>
            <w:noProof/>
            <w:webHidden/>
          </w:rPr>
          <w:tab/>
        </w:r>
        <w:r>
          <w:rPr>
            <w:noProof/>
            <w:webHidden/>
          </w:rPr>
          <w:fldChar w:fldCharType="begin"/>
        </w:r>
        <w:r>
          <w:rPr>
            <w:noProof/>
            <w:webHidden/>
          </w:rPr>
          <w:instrText xml:space="preserve"> PAGEREF _Toc234399133 \h </w:instrText>
        </w:r>
        <w:r>
          <w:rPr>
            <w:noProof/>
            <w:webHidden/>
          </w:rPr>
        </w:r>
        <w:r>
          <w:rPr>
            <w:noProof/>
            <w:webHidden/>
          </w:rPr>
          <w:fldChar w:fldCharType="separate"/>
        </w:r>
        <w:r>
          <w:rPr>
            <w:noProof/>
            <w:webHidden/>
          </w:rPr>
          <w:t>6</w:t>
        </w:r>
        <w:r>
          <w:rPr>
            <w:noProof/>
            <w:webHidden/>
          </w:rPr>
          <w:fldChar w:fldCharType="end"/>
        </w:r>
      </w:hyperlink>
    </w:p>
    <w:p w14:paraId="17B4EF5C" w14:textId="77777777" w:rsidR="00193752" w:rsidRDefault="00193752">
      <w:pPr>
        <w:pStyle w:val="TOC2"/>
        <w:rPr>
          <w:rFonts w:asciiTheme="minorHAnsi" w:eastAsiaTheme="minorEastAsia" w:hAnsiTheme="minorHAnsi"/>
          <w:noProof/>
          <w:kern w:val="2"/>
          <w:sz w:val="24"/>
          <w:szCs w:val="24"/>
          <w:lang w:val="en-DE" w:eastAsia="en-DE"/>
          <w14:ligatures w14:val="standardContextual"/>
        </w:rPr>
      </w:pPr>
      <w:hyperlink w:anchor="_Toc234399134" w:history="1">
        <w:r w:rsidRPr="00311C5A">
          <w:rPr>
            <w:rStyle w:val="Hyperlink"/>
            <w:rFonts w:cs="Arial"/>
            <w:noProof/>
          </w:rPr>
          <w:t>2.1.</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noProof/>
            <w:highlight w:val="yellow"/>
          </w:rPr>
          <w:t>Functional</w:t>
        </w:r>
        <w:r w:rsidRPr="00311C5A">
          <w:rPr>
            <w:rStyle w:val="Hyperlink"/>
            <w:rFonts w:cs="Arial"/>
            <w:noProof/>
          </w:rPr>
          <w:t xml:space="preserve"> scope of applicability</w:t>
        </w:r>
        <w:r>
          <w:rPr>
            <w:noProof/>
            <w:webHidden/>
          </w:rPr>
          <w:tab/>
        </w:r>
        <w:r>
          <w:rPr>
            <w:noProof/>
            <w:webHidden/>
          </w:rPr>
          <w:fldChar w:fldCharType="begin"/>
        </w:r>
        <w:r>
          <w:rPr>
            <w:noProof/>
            <w:webHidden/>
          </w:rPr>
          <w:instrText xml:space="preserve"> PAGEREF _Toc234399134 \h </w:instrText>
        </w:r>
        <w:r>
          <w:rPr>
            <w:noProof/>
            <w:webHidden/>
          </w:rPr>
        </w:r>
        <w:r>
          <w:rPr>
            <w:noProof/>
            <w:webHidden/>
          </w:rPr>
          <w:fldChar w:fldCharType="separate"/>
        </w:r>
        <w:r>
          <w:rPr>
            <w:noProof/>
            <w:webHidden/>
          </w:rPr>
          <w:t>6</w:t>
        </w:r>
        <w:r>
          <w:rPr>
            <w:noProof/>
            <w:webHidden/>
          </w:rPr>
          <w:fldChar w:fldCharType="end"/>
        </w:r>
      </w:hyperlink>
    </w:p>
    <w:p w14:paraId="134F6508" w14:textId="77777777" w:rsidR="00193752" w:rsidRDefault="00193752">
      <w:pPr>
        <w:pStyle w:val="TOC2"/>
        <w:rPr>
          <w:rFonts w:asciiTheme="minorHAnsi" w:eastAsiaTheme="minorEastAsia" w:hAnsiTheme="minorHAnsi"/>
          <w:noProof/>
          <w:kern w:val="2"/>
          <w:sz w:val="24"/>
          <w:szCs w:val="24"/>
          <w:lang w:val="en-DE" w:eastAsia="en-DE"/>
          <w14:ligatures w14:val="standardContextual"/>
        </w:rPr>
      </w:pPr>
      <w:hyperlink w:anchor="_Toc234399135" w:history="1">
        <w:r w:rsidRPr="00311C5A">
          <w:rPr>
            <w:rStyle w:val="Hyperlink"/>
            <w:rFonts w:cs="Arial"/>
            <w:noProof/>
          </w:rPr>
          <w:t>2.2.</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noProof/>
          </w:rPr>
          <w:t>Target groups</w:t>
        </w:r>
        <w:r>
          <w:rPr>
            <w:noProof/>
            <w:webHidden/>
          </w:rPr>
          <w:tab/>
        </w:r>
        <w:r>
          <w:rPr>
            <w:noProof/>
            <w:webHidden/>
          </w:rPr>
          <w:fldChar w:fldCharType="begin"/>
        </w:r>
        <w:r>
          <w:rPr>
            <w:noProof/>
            <w:webHidden/>
          </w:rPr>
          <w:instrText xml:space="preserve"> PAGEREF _Toc234399135 \h </w:instrText>
        </w:r>
        <w:r>
          <w:rPr>
            <w:noProof/>
            <w:webHidden/>
          </w:rPr>
        </w:r>
        <w:r>
          <w:rPr>
            <w:noProof/>
            <w:webHidden/>
          </w:rPr>
          <w:fldChar w:fldCharType="separate"/>
        </w:r>
        <w:r>
          <w:rPr>
            <w:noProof/>
            <w:webHidden/>
          </w:rPr>
          <w:t>6</w:t>
        </w:r>
        <w:r>
          <w:rPr>
            <w:noProof/>
            <w:webHidden/>
          </w:rPr>
          <w:fldChar w:fldCharType="end"/>
        </w:r>
      </w:hyperlink>
    </w:p>
    <w:p w14:paraId="67E397C1" w14:textId="77777777" w:rsidR="00193752" w:rsidRDefault="00193752">
      <w:pPr>
        <w:pStyle w:val="TOC2"/>
        <w:rPr>
          <w:rFonts w:asciiTheme="minorHAnsi" w:eastAsiaTheme="minorEastAsia" w:hAnsiTheme="minorHAnsi"/>
          <w:noProof/>
          <w:kern w:val="2"/>
          <w:sz w:val="24"/>
          <w:szCs w:val="24"/>
          <w:lang w:val="en-DE" w:eastAsia="en-DE"/>
          <w14:ligatures w14:val="standardContextual"/>
        </w:rPr>
      </w:pPr>
      <w:hyperlink w:anchor="_Toc234399136" w:history="1">
        <w:r w:rsidRPr="00311C5A">
          <w:rPr>
            <w:rStyle w:val="Hyperlink"/>
            <w:rFonts w:cs="Arial"/>
            <w:noProof/>
          </w:rPr>
          <w:t>2.3.</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noProof/>
          </w:rPr>
          <w:t>Transition period</w:t>
        </w:r>
        <w:r>
          <w:rPr>
            <w:noProof/>
            <w:webHidden/>
          </w:rPr>
          <w:tab/>
        </w:r>
        <w:r>
          <w:rPr>
            <w:noProof/>
            <w:webHidden/>
          </w:rPr>
          <w:fldChar w:fldCharType="begin"/>
        </w:r>
        <w:r>
          <w:rPr>
            <w:noProof/>
            <w:webHidden/>
          </w:rPr>
          <w:instrText xml:space="preserve"> PAGEREF _Toc234399136 \h </w:instrText>
        </w:r>
        <w:r>
          <w:rPr>
            <w:noProof/>
            <w:webHidden/>
          </w:rPr>
        </w:r>
        <w:r>
          <w:rPr>
            <w:noProof/>
            <w:webHidden/>
          </w:rPr>
          <w:fldChar w:fldCharType="separate"/>
        </w:r>
        <w:r>
          <w:rPr>
            <w:noProof/>
            <w:webHidden/>
          </w:rPr>
          <w:t>7</w:t>
        </w:r>
        <w:r>
          <w:rPr>
            <w:noProof/>
            <w:webHidden/>
          </w:rPr>
          <w:fldChar w:fldCharType="end"/>
        </w:r>
      </w:hyperlink>
    </w:p>
    <w:p w14:paraId="2141BBA1" w14:textId="77777777" w:rsidR="00193752" w:rsidRDefault="00193752">
      <w:pPr>
        <w:pStyle w:val="TOC1"/>
        <w:rPr>
          <w:rFonts w:asciiTheme="minorHAnsi" w:eastAsiaTheme="minorEastAsia" w:hAnsiTheme="minorHAnsi"/>
          <w:noProof/>
          <w:kern w:val="2"/>
          <w:sz w:val="24"/>
          <w:szCs w:val="24"/>
          <w:lang w:val="en-DE" w:eastAsia="en-DE"/>
          <w14:ligatures w14:val="standardContextual"/>
        </w:rPr>
      </w:pPr>
      <w:hyperlink w:anchor="_Toc234399137" w:history="1">
        <w:r w:rsidRPr="00311C5A">
          <w:rPr>
            <w:rStyle w:val="Hyperlink"/>
            <w:rFonts w:cs="Arial"/>
            <w:b/>
            <w:bCs/>
            <w:noProof/>
          </w:rPr>
          <w:t>3.</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b/>
            <w:bCs/>
            <w:noProof/>
          </w:rPr>
          <w:t>Definitions</w:t>
        </w:r>
        <w:r>
          <w:rPr>
            <w:noProof/>
            <w:webHidden/>
          </w:rPr>
          <w:tab/>
        </w:r>
        <w:r>
          <w:rPr>
            <w:noProof/>
            <w:webHidden/>
          </w:rPr>
          <w:fldChar w:fldCharType="begin"/>
        </w:r>
        <w:r>
          <w:rPr>
            <w:noProof/>
            <w:webHidden/>
          </w:rPr>
          <w:instrText xml:space="preserve"> PAGEREF _Toc234399137 \h </w:instrText>
        </w:r>
        <w:r>
          <w:rPr>
            <w:noProof/>
            <w:webHidden/>
          </w:rPr>
        </w:r>
        <w:r>
          <w:rPr>
            <w:noProof/>
            <w:webHidden/>
          </w:rPr>
          <w:fldChar w:fldCharType="separate"/>
        </w:r>
        <w:r>
          <w:rPr>
            <w:noProof/>
            <w:webHidden/>
          </w:rPr>
          <w:t>8</w:t>
        </w:r>
        <w:r>
          <w:rPr>
            <w:noProof/>
            <w:webHidden/>
          </w:rPr>
          <w:fldChar w:fldCharType="end"/>
        </w:r>
      </w:hyperlink>
    </w:p>
    <w:p w14:paraId="71C7D445" w14:textId="77777777" w:rsidR="00193752" w:rsidRDefault="00193752">
      <w:pPr>
        <w:pStyle w:val="TOC2"/>
        <w:rPr>
          <w:rFonts w:asciiTheme="minorHAnsi" w:eastAsiaTheme="minorEastAsia" w:hAnsiTheme="minorHAnsi"/>
          <w:noProof/>
          <w:kern w:val="2"/>
          <w:sz w:val="24"/>
          <w:szCs w:val="24"/>
          <w:lang w:val="en-DE" w:eastAsia="en-DE"/>
          <w14:ligatures w14:val="standardContextual"/>
        </w:rPr>
      </w:pPr>
      <w:hyperlink w:anchor="_Toc234399138" w:history="1">
        <w:r w:rsidRPr="00311C5A">
          <w:rPr>
            <w:rStyle w:val="Hyperlink"/>
            <w:rFonts w:cs="Arial"/>
            <w:noProof/>
          </w:rPr>
          <w:t>3.1.</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noProof/>
          </w:rPr>
          <w:t>Requirements</w:t>
        </w:r>
        <w:r>
          <w:rPr>
            <w:noProof/>
            <w:webHidden/>
          </w:rPr>
          <w:tab/>
        </w:r>
        <w:r>
          <w:rPr>
            <w:noProof/>
            <w:webHidden/>
          </w:rPr>
          <w:fldChar w:fldCharType="begin"/>
        </w:r>
        <w:r>
          <w:rPr>
            <w:noProof/>
            <w:webHidden/>
          </w:rPr>
          <w:instrText xml:space="preserve"> PAGEREF _Toc234399138 \h </w:instrText>
        </w:r>
        <w:r>
          <w:rPr>
            <w:noProof/>
            <w:webHidden/>
          </w:rPr>
        </w:r>
        <w:r>
          <w:rPr>
            <w:noProof/>
            <w:webHidden/>
          </w:rPr>
          <w:fldChar w:fldCharType="separate"/>
        </w:r>
        <w:r>
          <w:rPr>
            <w:noProof/>
            <w:webHidden/>
          </w:rPr>
          <w:t>8</w:t>
        </w:r>
        <w:r>
          <w:rPr>
            <w:noProof/>
            <w:webHidden/>
          </w:rPr>
          <w:fldChar w:fldCharType="end"/>
        </w:r>
      </w:hyperlink>
    </w:p>
    <w:p w14:paraId="1A275188" w14:textId="77777777" w:rsidR="00193752" w:rsidRDefault="00193752">
      <w:pPr>
        <w:pStyle w:val="TOC2"/>
        <w:rPr>
          <w:rFonts w:asciiTheme="minorHAnsi" w:eastAsiaTheme="minorEastAsia" w:hAnsiTheme="minorHAnsi"/>
          <w:noProof/>
          <w:kern w:val="2"/>
          <w:sz w:val="24"/>
          <w:szCs w:val="24"/>
          <w:lang w:val="en-DE" w:eastAsia="en-DE"/>
          <w14:ligatures w14:val="standardContextual"/>
        </w:rPr>
      </w:pPr>
      <w:hyperlink w:anchor="_Toc234399139" w:history="1">
        <w:r w:rsidRPr="00311C5A">
          <w:rPr>
            <w:rStyle w:val="Hyperlink"/>
            <w:rFonts w:cs="Arial"/>
            <w:noProof/>
          </w:rPr>
          <w:t>3.2.</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noProof/>
          </w:rPr>
          <w:t>Explanation of requirements and key definitions</w:t>
        </w:r>
        <w:r>
          <w:rPr>
            <w:noProof/>
            <w:webHidden/>
          </w:rPr>
          <w:tab/>
        </w:r>
        <w:r>
          <w:rPr>
            <w:noProof/>
            <w:webHidden/>
          </w:rPr>
          <w:fldChar w:fldCharType="begin"/>
        </w:r>
        <w:r>
          <w:rPr>
            <w:noProof/>
            <w:webHidden/>
          </w:rPr>
          <w:instrText xml:space="preserve"> PAGEREF _Toc234399139 \h </w:instrText>
        </w:r>
        <w:r>
          <w:rPr>
            <w:noProof/>
            <w:webHidden/>
          </w:rPr>
        </w:r>
        <w:r>
          <w:rPr>
            <w:noProof/>
            <w:webHidden/>
          </w:rPr>
          <w:fldChar w:fldCharType="separate"/>
        </w:r>
        <w:r>
          <w:rPr>
            <w:noProof/>
            <w:webHidden/>
          </w:rPr>
          <w:t>9</w:t>
        </w:r>
        <w:r>
          <w:rPr>
            <w:noProof/>
            <w:webHidden/>
          </w:rPr>
          <w:fldChar w:fldCharType="end"/>
        </w:r>
      </w:hyperlink>
    </w:p>
    <w:p w14:paraId="716F889F" w14:textId="77777777" w:rsidR="00193752" w:rsidRDefault="00193752">
      <w:pPr>
        <w:pStyle w:val="TOC1"/>
        <w:rPr>
          <w:rFonts w:asciiTheme="minorHAnsi" w:eastAsiaTheme="minorEastAsia" w:hAnsiTheme="minorHAnsi"/>
          <w:noProof/>
          <w:kern w:val="2"/>
          <w:sz w:val="24"/>
          <w:szCs w:val="24"/>
          <w:lang w:val="en-DE" w:eastAsia="en-DE"/>
          <w14:ligatures w14:val="standardContextual"/>
        </w:rPr>
      </w:pPr>
      <w:hyperlink w:anchor="_Toc234399140" w:history="1">
        <w:r w:rsidRPr="00311C5A">
          <w:rPr>
            <w:rStyle w:val="Hyperlink"/>
            <w:rFonts w:cs="Arial"/>
            <w:b/>
            <w:bCs/>
            <w:noProof/>
          </w:rPr>
          <w:t>4.</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b/>
            <w:bCs/>
            <w:noProof/>
          </w:rPr>
          <w:t>Requirements</w:t>
        </w:r>
        <w:r>
          <w:rPr>
            <w:noProof/>
            <w:webHidden/>
          </w:rPr>
          <w:tab/>
        </w:r>
        <w:r>
          <w:rPr>
            <w:noProof/>
            <w:webHidden/>
          </w:rPr>
          <w:fldChar w:fldCharType="begin"/>
        </w:r>
        <w:r>
          <w:rPr>
            <w:noProof/>
            <w:webHidden/>
          </w:rPr>
          <w:instrText xml:space="preserve"> PAGEREF _Toc234399140 \h </w:instrText>
        </w:r>
        <w:r>
          <w:rPr>
            <w:noProof/>
            <w:webHidden/>
          </w:rPr>
        </w:r>
        <w:r>
          <w:rPr>
            <w:noProof/>
            <w:webHidden/>
          </w:rPr>
          <w:fldChar w:fldCharType="separate"/>
        </w:r>
        <w:r>
          <w:rPr>
            <w:noProof/>
            <w:webHidden/>
          </w:rPr>
          <w:t>10</w:t>
        </w:r>
        <w:r>
          <w:rPr>
            <w:noProof/>
            <w:webHidden/>
          </w:rPr>
          <w:fldChar w:fldCharType="end"/>
        </w:r>
      </w:hyperlink>
    </w:p>
    <w:p w14:paraId="5ED94122" w14:textId="77777777" w:rsidR="00193752" w:rsidRDefault="00193752">
      <w:pPr>
        <w:pStyle w:val="TOC2"/>
        <w:rPr>
          <w:rFonts w:asciiTheme="minorHAnsi" w:eastAsiaTheme="minorEastAsia" w:hAnsiTheme="minorHAnsi"/>
          <w:noProof/>
          <w:kern w:val="2"/>
          <w:sz w:val="24"/>
          <w:szCs w:val="24"/>
          <w:lang w:val="en-DE" w:eastAsia="en-DE"/>
          <w14:ligatures w14:val="standardContextual"/>
        </w:rPr>
      </w:pPr>
      <w:hyperlink w:anchor="_Toc234399141" w:history="1">
        <w:r w:rsidRPr="00311C5A">
          <w:rPr>
            <w:rStyle w:val="Hyperlink"/>
            <w:rFonts w:cs="Arial"/>
            <w:noProof/>
          </w:rPr>
          <w:t>4.1.</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noProof/>
          </w:rPr>
          <w:t>Requirements</w:t>
        </w:r>
        <w:r>
          <w:rPr>
            <w:noProof/>
            <w:webHidden/>
          </w:rPr>
          <w:tab/>
        </w:r>
        <w:r>
          <w:rPr>
            <w:noProof/>
            <w:webHidden/>
          </w:rPr>
          <w:fldChar w:fldCharType="begin"/>
        </w:r>
        <w:r>
          <w:rPr>
            <w:noProof/>
            <w:webHidden/>
          </w:rPr>
          <w:instrText xml:space="preserve"> PAGEREF _Toc234399141 \h </w:instrText>
        </w:r>
        <w:r>
          <w:rPr>
            <w:noProof/>
            <w:webHidden/>
          </w:rPr>
        </w:r>
        <w:r>
          <w:rPr>
            <w:noProof/>
            <w:webHidden/>
          </w:rPr>
          <w:fldChar w:fldCharType="separate"/>
        </w:r>
        <w:r>
          <w:rPr>
            <w:noProof/>
            <w:webHidden/>
          </w:rPr>
          <w:t>10</w:t>
        </w:r>
        <w:r>
          <w:rPr>
            <w:noProof/>
            <w:webHidden/>
          </w:rPr>
          <w:fldChar w:fldCharType="end"/>
        </w:r>
      </w:hyperlink>
    </w:p>
    <w:p w14:paraId="4FA49B7A" w14:textId="77777777" w:rsidR="00193752" w:rsidRDefault="00193752">
      <w:pPr>
        <w:pStyle w:val="TOC1"/>
        <w:rPr>
          <w:rFonts w:asciiTheme="minorHAnsi" w:eastAsiaTheme="minorEastAsia" w:hAnsiTheme="minorHAnsi"/>
          <w:noProof/>
          <w:kern w:val="2"/>
          <w:sz w:val="24"/>
          <w:szCs w:val="24"/>
          <w:lang w:val="en-DE" w:eastAsia="en-DE"/>
          <w14:ligatures w14:val="standardContextual"/>
        </w:rPr>
      </w:pPr>
      <w:hyperlink w:anchor="_Toc234399142" w:history="1">
        <w:r w:rsidRPr="00311C5A">
          <w:rPr>
            <w:rStyle w:val="Hyperlink"/>
            <w:rFonts w:cs="Arial"/>
            <w:b/>
            <w:bCs/>
            <w:noProof/>
          </w:rPr>
          <w:t>5.</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b/>
            <w:bCs/>
            <w:noProof/>
          </w:rPr>
          <w:t>Roles and Responsibilities</w:t>
        </w:r>
        <w:r>
          <w:rPr>
            <w:noProof/>
            <w:webHidden/>
          </w:rPr>
          <w:tab/>
        </w:r>
        <w:r>
          <w:rPr>
            <w:noProof/>
            <w:webHidden/>
          </w:rPr>
          <w:fldChar w:fldCharType="begin"/>
        </w:r>
        <w:r>
          <w:rPr>
            <w:noProof/>
            <w:webHidden/>
          </w:rPr>
          <w:instrText xml:space="preserve"> PAGEREF _Toc234399142 \h </w:instrText>
        </w:r>
        <w:r>
          <w:rPr>
            <w:noProof/>
            <w:webHidden/>
          </w:rPr>
        </w:r>
        <w:r>
          <w:rPr>
            <w:noProof/>
            <w:webHidden/>
          </w:rPr>
          <w:fldChar w:fldCharType="separate"/>
        </w:r>
        <w:r>
          <w:rPr>
            <w:noProof/>
            <w:webHidden/>
          </w:rPr>
          <w:t>16</w:t>
        </w:r>
        <w:r>
          <w:rPr>
            <w:noProof/>
            <w:webHidden/>
          </w:rPr>
          <w:fldChar w:fldCharType="end"/>
        </w:r>
      </w:hyperlink>
    </w:p>
    <w:p w14:paraId="78ED8743" w14:textId="77777777" w:rsidR="00193752" w:rsidRDefault="00193752">
      <w:pPr>
        <w:pStyle w:val="TOC2"/>
        <w:rPr>
          <w:rFonts w:asciiTheme="minorHAnsi" w:eastAsiaTheme="minorEastAsia" w:hAnsiTheme="minorHAnsi"/>
          <w:noProof/>
          <w:kern w:val="2"/>
          <w:sz w:val="24"/>
          <w:szCs w:val="24"/>
          <w:lang w:val="en-DE" w:eastAsia="en-DE"/>
          <w14:ligatures w14:val="standardContextual"/>
        </w:rPr>
      </w:pPr>
      <w:hyperlink w:anchor="_Toc234399143" w:history="1">
        <w:r w:rsidRPr="00311C5A">
          <w:rPr>
            <w:rStyle w:val="Hyperlink"/>
            <w:rFonts w:cs="Arial"/>
            <w:noProof/>
          </w:rPr>
          <w:t>5.1.</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noProof/>
          </w:rPr>
          <w:t>Creator</w:t>
        </w:r>
        <w:r>
          <w:rPr>
            <w:noProof/>
            <w:webHidden/>
          </w:rPr>
          <w:tab/>
        </w:r>
        <w:r>
          <w:rPr>
            <w:noProof/>
            <w:webHidden/>
          </w:rPr>
          <w:fldChar w:fldCharType="begin"/>
        </w:r>
        <w:r>
          <w:rPr>
            <w:noProof/>
            <w:webHidden/>
          </w:rPr>
          <w:instrText xml:space="preserve"> PAGEREF _Toc234399143 \h </w:instrText>
        </w:r>
        <w:r>
          <w:rPr>
            <w:noProof/>
            <w:webHidden/>
          </w:rPr>
        </w:r>
        <w:r>
          <w:rPr>
            <w:noProof/>
            <w:webHidden/>
          </w:rPr>
          <w:fldChar w:fldCharType="separate"/>
        </w:r>
        <w:r>
          <w:rPr>
            <w:noProof/>
            <w:webHidden/>
          </w:rPr>
          <w:t>16</w:t>
        </w:r>
        <w:r>
          <w:rPr>
            <w:noProof/>
            <w:webHidden/>
          </w:rPr>
          <w:fldChar w:fldCharType="end"/>
        </w:r>
      </w:hyperlink>
    </w:p>
    <w:p w14:paraId="4B6AFD6A" w14:textId="77777777" w:rsidR="00193752" w:rsidRDefault="00193752">
      <w:pPr>
        <w:pStyle w:val="TOC2"/>
        <w:rPr>
          <w:rFonts w:asciiTheme="minorHAnsi" w:eastAsiaTheme="minorEastAsia" w:hAnsiTheme="minorHAnsi"/>
          <w:noProof/>
          <w:kern w:val="2"/>
          <w:sz w:val="24"/>
          <w:szCs w:val="24"/>
          <w:lang w:val="en-DE" w:eastAsia="en-DE"/>
          <w14:ligatures w14:val="standardContextual"/>
        </w:rPr>
      </w:pPr>
      <w:hyperlink w:anchor="_Toc234399144" w:history="1">
        <w:r w:rsidRPr="00311C5A">
          <w:rPr>
            <w:rStyle w:val="Hyperlink"/>
            <w:rFonts w:cs="Arial"/>
            <w:noProof/>
          </w:rPr>
          <w:t>5.2.</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noProof/>
          </w:rPr>
          <w:t>Guideline Owner</w:t>
        </w:r>
        <w:r>
          <w:rPr>
            <w:noProof/>
            <w:webHidden/>
          </w:rPr>
          <w:tab/>
        </w:r>
        <w:r>
          <w:rPr>
            <w:noProof/>
            <w:webHidden/>
          </w:rPr>
          <w:fldChar w:fldCharType="begin"/>
        </w:r>
        <w:r>
          <w:rPr>
            <w:noProof/>
            <w:webHidden/>
          </w:rPr>
          <w:instrText xml:space="preserve"> PAGEREF _Toc234399144 \h </w:instrText>
        </w:r>
        <w:r>
          <w:rPr>
            <w:noProof/>
            <w:webHidden/>
          </w:rPr>
        </w:r>
        <w:r>
          <w:rPr>
            <w:noProof/>
            <w:webHidden/>
          </w:rPr>
          <w:fldChar w:fldCharType="separate"/>
        </w:r>
        <w:r>
          <w:rPr>
            <w:noProof/>
            <w:webHidden/>
          </w:rPr>
          <w:t>16</w:t>
        </w:r>
        <w:r>
          <w:rPr>
            <w:noProof/>
            <w:webHidden/>
          </w:rPr>
          <w:fldChar w:fldCharType="end"/>
        </w:r>
      </w:hyperlink>
    </w:p>
    <w:p w14:paraId="6288B0E2" w14:textId="77777777" w:rsidR="00193752" w:rsidRDefault="00193752">
      <w:pPr>
        <w:pStyle w:val="TOC1"/>
        <w:rPr>
          <w:rFonts w:asciiTheme="minorHAnsi" w:eastAsiaTheme="minorEastAsia" w:hAnsiTheme="minorHAnsi"/>
          <w:noProof/>
          <w:kern w:val="2"/>
          <w:sz w:val="24"/>
          <w:szCs w:val="24"/>
          <w:lang w:val="en-DE" w:eastAsia="en-DE"/>
          <w14:ligatures w14:val="standardContextual"/>
        </w:rPr>
      </w:pPr>
      <w:hyperlink w:anchor="_Toc234399145" w:history="1">
        <w:r w:rsidRPr="00311C5A">
          <w:rPr>
            <w:rStyle w:val="Hyperlink"/>
            <w:rFonts w:cs="Arial"/>
            <w:b/>
            <w:bCs/>
            <w:noProof/>
          </w:rPr>
          <w:t>6.</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b/>
            <w:bCs/>
            <w:noProof/>
          </w:rPr>
          <w:t>Appendix</w:t>
        </w:r>
        <w:r>
          <w:rPr>
            <w:noProof/>
            <w:webHidden/>
          </w:rPr>
          <w:tab/>
        </w:r>
        <w:r>
          <w:rPr>
            <w:noProof/>
            <w:webHidden/>
          </w:rPr>
          <w:fldChar w:fldCharType="begin"/>
        </w:r>
        <w:r>
          <w:rPr>
            <w:noProof/>
            <w:webHidden/>
          </w:rPr>
          <w:instrText xml:space="preserve"> PAGEREF _Toc234399145 \h </w:instrText>
        </w:r>
        <w:r>
          <w:rPr>
            <w:noProof/>
            <w:webHidden/>
          </w:rPr>
        </w:r>
        <w:r>
          <w:rPr>
            <w:noProof/>
            <w:webHidden/>
          </w:rPr>
          <w:fldChar w:fldCharType="separate"/>
        </w:r>
        <w:r>
          <w:rPr>
            <w:noProof/>
            <w:webHidden/>
          </w:rPr>
          <w:t>17</w:t>
        </w:r>
        <w:r>
          <w:rPr>
            <w:noProof/>
            <w:webHidden/>
          </w:rPr>
          <w:fldChar w:fldCharType="end"/>
        </w:r>
      </w:hyperlink>
    </w:p>
    <w:p w14:paraId="30F6C517" w14:textId="77777777" w:rsidR="00193752" w:rsidRDefault="00193752">
      <w:pPr>
        <w:pStyle w:val="TOC2"/>
        <w:rPr>
          <w:rFonts w:asciiTheme="minorHAnsi" w:eastAsiaTheme="minorEastAsia" w:hAnsiTheme="minorHAnsi"/>
          <w:noProof/>
          <w:kern w:val="2"/>
          <w:sz w:val="24"/>
          <w:szCs w:val="24"/>
          <w:lang w:val="en-DE" w:eastAsia="en-DE"/>
          <w14:ligatures w14:val="standardContextual"/>
        </w:rPr>
      </w:pPr>
      <w:hyperlink w:anchor="_Toc234399146" w:history="1">
        <w:r w:rsidRPr="00311C5A">
          <w:rPr>
            <w:rStyle w:val="Hyperlink"/>
            <w:rFonts w:cs="Arial"/>
            <w:noProof/>
          </w:rPr>
          <w:t>6.1.</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noProof/>
          </w:rPr>
          <w:t>Contact Information</w:t>
        </w:r>
        <w:r>
          <w:rPr>
            <w:noProof/>
            <w:webHidden/>
          </w:rPr>
          <w:tab/>
        </w:r>
        <w:r>
          <w:rPr>
            <w:noProof/>
            <w:webHidden/>
          </w:rPr>
          <w:fldChar w:fldCharType="begin"/>
        </w:r>
        <w:r>
          <w:rPr>
            <w:noProof/>
            <w:webHidden/>
          </w:rPr>
          <w:instrText xml:space="preserve"> PAGEREF _Toc234399146 \h </w:instrText>
        </w:r>
        <w:r>
          <w:rPr>
            <w:noProof/>
            <w:webHidden/>
          </w:rPr>
        </w:r>
        <w:r>
          <w:rPr>
            <w:noProof/>
            <w:webHidden/>
          </w:rPr>
          <w:fldChar w:fldCharType="separate"/>
        </w:r>
        <w:r>
          <w:rPr>
            <w:noProof/>
            <w:webHidden/>
          </w:rPr>
          <w:t>17</w:t>
        </w:r>
        <w:r>
          <w:rPr>
            <w:noProof/>
            <w:webHidden/>
          </w:rPr>
          <w:fldChar w:fldCharType="end"/>
        </w:r>
      </w:hyperlink>
    </w:p>
    <w:p w14:paraId="05F3C7EB" w14:textId="77777777" w:rsidR="00193752" w:rsidRDefault="00193752">
      <w:pPr>
        <w:pStyle w:val="TOC2"/>
        <w:rPr>
          <w:rFonts w:asciiTheme="minorHAnsi" w:eastAsiaTheme="minorEastAsia" w:hAnsiTheme="minorHAnsi"/>
          <w:noProof/>
          <w:kern w:val="2"/>
          <w:sz w:val="24"/>
          <w:szCs w:val="24"/>
          <w:lang w:val="en-DE" w:eastAsia="en-DE"/>
          <w14:ligatures w14:val="standardContextual"/>
        </w:rPr>
      </w:pPr>
      <w:hyperlink w:anchor="_Toc234399147" w:history="1">
        <w:r w:rsidRPr="00311C5A">
          <w:rPr>
            <w:rStyle w:val="Hyperlink"/>
            <w:rFonts w:cs="Arial"/>
            <w:noProof/>
          </w:rPr>
          <w:t>6.2.</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noProof/>
          </w:rPr>
          <w:t>Document History</w:t>
        </w:r>
        <w:r>
          <w:rPr>
            <w:noProof/>
            <w:webHidden/>
          </w:rPr>
          <w:tab/>
        </w:r>
        <w:r>
          <w:rPr>
            <w:noProof/>
            <w:webHidden/>
          </w:rPr>
          <w:fldChar w:fldCharType="begin"/>
        </w:r>
        <w:r>
          <w:rPr>
            <w:noProof/>
            <w:webHidden/>
          </w:rPr>
          <w:instrText xml:space="preserve"> PAGEREF _Toc234399147 \h </w:instrText>
        </w:r>
        <w:r>
          <w:rPr>
            <w:noProof/>
            <w:webHidden/>
          </w:rPr>
        </w:r>
        <w:r>
          <w:rPr>
            <w:noProof/>
            <w:webHidden/>
          </w:rPr>
          <w:fldChar w:fldCharType="separate"/>
        </w:r>
        <w:r>
          <w:rPr>
            <w:noProof/>
            <w:webHidden/>
          </w:rPr>
          <w:t>17</w:t>
        </w:r>
        <w:r>
          <w:rPr>
            <w:noProof/>
            <w:webHidden/>
          </w:rPr>
          <w:fldChar w:fldCharType="end"/>
        </w:r>
      </w:hyperlink>
    </w:p>
    <w:p w14:paraId="74493D90" w14:textId="77777777" w:rsidR="00193752" w:rsidRDefault="00193752">
      <w:pPr>
        <w:pStyle w:val="TOC2"/>
        <w:rPr>
          <w:rFonts w:asciiTheme="minorHAnsi" w:eastAsiaTheme="minorEastAsia" w:hAnsiTheme="minorHAnsi"/>
          <w:noProof/>
          <w:kern w:val="2"/>
          <w:sz w:val="24"/>
          <w:szCs w:val="24"/>
          <w:lang w:val="en-DE" w:eastAsia="en-DE"/>
          <w14:ligatures w14:val="standardContextual"/>
        </w:rPr>
      </w:pPr>
      <w:hyperlink w:anchor="_Toc234399148" w:history="1">
        <w:r w:rsidRPr="00311C5A">
          <w:rPr>
            <w:rStyle w:val="Hyperlink"/>
            <w:rFonts w:cs="Arial"/>
            <w:noProof/>
          </w:rPr>
          <w:t>6.3.</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noProof/>
          </w:rPr>
          <w:t>Related Written Rules</w:t>
        </w:r>
        <w:r>
          <w:rPr>
            <w:noProof/>
            <w:webHidden/>
          </w:rPr>
          <w:tab/>
        </w:r>
        <w:r>
          <w:rPr>
            <w:noProof/>
            <w:webHidden/>
          </w:rPr>
          <w:fldChar w:fldCharType="begin"/>
        </w:r>
        <w:r>
          <w:rPr>
            <w:noProof/>
            <w:webHidden/>
          </w:rPr>
          <w:instrText xml:space="preserve"> PAGEREF _Toc234399148 \h </w:instrText>
        </w:r>
        <w:r>
          <w:rPr>
            <w:noProof/>
            <w:webHidden/>
          </w:rPr>
        </w:r>
        <w:r>
          <w:rPr>
            <w:noProof/>
            <w:webHidden/>
          </w:rPr>
          <w:fldChar w:fldCharType="separate"/>
        </w:r>
        <w:r>
          <w:rPr>
            <w:noProof/>
            <w:webHidden/>
          </w:rPr>
          <w:t>18</w:t>
        </w:r>
        <w:r>
          <w:rPr>
            <w:noProof/>
            <w:webHidden/>
          </w:rPr>
          <w:fldChar w:fldCharType="end"/>
        </w:r>
      </w:hyperlink>
    </w:p>
    <w:p w14:paraId="38CBAA2F" w14:textId="77777777" w:rsidR="00193752" w:rsidRDefault="00193752">
      <w:pPr>
        <w:pStyle w:val="TOC2"/>
        <w:rPr>
          <w:rFonts w:asciiTheme="minorHAnsi" w:eastAsiaTheme="minorEastAsia" w:hAnsiTheme="minorHAnsi"/>
          <w:noProof/>
          <w:kern w:val="2"/>
          <w:sz w:val="24"/>
          <w:szCs w:val="24"/>
          <w:lang w:val="en-DE" w:eastAsia="en-DE"/>
          <w14:ligatures w14:val="standardContextual"/>
        </w:rPr>
      </w:pPr>
      <w:hyperlink w:anchor="_Toc234399149" w:history="1">
        <w:r w:rsidRPr="00311C5A">
          <w:rPr>
            <w:rStyle w:val="Hyperlink"/>
            <w:rFonts w:cs="Arial"/>
            <w:noProof/>
          </w:rPr>
          <w:t>6.4.</w:t>
        </w:r>
        <w:r>
          <w:rPr>
            <w:rFonts w:asciiTheme="minorHAnsi" w:eastAsiaTheme="minorEastAsia" w:hAnsiTheme="minorHAnsi"/>
            <w:noProof/>
            <w:kern w:val="2"/>
            <w:sz w:val="24"/>
            <w:szCs w:val="24"/>
            <w:lang w:val="en-DE" w:eastAsia="en-DE"/>
            <w14:ligatures w14:val="standardContextual"/>
          </w:rPr>
          <w:tab/>
        </w:r>
        <w:r w:rsidRPr="00311C5A">
          <w:rPr>
            <w:rStyle w:val="Hyperlink"/>
            <w:rFonts w:cs="Arial"/>
            <w:noProof/>
          </w:rPr>
          <w:t>Abbreviations</w:t>
        </w:r>
        <w:r>
          <w:rPr>
            <w:noProof/>
            <w:webHidden/>
          </w:rPr>
          <w:tab/>
        </w:r>
        <w:r>
          <w:rPr>
            <w:noProof/>
            <w:webHidden/>
          </w:rPr>
          <w:fldChar w:fldCharType="begin"/>
        </w:r>
        <w:r>
          <w:rPr>
            <w:noProof/>
            <w:webHidden/>
          </w:rPr>
          <w:instrText xml:space="preserve"> PAGEREF _Toc234399149 \h </w:instrText>
        </w:r>
        <w:r>
          <w:rPr>
            <w:noProof/>
            <w:webHidden/>
          </w:rPr>
        </w:r>
        <w:r>
          <w:rPr>
            <w:noProof/>
            <w:webHidden/>
          </w:rPr>
          <w:fldChar w:fldCharType="separate"/>
        </w:r>
        <w:r>
          <w:rPr>
            <w:noProof/>
            <w:webHidden/>
          </w:rPr>
          <w:t>18</w:t>
        </w:r>
        <w:r>
          <w:rPr>
            <w:noProof/>
            <w:webHidden/>
          </w:rPr>
          <w:fldChar w:fldCharType="end"/>
        </w:r>
      </w:hyperlink>
    </w:p>
    <w:p w14:paraId="784CA410" w14:textId="77777777" w:rsidR="00122ED5" w:rsidRPr="00E91035" w:rsidRDefault="00B84BD4">
      <w:pPr>
        <w:rPr>
          <w:rFonts w:ascii="Arial" w:hAnsi="Arial" w:cs="Arial"/>
          <w:sz w:val="20"/>
          <w:szCs w:val="20"/>
        </w:rPr>
      </w:pPr>
      <w:r w:rsidRPr="00920B8B">
        <w:rPr>
          <w:rFonts w:ascii="Arial" w:hAnsi="Arial"/>
        </w:rPr>
        <w:fldChar w:fldCharType="end"/>
      </w:r>
      <w:r w:rsidR="00122ED5" w:rsidRPr="00920B8B">
        <w:rPr>
          <w:rFonts w:ascii="Arial" w:hAnsi="Arial" w:cs="Arial"/>
          <w:b/>
          <w:bCs/>
          <w:color w:val="000000" w:themeColor="text1"/>
          <w:sz w:val="28"/>
          <w:szCs w:val="28"/>
        </w:rPr>
        <w:br w:type="page"/>
      </w:r>
    </w:p>
    <w:p w14:paraId="2F3EF598" w14:textId="77777777" w:rsidR="00296B03" w:rsidRPr="00920B8B" w:rsidRDefault="00D405F6" w:rsidP="00886413">
      <w:pPr>
        <w:pStyle w:val="Heading1"/>
        <w:numPr>
          <w:ilvl w:val="0"/>
          <w:numId w:val="1"/>
        </w:numPr>
        <w:rPr>
          <w:rFonts w:ascii="Arial" w:hAnsi="Arial" w:cs="Arial"/>
          <w:b/>
          <w:color w:val="000000" w:themeColor="text1"/>
          <w:sz w:val="28"/>
          <w:szCs w:val="28"/>
        </w:rPr>
      </w:pPr>
      <w:bookmarkStart w:id="7" w:name="_Toc234399130"/>
      <w:r w:rsidRPr="00920B8B">
        <w:rPr>
          <w:rFonts w:ascii="Arial" w:hAnsi="Arial" w:cs="Arial"/>
          <w:b/>
          <w:bCs/>
          <w:color w:val="000000" w:themeColor="text1"/>
          <w:sz w:val="28"/>
          <w:szCs w:val="28"/>
        </w:rPr>
        <w:lastRenderedPageBreak/>
        <w:t xml:space="preserve">Purpose, </w:t>
      </w:r>
      <w:r w:rsidR="00296B03" w:rsidRPr="00920B8B">
        <w:rPr>
          <w:rFonts w:ascii="Arial" w:hAnsi="Arial" w:cs="Arial"/>
          <w:b/>
          <w:bCs/>
          <w:color w:val="000000" w:themeColor="text1"/>
          <w:sz w:val="28"/>
          <w:szCs w:val="28"/>
        </w:rPr>
        <w:t xml:space="preserve">Objectives and </w:t>
      </w:r>
      <w:r w:rsidR="00605C79" w:rsidRPr="00920B8B">
        <w:rPr>
          <w:rFonts w:ascii="Arial" w:hAnsi="Arial" w:cs="Arial"/>
          <w:b/>
          <w:bCs/>
          <w:color w:val="000000" w:themeColor="text1"/>
          <w:sz w:val="28"/>
          <w:szCs w:val="28"/>
        </w:rPr>
        <w:t>Basis</w:t>
      </w:r>
      <w:bookmarkEnd w:id="7"/>
    </w:p>
    <w:p w14:paraId="1D60A4C2" w14:textId="77777777" w:rsidR="0027643D" w:rsidRPr="00920B8B" w:rsidRDefault="00D405F6" w:rsidP="00886413">
      <w:pPr>
        <w:pStyle w:val="Heading2"/>
        <w:numPr>
          <w:ilvl w:val="1"/>
          <w:numId w:val="1"/>
        </w:numPr>
        <w:spacing w:line="480" w:lineRule="auto"/>
        <w:ind w:left="540" w:hanging="540"/>
        <w:jc w:val="both"/>
        <w:rPr>
          <w:rFonts w:ascii="Arial" w:hAnsi="Arial" w:cs="Arial"/>
          <w:color w:val="000000" w:themeColor="text1"/>
          <w:sz w:val="24"/>
          <w:szCs w:val="24"/>
        </w:rPr>
      </w:pPr>
      <w:bookmarkStart w:id="8" w:name="_Toc234399131"/>
      <w:r w:rsidRPr="00920B8B">
        <w:rPr>
          <w:rFonts w:ascii="Arial" w:hAnsi="Arial" w:cs="Arial"/>
          <w:color w:val="000000" w:themeColor="text1"/>
          <w:sz w:val="24"/>
          <w:szCs w:val="24"/>
        </w:rPr>
        <w:t xml:space="preserve">Purpose and </w:t>
      </w:r>
      <w:r w:rsidR="004C41A9" w:rsidRPr="00920B8B">
        <w:rPr>
          <w:rFonts w:ascii="Arial" w:hAnsi="Arial" w:cs="Arial"/>
          <w:color w:val="000000" w:themeColor="text1"/>
          <w:sz w:val="24"/>
          <w:szCs w:val="24"/>
        </w:rPr>
        <w:t>Objectives</w:t>
      </w:r>
      <w:bookmarkEnd w:id="8"/>
    </w:p>
    <w:p w14:paraId="1F9D6678" w14:textId="77777777" w:rsidR="009A454F" w:rsidRPr="00920B8B" w:rsidRDefault="00636129" w:rsidP="009A454F">
      <w:pPr>
        <w:rPr>
          <w:rFonts w:ascii="Arial" w:hAnsi="Arial" w:cs="Arial"/>
          <w:sz w:val="20"/>
          <w:szCs w:val="20"/>
        </w:rPr>
      </w:pPr>
      <w:r w:rsidRPr="00920B8B">
        <w:rPr>
          <w:rFonts w:ascii="Arial" w:hAnsi="Arial" w:cs="Arial"/>
          <w:sz w:val="20"/>
          <w:szCs w:val="20"/>
        </w:rPr>
        <w:t xml:space="preserve">The Human-related ICT Management Guideline </w:t>
      </w:r>
      <w:r w:rsidR="00AF39ED" w:rsidRPr="00920B8B">
        <w:rPr>
          <w:rFonts w:ascii="Arial" w:hAnsi="Arial" w:cs="Arial"/>
          <w:sz w:val="20"/>
          <w:szCs w:val="20"/>
        </w:rPr>
        <w:t>(hereinafter “Guideline”) establishes control requirements for DBAG and/or adopting Legal Entities within DBG (refers only to Legal Entities that have ratified the Guideline at hand) and provides criteria for fulfilling the control requirements.</w:t>
      </w:r>
    </w:p>
    <w:p w14:paraId="7470C1B6" w14:textId="77777777" w:rsidR="008C205B" w:rsidRPr="00920B8B" w:rsidRDefault="008C205B" w:rsidP="008C205B">
      <w:pPr>
        <w:rPr>
          <w:rFonts w:ascii="Arial" w:hAnsi="Arial" w:cs="Arial"/>
          <w:sz w:val="20"/>
          <w:szCs w:val="20"/>
        </w:rPr>
      </w:pPr>
      <w:r w:rsidRPr="00920B8B">
        <w:rPr>
          <w:rFonts w:ascii="Arial" w:hAnsi="Arial" w:cs="Arial"/>
          <w:sz w:val="20"/>
          <w:szCs w:val="20"/>
        </w:rPr>
        <w:t>The purpose of the Guideline is to effectuate the below listed Minimum Requirements, stipulated in the ICT Risk Management Policy (structured into Core Functions), acting as objectives to the Guideline and the control requirements at hand: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600"/>
        <w:gridCol w:w="3772"/>
        <w:gridCol w:w="2483"/>
      </w:tblGrid>
      <w:tr w:rsidR="00760B3F" w:rsidRPr="00920B8B" w14:paraId="02A51146" w14:textId="77777777" w:rsidTr="002B2E18">
        <w:trPr>
          <w:trHeight w:val="496"/>
        </w:trPr>
        <w:tc>
          <w:tcPr>
            <w:tcW w:w="16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24C46532" w14:textId="77777777" w:rsidR="00760B3F" w:rsidRPr="00920B8B" w:rsidRDefault="00760B3F">
            <w:pPr>
              <w:rPr>
                <w:rFonts w:ascii="Arial" w:hAnsi="Arial" w:cs="Arial"/>
                <w:b/>
                <w:bCs/>
                <w:sz w:val="20"/>
                <w:szCs w:val="20"/>
              </w:rPr>
            </w:pPr>
            <w:r w:rsidRPr="00920B8B">
              <w:rPr>
                <w:rFonts w:ascii="Arial" w:hAnsi="Arial" w:cs="Arial"/>
                <w:b/>
                <w:bCs/>
                <w:sz w:val="20"/>
                <w:szCs w:val="20"/>
              </w:rPr>
              <w:t>Core Function</w:t>
            </w:r>
          </w:p>
        </w:tc>
        <w:tc>
          <w:tcPr>
            <w:tcW w:w="398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1D6AEF3B" w14:textId="77777777" w:rsidR="00760B3F" w:rsidRPr="00920B8B" w:rsidRDefault="00760B3F">
            <w:pPr>
              <w:rPr>
                <w:rFonts w:ascii="Arial" w:hAnsi="Arial" w:cs="Arial"/>
                <w:b/>
                <w:bCs/>
                <w:sz w:val="20"/>
                <w:szCs w:val="20"/>
              </w:rPr>
            </w:pPr>
            <w:r w:rsidRPr="00920B8B">
              <w:rPr>
                <w:rFonts w:ascii="Arial" w:hAnsi="Arial" w:cs="Arial"/>
                <w:b/>
                <w:bCs/>
                <w:sz w:val="20"/>
                <w:szCs w:val="20"/>
              </w:rPr>
              <w:t>Minimum Requirement</w:t>
            </w:r>
          </w:p>
        </w:tc>
        <w:tc>
          <w:tcPr>
            <w:tcW w:w="25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2A686986" w14:textId="77777777" w:rsidR="00760B3F" w:rsidRPr="00920B8B" w:rsidRDefault="00760B3F">
            <w:pPr>
              <w:rPr>
                <w:rFonts w:ascii="Arial" w:hAnsi="Arial" w:cs="Arial"/>
                <w:b/>
                <w:bCs/>
                <w:sz w:val="20"/>
                <w:szCs w:val="20"/>
              </w:rPr>
            </w:pPr>
            <w:r w:rsidRPr="00920B8B">
              <w:rPr>
                <w:rFonts w:ascii="Arial" w:hAnsi="Arial" w:cs="Arial"/>
                <w:b/>
                <w:bCs/>
                <w:sz w:val="20"/>
                <w:szCs w:val="20"/>
              </w:rPr>
              <w:t>ICT Risk Management Policy chapter</w:t>
            </w:r>
          </w:p>
        </w:tc>
      </w:tr>
      <w:tr w:rsidR="00563D8B" w:rsidRPr="00920B8B" w14:paraId="1BACFC82" w14:textId="77777777" w:rsidTr="002B2E18">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946ADF" w14:textId="77777777" w:rsidR="00563D8B" w:rsidRPr="00920B8B" w:rsidRDefault="00563D8B" w:rsidP="00563D8B">
            <w:pPr>
              <w:rPr>
                <w:rFonts w:ascii="Arial" w:hAnsi="Arial" w:cs="Arial"/>
                <w:b/>
                <w:bCs/>
                <w:sz w:val="20"/>
                <w:szCs w:val="20"/>
              </w:rPr>
            </w:pPr>
            <w:r w:rsidRPr="00920B8B">
              <w:rPr>
                <w:rFonts w:ascii="Arial" w:hAnsi="Arial" w:cs="Arial"/>
                <w:b/>
                <w:bCs/>
                <w:sz w:val="20"/>
                <w:szCs w:val="20"/>
              </w:rPr>
              <w:t>Govern</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4A896" w14:textId="77777777" w:rsidR="00563D8B" w:rsidRPr="00920B8B" w:rsidRDefault="00563D8B" w:rsidP="00563D8B">
            <w:pPr>
              <w:rPr>
                <w:rFonts w:ascii="Arial" w:hAnsi="Arial" w:cs="Arial"/>
                <w:sz w:val="20"/>
                <w:szCs w:val="20"/>
              </w:rPr>
            </w:pPr>
            <w:r w:rsidRPr="00920B8B">
              <w:rPr>
                <w:rFonts w:ascii="Arial" w:hAnsi="Arial" w:cs="Arial"/>
                <w:sz w:val="20"/>
                <w:szCs w:val="20"/>
              </w:rPr>
              <w:t>2. Allocate roles and responsibilities as detailed in chapter ‎5 in the ICT Risk Management Policy.</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54361E" w14:textId="77777777" w:rsidR="00563D8B" w:rsidRPr="00920B8B" w:rsidRDefault="00563D8B" w:rsidP="00563D8B">
            <w:pPr>
              <w:rPr>
                <w:rFonts w:ascii="Arial" w:hAnsi="Arial" w:cs="Arial"/>
                <w:sz w:val="20"/>
                <w:szCs w:val="20"/>
              </w:rPr>
            </w:pPr>
            <w:r w:rsidRPr="00920B8B">
              <w:rPr>
                <w:rFonts w:ascii="Arial" w:hAnsi="Arial" w:cs="Arial"/>
                <w:sz w:val="20"/>
                <w:szCs w:val="20"/>
              </w:rPr>
              <w:t>4.1</w:t>
            </w:r>
          </w:p>
        </w:tc>
      </w:tr>
      <w:tr w:rsidR="00563D8B" w:rsidRPr="00920B8B" w14:paraId="3C509169" w14:textId="77777777" w:rsidTr="002B2E18">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5FD85F" w14:textId="77777777" w:rsidR="00563D8B" w:rsidRPr="00920B8B" w:rsidRDefault="00563D8B" w:rsidP="00563D8B">
            <w:pPr>
              <w:rPr>
                <w:rFonts w:ascii="Arial" w:hAnsi="Arial" w:cs="Arial"/>
                <w:b/>
                <w:bCs/>
                <w:sz w:val="20"/>
                <w:szCs w:val="20"/>
              </w:rPr>
            </w:pPr>
            <w:r w:rsidRPr="00920B8B">
              <w:rPr>
                <w:rFonts w:ascii="Arial" w:hAnsi="Arial" w:cs="Arial"/>
                <w:b/>
                <w:bCs/>
                <w:sz w:val="20"/>
                <w:szCs w:val="20"/>
              </w:rPr>
              <w:t>Govern</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CA9DA" w14:textId="77777777" w:rsidR="00563D8B" w:rsidRPr="00920B8B" w:rsidRDefault="0372A450" w:rsidP="00563D8B">
            <w:pPr>
              <w:rPr>
                <w:rFonts w:ascii="Arial" w:hAnsi="Arial" w:cs="Arial"/>
                <w:sz w:val="20"/>
                <w:szCs w:val="20"/>
              </w:rPr>
            </w:pPr>
            <w:r w:rsidRPr="51A8C184">
              <w:rPr>
                <w:rFonts w:ascii="Arial" w:hAnsi="Arial" w:cs="Arial"/>
                <w:sz w:val="20"/>
                <w:szCs w:val="20"/>
              </w:rPr>
              <w:t>6</w:t>
            </w:r>
            <w:r w:rsidR="00563D8B" w:rsidRPr="00920B8B">
              <w:rPr>
                <w:rFonts w:ascii="Arial" w:hAnsi="Arial" w:cs="Arial"/>
                <w:sz w:val="20"/>
                <w:szCs w:val="20"/>
              </w:rPr>
              <w:t xml:space="preserve">. Have in place a mechanism to define and document responsibilities for implementing control requirements both within and outside IT and IS (e.g. HR). This can be documented e.g. as part of the </w:t>
            </w:r>
            <w:r w:rsidR="001E23C6" w:rsidRPr="001E23C6">
              <w:rPr>
                <w:rFonts w:ascii="Arial" w:hAnsi="Arial" w:cs="Arial"/>
                <w:sz w:val="20"/>
                <w:szCs w:val="20"/>
                <w:highlight w:val="yellow"/>
              </w:rPr>
              <w:t>ICT Control Framework (former</w:t>
            </w:r>
            <w:r w:rsidR="001E23C6">
              <w:rPr>
                <w:rFonts w:ascii="Arial" w:hAnsi="Arial" w:cs="Arial"/>
                <w:sz w:val="20"/>
                <w:szCs w:val="20"/>
              </w:rPr>
              <w:t xml:space="preserve"> </w:t>
            </w:r>
            <w:r w:rsidR="00563D8B" w:rsidRPr="00920B8B">
              <w:rPr>
                <w:rFonts w:ascii="Arial" w:hAnsi="Arial" w:cs="Arial"/>
                <w:sz w:val="20"/>
                <w:szCs w:val="20"/>
              </w:rPr>
              <w:t>Mandatory Control Framework (MCF</w:t>
            </w:r>
            <w:r w:rsidR="001E23C6">
              <w:rPr>
                <w:rFonts w:ascii="Arial" w:hAnsi="Arial" w:cs="Arial"/>
                <w:sz w:val="20"/>
                <w:szCs w:val="20"/>
              </w:rPr>
              <w:t>)</w:t>
            </w:r>
            <w:r w:rsidR="00563D8B" w:rsidRPr="00920B8B">
              <w:rPr>
                <w:rFonts w:ascii="Arial" w:hAnsi="Arial" w:cs="Arial"/>
                <w:sz w:val="20"/>
                <w:szCs w:val="20"/>
              </w:rPr>
              <w:t>).</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CD4E8" w14:textId="77777777" w:rsidR="00563D8B" w:rsidRPr="00920B8B" w:rsidRDefault="00563D8B" w:rsidP="00563D8B">
            <w:pPr>
              <w:rPr>
                <w:rFonts w:ascii="Arial" w:hAnsi="Arial" w:cs="Arial"/>
                <w:sz w:val="20"/>
                <w:szCs w:val="20"/>
              </w:rPr>
            </w:pPr>
            <w:r w:rsidRPr="00920B8B">
              <w:rPr>
                <w:rFonts w:ascii="Arial" w:hAnsi="Arial" w:cs="Arial"/>
                <w:sz w:val="20"/>
                <w:szCs w:val="20"/>
              </w:rPr>
              <w:t>4.1</w:t>
            </w:r>
          </w:p>
        </w:tc>
      </w:tr>
      <w:tr w:rsidR="00563D8B" w:rsidRPr="00920B8B" w14:paraId="44AD4776" w14:textId="77777777" w:rsidTr="002B2E18">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74DC5" w14:textId="77777777" w:rsidR="00563D8B" w:rsidRPr="00920B8B" w:rsidRDefault="00563D8B" w:rsidP="00563D8B">
            <w:pPr>
              <w:rPr>
                <w:rFonts w:ascii="Arial" w:hAnsi="Arial" w:cs="Arial"/>
                <w:b/>
                <w:bCs/>
                <w:sz w:val="20"/>
                <w:szCs w:val="20"/>
              </w:rPr>
            </w:pPr>
            <w:r w:rsidRPr="00920B8B">
              <w:rPr>
                <w:rFonts w:ascii="Arial" w:hAnsi="Arial" w:cs="Arial"/>
                <w:b/>
                <w:bCs/>
                <w:sz w:val="20"/>
                <w:szCs w:val="20"/>
              </w:rPr>
              <w:t>Protect</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F7C99" w14:textId="77777777" w:rsidR="00563D8B" w:rsidRPr="008E35A5" w:rsidRDefault="00563D8B" w:rsidP="00563D8B">
            <w:pPr>
              <w:rPr>
                <w:rFonts w:ascii="Arial" w:hAnsi="Arial" w:cs="Arial"/>
                <w:sz w:val="20"/>
                <w:szCs w:val="20"/>
                <w:lang w:val="en-DE"/>
              </w:rPr>
            </w:pPr>
            <w:r w:rsidRPr="00920B8B">
              <w:rPr>
                <w:rFonts w:ascii="Arial" w:hAnsi="Arial" w:cs="Arial"/>
                <w:sz w:val="20"/>
                <w:szCs w:val="20"/>
              </w:rPr>
              <w:t xml:space="preserve">1. Design and implement ICT risk management control requirements to achieve the protection goals and integrating them to the ICT </w:t>
            </w:r>
            <w:r w:rsidR="001E23C6" w:rsidRPr="001E23C6">
              <w:rPr>
                <w:rFonts w:ascii="Arial" w:hAnsi="Arial" w:cs="Arial"/>
                <w:sz w:val="20"/>
                <w:szCs w:val="20"/>
                <w:highlight w:val="yellow"/>
              </w:rPr>
              <w:t>Written Rules</w:t>
            </w:r>
            <w:r w:rsidRPr="00920B8B">
              <w:rPr>
                <w:rFonts w:ascii="Arial" w:hAnsi="Arial" w:cs="Arial"/>
                <w:sz w:val="20"/>
                <w:szCs w:val="20"/>
              </w:rPr>
              <w:t xml:space="preserve"> framework. These control requirements are including but not limited to ICT operations and physical and environmental security, network and infrastructure management, encryption and cryptographic controls, identity management and </w:t>
            </w:r>
            <w:r w:rsidR="3E5EC170" w:rsidRPr="51A8C184">
              <w:rPr>
                <w:rFonts w:ascii="Arial" w:eastAsia="Arial" w:hAnsi="Arial" w:cs="Arial"/>
                <w:color w:val="000000" w:themeColor="text1"/>
                <w:sz w:val="19"/>
                <w:szCs w:val="19"/>
              </w:rPr>
              <w:t xml:space="preserve">logical/physical </w:t>
            </w:r>
            <w:r w:rsidRPr="00920B8B">
              <w:rPr>
                <w:rFonts w:ascii="Arial" w:hAnsi="Arial" w:cs="Arial"/>
                <w:sz w:val="20"/>
                <w:szCs w:val="20"/>
              </w:rPr>
              <w:t>access control, software development, change and project management, threat management, patch and vulnerability management, human resources, and third-party management</w:t>
            </w:r>
            <w:r w:rsidR="008E35A5" w:rsidRPr="008E35A5">
              <w:rPr>
                <w:rFonts w:ascii="Arial" w:hAnsi="Arial" w:cs="Arial"/>
                <w:sz w:val="20"/>
                <w:szCs w:val="20"/>
              </w:rPr>
              <w:t xml:space="preserve">, </w:t>
            </w:r>
            <w:r w:rsidR="008E35A5" w:rsidRPr="008E35A5">
              <w:rPr>
                <w:rFonts w:ascii="Arial" w:hAnsi="Arial" w:cs="Arial"/>
                <w:sz w:val="20"/>
                <w:szCs w:val="20"/>
                <w:highlight w:val="yellow"/>
              </w:rPr>
              <w:t>AI, IDP &amp; NCLC</w:t>
            </w:r>
            <w:r w:rsidR="008E35A5" w:rsidRPr="008E35A5">
              <w:rPr>
                <w:rFonts w:ascii="Arial" w:hAnsi="Arial" w:cs="Arial"/>
                <w:sz w:val="20"/>
                <w:szCs w:val="20"/>
                <w:highlight w:val="yellow"/>
                <w:vertAlign w:val="superscript"/>
              </w:rPr>
              <w:footnoteReference w:id="2"/>
            </w:r>
            <w:r w:rsidR="008E35A5" w:rsidRPr="008E35A5">
              <w:rPr>
                <w:rFonts w:ascii="Arial" w:hAnsi="Arial" w:cs="Arial"/>
                <w:sz w:val="20"/>
                <w:szCs w:val="20"/>
                <w:highlight w:val="yellow"/>
              </w:rPr>
              <w:t>, data management and other controls addressing poor administration and human error risks</w:t>
            </w:r>
            <w:r w:rsidRPr="008E35A5">
              <w:rPr>
                <w:rFonts w:ascii="Arial" w:hAnsi="Arial" w:cs="Arial"/>
                <w:sz w:val="20"/>
                <w:szCs w:val="20"/>
                <w:highlight w:val="yellow"/>
              </w:rPr>
              <w:t>.</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BC124" w14:textId="77777777" w:rsidR="00563D8B" w:rsidRPr="00920B8B" w:rsidRDefault="00563D8B" w:rsidP="00563D8B">
            <w:pPr>
              <w:rPr>
                <w:rFonts w:ascii="Arial" w:hAnsi="Arial" w:cs="Arial"/>
                <w:sz w:val="20"/>
                <w:szCs w:val="20"/>
              </w:rPr>
            </w:pPr>
            <w:r w:rsidRPr="00920B8B">
              <w:rPr>
                <w:rFonts w:ascii="Arial" w:hAnsi="Arial" w:cs="Arial"/>
                <w:sz w:val="20"/>
                <w:szCs w:val="20"/>
              </w:rPr>
              <w:t>4.3</w:t>
            </w:r>
          </w:p>
        </w:tc>
      </w:tr>
      <w:tr w:rsidR="00563D8B" w:rsidRPr="00920B8B" w14:paraId="5B323AD1" w14:textId="77777777" w:rsidTr="002B2E18">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9B5B59" w14:textId="77777777" w:rsidR="00563D8B" w:rsidRPr="00920B8B" w:rsidRDefault="00563D8B" w:rsidP="00563D8B">
            <w:pPr>
              <w:rPr>
                <w:rFonts w:ascii="Arial" w:hAnsi="Arial" w:cs="Arial"/>
                <w:b/>
                <w:bCs/>
                <w:sz w:val="20"/>
                <w:szCs w:val="20"/>
              </w:rPr>
            </w:pPr>
            <w:r w:rsidRPr="00920B8B">
              <w:rPr>
                <w:rFonts w:ascii="Arial" w:hAnsi="Arial" w:cs="Arial"/>
                <w:b/>
                <w:bCs/>
                <w:sz w:val="20"/>
                <w:szCs w:val="20"/>
              </w:rPr>
              <w:t>Protect</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C4B3C" w14:textId="77777777" w:rsidR="00563D8B" w:rsidRPr="00920B8B" w:rsidRDefault="240EE295" w:rsidP="00563D8B">
            <w:pPr>
              <w:rPr>
                <w:rFonts w:ascii="Arial" w:hAnsi="Arial" w:cs="Arial"/>
                <w:sz w:val="20"/>
                <w:szCs w:val="20"/>
              </w:rPr>
            </w:pPr>
            <w:r w:rsidRPr="51A8C184">
              <w:rPr>
                <w:rFonts w:ascii="Arial" w:hAnsi="Arial" w:cs="Arial"/>
                <w:sz w:val="20"/>
                <w:szCs w:val="20"/>
              </w:rPr>
              <w:t>4</w:t>
            </w:r>
            <w:r w:rsidR="00881C33" w:rsidRPr="00920B8B">
              <w:rPr>
                <w:rFonts w:ascii="Arial" w:hAnsi="Arial" w:cs="Arial"/>
                <w:sz w:val="20"/>
                <w:szCs w:val="20"/>
              </w:rPr>
              <w:t xml:space="preserve">. Check background verification on all candidates to become personnel should be carried out prior to joining the </w:t>
            </w:r>
            <w:r w:rsidR="00C076D6" w:rsidRPr="00920B8B">
              <w:rPr>
                <w:rFonts w:ascii="Arial" w:hAnsi="Arial" w:cs="Arial"/>
                <w:sz w:val="20"/>
                <w:szCs w:val="20"/>
              </w:rPr>
              <w:t>organization</w:t>
            </w:r>
            <w:r w:rsidR="00881C33" w:rsidRPr="00920B8B">
              <w:rPr>
                <w:rFonts w:ascii="Arial" w:hAnsi="Arial" w:cs="Arial"/>
                <w:sz w:val="20"/>
                <w:szCs w:val="20"/>
              </w:rPr>
              <w:t xml:space="preserve"> and on an ongoing basis </w:t>
            </w:r>
            <w:r w:rsidR="00881C33" w:rsidRPr="00920B8B">
              <w:rPr>
                <w:rFonts w:ascii="Arial" w:hAnsi="Arial" w:cs="Arial"/>
                <w:sz w:val="20"/>
                <w:szCs w:val="20"/>
              </w:rPr>
              <w:lastRenderedPageBreak/>
              <w:t>taking into consideration applicable laws, regulations and ethics and be proportional to the business requirements, the classification of the information to be accessed and the perceived risks.</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F17D5" w14:textId="77777777" w:rsidR="00563D8B" w:rsidRPr="00920B8B" w:rsidRDefault="00563D8B" w:rsidP="00563D8B">
            <w:pPr>
              <w:rPr>
                <w:rFonts w:ascii="Arial" w:hAnsi="Arial" w:cs="Arial"/>
                <w:sz w:val="20"/>
                <w:szCs w:val="20"/>
              </w:rPr>
            </w:pPr>
            <w:r w:rsidRPr="00920B8B">
              <w:rPr>
                <w:rFonts w:ascii="Arial" w:hAnsi="Arial" w:cs="Arial"/>
                <w:sz w:val="20"/>
                <w:szCs w:val="20"/>
              </w:rPr>
              <w:lastRenderedPageBreak/>
              <w:t>4.3</w:t>
            </w:r>
          </w:p>
        </w:tc>
      </w:tr>
      <w:tr w:rsidR="00563D8B" w:rsidRPr="00920B8B" w14:paraId="5341CC7C" w14:textId="77777777" w:rsidTr="002B2E18">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07481B" w14:textId="77777777" w:rsidR="00563D8B" w:rsidRPr="00920B8B" w:rsidRDefault="00563D8B" w:rsidP="00563D8B">
            <w:pPr>
              <w:rPr>
                <w:rFonts w:ascii="Arial" w:hAnsi="Arial" w:cs="Arial"/>
                <w:b/>
                <w:bCs/>
                <w:sz w:val="20"/>
                <w:szCs w:val="20"/>
              </w:rPr>
            </w:pPr>
            <w:r w:rsidRPr="00920B8B">
              <w:rPr>
                <w:rFonts w:ascii="Arial" w:hAnsi="Arial" w:cs="Arial"/>
                <w:b/>
                <w:bCs/>
                <w:sz w:val="20"/>
                <w:szCs w:val="20"/>
              </w:rPr>
              <w:t>Protect</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60806" w14:textId="77777777" w:rsidR="00563D8B" w:rsidRPr="00920B8B" w:rsidRDefault="2D01775C" w:rsidP="00563D8B">
            <w:pPr>
              <w:rPr>
                <w:rFonts w:ascii="Arial" w:hAnsi="Arial" w:cs="Arial"/>
                <w:sz w:val="20"/>
                <w:szCs w:val="20"/>
              </w:rPr>
            </w:pPr>
            <w:r w:rsidRPr="51A8C184">
              <w:rPr>
                <w:rFonts w:ascii="Arial" w:hAnsi="Arial" w:cs="Arial"/>
                <w:sz w:val="20"/>
                <w:szCs w:val="20"/>
              </w:rPr>
              <w:t>5</w:t>
            </w:r>
            <w:r w:rsidR="00881C33" w:rsidRPr="00920B8B">
              <w:rPr>
                <w:rFonts w:ascii="Arial" w:hAnsi="Arial" w:cs="Arial"/>
                <w:sz w:val="20"/>
                <w:szCs w:val="20"/>
              </w:rPr>
              <w:t xml:space="preserve">. Define employment contractual agreements which state the personnel’s and the </w:t>
            </w:r>
            <w:r w:rsidR="00C076D6" w:rsidRPr="00920B8B">
              <w:rPr>
                <w:rFonts w:ascii="Arial" w:hAnsi="Arial" w:cs="Arial"/>
                <w:sz w:val="20"/>
                <w:szCs w:val="20"/>
              </w:rPr>
              <w:t>organization’s</w:t>
            </w:r>
            <w:r w:rsidR="00881C33" w:rsidRPr="00920B8B">
              <w:rPr>
                <w:rFonts w:ascii="Arial" w:hAnsi="Arial" w:cs="Arial"/>
                <w:sz w:val="20"/>
                <w:szCs w:val="20"/>
              </w:rPr>
              <w:t xml:space="preserve"> responsibilities for ICT security.</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4ED4AE" w14:textId="77777777" w:rsidR="00563D8B" w:rsidRPr="00920B8B" w:rsidRDefault="00563D8B" w:rsidP="00563D8B">
            <w:pPr>
              <w:rPr>
                <w:rFonts w:ascii="Arial" w:hAnsi="Arial" w:cs="Arial"/>
                <w:sz w:val="20"/>
                <w:szCs w:val="20"/>
              </w:rPr>
            </w:pPr>
            <w:r w:rsidRPr="00920B8B">
              <w:rPr>
                <w:rFonts w:ascii="Arial" w:hAnsi="Arial" w:cs="Arial"/>
                <w:sz w:val="20"/>
                <w:szCs w:val="20"/>
              </w:rPr>
              <w:t>4.3</w:t>
            </w:r>
          </w:p>
        </w:tc>
      </w:tr>
      <w:tr w:rsidR="00563D8B" w:rsidRPr="00920B8B" w14:paraId="5EABC93D" w14:textId="77777777" w:rsidTr="002B2E18">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E9082" w14:textId="77777777" w:rsidR="00563D8B" w:rsidRPr="00920B8B" w:rsidRDefault="00563D8B" w:rsidP="00563D8B">
            <w:pPr>
              <w:rPr>
                <w:rFonts w:ascii="Arial" w:hAnsi="Arial" w:cs="Arial"/>
                <w:b/>
                <w:bCs/>
                <w:sz w:val="20"/>
                <w:szCs w:val="20"/>
              </w:rPr>
            </w:pPr>
            <w:r w:rsidRPr="00920B8B">
              <w:rPr>
                <w:rFonts w:ascii="Arial" w:hAnsi="Arial" w:cs="Arial"/>
                <w:b/>
                <w:bCs/>
                <w:sz w:val="20"/>
                <w:szCs w:val="20"/>
              </w:rPr>
              <w:t>Learn and evolve</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A8E70" w14:textId="77777777" w:rsidR="00563D8B" w:rsidRPr="00920B8B" w:rsidRDefault="00563D8B" w:rsidP="00563D8B">
            <w:pPr>
              <w:rPr>
                <w:rFonts w:ascii="Arial" w:hAnsi="Arial" w:cs="Arial"/>
                <w:sz w:val="20"/>
                <w:szCs w:val="20"/>
              </w:rPr>
            </w:pPr>
            <w:r w:rsidRPr="00920B8B">
              <w:rPr>
                <w:rFonts w:ascii="Arial" w:hAnsi="Arial" w:cs="Arial"/>
                <w:sz w:val="20"/>
                <w:szCs w:val="20"/>
              </w:rPr>
              <w:t>1. Develop, implement, and maintain an ICT risk awareness program including trainings as a compulsory module in staff training schemes.</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735E7" w14:textId="77777777" w:rsidR="00563D8B" w:rsidRPr="00920B8B" w:rsidRDefault="00563D8B" w:rsidP="00563D8B">
            <w:pPr>
              <w:rPr>
                <w:rFonts w:ascii="Arial" w:hAnsi="Arial" w:cs="Arial"/>
                <w:sz w:val="20"/>
                <w:szCs w:val="20"/>
              </w:rPr>
            </w:pPr>
            <w:r w:rsidRPr="00920B8B">
              <w:rPr>
                <w:rFonts w:ascii="Arial" w:hAnsi="Arial" w:cs="Arial"/>
                <w:sz w:val="20"/>
                <w:szCs w:val="20"/>
              </w:rPr>
              <w:t>4.7</w:t>
            </w:r>
          </w:p>
        </w:tc>
      </w:tr>
      <w:tr w:rsidR="00563D8B" w:rsidRPr="00920B8B" w14:paraId="60A75834" w14:textId="77777777" w:rsidTr="002B2E18">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41FC5" w14:textId="77777777" w:rsidR="00563D8B" w:rsidRPr="00920B8B" w:rsidRDefault="00563D8B" w:rsidP="00563D8B">
            <w:pPr>
              <w:rPr>
                <w:rFonts w:ascii="Arial" w:hAnsi="Arial" w:cs="Arial"/>
                <w:b/>
                <w:bCs/>
                <w:sz w:val="20"/>
                <w:szCs w:val="20"/>
              </w:rPr>
            </w:pPr>
            <w:r w:rsidRPr="00920B8B">
              <w:rPr>
                <w:rFonts w:ascii="Arial" w:hAnsi="Arial" w:cs="Arial"/>
                <w:b/>
                <w:bCs/>
                <w:sz w:val="20"/>
                <w:szCs w:val="20"/>
              </w:rPr>
              <w:t>Communicate</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3B702" w14:textId="77777777" w:rsidR="00563D8B" w:rsidRPr="00920B8B" w:rsidRDefault="00563D8B" w:rsidP="00563D8B">
            <w:pPr>
              <w:rPr>
                <w:rFonts w:ascii="Arial" w:hAnsi="Arial" w:cs="Arial"/>
                <w:sz w:val="20"/>
                <w:szCs w:val="20"/>
              </w:rPr>
            </w:pPr>
            <w:r w:rsidRPr="00920B8B">
              <w:rPr>
                <w:rFonts w:ascii="Arial" w:hAnsi="Arial" w:cs="Arial"/>
                <w:sz w:val="20"/>
                <w:szCs w:val="20"/>
              </w:rPr>
              <w:t>2. Formalize a disciplinary process and communicate it to take actions against personnel and other relevant interested parties who have committed a violation to this policy.</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0BE09" w14:textId="77777777" w:rsidR="00563D8B" w:rsidRPr="00920B8B" w:rsidRDefault="00563D8B" w:rsidP="00563D8B">
            <w:pPr>
              <w:rPr>
                <w:rFonts w:ascii="Arial" w:hAnsi="Arial" w:cs="Arial"/>
                <w:sz w:val="20"/>
                <w:szCs w:val="20"/>
              </w:rPr>
            </w:pPr>
            <w:r w:rsidRPr="00920B8B">
              <w:rPr>
                <w:rFonts w:ascii="Arial" w:hAnsi="Arial" w:cs="Arial"/>
                <w:sz w:val="20"/>
                <w:szCs w:val="20"/>
              </w:rPr>
              <w:t>4.8</w:t>
            </w:r>
          </w:p>
        </w:tc>
      </w:tr>
      <w:tr w:rsidR="00563D8B" w:rsidRPr="00920B8B" w14:paraId="67A9F518" w14:textId="77777777" w:rsidTr="002B2E18">
        <w:trPr>
          <w:trHeight w:val="1521"/>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FA354" w14:textId="77777777" w:rsidR="00563D8B" w:rsidRPr="00920B8B" w:rsidRDefault="00563D8B" w:rsidP="00563D8B">
            <w:pPr>
              <w:rPr>
                <w:rFonts w:ascii="Arial" w:hAnsi="Arial" w:cs="Arial"/>
                <w:b/>
                <w:bCs/>
                <w:sz w:val="20"/>
                <w:szCs w:val="20"/>
              </w:rPr>
            </w:pPr>
            <w:r w:rsidRPr="00920B8B">
              <w:rPr>
                <w:rFonts w:ascii="Arial" w:hAnsi="Arial" w:cs="Arial"/>
                <w:b/>
                <w:bCs/>
                <w:sz w:val="20"/>
                <w:szCs w:val="20"/>
              </w:rPr>
              <w:t>Communicate</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9783A" w14:textId="77777777" w:rsidR="00563D8B" w:rsidRPr="00920B8B" w:rsidRDefault="00563D8B" w:rsidP="00563D8B">
            <w:pPr>
              <w:rPr>
                <w:rFonts w:ascii="Arial" w:hAnsi="Arial" w:cs="Arial"/>
                <w:sz w:val="20"/>
                <w:szCs w:val="20"/>
              </w:rPr>
            </w:pPr>
            <w:r w:rsidRPr="00920B8B">
              <w:rPr>
                <w:rFonts w:ascii="Arial" w:hAnsi="Arial" w:cs="Arial"/>
                <w:sz w:val="20"/>
                <w:szCs w:val="20"/>
              </w:rPr>
              <w:t>3. Define, enforce, and communicate ICT responsibilities and duties that remain valid after termination or change of employment and communicate them to relevant personnel and other interested parties.</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61113" w14:textId="77777777" w:rsidR="00563D8B" w:rsidRPr="00920B8B" w:rsidRDefault="00563D8B" w:rsidP="00563D8B">
            <w:pPr>
              <w:rPr>
                <w:rFonts w:ascii="Arial" w:hAnsi="Arial" w:cs="Arial"/>
                <w:sz w:val="20"/>
                <w:szCs w:val="20"/>
              </w:rPr>
            </w:pPr>
            <w:r w:rsidRPr="00920B8B">
              <w:rPr>
                <w:rFonts w:ascii="Arial" w:hAnsi="Arial" w:cs="Arial"/>
                <w:sz w:val="20"/>
                <w:szCs w:val="20"/>
              </w:rPr>
              <w:t>4.8</w:t>
            </w:r>
          </w:p>
        </w:tc>
      </w:tr>
    </w:tbl>
    <w:p w14:paraId="7E2C88D5" w14:textId="77777777" w:rsidR="00370D0F" w:rsidRPr="008E5697" w:rsidRDefault="00370D0F" w:rsidP="00370D0F">
      <w:pPr>
        <w:rPr>
          <w:rFonts w:ascii="Arial" w:hAnsi="Arial" w:cs="Arial"/>
          <w:sz w:val="16"/>
          <w:szCs w:val="16"/>
        </w:rPr>
      </w:pPr>
      <w:r w:rsidRPr="003B668C">
        <w:rPr>
          <w:rFonts w:ascii="Arial" w:hAnsi="Arial" w:cs="Arial"/>
          <w:sz w:val="16"/>
          <w:szCs w:val="16"/>
        </w:rPr>
        <w:t xml:space="preserve">Table 1: </w:t>
      </w:r>
      <w:r>
        <w:rPr>
          <w:rFonts w:ascii="Arial" w:hAnsi="Arial" w:cs="Arial"/>
          <w:sz w:val="16"/>
          <w:szCs w:val="16"/>
        </w:rPr>
        <w:t>Minimum Requirements</w:t>
      </w:r>
    </w:p>
    <w:p w14:paraId="0D8A61E5" w14:textId="77777777" w:rsidR="00963C68" w:rsidRPr="00920B8B" w:rsidRDefault="00963C68" w:rsidP="00263554"/>
    <w:p w14:paraId="10DA5441" w14:textId="77777777" w:rsidR="0027643D" w:rsidRPr="00920B8B" w:rsidRDefault="00444BB3" w:rsidP="00886413">
      <w:pPr>
        <w:pStyle w:val="Heading2"/>
        <w:numPr>
          <w:ilvl w:val="1"/>
          <w:numId w:val="1"/>
        </w:numPr>
        <w:ind w:left="540" w:hanging="540"/>
        <w:jc w:val="both"/>
        <w:rPr>
          <w:rFonts w:ascii="Arial" w:hAnsi="Arial" w:cs="Arial"/>
          <w:color w:val="000000" w:themeColor="text1"/>
          <w:sz w:val="24"/>
          <w:szCs w:val="24"/>
        </w:rPr>
      </w:pPr>
      <w:bookmarkStart w:id="9" w:name="_Toc234399132"/>
      <w:r w:rsidRPr="00920B8B">
        <w:rPr>
          <w:rFonts w:ascii="Arial" w:hAnsi="Arial" w:cs="Arial"/>
          <w:color w:val="000000" w:themeColor="text1"/>
          <w:sz w:val="24"/>
          <w:szCs w:val="24"/>
        </w:rPr>
        <w:t xml:space="preserve">Basis of this </w:t>
      </w:r>
      <w:r w:rsidR="001F6D45" w:rsidRPr="00920B8B">
        <w:rPr>
          <w:rFonts w:ascii="Arial" w:hAnsi="Arial" w:cs="Arial"/>
          <w:color w:val="000000" w:themeColor="text1"/>
          <w:sz w:val="24"/>
          <w:szCs w:val="24"/>
        </w:rPr>
        <w:t>Guideline</w:t>
      </w:r>
      <w:bookmarkEnd w:id="9"/>
    </w:p>
    <w:p w14:paraId="22DEEEB9" w14:textId="77777777" w:rsidR="00953944" w:rsidRPr="00920B8B" w:rsidRDefault="00953944" w:rsidP="00EE74CA">
      <w:pPr>
        <w:spacing w:line="240" w:lineRule="auto"/>
        <w:rPr>
          <w:rFonts w:ascii="Arial" w:hAnsi="Arial" w:cs="Arial"/>
          <w:sz w:val="20"/>
          <w:szCs w:val="20"/>
        </w:rPr>
      </w:pPr>
    </w:p>
    <w:p w14:paraId="5D78F005" w14:textId="77777777" w:rsidR="008E62E7" w:rsidRPr="00920B8B" w:rsidRDefault="007E1018" w:rsidP="00E4707B">
      <w:pPr>
        <w:spacing w:line="240" w:lineRule="auto"/>
        <w:rPr>
          <w:rFonts w:ascii="Arial" w:hAnsi="Arial" w:cs="Arial"/>
          <w:color w:val="000000" w:themeColor="text1"/>
          <w:sz w:val="20"/>
          <w:szCs w:val="20"/>
        </w:rPr>
      </w:pPr>
      <w:r w:rsidRPr="00920B8B">
        <w:rPr>
          <w:rFonts w:ascii="Arial" w:hAnsi="Arial" w:cs="Arial"/>
          <w:color w:val="000000" w:themeColor="text1"/>
          <w:sz w:val="20"/>
          <w:szCs w:val="20"/>
        </w:rPr>
        <w:t xml:space="preserve">The basis for this </w:t>
      </w:r>
      <w:r w:rsidR="00DB0580">
        <w:rPr>
          <w:rFonts w:ascii="Arial" w:hAnsi="Arial" w:cs="Arial"/>
          <w:color w:val="000000" w:themeColor="text1"/>
          <w:sz w:val="20"/>
          <w:szCs w:val="20"/>
        </w:rPr>
        <w:t>G</w:t>
      </w:r>
      <w:r w:rsidRPr="00920B8B">
        <w:rPr>
          <w:rFonts w:ascii="Arial" w:hAnsi="Arial" w:cs="Arial"/>
          <w:color w:val="000000" w:themeColor="text1"/>
          <w:sz w:val="20"/>
          <w:szCs w:val="20"/>
        </w:rPr>
        <w:t>uideline is the</w:t>
      </w:r>
      <w:r w:rsidR="00CB2806">
        <w:rPr>
          <w:rFonts w:ascii="Arial" w:hAnsi="Arial" w:cs="Arial"/>
          <w:color w:val="000000" w:themeColor="text1"/>
          <w:sz w:val="20"/>
          <w:szCs w:val="20"/>
        </w:rPr>
        <w:t xml:space="preserve"> </w:t>
      </w:r>
      <w:r w:rsidR="00CB2806" w:rsidRPr="006E7706">
        <w:rPr>
          <w:rFonts w:ascii="Arial" w:hAnsi="Arial" w:cs="Arial"/>
          <w:color w:val="000000" w:themeColor="text1"/>
          <w:sz w:val="20"/>
          <w:szCs w:val="20"/>
          <w:highlight w:val="yellow"/>
        </w:rPr>
        <w:t>thematically linked</w:t>
      </w:r>
      <w:r w:rsidRPr="00920B8B">
        <w:rPr>
          <w:rFonts w:ascii="Arial" w:hAnsi="Arial" w:cs="Arial"/>
          <w:color w:val="000000" w:themeColor="text1"/>
          <w:sz w:val="20"/>
          <w:szCs w:val="20"/>
        </w:rPr>
        <w:t xml:space="preserve"> ICT Risk </w:t>
      </w:r>
      <w:r w:rsidR="00E11687" w:rsidRPr="00920B8B">
        <w:rPr>
          <w:rFonts w:ascii="Arial" w:hAnsi="Arial" w:cs="Arial"/>
          <w:color w:val="000000" w:themeColor="text1"/>
          <w:sz w:val="20"/>
          <w:szCs w:val="20"/>
        </w:rPr>
        <w:t xml:space="preserve">Management </w:t>
      </w:r>
      <w:r w:rsidRPr="00920B8B">
        <w:rPr>
          <w:rFonts w:ascii="Arial" w:hAnsi="Arial" w:cs="Arial"/>
          <w:color w:val="000000" w:themeColor="text1"/>
          <w:sz w:val="20"/>
          <w:szCs w:val="20"/>
        </w:rPr>
        <w:t>Policy.</w:t>
      </w:r>
    </w:p>
    <w:p w14:paraId="039CCE3B" w14:textId="77777777" w:rsidR="00296B03" w:rsidRPr="00920B8B" w:rsidRDefault="00C30D73" w:rsidP="00886413">
      <w:pPr>
        <w:pStyle w:val="Heading1"/>
        <w:pageBreakBefore/>
        <w:numPr>
          <w:ilvl w:val="0"/>
          <w:numId w:val="1"/>
        </w:numPr>
        <w:spacing w:before="0"/>
        <w:ind w:left="357" w:hanging="357"/>
        <w:rPr>
          <w:rFonts w:ascii="Arial" w:hAnsi="Arial" w:cs="Arial"/>
          <w:b/>
          <w:bCs/>
          <w:color w:val="000000" w:themeColor="text1"/>
          <w:sz w:val="28"/>
          <w:szCs w:val="28"/>
        </w:rPr>
      </w:pPr>
      <w:bookmarkStart w:id="10" w:name="_Toc234399133"/>
      <w:r w:rsidRPr="00C30D73">
        <w:rPr>
          <w:rFonts w:ascii="Arial" w:hAnsi="Arial" w:cs="Arial"/>
          <w:b/>
          <w:bCs/>
          <w:color w:val="000000" w:themeColor="text1"/>
          <w:sz w:val="28"/>
          <w:szCs w:val="28"/>
          <w:highlight w:val="yellow"/>
        </w:rPr>
        <w:lastRenderedPageBreak/>
        <w:t>Functional</w:t>
      </w:r>
      <w:r>
        <w:rPr>
          <w:rFonts w:ascii="Arial" w:hAnsi="Arial" w:cs="Arial"/>
          <w:b/>
          <w:bCs/>
          <w:color w:val="000000" w:themeColor="text1"/>
          <w:sz w:val="28"/>
          <w:szCs w:val="28"/>
        </w:rPr>
        <w:t xml:space="preserve"> </w:t>
      </w:r>
      <w:r w:rsidR="00296B03" w:rsidRPr="00920B8B">
        <w:rPr>
          <w:rFonts w:ascii="Arial" w:hAnsi="Arial" w:cs="Arial"/>
          <w:b/>
          <w:bCs/>
          <w:color w:val="000000" w:themeColor="text1"/>
          <w:sz w:val="28"/>
          <w:szCs w:val="28"/>
        </w:rPr>
        <w:t xml:space="preserve">Scope and </w:t>
      </w:r>
      <w:r w:rsidR="00087917" w:rsidRPr="00920B8B">
        <w:rPr>
          <w:rFonts w:ascii="Arial" w:hAnsi="Arial" w:cs="Arial"/>
          <w:b/>
          <w:bCs/>
          <w:color w:val="000000" w:themeColor="text1"/>
          <w:sz w:val="28"/>
          <w:szCs w:val="28"/>
        </w:rPr>
        <w:t>T</w:t>
      </w:r>
      <w:r w:rsidR="00296B03" w:rsidRPr="00920B8B">
        <w:rPr>
          <w:rFonts w:ascii="Arial" w:hAnsi="Arial" w:cs="Arial"/>
          <w:b/>
          <w:bCs/>
          <w:color w:val="000000" w:themeColor="text1"/>
          <w:sz w:val="28"/>
          <w:szCs w:val="28"/>
        </w:rPr>
        <w:t xml:space="preserve">arget </w:t>
      </w:r>
      <w:r w:rsidR="00087917" w:rsidRPr="00920B8B">
        <w:rPr>
          <w:rFonts w:ascii="Arial" w:hAnsi="Arial" w:cs="Arial"/>
          <w:b/>
          <w:bCs/>
          <w:color w:val="000000" w:themeColor="text1"/>
          <w:sz w:val="28"/>
          <w:szCs w:val="28"/>
        </w:rPr>
        <w:t>G</w:t>
      </w:r>
      <w:r w:rsidR="00296B03" w:rsidRPr="00920B8B">
        <w:rPr>
          <w:rFonts w:ascii="Arial" w:hAnsi="Arial" w:cs="Arial"/>
          <w:b/>
          <w:bCs/>
          <w:color w:val="000000" w:themeColor="text1"/>
          <w:sz w:val="28"/>
          <w:szCs w:val="28"/>
        </w:rPr>
        <w:t>roups</w:t>
      </w:r>
      <w:bookmarkEnd w:id="10"/>
    </w:p>
    <w:p w14:paraId="31A05BD1" w14:textId="77777777" w:rsidR="60F072B0" w:rsidRPr="00920B8B" w:rsidRDefault="00C30D73" w:rsidP="00886413">
      <w:pPr>
        <w:pStyle w:val="Heading2"/>
        <w:numPr>
          <w:ilvl w:val="1"/>
          <w:numId w:val="1"/>
        </w:numPr>
        <w:ind w:left="540" w:hanging="540"/>
        <w:jc w:val="both"/>
        <w:rPr>
          <w:rFonts w:ascii="Arial" w:hAnsi="Arial" w:cs="Arial"/>
          <w:color w:val="000000" w:themeColor="text1"/>
          <w:sz w:val="24"/>
          <w:szCs w:val="24"/>
        </w:rPr>
      </w:pPr>
      <w:bookmarkStart w:id="11" w:name="_Toc159407607"/>
      <w:bookmarkStart w:id="12" w:name="_Toc159408404"/>
      <w:bookmarkStart w:id="13" w:name="_Toc234399134"/>
      <w:bookmarkEnd w:id="11"/>
      <w:bookmarkEnd w:id="12"/>
      <w:r w:rsidRPr="00C30D73">
        <w:rPr>
          <w:rFonts w:ascii="Arial" w:hAnsi="Arial" w:cs="Arial"/>
          <w:color w:val="000000" w:themeColor="text1"/>
          <w:sz w:val="24"/>
          <w:szCs w:val="24"/>
          <w:highlight w:val="yellow"/>
        </w:rPr>
        <w:t>Functional</w:t>
      </w:r>
      <w:r>
        <w:rPr>
          <w:rFonts w:ascii="Arial" w:hAnsi="Arial" w:cs="Arial"/>
          <w:color w:val="000000" w:themeColor="text1"/>
          <w:sz w:val="24"/>
          <w:szCs w:val="24"/>
        </w:rPr>
        <w:t xml:space="preserve"> s</w:t>
      </w:r>
      <w:r w:rsidR="001D1141" w:rsidRPr="00920B8B">
        <w:rPr>
          <w:rFonts w:ascii="Arial" w:hAnsi="Arial" w:cs="Arial"/>
          <w:color w:val="000000" w:themeColor="text1"/>
          <w:sz w:val="24"/>
          <w:szCs w:val="24"/>
        </w:rPr>
        <w:t>cope</w:t>
      </w:r>
      <w:r w:rsidR="003F3375" w:rsidRPr="00920B8B">
        <w:rPr>
          <w:rFonts w:ascii="Arial" w:hAnsi="Arial" w:cs="Arial"/>
          <w:color w:val="000000" w:themeColor="text1"/>
          <w:sz w:val="24"/>
          <w:szCs w:val="24"/>
        </w:rPr>
        <w:t xml:space="preserve"> of applicability</w:t>
      </w:r>
      <w:bookmarkEnd w:id="13"/>
    </w:p>
    <w:p w14:paraId="6FEF251C" w14:textId="77777777" w:rsidR="007D1AAF" w:rsidRPr="00920B8B" w:rsidRDefault="007D1AAF" w:rsidP="007D1AAF">
      <w:pPr>
        <w:rPr>
          <w:rFonts w:ascii="Arial" w:hAnsi="Arial" w:cs="Arial"/>
          <w:sz w:val="20"/>
          <w:szCs w:val="20"/>
        </w:rPr>
      </w:pPr>
    </w:p>
    <w:tbl>
      <w:tblPr>
        <w:tblStyle w:val="TableGrid"/>
        <w:tblpPr w:leftFromText="141" w:rightFromText="141" w:vertAnchor="text" w:horzAnchor="margin" w:tblpY="12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62"/>
        <w:gridCol w:w="4993"/>
      </w:tblGrid>
      <w:tr w:rsidR="009D2F1E" w:rsidRPr="00920B8B" w14:paraId="522AD6B3" w14:textId="77777777">
        <w:trPr>
          <w:trHeight w:val="75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46F8840" w14:textId="77777777" w:rsidR="009D2F1E" w:rsidRPr="00920B8B" w:rsidRDefault="009D2F1E">
            <w:pPr>
              <w:rPr>
                <w:rFonts w:ascii="Arial" w:hAnsi="Arial" w:cs="Arial"/>
                <w:b/>
                <w:bCs/>
                <w:sz w:val="20"/>
                <w:szCs w:val="20"/>
              </w:rPr>
            </w:pPr>
            <w:r w:rsidRPr="00920B8B">
              <w:rPr>
                <w:rFonts w:ascii="Arial" w:hAnsi="Arial" w:cs="Arial"/>
                <w:b/>
                <w:bCs/>
                <w:sz w:val="20"/>
                <w:szCs w:val="20"/>
              </w:rPr>
              <w:t>Entity</w:t>
            </w:r>
          </w:p>
        </w:tc>
        <w:tc>
          <w:tcPr>
            <w:tcW w:w="5205" w:type="dxa"/>
            <w:tcBorders>
              <w:top w:val="single" w:sz="4" w:space="0" w:color="000000"/>
              <w:left w:val="single" w:sz="4" w:space="0" w:color="000000"/>
              <w:bottom w:val="single" w:sz="4" w:space="0" w:color="000000"/>
              <w:right w:val="single" w:sz="4" w:space="0" w:color="000000"/>
            </w:tcBorders>
            <w:vAlign w:val="center"/>
          </w:tcPr>
          <w:p w14:paraId="05CADA71" w14:textId="77777777" w:rsidR="009D2F1E" w:rsidRPr="00920B8B" w:rsidRDefault="009D2F1E" w:rsidP="00B77162">
            <w:pPr>
              <w:spacing w:before="120" w:after="120"/>
              <w:rPr>
                <w:rFonts w:ascii="Arial" w:hAnsi="Arial" w:cs="Arial"/>
                <w:sz w:val="20"/>
                <w:szCs w:val="20"/>
              </w:rPr>
            </w:pPr>
            <w:r w:rsidRPr="00920B8B">
              <w:rPr>
                <w:rFonts w:ascii="Arial" w:hAnsi="Arial" w:cs="Arial"/>
                <w:sz w:val="20"/>
                <w:szCs w:val="20"/>
              </w:rPr>
              <w:t xml:space="preserve">DBAG </w:t>
            </w:r>
            <w:r w:rsidR="009151B8" w:rsidRPr="00920B8B">
              <w:rPr>
                <w:rFonts w:ascii="Arial" w:hAnsi="Arial" w:cs="Arial"/>
                <w:sz w:val="20"/>
                <w:szCs w:val="20"/>
              </w:rPr>
              <w:t>and/</w:t>
            </w:r>
            <w:r w:rsidRPr="00920B8B">
              <w:rPr>
                <w:rFonts w:ascii="Arial" w:hAnsi="Arial" w:cs="Arial"/>
                <w:sz w:val="20"/>
                <w:szCs w:val="20"/>
              </w:rPr>
              <w:t>or adopting LE</w:t>
            </w:r>
            <w:r w:rsidR="002438C6" w:rsidRPr="00920B8B">
              <w:rPr>
                <w:rFonts w:ascii="Arial" w:hAnsi="Arial" w:cs="Arial"/>
                <w:sz w:val="20"/>
                <w:szCs w:val="20"/>
              </w:rPr>
              <w:t xml:space="preserve"> within DBG</w:t>
            </w:r>
          </w:p>
        </w:tc>
      </w:tr>
      <w:tr w:rsidR="009D2F1E" w:rsidRPr="00920B8B" w14:paraId="45F6F01E" w14:textId="77777777">
        <w:trPr>
          <w:trHeight w:val="69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07B6CF7" w14:textId="77777777" w:rsidR="009D2F1E" w:rsidRPr="00920B8B" w:rsidRDefault="009D2F1E">
            <w:pPr>
              <w:rPr>
                <w:rFonts w:ascii="Arial" w:hAnsi="Arial" w:cs="Arial"/>
                <w:b/>
                <w:bCs/>
                <w:sz w:val="20"/>
                <w:szCs w:val="20"/>
              </w:rPr>
            </w:pPr>
            <w:r w:rsidRPr="00920B8B">
              <w:rPr>
                <w:rFonts w:ascii="Arial" w:hAnsi="Arial" w:cs="Arial"/>
                <w:b/>
                <w:bCs/>
                <w:sz w:val="20"/>
                <w:szCs w:val="20"/>
              </w:rPr>
              <w:t>Area</w:t>
            </w:r>
          </w:p>
        </w:tc>
        <w:tc>
          <w:tcPr>
            <w:tcW w:w="5205" w:type="dxa"/>
            <w:tcBorders>
              <w:top w:val="single" w:sz="4" w:space="0" w:color="000000"/>
              <w:left w:val="single" w:sz="4" w:space="0" w:color="000000"/>
              <w:bottom w:val="single" w:sz="4" w:space="0" w:color="000000"/>
              <w:right w:val="single" w:sz="4" w:space="0" w:color="000000"/>
            </w:tcBorders>
            <w:vAlign w:val="center"/>
          </w:tcPr>
          <w:p w14:paraId="2A1014B3" w14:textId="77777777" w:rsidR="009D2F1E" w:rsidRPr="00920B8B" w:rsidRDefault="009D2F1E" w:rsidP="002F5C69">
            <w:pPr>
              <w:spacing w:before="120" w:after="120"/>
              <w:rPr>
                <w:rFonts w:ascii="Arial" w:hAnsi="Arial" w:cs="Arial"/>
                <w:sz w:val="20"/>
                <w:szCs w:val="20"/>
              </w:rPr>
            </w:pPr>
            <w:r w:rsidRPr="00920B8B">
              <w:rPr>
                <w:rFonts w:ascii="Arial" w:hAnsi="Arial" w:cs="Arial"/>
                <w:sz w:val="20"/>
                <w:szCs w:val="20"/>
              </w:rPr>
              <w:t>DBAG CIO / COO Division; Chief Risk Officer Area; Chief Compliance Officer Area</w:t>
            </w:r>
            <w:r w:rsidR="0090646F" w:rsidRPr="00920B8B">
              <w:rPr>
                <w:rFonts w:ascii="Arial" w:hAnsi="Arial" w:cs="Arial"/>
                <w:sz w:val="20"/>
                <w:szCs w:val="20"/>
              </w:rPr>
              <w:t>; or any other area that owns Human-related ICT Management topic</w:t>
            </w:r>
          </w:p>
        </w:tc>
      </w:tr>
    </w:tbl>
    <w:p w14:paraId="2D66879D" w14:textId="77777777" w:rsidR="007D1AAF" w:rsidRPr="00920B8B" w:rsidRDefault="007D1AAF" w:rsidP="007D1AAF">
      <w:pPr>
        <w:rPr>
          <w:rFonts w:ascii="Arial" w:hAnsi="Arial" w:cs="Arial"/>
          <w:sz w:val="16"/>
          <w:szCs w:val="16"/>
        </w:rPr>
      </w:pPr>
      <w:r w:rsidRPr="00920B8B">
        <w:rPr>
          <w:rFonts w:ascii="Arial" w:hAnsi="Arial" w:cs="Arial"/>
          <w:sz w:val="16"/>
          <w:szCs w:val="16"/>
        </w:rPr>
        <w:t xml:space="preserve">Table </w:t>
      </w:r>
      <w:r w:rsidR="00370D0F">
        <w:rPr>
          <w:rFonts w:ascii="Arial" w:hAnsi="Arial" w:cs="Arial"/>
          <w:sz w:val="16"/>
          <w:szCs w:val="16"/>
        </w:rPr>
        <w:t>2</w:t>
      </w:r>
      <w:r w:rsidRPr="00920B8B">
        <w:rPr>
          <w:rFonts w:ascii="Arial" w:hAnsi="Arial" w:cs="Arial"/>
          <w:sz w:val="16"/>
          <w:szCs w:val="16"/>
        </w:rPr>
        <w:t>: Scope</w:t>
      </w:r>
    </w:p>
    <w:p w14:paraId="516D6E45" w14:textId="77777777" w:rsidR="00304FEE" w:rsidRPr="00920B8B" w:rsidRDefault="00304FEE">
      <w:pPr>
        <w:rPr>
          <w:rFonts w:ascii="Arial" w:eastAsiaTheme="majorEastAsia" w:hAnsi="Arial" w:cs="Arial"/>
          <w:color w:val="000000" w:themeColor="text1"/>
          <w:sz w:val="24"/>
          <w:szCs w:val="24"/>
        </w:rPr>
      </w:pPr>
    </w:p>
    <w:p w14:paraId="6E2C3DE8" w14:textId="77777777" w:rsidR="00A627E2" w:rsidRPr="00920B8B" w:rsidRDefault="0027643D" w:rsidP="00886413">
      <w:pPr>
        <w:pStyle w:val="Heading2"/>
        <w:numPr>
          <w:ilvl w:val="1"/>
          <w:numId w:val="1"/>
        </w:numPr>
        <w:ind w:left="540" w:hanging="540"/>
        <w:jc w:val="both"/>
        <w:rPr>
          <w:rFonts w:ascii="Arial" w:hAnsi="Arial" w:cs="Arial"/>
          <w:color w:val="000000" w:themeColor="text1"/>
          <w:sz w:val="24"/>
          <w:szCs w:val="24"/>
        </w:rPr>
      </w:pPr>
      <w:bookmarkStart w:id="14" w:name="_Toc234399135"/>
      <w:r w:rsidRPr="00920B8B">
        <w:rPr>
          <w:rFonts w:ascii="Arial" w:hAnsi="Arial" w:cs="Arial"/>
          <w:color w:val="000000" w:themeColor="text1"/>
          <w:sz w:val="24"/>
          <w:szCs w:val="24"/>
        </w:rPr>
        <w:t>Target groups</w:t>
      </w:r>
      <w:bookmarkEnd w:id="14"/>
    </w:p>
    <w:p w14:paraId="324FDC40" w14:textId="77777777" w:rsidR="00480762" w:rsidRPr="00920B8B" w:rsidRDefault="00480762" w:rsidP="00F84A95">
      <w:pPr>
        <w:rPr>
          <w:rFonts w:ascii="Arial" w:hAnsi="Arial" w:cs="Arial"/>
          <w:sz w:val="20"/>
          <w:szCs w:val="20"/>
        </w:rPr>
      </w:pPr>
    </w:p>
    <w:p w14:paraId="3CC15D8A" w14:textId="77777777" w:rsidR="00E5517F" w:rsidRPr="00920B8B" w:rsidRDefault="00E5517F" w:rsidP="5D47DBAE">
      <w:pPr>
        <w:rPr>
          <w:rFonts w:ascii="Arial" w:hAnsi="Arial" w:cs="Arial"/>
          <w:sz w:val="20"/>
          <w:szCs w:val="20"/>
        </w:rPr>
      </w:pPr>
      <w:r w:rsidRPr="00920B8B">
        <w:rPr>
          <w:rFonts w:ascii="Arial" w:hAnsi="Arial" w:cs="Arial"/>
          <w:sz w:val="20"/>
          <w:szCs w:val="20"/>
        </w:rPr>
        <w:t xml:space="preserve">Within the scope of the current </w:t>
      </w:r>
      <w:r w:rsidR="000527EE" w:rsidRPr="00920B8B">
        <w:rPr>
          <w:rFonts w:ascii="Arial" w:hAnsi="Arial" w:cs="Arial"/>
          <w:sz w:val="20"/>
          <w:szCs w:val="20"/>
        </w:rPr>
        <w:t xml:space="preserve">Human-related ICT Management </w:t>
      </w:r>
      <w:r w:rsidRPr="00920B8B">
        <w:rPr>
          <w:rFonts w:ascii="Arial" w:hAnsi="Arial" w:cs="Arial"/>
          <w:sz w:val="20"/>
          <w:szCs w:val="20"/>
        </w:rPr>
        <w:t>Guideline below is addressed the list of applicable target groups and operation areas</w:t>
      </w:r>
      <w:r w:rsidRPr="00920B8B">
        <w:rPr>
          <w:rStyle w:val="FootnoteReference"/>
          <w:rFonts w:ascii="Arial" w:hAnsi="Arial" w:cs="Arial"/>
          <w:sz w:val="20"/>
          <w:szCs w:val="20"/>
        </w:rPr>
        <w:footnoteReference w:id="3"/>
      </w:r>
      <w:r w:rsidRPr="00920B8B">
        <w:rPr>
          <w:rFonts w:ascii="Arial" w:hAnsi="Arial" w:cs="Arial"/>
          <w:sz w:val="20"/>
          <w:szCs w:val="20"/>
        </w:rPr>
        <w:t>:</w:t>
      </w:r>
    </w:p>
    <w:tbl>
      <w:tblPr>
        <w:tblStyle w:val="TableGrid"/>
        <w:tblpPr w:leftFromText="141" w:rightFromText="141" w:vertAnchor="text" w:horzAnchor="margin" w:tblpY="4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39"/>
        <w:gridCol w:w="3916"/>
      </w:tblGrid>
      <w:tr w:rsidR="005F4965" w:rsidRPr="00920B8B" w14:paraId="786CE643" w14:textId="77777777" w:rsidTr="24999A40">
        <w:trPr>
          <w:trHeight w:val="410"/>
        </w:trPr>
        <w:tc>
          <w:tcPr>
            <w:tcW w:w="4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2E4C40" w14:textId="77777777" w:rsidR="005F4965" w:rsidRPr="00920B8B" w:rsidRDefault="005F4965">
            <w:pPr>
              <w:rPr>
                <w:rFonts w:ascii="Arial" w:hAnsi="Arial" w:cs="Arial"/>
                <w:b/>
                <w:bCs/>
                <w:sz w:val="20"/>
                <w:szCs w:val="20"/>
              </w:rPr>
            </w:pPr>
            <w:r w:rsidRPr="00920B8B">
              <w:rPr>
                <w:rFonts w:ascii="Arial" w:hAnsi="Arial" w:cs="Arial"/>
                <w:b/>
                <w:bCs/>
                <w:sz w:val="20"/>
                <w:szCs w:val="20"/>
              </w:rPr>
              <w:t>Target group</w:t>
            </w:r>
          </w:p>
        </w:tc>
        <w:tc>
          <w:tcPr>
            <w:tcW w:w="408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301A47" w14:textId="77777777" w:rsidR="005F4965" w:rsidRPr="00920B8B" w:rsidRDefault="005F4965">
            <w:pPr>
              <w:rPr>
                <w:rFonts w:ascii="Arial" w:hAnsi="Arial" w:cs="Arial"/>
                <w:b/>
                <w:bCs/>
                <w:sz w:val="20"/>
                <w:szCs w:val="20"/>
              </w:rPr>
            </w:pPr>
            <w:r w:rsidRPr="00920B8B">
              <w:rPr>
                <w:rFonts w:ascii="Arial" w:hAnsi="Arial" w:cs="Arial"/>
                <w:b/>
                <w:bCs/>
                <w:sz w:val="20"/>
                <w:szCs w:val="20"/>
              </w:rPr>
              <w:t>Key message</w:t>
            </w:r>
          </w:p>
        </w:tc>
      </w:tr>
      <w:tr w:rsidR="005F4965" w:rsidRPr="00920B8B" w14:paraId="49CA304A" w14:textId="77777777" w:rsidTr="004A5D9E">
        <w:trPr>
          <w:trHeight w:val="710"/>
        </w:trPr>
        <w:tc>
          <w:tcPr>
            <w:tcW w:w="4104" w:type="dxa"/>
            <w:tcBorders>
              <w:top w:val="single" w:sz="4" w:space="0" w:color="000000"/>
              <w:left w:val="single" w:sz="4" w:space="0" w:color="000000"/>
              <w:bottom w:val="single" w:sz="4" w:space="0" w:color="000000"/>
              <w:right w:val="single" w:sz="4" w:space="0" w:color="000000"/>
            </w:tcBorders>
          </w:tcPr>
          <w:p w14:paraId="04CA9BB1" w14:textId="77777777" w:rsidR="005F4965" w:rsidRPr="00920B8B" w:rsidRDefault="00A82959" w:rsidP="00B77162">
            <w:pPr>
              <w:spacing w:before="120" w:after="120"/>
              <w:rPr>
                <w:rFonts w:ascii="Arial" w:hAnsi="Arial" w:cs="Arial"/>
                <w:sz w:val="20"/>
                <w:szCs w:val="20"/>
              </w:rPr>
            </w:pPr>
            <w:r w:rsidRPr="00920B8B">
              <w:rPr>
                <w:rFonts w:ascii="Arial" w:hAnsi="Arial" w:cs="Arial"/>
                <w:sz w:val="20"/>
                <w:szCs w:val="20"/>
              </w:rPr>
              <w:t>ICT Risk Oversight</w:t>
            </w:r>
          </w:p>
        </w:tc>
        <w:tc>
          <w:tcPr>
            <w:tcW w:w="4085" w:type="dxa"/>
            <w:tcBorders>
              <w:top w:val="single" w:sz="4" w:space="0" w:color="000000"/>
              <w:left w:val="single" w:sz="4" w:space="0" w:color="000000"/>
              <w:bottom w:val="single" w:sz="4" w:space="0" w:color="000000"/>
              <w:right w:val="single" w:sz="4" w:space="0" w:color="000000"/>
            </w:tcBorders>
          </w:tcPr>
          <w:p w14:paraId="6BC398CF" w14:textId="77777777" w:rsidR="005F4965" w:rsidRPr="00920B8B" w:rsidRDefault="001411F3" w:rsidP="00B77162">
            <w:pPr>
              <w:spacing w:before="120" w:after="120"/>
              <w:rPr>
                <w:rFonts w:ascii="Arial" w:hAnsi="Arial" w:cs="Arial"/>
                <w:sz w:val="20"/>
                <w:szCs w:val="20"/>
              </w:rPr>
            </w:pPr>
            <w:r w:rsidRPr="00920B8B">
              <w:rPr>
                <w:rFonts w:ascii="Arial" w:hAnsi="Arial" w:cs="Arial"/>
                <w:sz w:val="20"/>
                <w:szCs w:val="20"/>
              </w:rPr>
              <w:t>To oversee</w:t>
            </w:r>
            <w:r w:rsidR="00ED6558" w:rsidRPr="00920B8B">
              <w:rPr>
                <w:rFonts w:ascii="Arial" w:hAnsi="Arial" w:cs="Arial"/>
                <w:sz w:val="20"/>
                <w:szCs w:val="20"/>
              </w:rPr>
              <w:t xml:space="preserve"> and</w:t>
            </w:r>
            <w:r w:rsidR="005F4965" w:rsidRPr="00920B8B">
              <w:rPr>
                <w:rFonts w:ascii="Arial" w:hAnsi="Arial" w:cs="Arial"/>
                <w:sz w:val="20"/>
                <w:szCs w:val="20"/>
              </w:rPr>
              <w:t xml:space="preserve"> </w:t>
            </w:r>
            <w:r w:rsidR="004D4F92" w:rsidRPr="00920B8B">
              <w:rPr>
                <w:rFonts w:ascii="Arial" w:hAnsi="Arial" w:cs="Arial"/>
                <w:sz w:val="20"/>
                <w:szCs w:val="20"/>
              </w:rPr>
              <w:t>ensure secure and efficient use of ICT resources</w:t>
            </w:r>
            <w:r w:rsidR="009F62D4" w:rsidRPr="00920B8B">
              <w:rPr>
                <w:rFonts w:ascii="Arial" w:hAnsi="Arial" w:cs="Arial"/>
                <w:sz w:val="20"/>
                <w:szCs w:val="20"/>
              </w:rPr>
              <w:t>.</w:t>
            </w:r>
          </w:p>
        </w:tc>
      </w:tr>
      <w:tr w:rsidR="00C31746" w:rsidRPr="00920B8B" w14:paraId="75D31346" w14:textId="77777777" w:rsidTr="004A5D9E">
        <w:trPr>
          <w:trHeight w:val="710"/>
        </w:trPr>
        <w:tc>
          <w:tcPr>
            <w:tcW w:w="4104" w:type="dxa"/>
            <w:tcBorders>
              <w:top w:val="single" w:sz="4" w:space="0" w:color="000000"/>
              <w:left w:val="single" w:sz="4" w:space="0" w:color="000000"/>
              <w:bottom w:val="single" w:sz="4" w:space="0" w:color="000000"/>
              <w:right w:val="single" w:sz="4" w:space="0" w:color="000000"/>
            </w:tcBorders>
          </w:tcPr>
          <w:p w14:paraId="6CAB60B8" w14:textId="77777777" w:rsidR="00C31746" w:rsidRPr="00920B8B" w:rsidRDefault="00EC0777" w:rsidP="00B77162">
            <w:pPr>
              <w:spacing w:before="120" w:after="120"/>
              <w:rPr>
                <w:rFonts w:ascii="Arial" w:hAnsi="Arial" w:cs="Arial"/>
                <w:sz w:val="20"/>
                <w:szCs w:val="20"/>
              </w:rPr>
            </w:pPr>
            <w:r w:rsidRPr="00920B8B">
              <w:rPr>
                <w:rFonts w:ascii="Arial" w:hAnsi="Arial" w:cs="Arial"/>
                <w:sz w:val="20"/>
                <w:szCs w:val="20"/>
              </w:rPr>
              <w:t>ICT Operational Management</w:t>
            </w:r>
          </w:p>
        </w:tc>
        <w:tc>
          <w:tcPr>
            <w:tcW w:w="4085" w:type="dxa"/>
            <w:tcBorders>
              <w:top w:val="single" w:sz="4" w:space="0" w:color="000000"/>
              <w:left w:val="single" w:sz="4" w:space="0" w:color="000000"/>
              <w:bottom w:val="single" w:sz="4" w:space="0" w:color="000000"/>
              <w:right w:val="single" w:sz="4" w:space="0" w:color="000000"/>
            </w:tcBorders>
          </w:tcPr>
          <w:p w14:paraId="05AA6AE2" w14:textId="77777777" w:rsidR="00C31746" w:rsidRPr="00920B8B" w:rsidRDefault="00C31746" w:rsidP="00B77162">
            <w:pPr>
              <w:spacing w:before="120" w:after="120"/>
              <w:rPr>
                <w:rFonts w:ascii="Arial" w:hAnsi="Arial" w:cs="Arial"/>
                <w:sz w:val="20"/>
                <w:szCs w:val="20"/>
              </w:rPr>
            </w:pPr>
            <w:r w:rsidRPr="00920B8B">
              <w:rPr>
                <w:rFonts w:ascii="Arial" w:hAnsi="Arial" w:cs="Arial"/>
                <w:sz w:val="20"/>
                <w:szCs w:val="20"/>
              </w:rPr>
              <w:t xml:space="preserve">To implement and maintain technical measures that are outlined in the </w:t>
            </w:r>
            <w:r w:rsidR="00DB0580">
              <w:rPr>
                <w:rFonts w:ascii="Arial" w:hAnsi="Arial" w:cs="Arial"/>
                <w:sz w:val="20"/>
                <w:szCs w:val="20"/>
              </w:rPr>
              <w:t>G</w:t>
            </w:r>
            <w:r w:rsidRPr="00920B8B">
              <w:rPr>
                <w:rFonts w:ascii="Arial" w:hAnsi="Arial" w:cs="Arial"/>
                <w:sz w:val="20"/>
                <w:szCs w:val="20"/>
              </w:rPr>
              <w:t>uideline and ensure compliance</w:t>
            </w:r>
            <w:r w:rsidR="002806C4" w:rsidRPr="00920B8B">
              <w:rPr>
                <w:rFonts w:ascii="Arial" w:hAnsi="Arial" w:cs="Arial"/>
                <w:sz w:val="20"/>
                <w:szCs w:val="20"/>
              </w:rPr>
              <w:t>.</w:t>
            </w:r>
          </w:p>
        </w:tc>
      </w:tr>
      <w:tr w:rsidR="005F4965" w:rsidRPr="00920B8B" w14:paraId="1068BC6D" w14:textId="77777777" w:rsidTr="004A5D9E">
        <w:trPr>
          <w:trHeight w:val="710"/>
        </w:trPr>
        <w:tc>
          <w:tcPr>
            <w:tcW w:w="4104" w:type="dxa"/>
            <w:tcBorders>
              <w:top w:val="single" w:sz="4" w:space="0" w:color="000000"/>
              <w:left w:val="single" w:sz="4" w:space="0" w:color="000000"/>
              <w:bottom w:val="single" w:sz="4" w:space="0" w:color="000000"/>
              <w:right w:val="single" w:sz="4" w:space="0" w:color="000000"/>
            </w:tcBorders>
          </w:tcPr>
          <w:p w14:paraId="3D9766F5" w14:textId="77777777" w:rsidR="005F4965" w:rsidRPr="00920B8B" w:rsidRDefault="009A6BC4" w:rsidP="00B77162">
            <w:pPr>
              <w:spacing w:before="120" w:after="120"/>
              <w:rPr>
                <w:rFonts w:ascii="Arial" w:hAnsi="Arial" w:cs="Arial"/>
                <w:sz w:val="20"/>
                <w:szCs w:val="20"/>
              </w:rPr>
            </w:pPr>
            <w:r w:rsidRPr="00920B8B">
              <w:rPr>
                <w:rFonts w:ascii="Arial" w:hAnsi="Arial" w:cs="Arial"/>
                <w:sz w:val="20"/>
                <w:szCs w:val="20"/>
              </w:rPr>
              <w:t>Business Management</w:t>
            </w:r>
          </w:p>
        </w:tc>
        <w:tc>
          <w:tcPr>
            <w:tcW w:w="4085" w:type="dxa"/>
            <w:tcBorders>
              <w:top w:val="single" w:sz="4" w:space="0" w:color="000000"/>
              <w:left w:val="single" w:sz="4" w:space="0" w:color="000000"/>
              <w:bottom w:val="single" w:sz="4" w:space="0" w:color="000000"/>
              <w:right w:val="single" w:sz="4" w:space="0" w:color="000000"/>
            </w:tcBorders>
          </w:tcPr>
          <w:p w14:paraId="745588A9" w14:textId="77777777" w:rsidR="005F4965" w:rsidRPr="00920B8B" w:rsidRDefault="006362D1" w:rsidP="00B77162">
            <w:pPr>
              <w:spacing w:before="120" w:after="120"/>
              <w:rPr>
                <w:rFonts w:ascii="Arial" w:hAnsi="Arial" w:cs="Arial"/>
                <w:sz w:val="20"/>
                <w:szCs w:val="20"/>
              </w:rPr>
            </w:pPr>
            <w:r w:rsidRPr="00920B8B">
              <w:rPr>
                <w:rFonts w:ascii="Arial" w:hAnsi="Arial" w:cs="Arial"/>
                <w:sz w:val="20"/>
                <w:szCs w:val="20"/>
              </w:rPr>
              <w:t xml:space="preserve">To implement and manage </w:t>
            </w:r>
            <w:r w:rsidR="008219E5" w:rsidRPr="00920B8B">
              <w:rPr>
                <w:rFonts w:ascii="Arial" w:hAnsi="Arial" w:cs="Arial"/>
                <w:sz w:val="20"/>
                <w:szCs w:val="20"/>
              </w:rPr>
              <w:t>h</w:t>
            </w:r>
            <w:r w:rsidRPr="00920B8B">
              <w:rPr>
                <w:rFonts w:ascii="Arial" w:hAnsi="Arial" w:cs="Arial"/>
                <w:sz w:val="20"/>
                <w:szCs w:val="20"/>
              </w:rPr>
              <w:t xml:space="preserve">uman-related solutions and controls </w:t>
            </w:r>
            <w:r w:rsidR="008219E5" w:rsidRPr="00920B8B">
              <w:rPr>
                <w:rFonts w:ascii="Arial" w:hAnsi="Arial" w:cs="Arial"/>
                <w:sz w:val="20"/>
                <w:szCs w:val="20"/>
              </w:rPr>
              <w:t>and t</w:t>
            </w:r>
            <w:r w:rsidR="00C31746" w:rsidRPr="00920B8B">
              <w:rPr>
                <w:rFonts w:ascii="Arial" w:hAnsi="Arial" w:cs="Arial"/>
                <w:sz w:val="20"/>
                <w:szCs w:val="20"/>
              </w:rPr>
              <w:t>o</w:t>
            </w:r>
            <w:r w:rsidR="005F4965" w:rsidRPr="00920B8B">
              <w:rPr>
                <w:rFonts w:ascii="Arial" w:hAnsi="Arial" w:cs="Arial"/>
                <w:sz w:val="20"/>
                <w:szCs w:val="20"/>
              </w:rPr>
              <w:t xml:space="preserve"> </w:t>
            </w:r>
            <w:r w:rsidR="002F4D39" w:rsidRPr="00920B8B">
              <w:rPr>
                <w:rFonts w:ascii="Arial" w:hAnsi="Arial" w:cs="Arial"/>
                <w:sz w:val="20"/>
                <w:szCs w:val="20"/>
              </w:rPr>
              <w:t xml:space="preserve">integrate ICT </w:t>
            </w:r>
            <w:r w:rsidR="00DB0580">
              <w:rPr>
                <w:rFonts w:ascii="Arial" w:hAnsi="Arial" w:cs="Arial"/>
                <w:sz w:val="20"/>
                <w:szCs w:val="20"/>
              </w:rPr>
              <w:t>G</w:t>
            </w:r>
            <w:r w:rsidR="002F4D39" w:rsidRPr="00920B8B">
              <w:rPr>
                <w:rFonts w:ascii="Arial" w:hAnsi="Arial" w:cs="Arial"/>
                <w:sz w:val="20"/>
                <w:szCs w:val="20"/>
              </w:rPr>
              <w:t>uidelines into employee onboarding</w:t>
            </w:r>
            <w:r w:rsidR="008F0D3D" w:rsidRPr="00920B8B">
              <w:rPr>
                <w:rFonts w:ascii="Arial" w:hAnsi="Arial" w:cs="Arial"/>
                <w:sz w:val="20"/>
                <w:szCs w:val="20"/>
              </w:rPr>
              <w:t xml:space="preserve"> and</w:t>
            </w:r>
            <w:r w:rsidR="002F4D39" w:rsidRPr="00920B8B">
              <w:rPr>
                <w:rFonts w:ascii="Arial" w:hAnsi="Arial" w:cs="Arial"/>
                <w:sz w:val="20"/>
                <w:szCs w:val="20"/>
              </w:rPr>
              <w:t xml:space="preserve"> </w:t>
            </w:r>
            <w:r w:rsidR="00C31746" w:rsidRPr="00920B8B">
              <w:rPr>
                <w:rFonts w:ascii="Arial" w:hAnsi="Arial" w:cs="Arial"/>
                <w:sz w:val="20"/>
                <w:szCs w:val="20"/>
              </w:rPr>
              <w:t>training</w:t>
            </w:r>
            <w:r w:rsidR="008219E5" w:rsidRPr="00920B8B">
              <w:rPr>
                <w:rFonts w:ascii="Arial" w:hAnsi="Arial" w:cs="Arial"/>
                <w:sz w:val="20"/>
                <w:szCs w:val="20"/>
              </w:rPr>
              <w:t>s</w:t>
            </w:r>
            <w:r w:rsidR="002F4D39" w:rsidRPr="00920B8B">
              <w:rPr>
                <w:rFonts w:ascii="Arial" w:hAnsi="Arial" w:cs="Arial"/>
                <w:sz w:val="20"/>
                <w:szCs w:val="20"/>
              </w:rPr>
              <w:t>.</w:t>
            </w:r>
          </w:p>
        </w:tc>
      </w:tr>
    </w:tbl>
    <w:p w14:paraId="1D114CFC" w14:textId="77777777" w:rsidR="005118A0" w:rsidRPr="00920B8B" w:rsidRDefault="00AE4C16" w:rsidP="00F84A95">
      <w:pPr>
        <w:rPr>
          <w:rFonts w:ascii="Arial" w:hAnsi="Arial" w:cs="Arial"/>
          <w:sz w:val="16"/>
          <w:szCs w:val="16"/>
        </w:rPr>
      </w:pPr>
      <w:r w:rsidRPr="00920B8B">
        <w:rPr>
          <w:rFonts w:ascii="Arial" w:hAnsi="Arial" w:cs="Arial"/>
          <w:sz w:val="16"/>
          <w:szCs w:val="16"/>
        </w:rPr>
        <w:t xml:space="preserve">Table </w:t>
      </w:r>
      <w:r w:rsidR="00370D0F">
        <w:rPr>
          <w:rFonts w:ascii="Arial" w:hAnsi="Arial" w:cs="Arial"/>
          <w:sz w:val="16"/>
          <w:szCs w:val="16"/>
        </w:rPr>
        <w:t>3</w:t>
      </w:r>
      <w:r w:rsidRPr="00920B8B">
        <w:rPr>
          <w:rFonts w:ascii="Arial" w:hAnsi="Arial" w:cs="Arial"/>
          <w:sz w:val="16"/>
          <w:szCs w:val="16"/>
        </w:rPr>
        <w:t>: Target groups</w:t>
      </w:r>
    </w:p>
    <w:p w14:paraId="3BC3198B" w14:textId="77777777" w:rsidR="00304FEE" w:rsidRPr="00920B8B" w:rsidRDefault="00304FEE" w:rsidP="00F84A95">
      <w:pPr>
        <w:rPr>
          <w:rFonts w:ascii="Arial" w:hAnsi="Arial" w:cs="Arial"/>
          <w:sz w:val="16"/>
          <w:szCs w:val="16"/>
        </w:rPr>
      </w:pPr>
    </w:p>
    <w:p w14:paraId="46B7B39A" w14:textId="77777777" w:rsidR="00304FEE" w:rsidRPr="00920B8B" w:rsidRDefault="00304FEE">
      <w:pPr>
        <w:rPr>
          <w:rFonts w:ascii="Arial" w:eastAsiaTheme="majorEastAsia" w:hAnsi="Arial" w:cs="Arial"/>
          <w:color w:val="000000" w:themeColor="text1"/>
          <w:sz w:val="24"/>
          <w:szCs w:val="24"/>
        </w:rPr>
      </w:pPr>
      <w:r w:rsidRPr="00920B8B">
        <w:rPr>
          <w:rFonts w:ascii="Arial" w:hAnsi="Arial" w:cs="Arial"/>
          <w:color w:val="000000" w:themeColor="text1"/>
          <w:sz w:val="24"/>
          <w:szCs w:val="24"/>
        </w:rPr>
        <w:br w:type="page"/>
      </w:r>
    </w:p>
    <w:p w14:paraId="1071E713" w14:textId="77777777" w:rsidR="00C174DA" w:rsidRPr="00920B8B" w:rsidRDefault="001E218C" w:rsidP="00886413">
      <w:pPr>
        <w:pStyle w:val="Heading2"/>
        <w:numPr>
          <w:ilvl w:val="1"/>
          <w:numId w:val="1"/>
        </w:numPr>
        <w:ind w:left="540" w:hanging="540"/>
        <w:jc w:val="both"/>
        <w:rPr>
          <w:rFonts w:ascii="Arial" w:hAnsi="Arial" w:cs="Arial"/>
          <w:color w:val="000000" w:themeColor="text1"/>
          <w:sz w:val="24"/>
          <w:szCs w:val="24"/>
        </w:rPr>
      </w:pPr>
      <w:bookmarkStart w:id="15" w:name="_Toc234399136"/>
      <w:r w:rsidRPr="00920B8B">
        <w:rPr>
          <w:rFonts w:ascii="Arial" w:hAnsi="Arial" w:cs="Arial"/>
          <w:color w:val="000000" w:themeColor="text1"/>
          <w:sz w:val="24"/>
          <w:szCs w:val="24"/>
        </w:rPr>
        <w:lastRenderedPageBreak/>
        <w:t>Transition period</w:t>
      </w:r>
      <w:bookmarkEnd w:id="15"/>
    </w:p>
    <w:p w14:paraId="7CBA8C5B" w14:textId="77777777" w:rsidR="002C2972" w:rsidRPr="00920B8B" w:rsidRDefault="002C2972" w:rsidP="00387F0A">
      <w:pPr>
        <w:spacing w:line="240" w:lineRule="auto"/>
        <w:rPr>
          <w:rFonts w:ascii="Arial" w:hAnsi="Arial" w:cs="Arial"/>
          <w:sz w:val="20"/>
          <w:szCs w:val="20"/>
        </w:rPr>
      </w:pPr>
    </w:p>
    <w:p w14:paraId="1BA771B4" w14:textId="77777777" w:rsidR="001E4B5C" w:rsidRPr="00920B8B" w:rsidRDefault="001E4B5C" w:rsidP="001E4B5C">
      <w:pPr>
        <w:spacing w:line="240" w:lineRule="auto"/>
        <w:rPr>
          <w:rFonts w:ascii="Arial" w:hAnsi="Arial" w:cs="Arial"/>
          <w:sz w:val="20"/>
          <w:szCs w:val="20"/>
        </w:rPr>
      </w:pPr>
      <w:r w:rsidRPr="00920B8B">
        <w:rPr>
          <w:rFonts w:ascii="Arial" w:hAnsi="Arial" w:cs="Arial"/>
          <w:sz w:val="20"/>
          <w:szCs w:val="20"/>
        </w:rPr>
        <w:t xml:space="preserve">The grace period for new requirements commences from the “valid from” date stated on the cover page. The compliance dates for control requirements defined in this version of the </w:t>
      </w:r>
      <w:r w:rsidR="00DB0580">
        <w:rPr>
          <w:rFonts w:ascii="Arial" w:hAnsi="Arial" w:cs="Arial"/>
          <w:sz w:val="20"/>
          <w:szCs w:val="20"/>
        </w:rPr>
        <w:t>G</w:t>
      </w:r>
      <w:r w:rsidRPr="00920B8B">
        <w:rPr>
          <w:rFonts w:ascii="Arial" w:hAnsi="Arial" w:cs="Arial"/>
          <w:sz w:val="20"/>
          <w:szCs w:val="20"/>
        </w:rPr>
        <w:t>uideline are defined as follows:</w:t>
      </w:r>
    </w:p>
    <w:p w14:paraId="01C1B693" w14:textId="77777777" w:rsidR="001E4B5C" w:rsidRPr="00920B8B" w:rsidRDefault="001E4B5C" w:rsidP="001E4B5C">
      <w:pPr>
        <w:pStyle w:val="ListParagraph"/>
        <w:numPr>
          <w:ilvl w:val="0"/>
          <w:numId w:val="4"/>
        </w:numPr>
        <w:spacing w:line="240" w:lineRule="auto"/>
        <w:rPr>
          <w:rFonts w:ascii="Arial" w:hAnsi="Arial" w:cs="Arial"/>
          <w:sz w:val="20"/>
          <w:szCs w:val="20"/>
        </w:rPr>
      </w:pPr>
      <w:r w:rsidRPr="00920B8B">
        <w:rPr>
          <w:rFonts w:ascii="Arial" w:hAnsi="Arial" w:cs="Arial"/>
          <w:sz w:val="20"/>
          <w:szCs w:val="20"/>
        </w:rPr>
        <w:t>For unchanged control requirements and new DORA requirements the compliance date equals the “valid from” date.</w:t>
      </w:r>
    </w:p>
    <w:p w14:paraId="7F85D102" w14:textId="77777777" w:rsidR="001E4B5C" w:rsidRPr="00920B8B" w:rsidRDefault="001E4B5C" w:rsidP="001E4B5C">
      <w:pPr>
        <w:pStyle w:val="ListParagraph"/>
        <w:numPr>
          <w:ilvl w:val="0"/>
          <w:numId w:val="4"/>
        </w:numPr>
        <w:rPr>
          <w:rFonts w:ascii="Arial" w:hAnsi="Arial" w:cs="Arial"/>
          <w:sz w:val="20"/>
          <w:szCs w:val="20"/>
        </w:rPr>
      </w:pPr>
      <w:r w:rsidRPr="00920B8B">
        <w:rPr>
          <w:rFonts w:ascii="Arial" w:hAnsi="Arial" w:cs="Arial"/>
          <w:sz w:val="20"/>
          <w:szCs w:val="20"/>
        </w:rPr>
        <w:t>For new and changed control requirements that are more stringent than before and are not subject to DORA, the compliance date is generally 90 calendar days after the “valid from” date unless otherwise stated in brackets after the control requirements. These control requirements are marked with ●.</w:t>
      </w:r>
    </w:p>
    <w:p w14:paraId="4BB02EFE" w14:textId="77777777" w:rsidR="009A793B" w:rsidRPr="00920B8B" w:rsidRDefault="009A793B" w:rsidP="009A793B">
      <w:pPr>
        <w:pStyle w:val="ListParagraph"/>
        <w:numPr>
          <w:ilvl w:val="0"/>
          <w:numId w:val="4"/>
        </w:numPr>
        <w:rPr>
          <w:rFonts w:ascii="Arial" w:hAnsi="Arial" w:cs="Arial"/>
          <w:sz w:val="20"/>
          <w:szCs w:val="20"/>
        </w:rPr>
      </w:pPr>
      <w:r w:rsidRPr="00920B8B">
        <w:rPr>
          <w:rFonts w:ascii="Arial" w:hAnsi="Arial" w:cs="Arial"/>
          <w:sz w:val="20"/>
          <w:szCs w:val="20"/>
        </w:rPr>
        <w:t>For Legal Entities that have not previously approved the IT-related requirements and are therefore addressing these requirements for the first time, a grace period of 90 days may be granted at the discretion of the Legal Entity. DORA requirements are exempt from this grace period.</w:t>
      </w:r>
    </w:p>
    <w:p w14:paraId="41079B05" w14:textId="77777777" w:rsidR="00B92881" w:rsidRPr="00920B8B" w:rsidRDefault="001E4B5C" w:rsidP="001E4B5C">
      <w:pPr>
        <w:spacing w:line="240" w:lineRule="auto"/>
        <w:rPr>
          <w:rFonts w:ascii="Arial" w:hAnsi="Arial" w:cs="Arial"/>
          <w:sz w:val="20"/>
          <w:szCs w:val="20"/>
        </w:rPr>
      </w:pPr>
      <w:r w:rsidRPr="00920B8B">
        <w:rPr>
          <w:rFonts w:ascii="Arial" w:hAnsi="Arial" w:cs="Arial"/>
          <w:sz w:val="20"/>
          <w:szCs w:val="20"/>
        </w:rPr>
        <w:t xml:space="preserve">For a </w:t>
      </w:r>
      <w:r w:rsidRPr="00920B8B">
        <w:rPr>
          <w:rFonts w:ascii="Arial" w:hAnsi="Arial" w:cs="Arial"/>
          <w:b/>
          <w:bCs/>
          <w:sz w:val="20"/>
          <w:szCs w:val="20"/>
        </w:rPr>
        <w:t>compliance date</w:t>
      </w:r>
      <w:r w:rsidRPr="00920B8B">
        <w:rPr>
          <w:rFonts w:ascii="Arial" w:hAnsi="Arial" w:cs="Arial"/>
          <w:sz w:val="20"/>
          <w:szCs w:val="20"/>
        </w:rPr>
        <w:t xml:space="preserve"> exceeding a 180 calendar days implementation timeline, a Board approval is required.</w:t>
      </w:r>
      <w:r w:rsidR="00B92881" w:rsidRPr="00920B8B">
        <w:rPr>
          <w:rFonts w:ascii="Arial" w:hAnsi="Arial" w:cs="Arial"/>
          <w:b/>
          <w:bCs/>
          <w:color w:val="000000" w:themeColor="text1"/>
          <w:sz w:val="28"/>
          <w:szCs w:val="28"/>
        </w:rPr>
        <w:br w:type="page"/>
      </w:r>
    </w:p>
    <w:p w14:paraId="5BD2D300" w14:textId="77777777" w:rsidR="006D3638" w:rsidRPr="00920B8B" w:rsidRDefault="006D3638" w:rsidP="006D3638">
      <w:pPr>
        <w:pStyle w:val="Heading1"/>
        <w:numPr>
          <w:ilvl w:val="0"/>
          <w:numId w:val="1"/>
        </w:numPr>
        <w:rPr>
          <w:rFonts w:ascii="Arial" w:hAnsi="Arial" w:cs="Arial"/>
          <w:b/>
          <w:color w:val="000000" w:themeColor="text1"/>
          <w:sz w:val="28"/>
          <w:szCs w:val="28"/>
        </w:rPr>
      </w:pPr>
      <w:bookmarkStart w:id="16" w:name="_Toc183795226"/>
      <w:bookmarkStart w:id="17" w:name="_Toc234399137"/>
      <w:r w:rsidRPr="00920B8B">
        <w:rPr>
          <w:rFonts w:ascii="Arial" w:hAnsi="Arial" w:cs="Arial"/>
          <w:b/>
          <w:bCs/>
          <w:color w:val="000000" w:themeColor="text1"/>
          <w:sz w:val="28"/>
          <w:szCs w:val="28"/>
        </w:rPr>
        <w:lastRenderedPageBreak/>
        <w:t>Definitions</w:t>
      </w:r>
      <w:bookmarkStart w:id="18" w:name="_Toc155793150"/>
      <w:bookmarkStart w:id="19" w:name="_Toc155793199"/>
      <w:bookmarkStart w:id="20" w:name="_Toc155793323"/>
      <w:bookmarkStart w:id="21" w:name="_Toc155796988"/>
      <w:bookmarkEnd w:id="16"/>
      <w:bookmarkEnd w:id="17"/>
      <w:bookmarkEnd w:id="18"/>
      <w:bookmarkEnd w:id="19"/>
      <w:bookmarkEnd w:id="20"/>
      <w:bookmarkEnd w:id="21"/>
      <w:r w:rsidRPr="00920B8B">
        <w:rPr>
          <w:rFonts w:ascii="Arial" w:hAnsi="Arial" w:cs="Arial"/>
          <w:b/>
          <w:bCs/>
          <w:color w:val="000000" w:themeColor="text1"/>
          <w:sz w:val="28"/>
          <w:szCs w:val="28"/>
        </w:rPr>
        <w:t xml:space="preserve"> </w:t>
      </w:r>
    </w:p>
    <w:p w14:paraId="41F58C14" w14:textId="77777777" w:rsidR="006D3638" w:rsidRPr="00920B8B" w:rsidRDefault="006D3638" w:rsidP="006D3638">
      <w:pPr>
        <w:pStyle w:val="Heading2"/>
        <w:numPr>
          <w:ilvl w:val="1"/>
          <w:numId w:val="1"/>
        </w:numPr>
        <w:ind w:left="540" w:hanging="540"/>
        <w:jc w:val="both"/>
        <w:rPr>
          <w:rFonts w:ascii="Arial" w:hAnsi="Arial" w:cs="Arial"/>
          <w:color w:val="000000" w:themeColor="text1"/>
          <w:sz w:val="24"/>
          <w:szCs w:val="24"/>
        </w:rPr>
      </w:pPr>
      <w:bookmarkStart w:id="22" w:name="_Toc161935124"/>
      <w:bookmarkStart w:id="23" w:name="_Toc161935234"/>
      <w:bookmarkStart w:id="24" w:name="_Toc161735398"/>
      <w:bookmarkStart w:id="25" w:name="_Toc159939799"/>
      <w:bookmarkStart w:id="26" w:name="_Toc159941780"/>
      <w:bookmarkStart w:id="27" w:name="_Toc183795227"/>
      <w:bookmarkStart w:id="28" w:name="_Toc234399138"/>
      <w:bookmarkEnd w:id="22"/>
      <w:bookmarkEnd w:id="23"/>
      <w:bookmarkEnd w:id="24"/>
      <w:bookmarkEnd w:id="25"/>
      <w:bookmarkEnd w:id="26"/>
      <w:r w:rsidRPr="00920B8B">
        <w:rPr>
          <w:rFonts w:ascii="Arial" w:hAnsi="Arial" w:cs="Arial"/>
          <w:color w:val="000000" w:themeColor="text1"/>
          <w:sz w:val="24"/>
          <w:szCs w:val="24"/>
        </w:rPr>
        <w:t>Requirements</w:t>
      </w:r>
      <w:bookmarkEnd w:id="27"/>
      <w:bookmarkEnd w:id="28"/>
    </w:p>
    <w:p w14:paraId="040BB662" w14:textId="77777777" w:rsidR="006D3638" w:rsidRPr="00920B8B" w:rsidRDefault="006D3638" w:rsidP="006D3638">
      <w:pPr>
        <w:pStyle w:val="Default"/>
        <w:rPr>
          <w:color w:val="auto"/>
          <w:sz w:val="20"/>
          <w:szCs w:val="20"/>
          <w:lang w:val="en-US"/>
        </w:rPr>
      </w:pPr>
    </w:p>
    <w:p w14:paraId="50607C48" w14:textId="77777777" w:rsidR="006D3638" w:rsidRPr="00920B8B" w:rsidRDefault="006D3638" w:rsidP="006D3638">
      <w:pPr>
        <w:pStyle w:val="Default"/>
        <w:spacing w:after="120"/>
        <w:rPr>
          <w:b/>
          <w:bCs/>
          <w:color w:val="auto"/>
          <w:sz w:val="20"/>
          <w:szCs w:val="20"/>
          <w:lang w:val="en-US"/>
        </w:rPr>
      </w:pPr>
      <w:r w:rsidRPr="00920B8B">
        <w:rPr>
          <w:b/>
          <w:bCs/>
          <w:color w:val="auto"/>
          <w:sz w:val="20"/>
          <w:szCs w:val="20"/>
          <w:lang w:val="en-US"/>
        </w:rPr>
        <w:t>Control requirements</w:t>
      </w:r>
    </w:p>
    <w:p w14:paraId="208CB637" w14:textId="77777777" w:rsidR="006D3638" w:rsidRPr="00920B8B" w:rsidRDefault="006D3638" w:rsidP="006D3638">
      <w:pPr>
        <w:pStyle w:val="Default"/>
        <w:rPr>
          <w:color w:val="auto"/>
          <w:sz w:val="20"/>
          <w:szCs w:val="20"/>
          <w:lang w:val="en-US"/>
        </w:rPr>
      </w:pPr>
      <w:r w:rsidRPr="00920B8B">
        <w:rPr>
          <w:color w:val="auto"/>
          <w:sz w:val="20"/>
          <w:szCs w:val="20"/>
          <w:lang w:val="en-US"/>
        </w:rPr>
        <w:t xml:space="preserve">The control requirements define the organizational, process or technical controls to be implemented by the control owner to achieve compliance with this Guideline.  </w:t>
      </w:r>
    </w:p>
    <w:p w14:paraId="51373093" w14:textId="77777777" w:rsidR="006D3638" w:rsidRPr="00920B8B" w:rsidRDefault="006D3638" w:rsidP="006D3638">
      <w:pPr>
        <w:pStyle w:val="Default"/>
        <w:rPr>
          <w:color w:val="auto"/>
          <w:sz w:val="20"/>
          <w:szCs w:val="20"/>
          <w:lang w:val="en-US"/>
        </w:rPr>
      </w:pPr>
    </w:p>
    <w:p w14:paraId="4D4F5403" w14:textId="77777777" w:rsidR="006D3638" w:rsidRPr="00920B8B" w:rsidRDefault="006D3638" w:rsidP="006D3638">
      <w:pPr>
        <w:pStyle w:val="Default"/>
        <w:spacing w:after="120"/>
        <w:rPr>
          <w:b/>
          <w:bCs/>
          <w:color w:val="auto"/>
          <w:sz w:val="20"/>
          <w:szCs w:val="20"/>
          <w:lang w:val="en-US"/>
        </w:rPr>
      </w:pPr>
      <w:r w:rsidRPr="00920B8B">
        <w:rPr>
          <w:b/>
          <w:bCs/>
          <w:color w:val="auto"/>
          <w:sz w:val="20"/>
          <w:szCs w:val="20"/>
          <w:lang w:val="en-US"/>
        </w:rPr>
        <w:t>Criteria</w:t>
      </w:r>
    </w:p>
    <w:p w14:paraId="7756E468" w14:textId="77777777" w:rsidR="006D3638" w:rsidRPr="00920B8B" w:rsidRDefault="006D3638" w:rsidP="006D3638">
      <w:pPr>
        <w:pStyle w:val="Default"/>
        <w:rPr>
          <w:color w:val="auto"/>
          <w:sz w:val="20"/>
          <w:szCs w:val="20"/>
          <w:lang w:val="en-US"/>
        </w:rPr>
      </w:pPr>
      <w:r w:rsidRPr="00920B8B">
        <w:rPr>
          <w:color w:val="auto"/>
          <w:sz w:val="20"/>
          <w:szCs w:val="20"/>
          <w:lang w:val="en-US"/>
        </w:rPr>
        <w:t>Criteria define the measures that ‘must’ or ‘should’ be taken to fulfill the control requirement.</w:t>
      </w:r>
    </w:p>
    <w:p w14:paraId="5B856A82" w14:textId="77777777" w:rsidR="006D3638" w:rsidRPr="00920B8B" w:rsidRDefault="006D3638" w:rsidP="006D3638">
      <w:pPr>
        <w:pStyle w:val="Default"/>
        <w:rPr>
          <w:color w:val="auto"/>
          <w:sz w:val="20"/>
          <w:szCs w:val="20"/>
          <w:lang w:val="en-US"/>
        </w:rPr>
      </w:pPr>
    </w:p>
    <w:p w14:paraId="2853D977" w14:textId="77777777" w:rsidR="006D3638" w:rsidRPr="00920B8B" w:rsidRDefault="006D3638" w:rsidP="006D3638">
      <w:pPr>
        <w:pStyle w:val="Default"/>
        <w:spacing w:after="120"/>
        <w:rPr>
          <w:color w:val="auto"/>
          <w:sz w:val="20"/>
          <w:szCs w:val="20"/>
          <w:lang w:val="en-US"/>
        </w:rPr>
      </w:pPr>
      <w:r w:rsidRPr="00920B8B">
        <w:rPr>
          <w:b/>
          <w:bCs/>
          <w:color w:val="auto"/>
          <w:sz w:val="20"/>
          <w:szCs w:val="20"/>
          <w:lang w:val="en-US"/>
        </w:rPr>
        <w:t>Levels of flexibility</w:t>
      </w:r>
    </w:p>
    <w:p w14:paraId="33CA74B6" w14:textId="77777777" w:rsidR="006D3638" w:rsidRPr="00920B8B" w:rsidRDefault="006D3638" w:rsidP="006D3638">
      <w:pPr>
        <w:pStyle w:val="Default"/>
        <w:rPr>
          <w:color w:val="auto"/>
          <w:sz w:val="20"/>
          <w:szCs w:val="20"/>
          <w:lang w:val="en-US"/>
        </w:rPr>
      </w:pPr>
      <w:r w:rsidRPr="00920B8B">
        <w:rPr>
          <w:color w:val="auto"/>
          <w:sz w:val="20"/>
          <w:szCs w:val="20"/>
          <w:lang w:val="en-US"/>
        </w:rPr>
        <w:t>With respect to requirements and criteria, the following terms are used to define the level of flexibility, provided for the implementation of a particular requirement or criteria:</w:t>
      </w:r>
    </w:p>
    <w:p w14:paraId="78EC32B8" w14:textId="77777777" w:rsidR="006D3638" w:rsidRPr="00920B8B" w:rsidRDefault="006D3638" w:rsidP="006D3638">
      <w:pPr>
        <w:pStyle w:val="Default"/>
        <w:ind w:left="720"/>
        <w:rPr>
          <w:color w:val="auto"/>
          <w:sz w:val="20"/>
          <w:szCs w:val="20"/>
          <w:lang w:val="en-US"/>
        </w:rPr>
      </w:pPr>
    </w:p>
    <w:p w14:paraId="1862BD6C" w14:textId="77777777" w:rsidR="006D3638" w:rsidRPr="00920B8B" w:rsidRDefault="006D3638" w:rsidP="006D3638">
      <w:pPr>
        <w:pStyle w:val="Default"/>
        <w:numPr>
          <w:ilvl w:val="0"/>
          <w:numId w:val="9"/>
        </w:numPr>
        <w:rPr>
          <w:color w:val="auto"/>
          <w:sz w:val="20"/>
          <w:szCs w:val="20"/>
          <w:lang w:val="en-US"/>
        </w:rPr>
      </w:pPr>
      <w:r w:rsidRPr="00920B8B">
        <w:rPr>
          <w:b/>
          <w:bCs/>
          <w:color w:val="auto"/>
          <w:sz w:val="20"/>
          <w:szCs w:val="20"/>
          <w:lang w:val="en-US"/>
        </w:rPr>
        <w:t>“must”:</w:t>
      </w:r>
      <w:r w:rsidRPr="00920B8B">
        <w:rPr>
          <w:color w:val="auto"/>
          <w:sz w:val="20"/>
          <w:szCs w:val="20"/>
          <w:lang w:val="en-US"/>
        </w:rPr>
        <w:t xml:space="preserve"> Mandatory control requirements / criteria derived directly from law, regulations, or internal specifications that the legal entity must comply with. Incompliance could result in consequences with external regulators and Internal Audit. </w:t>
      </w:r>
    </w:p>
    <w:p w14:paraId="1F09A663" w14:textId="77777777" w:rsidR="006D3638" w:rsidRPr="00920B8B" w:rsidRDefault="006D3638" w:rsidP="006D3638">
      <w:pPr>
        <w:pStyle w:val="Default"/>
        <w:numPr>
          <w:ilvl w:val="0"/>
          <w:numId w:val="9"/>
        </w:numPr>
        <w:rPr>
          <w:color w:val="auto"/>
          <w:sz w:val="20"/>
          <w:szCs w:val="20"/>
          <w:lang w:val="en-US"/>
        </w:rPr>
      </w:pPr>
      <w:r w:rsidRPr="00920B8B">
        <w:rPr>
          <w:b/>
          <w:bCs/>
          <w:color w:val="auto"/>
          <w:sz w:val="20"/>
          <w:szCs w:val="20"/>
          <w:lang w:val="en-US"/>
        </w:rPr>
        <w:t>“should”:</w:t>
      </w:r>
      <w:r w:rsidRPr="00920B8B">
        <w:rPr>
          <w:color w:val="auto"/>
          <w:sz w:val="20"/>
          <w:szCs w:val="20"/>
          <w:lang w:val="en-US"/>
        </w:rPr>
        <w:t xml:space="preserve"> Non-mandatory control requirements / criteria derived from best-practice frameworks or equivalent sources that the legal entity does not have to necessarily comply with. Under specific circumstances there may exist valid reasons to ignore a particular control requirement, but the full implications must be understood and carefully weighed. </w:t>
      </w:r>
    </w:p>
    <w:p w14:paraId="5040E8C0" w14:textId="77777777" w:rsidR="006D3638" w:rsidRPr="00920B8B" w:rsidRDefault="006D3638" w:rsidP="006D3638">
      <w:pPr>
        <w:pStyle w:val="Default"/>
        <w:ind w:left="720"/>
        <w:rPr>
          <w:color w:val="auto"/>
          <w:sz w:val="20"/>
          <w:szCs w:val="20"/>
          <w:lang w:val="en-US"/>
        </w:rPr>
      </w:pPr>
    </w:p>
    <w:p w14:paraId="652DDDD9" w14:textId="77777777" w:rsidR="006D3638" w:rsidRPr="00920B8B" w:rsidRDefault="006D3638" w:rsidP="006D3638">
      <w:pPr>
        <w:pStyle w:val="Default"/>
        <w:rPr>
          <w:color w:val="auto"/>
          <w:sz w:val="20"/>
          <w:szCs w:val="20"/>
          <w:lang w:val="en-US"/>
        </w:rPr>
      </w:pPr>
      <w:r w:rsidRPr="00920B8B">
        <w:rPr>
          <w:color w:val="auto"/>
          <w:sz w:val="20"/>
          <w:szCs w:val="20"/>
          <w:lang w:val="en-US"/>
        </w:rPr>
        <w:t xml:space="preserve">Independent of the level of obligation of a given requirement or criteria, it is allowed to deviate from single requirements or criteria in individual cases. However, a control requirement deviation always requires the conduction of a risk assessment and risk management including adequate risk acceptance and/or mitigation. </w:t>
      </w:r>
    </w:p>
    <w:p w14:paraId="2BA4AE57" w14:textId="77777777" w:rsidR="006D3638" w:rsidRPr="00920B8B" w:rsidRDefault="006D3638" w:rsidP="006D3638">
      <w:pPr>
        <w:pStyle w:val="Default"/>
        <w:rPr>
          <w:color w:val="auto"/>
          <w:sz w:val="20"/>
          <w:szCs w:val="20"/>
          <w:lang w:val="en-US"/>
        </w:rPr>
      </w:pPr>
      <w:r w:rsidRPr="00920B8B">
        <w:rPr>
          <w:color w:val="auto"/>
          <w:sz w:val="20"/>
          <w:szCs w:val="20"/>
          <w:lang w:val="en-US"/>
        </w:rPr>
        <w:t xml:space="preserve">  </w:t>
      </w:r>
    </w:p>
    <w:p w14:paraId="67C117A5" w14:textId="77777777" w:rsidR="006D3638" w:rsidRPr="00920B8B" w:rsidRDefault="006D3638" w:rsidP="006D3638">
      <w:pPr>
        <w:pStyle w:val="Default"/>
        <w:rPr>
          <w:color w:val="auto"/>
          <w:sz w:val="20"/>
          <w:szCs w:val="20"/>
          <w:lang w:val="en-US"/>
        </w:rPr>
      </w:pPr>
      <w:r w:rsidRPr="00920B8B">
        <w:rPr>
          <w:color w:val="auto"/>
          <w:sz w:val="20"/>
          <w:szCs w:val="20"/>
          <w:lang w:val="en-US"/>
        </w:rPr>
        <w:t xml:space="preserve">Any deviation from the Guideline denotes an exemption. The respective </w:t>
      </w:r>
      <w:r w:rsidR="00020F6C">
        <w:rPr>
          <w:color w:val="auto"/>
          <w:sz w:val="20"/>
          <w:szCs w:val="20"/>
          <w:lang w:val="en-US"/>
        </w:rPr>
        <w:t>Information Owner</w:t>
      </w:r>
      <w:r w:rsidRPr="00920B8B">
        <w:rPr>
          <w:color w:val="auto"/>
          <w:sz w:val="20"/>
          <w:szCs w:val="20"/>
          <w:lang w:val="en-US"/>
        </w:rPr>
        <w:t xml:space="preserve"> makes decisions on such exemptions. </w:t>
      </w:r>
      <w:r w:rsidR="00020F6C">
        <w:rPr>
          <w:color w:val="auto"/>
          <w:sz w:val="20"/>
          <w:szCs w:val="20"/>
          <w:lang w:val="en-US"/>
        </w:rPr>
        <w:t>Information</w:t>
      </w:r>
      <w:r w:rsidRPr="00920B8B">
        <w:rPr>
          <w:color w:val="auto"/>
          <w:sz w:val="20"/>
          <w:szCs w:val="20"/>
          <w:lang w:val="en-US"/>
        </w:rPr>
        <w:t xml:space="preserve"> </w:t>
      </w:r>
      <w:r w:rsidR="00020F6C">
        <w:rPr>
          <w:color w:val="auto"/>
          <w:sz w:val="20"/>
          <w:szCs w:val="20"/>
          <w:lang w:val="en-US"/>
        </w:rPr>
        <w:t>O</w:t>
      </w:r>
      <w:r w:rsidRPr="00920B8B">
        <w:rPr>
          <w:color w:val="auto"/>
          <w:sz w:val="20"/>
          <w:szCs w:val="20"/>
          <w:lang w:val="en-US"/>
        </w:rPr>
        <w:t xml:space="preserve">wners can only decide on risks with impact exclusively in their area of responsibility. </w:t>
      </w:r>
    </w:p>
    <w:p w14:paraId="75B4FF30" w14:textId="77777777" w:rsidR="006D3638" w:rsidRPr="00920B8B" w:rsidRDefault="006D3638" w:rsidP="006D3638">
      <w:pPr>
        <w:pStyle w:val="Default"/>
        <w:rPr>
          <w:color w:val="auto"/>
          <w:sz w:val="20"/>
          <w:szCs w:val="20"/>
          <w:lang w:val="en-US"/>
        </w:rPr>
      </w:pPr>
    </w:p>
    <w:p w14:paraId="3BAEC402" w14:textId="77777777" w:rsidR="006D3638" w:rsidRPr="00920B8B" w:rsidRDefault="006D3638" w:rsidP="006D3638">
      <w:pPr>
        <w:pStyle w:val="Default"/>
        <w:rPr>
          <w:b/>
          <w:bCs/>
          <w:color w:val="auto"/>
          <w:sz w:val="20"/>
          <w:szCs w:val="20"/>
          <w:lang w:val="en-US"/>
        </w:rPr>
      </w:pPr>
      <w:r w:rsidRPr="00920B8B">
        <w:rPr>
          <w:b/>
          <w:bCs/>
          <w:color w:val="auto"/>
          <w:sz w:val="20"/>
          <w:szCs w:val="20"/>
          <w:lang w:val="en-US"/>
        </w:rPr>
        <w:t>Responsibilities</w:t>
      </w:r>
    </w:p>
    <w:p w14:paraId="3AA24609" w14:textId="77777777" w:rsidR="006D3638" w:rsidRPr="00920B8B" w:rsidRDefault="006D3638" w:rsidP="006D3638">
      <w:pPr>
        <w:pStyle w:val="Default"/>
        <w:rPr>
          <w:b/>
          <w:bCs/>
          <w:color w:val="auto"/>
          <w:sz w:val="20"/>
          <w:szCs w:val="20"/>
          <w:lang w:val="en-US"/>
        </w:rPr>
      </w:pPr>
    </w:p>
    <w:p w14:paraId="7E65A1C8" w14:textId="77777777" w:rsidR="006D3638" w:rsidRPr="00920B8B" w:rsidRDefault="006D3638" w:rsidP="006D3638">
      <w:pPr>
        <w:pStyle w:val="Default"/>
        <w:rPr>
          <w:color w:val="auto"/>
          <w:sz w:val="20"/>
          <w:szCs w:val="20"/>
          <w:lang w:val="en-US"/>
        </w:rPr>
      </w:pPr>
      <w:r w:rsidRPr="00920B8B">
        <w:rPr>
          <w:color w:val="auto"/>
          <w:sz w:val="20"/>
          <w:szCs w:val="20"/>
          <w:lang w:val="en-US"/>
        </w:rPr>
        <w:t>The responsibility for fulfilling control requirements may be distributed across the organization, e.g., multiple Sections, Units, or Departments. In some cases, one Unit may be responsible for both the design and implementation of measures. In other cases, one Unit may be responsible for the design of measures, and another Unit may be responsible for the implementation of the measures. In addition, multiple Units may be responsible to collectively fulfill one requirement.</w:t>
      </w:r>
    </w:p>
    <w:p w14:paraId="1BFC5FAF" w14:textId="77777777" w:rsidR="006D3638" w:rsidRPr="00920B8B" w:rsidRDefault="006D3638" w:rsidP="006D3638">
      <w:pPr>
        <w:pStyle w:val="Default"/>
        <w:rPr>
          <w:color w:val="auto"/>
          <w:sz w:val="20"/>
          <w:szCs w:val="20"/>
          <w:lang w:val="en-US"/>
        </w:rPr>
      </w:pPr>
      <w:r w:rsidRPr="00920B8B">
        <w:rPr>
          <w:color w:val="auto"/>
          <w:sz w:val="20"/>
          <w:szCs w:val="20"/>
          <w:lang w:val="en-US"/>
        </w:rPr>
        <w:t xml:space="preserve"> </w:t>
      </w:r>
    </w:p>
    <w:p w14:paraId="3BEF70F3" w14:textId="77777777" w:rsidR="00ED520C" w:rsidRPr="00920B8B" w:rsidRDefault="006D3638" w:rsidP="006D3638">
      <w:pPr>
        <w:pStyle w:val="Default"/>
        <w:rPr>
          <w:color w:val="auto"/>
          <w:sz w:val="20"/>
          <w:szCs w:val="20"/>
          <w:lang w:val="en-US"/>
        </w:rPr>
      </w:pPr>
      <w:r w:rsidRPr="00920B8B">
        <w:rPr>
          <w:color w:val="auto"/>
          <w:sz w:val="20"/>
          <w:szCs w:val="20"/>
          <w:lang w:val="en-US"/>
        </w:rPr>
        <w:t>The precise responsibilities are to be defined in the underlying Procedure documents (e.g. via RACI matrices).</w:t>
      </w:r>
      <w:r w:rsidRPr="00920B8B">
        <w:rPr>
          <w:color w:val="auto"/>
          <w:sz w:val="20"/>
          <w:szCs w:val="20"/>
          <w:lang w:val="en-US"/>
        </w:rPr>
        <w:br/>
      </w:r>
      <w:r w:rsidRPr="00920B8B">
        <w:rPr>
          <w:color w:val="auto"/>
          <w:sz w:val="20"/>
          <w:szCs w:val="20"/>
          <w:lang w:val="en-US"/>
        </w:rPr>
        <w:br/>
        <w:t>The ICS, among its various functionalities, registers Process Operators (PO) and Risk Representatives (RRs) mapped to the corresponding processes, controls, and risks which the RRs and/or POs are responsible for managing on behalf of the part of the organization that utilize their services (e.g. Asset Owners). For more information on ICS, please refer to the DBG ICS Guideline.​</w:t>
      </w:r>
      <w:r w:rsidR="00ED520C" w:rsidRPr="00920B8B">
        <w:rPr>
          <w:sz w:val="20"/>
          <w:szCs w:val="20"/>
          <w:lang w:val="en-US"/>
        </w:rPr>
        <w:br w:type="page"/>
      </w:r>
    </w:p>
    <w:p w14:paraId="6BCCF2D7" w14:textId="77777777" w:rsidR="00C5502C" w:rsidRPr="00920B8B" w:rsidRDefault="00C5502C" w:rsidP="00C5502C">
      <w:pPr>
        <w:pStyle w:val="Heading2"/>
        <w:pageBreakBefore/>
        <w:numPr>
          <w:ilvl w:val="1"/>
          <w:numId w:val="1"/>
        </w:numPr>
        <w:ind w:left="539" w:hanging="539"/>
        <w:jc w:val="both"/>
        <w:rPr>
          <w:rFonts w:ascii="Arial" w:hAnsi="Arial" w:cs="Arial"/>
          <w:color w:val="000000" w:themeColor="text1"/>
          <w:sz w:val="24"/>
          <w:szCs w:val="24"/>
        </w:rPr>
      </w:pPr>
      <w:bookmarkStart w:id="29" w:name="_Toc184208806"/>
      <w:bookmarkStart w:id="30" w:name="_Toc234399139"/>
      <w:r w:rsidRPr="00920B8B">
        <w:rPr>
          <w:rFonts w:ascii="Arial" w:hAnsi="Arial" w:cs="Arial"/>
          <w:color w:val="000000" w:themeColor="text1"/>
          <w:sz w:val="24"/>
          <w:szCs w:val="24"/>
        </w:rPr>
        <w:lastRenderedPageBreak/>
        <w:t>Explanation of requirements and key definitions</w:t>
      </w:r>
      <w:bookmarkEnd w:id="29"/>
      <w:bookmarkEnd w:id="30"/>
      <w:r w:rsidRPr="00920B8B">
        <w:rPr>
          <w:rFonts w:ascii="Arial" w:hAnsi="Arial" w:cs="Arial"/>
          <w:color w:val="000000" w:themeColor="text1"/>
          <w:sz w:val="24"/>
          <w:szCs w:val="24"/>
        </w:rPr>
        <w:t xml:space="preserve"> </w:t>
      </w:r>
    </w:p>
    <w:p w14:paraId="308D16C5" w14:textId="77777777" w:rsidR="00C5502C" w:rsidRPr="00920B8B" w:rsidRDefault="00C5502C" w:rsidP="00C5502C">
      <w:pPr>
        <w:pStyle w:val="Default"/>
        <w:rPr>
          <w:color w:val="auto"/>
          <w:sz w:val="20"/>
          <w:szCs w:val="20"/>
          <w:lang w:val="en-US"/>
        </w:rPr>
      </w:pPr>
    </w:p>
    <w:p w14:paraId="2FAF565D" w14:textId="77777777" w:rsidR="003A0ECA" w:rsidRPr="00920B8B" w:rsidRDefault="003A0ECA" w:rsidP="003A0ECA">
      <w:pPr>
        <w:pStyle w:val="Default"/>
        <w:rPr>
          <w:rFonts w:eastAsia="Times New Roman"/>
          <w:sz w:val="20"/>
          <w:szCs w:val="20"/>
          <w:lang w:val="en-US"/>
        </w:rPr>
      </w:pPr>
      <w:r w:rsidRPr="00920B8B">
        <w:rPr>
          <w:color w:val="auto"/>
          <w:sz w:val="20"/>
          <w:szCs w:val="20"/>
          <w:lang w:val="en-US"/>
        </w:rPr>
        <w:t xml:space="preserve">Control requirements are defined in a standardized format and </w:t>
      </w:r>
      <w:r w:rsidRPr="00920B8B">
        <w:rPr>
          <w:rFonts w:eastAsia="Times New Roman"/>
          <w:sz w:val="20"/>
          <w:szCs w:val="20"/>
          <w:lang w:val="en-US"/>
        </w:rPr>
        <w:t>are structured into the following components: </w:t>
      </w:r>
    </w:p>
    <w:p w14:paraId="7490FC9B" w14:textId="77777777" w:rsidR="003A0ECA" w:rsidRPr="00920B8B" w:rsidRDefault="003A0ECA" w:rsidP="003A0ECA">
      <w:pPr>
        <w:pStyle w:val="Default"/>
        <w:rPr>
          <w:rFonts w:eastAsia="Times New Roman"/>
          <w:sz w:val="20"/>
          <w:szCs w:val="20"/>
          <w:lang w:val="en-US"/>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1598"/>
        <w:gridCol w:w="8046"/>
      </w:tblGrid>
      <w:tr w:rsidR="003321BA" w:rsidRPr="00B5162D" w14:paraId="4F0833DD" w14:textId="77777777" w:rsidTr="009F5B9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7937C9CE" w14:textId="77777777" w:rsidR="00914DB0" w:rsidRPr="00B5162D" w:rsidRDefault="00914DB0" w:rsidP="009F5B9F">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&lt;Specify ID: xx (version x)&gt;</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C45DBA5" w14:textId="77777777" w:rsidR="00914DB0" w:rsidRPr="00B5162D" w:rsidRDefault="00914DB0" w:rsidP="009F5B9F">
            <w:pPr>
              <w:spacing w:before="120" w:after="120" w:line="240" w:lineRule="auto"/>
              <w:ind w:left="284"/>
              <w:textAlignment w:val="baseline"/>
              <w:rPr>
                <w:rFonts w:ascii="Arial" w:eastAsia="Times New Roman" w:hAnsi="Arial" w:cs="Arial"/>
                <w:sz w:val="24"/>
                <w:szCs w:val="24"/>
              </w:rPr>
            </w:pPr>
            <w:r w:rsidRPr="00B5162D">
              <w:rPr>
                <w:rFonts w:asciiTheme="minorBidi" w:eastAsia="Times New Roman" w:hAnsiTheme="minorBidi"/>
                <w:b/>
                <w:bCs/>
                <w:color w:val="FFFFFF"/>
                <w:sz w:val="20"/>
                <w:szCs w:val="20"/>
              </w:rPr>
              <w:t xml:space="preserve">&lt;Name of control requirement </w:t>
            </w:r>
            <w:r w:rsidRPr="00B5162D">
              <w:rPr>
                <w:rFonts w:asciiTheme="minorBidi" w:eastAsia="Times New Roman" w:hAnsiTheme="minorBidi"/>
                <w:color w:val="FFFFFF"/>
                <w:sz w:val="20"/>
                <w:szCs w:val="20"/>
              </w:rPr>
              <w:t>(</w:t>
            </w:r>
            <w:r w:rsidRPr="00B5162D">
              <w:rPr>
                <w:rFonts w:asciiTheme="minorBidi" w:eastAsia="Times New Roman" w:hAnsiTheme="minorBidi"/>
                <w:b/>
                <w:bCs/>
                <w:color w:val="FFFFFF"/>
                <w:sz w:val="20"/>
                <w:szCs w:val="20"/>
              </w:rPr>
              <w:t>e.g. Access to production data)&gt;</w:t>
            </w:r>
          </w:p>
        </w:tc>
      </w:tr>
      <w:tr w:rsidR="003321BA" w:rsidRPr="00B5162D" w14:paraId="259801A1" w14:textId="77777777" w:rsidTr="009F5B9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8BA86EC" w14:textId="77777777" w:rsidR="00914DB0" w:rsidRPr="00B5162D" w:rsidRDefault="00914DB0" w:rsidP="009F5B9F">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6D6B2D8" w14:textId="77777777" w:rsidR="00914DB0" w:rsidRPr="00B5162D" w:rsidRDefault="00914DB0" w:rsidP="009F5B9F">
            <w:pPr>
              <w:spacing w:before="120" w:after="120" w:line="240" w:lineRule="auto"/>
              <w:ind w:left="284"/>
              <w:textAlignment w:val="baseline"/>
              <w:rPr>
                <w:rFonts w:ascii="Arial" w:eastAsia="Times New Roman" w:hAnsi="Arial" w:cs="Arial"/>
                <w:b/>
                <w:bCs/>
                <w:sz w:val="20"/>
                <w:szCs w:val="20"/>
              </w:rPr>
            </w:pPr>
            <w:r w:rsidRPr="00B5162D">
              <w:rPr>
                <w:rFonts w:ascii="Arial" w:eastAsia="Times New Roman" w:hAnsi="Arial" w:cs="Arial"/>
                <w:b/>
                <w:bCs/>
                <w:sz w:val="20"/>
                <w:szCs w:val="20"/>
              </w:rPr>
              <w:t>&lt;Description of the control requirement&gt;</w:t>
            </w:r>
          </w:p>
        </w:tc>
      </w:tr>
      <w:tr w:rsidR="003321BA" w:rsidRPr="00B5162D" w14:paraId="46F0BDCA" w14:textId="77777777" w:rsidTr="009F5B9F">
        <w:trPr>
          <w:trHeight w:val="37"/>
        </w:trPr>
        <w:tc>
          <w:tcPr>
            <w:tcW w:w="1598" w:type="dxa"/>
            <w:tcBorders>
              <w:top w:val="single" w:sz="4" w:space="0" w:color="000000"/>
              <w:left w:val="single" w:sz="4" w:space="0" w:color="000000"/>
              <w:bottom w:val="nil"/>
              <w:right w:val="single" w:sz="4" w:space="0" w:color="000000"/>
            </w:tcBorders>
            <w:shd w:val="clear" w:color="auto" w:fill="FFFFFF" w:themeFill="background1"/>
            <w:hideMark/>
          </w:tcPr>
          <w:p w14:paraId="53834C63" w14:textId="77777777" w:rsidR="00914DB0" w:rsidRPr="00B5162D" w:rsidRDefault="00914DB0" w:rsidP="009F5B9F">
            <w:pPr>
              <w:spacing w:before="24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w:t>
            </w:r>
          </w:p>
        </w:tc>
        <w:tc>
          <w:tcPr>
            <w:tcW w:w="8046" w:type="dxa"/>
            <w:tcBorders>
              <w:top w:val="single" w:sz="4" w:space="0" w:color="000000"/>
              <w:left w:val="single" w:sz="4" w:space="0" w:color="000000"/>
              <w:bottom w:val="nil"/>
              <w:right w:val="single" w:sz="4" w:space="0" w:color="000000"/>
            </w:tcBorders>
            <w:shd w:val="clear" w:color="auto" w:fill="FFFFFF" w:themeFill="background1"/>
            <w:hideMark/>
          </w:tcPr>
          <w:p w14:paraId="6F165611" w14:textId="77777777" w:rsidR="00914DB0" w:rsidRPr="00B5162D" w:rsidRDefault="00914DB0" w:rsidP="009F5B9F">
            <w:pPr>
              <w:spacing w:before="24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&lt;Lists the criteria applying to the control requirement&gt;</w:t>
            </w:r>
          </w:p>
        </w:tc>
      </w:tr>
      <w:tr w:rsidR="003321BA" w:rsidRPr="00B5162D" w14:paraId="30F2C4AD" w14:textId="77777777" w:rsidTr="009F5B9F">
        <w:trPr>
          <w:trHeight w:val="25"/>
        </w:trPr>
        <w:tc>
          <w:tcPr>
            <w:tcW w:w="1598" w:type="dxa"/>
            <w:tcBorders>
              <w:top w:val="nil"/>
              <w:left w:val="single" w:sz="4" w:space="0" w:color="000000"/>
              <w:bottom w:val="single" w:sz="4" w:space="0" w:color="000000"/>
              <w:right w:val="single" w:sz="4" w:space="0" w:color="000000"/>
            </w:tcBorders>
            <w:shd w:val="clear" w:color="auto" w:fill="FFFFFF" w:themeFill="background1"/>
          </w:tcPr>
          <w:p w14:paraId="1CADD2B7" w14:textId="77777777" w:rsidR="00914DB0" w:rsidRPr="00B5162D" w:rsidRDefault="00914DB0" w:rsidP="009F5B9F">
            <w:pPr>
              <w:spacing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1.1.1</w:t>
            </w:r>
          </w:p>
        </w:tc>
        <w:tc>
          <w:tcPr>
            <w:tcW w:w="8046" w:type="dxa"/>
            <w:tcBorders>
              <w:top w:val="nil"/>
              <w:left w:val="single" w:sz="4" w:space="0" w:color="000000"/>
              <w:bottom w:val="single" w:sz="4" w:space="0" w:color="000000"/>
              <w:right w:val="single" w:sz="4" w:space="0" w:color="000000"/>
            </w:tcBorders>
            <w:shd w:val="clear" w:color="auto" w:fill="FFFFFF" w:themeFill="background1"/>
          </w:tcPr>
          <w:p w14:paraId="53797246" w14:textId="77777777" w:rsidR="00914DB0" w:rsidRDefault="00914DB0" w:rsidP="009F5B9F">
            <w:pPr>
              <w:spacing w:after="240" w:line="240" w:lineRule="auto"/>
              <w:ind w:left="567" w:right="284"/>
              <w:rPr>
                <w:rFonts w:ascii="Arial" w:eastAsia="Times New Roman" w:hAnsi="Arial" w:cs="Arial"/>
                <w:sz w:val="20"/>
                <w:szCs w:val="20"/>
              </w:rPr>
            </w:pPr>
            <w:r w:rsidRPr="00B5162D">
              <w:rPr>
                <w:rFonts w:ascii="Arial" w:eastAsia="Times New Roman" w:hAnsi="Arial" w:cs="Arial"/>
                <w:sz w:val="20"/>
                <w:szCs w:val="20"/>
              </w:rPr>
              <w:t>&lt;Lists the sub-criteria applying to the control requirement&gt;</w:t>
            </w:r>
          </w:p>
          <w:p w14:paraId="7521BF51" w14:textId="77777777" w:rsidR="00914DB0" w:rsidRPr="00EF5A3B" w:rsidRDefault="00914DB0" w:rsidP="009F5B9F">
            <w:pPr>
              <w:shd w:val="clear" w:color="auto" w:fill="FFFFFF"/>
              <w:spacing w:before="120" w:after="120" w:line="240" w:lineRule="auto"/>
              <w:ind w:left="360"/>
              <w:textAlignment w:val="baseline"/>
              <w:rPr>
                <w:rFonts w:ascii="Arial" w:eastAsia="Arial" w:hAnsi="Arial" w:cs="Arial"/>
                <w:b/>
                <w:bCs/>
                <w:sz w:val="16"/>
                <w:szCs w:val="16"/>
              </w:rPr>
            </w:pPr>
            <w:r w:rsidRPr="00EF5A3B">
              <w:rPr>
                <w:rFonts w:ascii="Arial" w:eastAsia="Arial" w:hAnsi="Arial" w:cs="Arial"/>
                <w:b/>
                <w:bCs/>
                <w:sz w:val="16"/>
                <w:szCs w:val="16"/>
              </w:rPr>
              <w:t xml:space="preserve">Asset-Types: </w:t>
            </w:r>
            <w:r w:rsidRPr="00EF5A3B">
              <w:rPr>
                <w:rFonts w:ascii="Arial" w:eastAsia="Arial" w:hAnsi="Arial" w:cs="Arial"/>
                <w:sz w:val="16"/>
                <w:szCs w:val="16"/>
              </w:rPr>
              <w:t xml:space="preserve">&lt;Lists asset types applicable </w:t>
            </w:r>
            <w:r>
              <w:rPr>
                <w:rFonts w:ascii="Arial" w:eastAsia="Arial" w:hAnsi="Arial" w:cs="Arial"/>
                <w:sz w:val="16"/>
                <w:szCs w:val="16"/>
              </w:rPr>
              <w:t>to</w:t>
            </w:r>
            <w:r w:rsidRPr="00EF5A3B">
              <w:rPr>
                <w:rFonts w:ascii="Arial" w:eastAsia="Arial" w:hAnsi="Arial" w:cs="Arial"/>
                <w:sz w:val="16"/>
                <w:szCs w:val="16"/>
              </w:rPr>
              <w:t xml:space="preserve"> the control requirement&gt;</w:t>
            </w:r>
          </w:p>
          <w:p w14:paraId="2AB5891A" w14:textId="77777777" w:rsidR="00914DB0" w:rsidRPr="00EF5A3B" w:rsidRDefault="00914DB0" w:rsidP="009F5B9F">
            <w:pPr>
              <w:shd w:val="clear" w:color="auto" w:fill="FFFFFF"/>
              <w:spacing w:before="120" w:after="120" w:line="240" w:lineRule="auto"/>
              <w:ind w:left="360"/>
              <w:textAlignment w:val="baseline"/>
              <w:rPr>
                <w:rFonts w:ascii="Arial" w:eastAsia="Times New Roman" w:hAnsi="Arial" w:cs="Arial"/>
                <w:b/>
                <w:bCs/>
                <w:sz w:val="16"/>
                <w:szCs w:val="16"/>
              </w:rPr>
            </w:pPr>
            <w:r w:rsidRPr="00EF5A3B">
              <w:rPr>
                <w:rFonts w:ascii="Arial" w:eastAsia="Times New Roman" w:hAnsi="Arial" w:cs="Arial"/>
                <w:b/>
                <w:bCs/>
                <w:sz w:val="16"/>
                <w:szCs w:val="16"/>
              </w:rPr>
              <w:t xml:space="preserve">Key references: </w:t>
            </w:r>
            <w:r w:rsidRPr="00EF5A3B">
              <w:rPr>
                <w:rFonts w:ascii="Arial" w:eastAsia="Arial" w:hAnsi="Arial" w:cs="Arial"/>
                <w:sz w:val="16"/>
                <w:szCs w:val="16"/>
              </w:rPr>
              <w:t>&lt;Lists key regulatory references and industry best practice requirements affecting this control requirement (e.g., ISO/IEC 27001:2022 A.5.10, A.8.1)&gt;</w:t>
            </w:r>
            <w:r w:rsidRPr="00EF5A3B">
              <w:rPr>
                <w:rFonts w:ascii="Arial" w:eastAsia="Times New Roman" w:hAnsi="Arial" w:cs="Arial"/>
                <w:b/>
                <w:bCs/>
                <w:sz w:val="16"/>
                <w:szCs w:val="16"/>
              </w:rPr>
              <w:t>  </w:t>
            </w:r>
          </w:p>
          <w:p w14:paraId="11597BE5" w14:textId="77777777" w:rsidR="00914DB0" w:rsidRPr="00B5162D" w:rsidRDefault="00914DB0" w:rsidP="009F5B9F">
            <w:pPr>
              <w:spacing w:after="240" w:line="240" w:lineRule="auto"/>
              <w:ind w:left="567" w:right="284"/>
              <w:rPr>
                <w:rFonts w:ascii="Arial" w:eastAsia="Times New Roman" w:hAnsi="Arial" w:cs="Arial"/>
                <w:sz w:val="20"/>
                <w:szCs w:val="20"/>
              </w:rPr>
            </w:pPr>
          </w:p>
        </w:tc>
      </w:tr>
    </w:tbl>
    <w:p w14:paraId="6C6FFB6F" w14:textId="77777777" w:rsidR="00493821" w:rsidRPr="00920B8B" w:rsidRDefault="003A0ECA" w:rsidP="003A0ECA">
      <w:pPr>
        <w:shd w:val="clear" w:color="auto" w:fill="FFFFFF"/>
        <w:spacing w:after="0" w:line="240" w:lineRule="auto"/>
        <w:textAlignment w:val="baseline"/>
        <w:rPr>
          <w:rFonts w:ascii="Arial" w:eastAsia="Times New Roman" w:hAnsi="Arial" w:cs="Arial"/>
          <w:sz w:val="18"/>
          <w:szCs w:val="18"/>
        </w:rPr>
      </w:pPr>
      <w:r w:rsidRPr="00920B8B">
        <w:rPr>
          <w:rFonts w:ascii="Arial" w:hAnsi="Arial" w:cs="Arial"/>
          <w:sz w:val="20"/>
          <w:szCs w:val="20"/>
        </w:rPr>
        <w:br/>
        <w:t xml:space="preserve">The terms in this document are defined in the overall ICT </w:t>
      </w:r>
      <w:r w:rsidR="00611100">
        <w:rPr>
          <w:rFonts w:ascii="Arial" w:hAnsi="Arial" w:cs="Arial"/>
          <w:sz w:val="20"/>
          <w:szCs w:val="20"/>
        </w:rPr>
        <w:t xml:space="preserve">Risk </w:t>
      </w:r>
      <w:r w:rsidRPr="00920B8B">
        <w:rPr>
          <w:rFonts w:ascii="Arial" w:hAnsi="Arial" w:cs="Arial"/>
          <w:sz w:val="20"/>
          <w:szCs w:val="20"/>
        </w:rPr>
        <w:t>Glossary, which is provided on the Intranet website.</w:t>
      </w:r>
    </w:p>
    <w:p w14:paraId="1F0DC252" w14:textId="77777777" w:rsidR="00BE6475" w:rsidRPr="00920B8B" w:rsidRDefault="00585C14" w:rsidP="00886413">
      <w:pPr>
        <w:pStyle w:val="Heading1"/>
        <w:pageBreakBefore/>
        <w:numPr>
          <w:ilvl w:val="0"/>
          <w:numId w:val="1"/>
        </w:numPr>
        <w:spacing w:before="0"/>
        <w:ind w:left="357" w:hanging="357"/>
        <w:rPr>
          <w:rFonts w:ascii="Arial" w:hAnsi="Arial" w:cs="Arial"/>
          <w:b/>
          <w:color w:val="000000" w:themeColor="text1"/>
          <w:sz w:val="28"/>
          <w:szCs w:val="28"/>
        </w:rPr>
      </w:pPr>
      <w:bookmarkStart w:id="31" w:name="_Toc234399140"/>
      <w:r w:rsidRPr="00920B8B">
        <w:rPr>
          <w:rFonts w:ascii="Arial" w:hAnsi="Arial" w:cs="Arial"/>
          <w:b/>
          <w:bCs/>
          <w:color w:val="000000" w:themeColor="text1"/>
          <w:sz w:val="28"/>
          <w:szCs w:val="28"/>
        </w:rPr>
        <w:lastRenderedPageBreak/>
        <w:t>Requirements</w:t>
      </w:r>
      <w:bookmarkStart w:id="32" w:name="_Hlk172289359"/>
      <w:bookmarkEnd w:id="31"/>
    </w:p>
    <w:p w14:paraId="6DE473F7" w14:textId="77777777" w:rsidR="00B22ABB" w:rsidRPr="00920B8B" w:rsidRDefault="00211095" w:rsidP="00886413">
      <w:pPr>
        <w:pStyle w:val="Heading2"/>
        <w:numPr>
          <w:ilvl w:val="1"/>
          <w:numId w:val="1"/>
        </w:numPr>
        <w:ind w:left="540" w:hanging="540"/>
        <w:jc w:val="both"/>
        <w:rPr>
          <w:rFonts w:ascii="Arial" w:hAnsi="Arial" w:cs="Arial"/>
          <w:color w:val="000000" w:themeColor="text1"/>
          <w:sz w:val="24"/>
          <w:szCs w:val="24"/>
        </w:rPr>
      </w:pPr>
      <w:bookmarkStart w:id="33" w:name="_Toc234399141"/>
      <w:r w:rsidRPr="00920B8B">
        <w:rPr>
          <w:rFonts w:ascii="Arial" w:hAnsi="Arial" w:cs="Arial"/>
          <w:color w:val="000000" w:themeColor="text1"/>
          <w:sz w:val="24"/>
          <w:szCs w:val="24"/>
        </w:rPr>
        <w:t>Requirements</w:t>
      </w:r>
      <w:bookmarkEnd w:id="33"/>
    </w:p>
    <w:p w14:paraId="7041C310" w14:textId="77777777" w:rsidR="00D17F41" w:rsidRPr="00920B8B" w:rsidRDefault="00D17F41" w:rsidP="00D17F41"/>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455"/>
      </w:tblGrid>
      <w:tr w:rsidR="00D9376E" w:rsidRPr="00920B8B" w14:paraId="6740B8A1" w14:textId="77777777" w:rsidTr="008F31BE">
        <w:trPr>
          <w:trHeight w:val="20"/>
          <w:tblHeader/>
        </w:trPr>
        <w:tc>
          <w:tcPr>
            <w:tcW w:w="159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bookmarkEnd w:id="32"/>
          <w:p w14:paraId="25E5323A" w14:textId="77777777" w:rsidR="00D9376E" w:rsidRPr="00920B8B" w:rsidRDefault="00D9376E" w:rsidP="00EE5EB5">
            <w:pPr>
              <w:spacing w:before="120" w:after="120" w:line="240" w:lineRule="auto"/>
              <w:ind w:left="284"/>
              <w:textAlignment w:val="baseline"/>
              <w:rPr>
                <w:rFonts w:asciiTheme="minorBidi" w:eastAsia="Times New Roman" w:hAnsiTheme="minorBidi"/>
                <w:b/>
                <w:bCs/>
                <w:color w:val="FFFFFF"/>
                <w:sz w:val="20"/>
                <w:szCs w:val="20"/>
              </w:rPr>
            </w:pPr>
            <w:r w:rsidRPr="00920B8B">
              <w:rPr>
                <w:rFonts w:asciiTheme="minorBidi" w:eastAsia="Times New Roman" w:hAnsiTheme="minorBidi"/>
                <w:b/>
                <w:bCs/>
                <w:color w:val="FFFFFF"/>
                <w:sz w:val="20"/>
                <w:szCs w:val="20"/>
              </w:rPr>
              <w:t>ID: 1</w:t>
            </w:r>
            <w:r w:rsidR="00EE5EB5" w:rsidRPr="00920B8B">
              <w:rPr>
                <w:rFonts w:asciiTheme="minorBidi" w:eastAsia="Times New Roman" w:hAnsiTheme="minorBidi"/>
                <w:b/>
                <w:bCs/>
                <w:color w:val="FFFFFF"/>
                <w:sz w:val="20"/>
                <w:szCs w:val="20"/>
              </w:rPr>
              <w:br/>
            </w:r>
            <w:r w:rsidRPr="00920B8B">
              <w:rPr>
                <w:rFonts w:asciiTheme="minorBidi" w:eastAsia="Times New Roman" w:hAnsiTheme="minorBidi"/>
                <w:b/>
                <w:bCs/>
                <w:color w:val="FFFFFF"/>
                <w:sz w:val="20"/>
                <w:szCs w:val="20"/>
              </w:rPr>
              <w:t>(version 2.0)</w:t>
            </w:r>
          </w:p>
        </w:tc>
        <w:tc>
          <w:tcPr>
            <w:tcW w:w="8045"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4C4A6D2" w14:textId="77777777" w:rsidR="00D9376E" w:rsidRPr="00920B8B" w:rsidRDefault="00D9376E" w:rsidP="00EE5EB5">
            <w:pPr>
              <w:spacing w:before="120" w:after="120" w:line="240" w:lineRule="auto"/>
              <w:ind w:left="284"/>
              <w:textAlignment w:val="baseline"/>
              <w:rPr>
                <w:rFonts w:ascii="Arial" w:eastAsia="Times New Roman" w:hAnsi="Arial" w:cs="Arial"/>
                <w:sz w:val="20"/>
                <w:szCs w:val="20"/>
              </w:rPr>
            </w:pPr>
            <w:r w:rsidRPr="00920B8B">
              <w:rPr>
                <w:rFonts w:asciiTheme="minorBidi" w:eastAsia="Times New Roman" w:hAnsiTheme="minorBidi"/>
                <w:b/>
                <w:bCs/>
                <w:color w:val="FFFFFF"/>
                <w:sz w:val="20"/>
                <w:szCs w:val="20"/>
              </w:rPr>
              <w:t>Screening and verification procedures</w:t>
            </w:r>
          </w:p>
        </w:tc>
      </w:tr>
      <w:tr w:rsidR="00D9376E" w:rsidRPr="00920B8B" w14:paraId="10976A4E"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8F7D95F" w14:textId="77777777" w:rsidR="00D9376E" w:rsidRPr="00920B8B" w:rsidRDefault="00D9376E" w:rsidP="00EE5EB5">
            <w:pPr>
              <w:spacing w:before="120" w:after="120" w:line="240" w:lineRule="auto"/>
              <w:ind w:left="624"/>
              <w:textAlignment w:val="baseline"/>
              <w:rPr>
                <w:rFonts w:ascii="Arial" w:eastAsia="Times New Roman" w:hAnsi="Arial" w:cs="Arial"/>
                <w:b/>
                <w:bCs/>
                <w:sz w:val="20"/>
                <w:szCs w:val="20"/>
              </w:rPr>
            </w:pPr>
            <w:r w:rsidRPr="00920B8B">
              <w:rPr>
                <w:rFonts w:ascii="Arial" w:eastAsia="Times New Roman" w:hAnsi="Arial" w:cs="Arial"/>
                <w:b/>
                <w:bCs/>
                <w:sz w:val="20"/>
                <w:szCs w:val="20"/>
              </w:rPr>
              <w:t>1</w:t>
            </w:r>
          </w:p>
          <w:p w14:paraId="175AE609" w14:textId="77777777" w:rsidR="00607D4B" w:rsidRDefault="00914DB0">
            <w:pPr>
              <w:spacing w:after="0"/>
            </w:pPr>
            <w:r>
              <w:rPr>
                <w:rFonts w:ascii="Arial" w:eastAsia="Arial" w:hAnsi="Arial" w:cs="Arial"/>
                <w:sz w:val="20"/>
                <w:szCs w:val="20"/>
              </w:rPr>
              <w:t>DOR.ICT.HRM.SVP.001</w:t>
            </w:r>
          </w:p>
        </w:tc>
        <w:tc>
          <w:tcPr>
            <w:tcW w:w="80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537968D" w14:textId="77777777" w:rsidR="00D9376E" w:rsidRPr="00920B8B" w:rsidRDefault="00D9376E" w:rsidP="00CF4F9B">
            <w:pPr>
              <w:spacing w:before="120" w:after="120"/>
              <w:ind w:left="284" w:right="284"/>
              <w:textAlignment w:val="baseline"/>
              <w:rPr>
                <w:rFonts w:ascii="Arial" w:eastAsia="Times New Roman" w:hAnsi="Arial" w:cs="Arial"/>
                <w:b/>
                <w:bCs/>
                <w:sz w:val="20"/>
                <w:szCs w:val="20"/>
              </w:rPr>
            </w:pPr>
            <w:r w:rsidRPr="00920B8B">
              <w:rPr>
                <w:rFonts w:asciiTheme="minorBidi" w:eastAsia="Times New Roman" w:hAnsiTheme="minorBidi"/>
                <w:b/>
                <w:bCs/>
                <w:sz w:val="20"/>
                <w:szCs w:val="20"/>
              </w:rPr>
              <w:t>Procedures for screening and verifying candidates before employment must be defined, implemented, managed, and controlled.</w:t>
            </w:r>
          </w:p>
        </w:tc>
      </w:tr>
      <w:tr w:rsidR="00D9376E" w:rsidRPr="00920B8B" w14:paraId="5D25A753"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BD5E5F7" w14:textId="77777777" w:rsidR="00D9376E" w:rsidRPr="00920B8B" w:rsidRDefault="00D9376E" w:rsidP="00EE5EB5">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1.1</w:t>
            </w:r>
          </w:p>
          <w:p w14:paraId="77E3EDF9" w14:textId="77777777" w:rsidR="00607D4B" w:rsidRDefault="00914DB0">
            <w:pPr>
              <w:spacing w:after="0"/>
            </w:pPr>
            <w:r>
              <w:rPr>
                <w:rFonts w:ascii="Arial" w:eastAsia="Arial" w:hAnsi="Arial" w:cs="Arial"/>
                <w:sz w:val="20"/>
                <w:szCs w:val="20"/>
              </w:rPr>
              <w:t>DOR.ICT.HRM.SVP.002</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E2D60F7" w14:textId="77777777" w:rsidR="00F804F5" w:rsidRPr="00920B8B" w:rsidRDefault="00D9376E" w:rsidP="002A538B">
            <w:pPr>
              <w:spacing w:before="120" w:after="120" w:line="240" w:lineRule="auto"/>
              <w:ind w:left="284" w:right="284"/>
              <w:textAlignment w:val="baseline"/>
              <w:rPr>
                <w:rFonts w:ascii="Arial" w:eastAsia="Times New Roman" w:hAnsi="Arial" w:cs="Arial"/>
                <w:sz w:val="20"/>
                <w:szCs w:val="20"/>
              </w:rPr>
            </w:pPr>
            <w:r w:rsidRPr="00920B8B">
              <w:rPr>
                <w:rFonts w:ascii="Arial" w:eastAsia="Times New Roman" w:hAnsi="Arial" w:cs="Arial"/>
                <w:sz w:val="20"/>
                <w:szCs w:val="20"/>
              </w:rPr>
              <w:t>Procedures for screening and verification must be documented and reviewed at least every 12 months. The procedures must at least consider</w:t>
            </w:r>
            <w:r w:rsidR="002A538B">
              <w:rPr>
                <w:rFonts w:ascii="Arial" w:eastAsia="Times New Roman" w:hAnsi="Arial" w:cs="Arial"/>
                <w:sz w:val="20"/>
                <w:szCs w:val="20"/>
              </w:rPr>
              <w:t>:</w:t>
            </w:r>
          </w:p>
          <w:p w14:paraId="2DEDD925" w14:textId="77777777" w:rsidR="002A538B" w:rsidRDefault="002A538B" w:rsidP="002A538B">
            <w:pPr>
              <w:pStyle w:val="ListParagraph"/>
              <w:numPr>
                <w:ilvl w:val="0"/>
                <w:numId w:val="10"/>
              </w:numPr>
              <w:spacing w:after="0" w:line="240" w:lineRule="auto"/>
              <w:ind w:left="924" w:right="284" w:hanging="357"/>
              <w:textAlignment w:val="baseline"/>
              <w:rPr>
                <w:rFonts w:ascii="Arial" w:eastAsia="Times New Roman" w:hAnsi="Arial" w:cs="Arial"/>
                <w:sz w:val="20"/>
                <w:szCs w:val="20"/>
              </w:rPr>
            </w:pPr>
            <w:r w:rsidRPr="00920B8B">
              <w:rPr>
                <w:rFonts w:ascii="Arial" w:eastAsia="Times New Roman" w:hAnsi="Arial" w:cs="Arial"/>
                <w:sz w:val="20"/>
                <w:szCs w:val="20"/>
              </w:rPr>
              <w:t>The candidate’s curriculum vitae and criminal records</w:t>
            </w:r>
          </w:p>
          <w:p w14:paraId="18B02C32" w14:textId="77777777" w:rsidR="002A538B" w:rsidRDefault="002A538B" w:rsidP="002A538B">
            <w:pPr>
              <w:pStyle w:val="ListParagraph"/>
              <w:numPr>
                <w:ilvl w:val="0"/>
                <w:numId w:val="10"/>
              </w:numPr>
              <w:spacing w:after="0" w:line="240" w:lineRule="auto"/>
              <w:ind w:left="924" w:right="284" w:hanging="357"/>
              <w:textAlignment w:val="baseline"/>
              <w:rPr>
                <w:rFonts w:ascii="Arial" w:eastAsia="Times New Roman" w:hAnsi="Arial" w:cs="Arial"/>
                <w:sz w:val="20"/>
                <w:szCs w:val="20"/>
              </w:rPr>
            </w:pPr>
            <w:r w:rsidRPr="00920B8B">
              <w:rPr>
                <w:rFonts w:ascii="Arial" w:eastAsia="Times New Roman" w:hAnsi="Arial" w:cs="Arial"/>
                <w:sz w:val="20"/>
                <w:szCs w:val="20"/>
              </w:rPr>
              <w:t>Claimed academic and professional qualifications</w:t>
            </w:r>
          </w:p>
          <w:p w14:paraId="399C4624" w14:textId="77777777" w:rsidR="002A538B" w:rsidRDefault="002A538B" w:rsidP="002A538B">
            <w:pPr>
              <w:pStyle w:val="ListParagraph"/>
              <w:numPr>
                <w:ilvl w:val="0"/>
                <w:numId w:val="10"/>
              </w:numPr>
              <w:spacing w:after="0" w:line="240" w:lineRule="auto"/>
              <w:ind w:left="924" w:right="284" w:hanging="357"/>
              <w:textAlignment w:val="baseline"/>
              <w:rPr>
                <w:rFonts w:ascii="Arial" w:eastAsia="Times New Roman" w:hAnsi="Arial" w:cs="Arial"/>
                <w:sz w:val="20"/>
                <w:szCs w:val="20"/>
              </w:rPr>
            </w:pPr>
            <w:r w:rsidRPr="00920B8B">
              <w:rPr>
                <w:rFonts w:ascii="Arial" w:eastAsia="Times New Roman" w:hAnsi="Arial" w:cs="Arial"/>
                <w:sz w:val="20"/>
                <w:szCs w:val="20"/>
              </w:rPr>
              <w:t>Independent identity verification</w:t>
            </w:r>
          </w:p>
          <w:p w14:paraId="7C73B8E2" w14:textId="728F7475" w:rsidR="002A538B" w:rsidRPr="00E44E1F" w:rsidRDefault="002A538B" w:rsidP="00E44E1F">
            <w:pPr>
              <w:pStyle w:val="ListParagraph"/>
              <w:numPr>
                <w:ilvl w:val="0"/>
                <w:numId w:val="10"/>
              </w:numPr>
              <w:spacing w:after="0" w:line="240" w:lineRule="auto"/>
              <w:ind w:left="924" w:right="284" w:hanging="357"/>
              <w:textAlignment w:val="baseline"/>
              <w:rPr>
                <w:rFonts w:ascii="Arial" w:eastAsia="Times New Roman" w:hAnsi="Arial" w:cs="Arial"/>
                <w:sz w:val="20"/>
                <w:szCs w:val="20"/>
              </w:rPr>
            </w:pPr>
            <w:r w:rsidRPr="00920B8B">
              <w:rPr>
                <w:rFonts w:ascii="Arial" w:eastAsia="Times New Roman" w:hAnsi="Arial" w:cs="Arial"/>
                <w:sz w:val="20"/>
                <w:szCs w:val="20"/>
              </w:rPr>
              <w:t>External references for employees with executive employment contract</w:t>
            </w:r>
            <w:r>
              <w:rPr>
                <w:rFonts w:ascii="Arial" w:eastAsia="Times New Roman" w:hAnsi="Arial" w:cs="Arial"/>
                <w:sz w:val="20"/>
                <w:szCs w:val="20"/>
              </w:rPr>
              <w:t>s</w:t>
            </w:r>
            <w:r w:rsidRPr="00920B8B">
              <w:rPr>
                <w:rFonts w:ascii="Arial" w:eastAsia="Times New Roman" w:hAnsi="Arial" w:cs="Arial"/>
                <w:sz w:val="20"/>
                <w:szCs w:val="20"/>
              </w:rPr>
              <w:t xml:space="preserve"> (for Level 5 and above)</w:t>
            </w:r>
            <w:r w:rsidR="00CC02AB">
              <w:rPr>
                <w:rFonts w:ascii="Arial" w:eastAsia="Times New Roman" w:hAnsi="Arial" w:cs="Arial"/>
                <w:sz w:val="20"/>
                <w:szCs w:val="20"/>
              </w:rPr>
              <w:br/>
            </w:r>
          </w:p>
          <w:p w14:paraId="7E88B21B"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A.6.1</w:t>
            </w:r>
          </w:p>
        </w:tc>
      </w:tr>
    </w:tbl>
    <w:p w14:paraId="0890FC30" w14:textId="77777777" w:rsidR="0059778C" w:rsidRPr="00920B8B" w:rsidRDefault="0059778C"/>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33"/>
        <w:gridCol w:w="7411"/>
      </w:tblGrid>
      <w:tr w:rsidR="003235C6" w:rsidRPr="00920B8B" w14:paraId="52608807"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D277988" w14:textId="77777777" w:rsidR="003235C6" w:rsidRPr="00920B8B" w:rsidRDefault="003235C6" w:rsidP="00944799">
            <w:pPr>
              <w:spacing w:before="120" w:after="120" w:line="240" w:lineRule="auto"/>
              <w:ind w:left="284"/>
              <w:textAlignment w:val="baseline"/>
              <w:rPr>
                <w:rFonts w:asciiTheme="minorBidi" w:eastAsia="Times New Roman" w:hAnsiTheme="minorBidi"/>
                <w:b/>
                <w:bCs/>
                <w:color w:val="FFFFFF"/>
                <w:sz w:val="20"/>
                <w:szCs w:val="20"/>
              </w:rPr>
            </w:pPr>
            <w:r w:rsidRPr="00920B8B">
              <w:rPr>
                <w:rFonts w:asciiTheme="minorBidi" w:eastAsia="Times New Roman" w:hAnsiTheme="minorBidi"/>
                <w:b/>
                <w:bCs/>
                <w:color w:val="FFFFFF"/>
                <w:sz w:val="20"/>
                <w:szCs w:val="20"/>
              </w:rPr>
              <w:t>ID: 2</w:t>
            </w:r>
            <w:r w:rsidR="00944799" w:rsidRPr="00920B8B">
              <w:rPr>
                <w:rFonts w:asciiTheme="minorBidi" w:eastAsia="Times New Roman" w:hAnsiTheme="minorBidi"/>
                <w:b/>
                <w:bCs/>
                <w:color w:val="FFFFFF"/>
                <w:sz w:val="20"/>
                <w:szCs w:val="20"/>
              </w:rPr>
              <w:br/>
            </w:r>
            <w:r w:rsidRPr="00920B8B">
              <w:rPr>
                <w:rFonts w:asciiTheme="minorBidi" w:eastAsia="Times New Roman" w:hAnsiTheme="minorBidi"/>
                <w:b/>
                <w:bCs/>
                <w:color w:val="FFFFFF"/>
                <w:sz w:val="20"/>
                <w:szCs w:val="20"/>
              </w:rPr>
              <w:t>(version 2.0)</w:t>
            </w:r>
          </w:p>
        </w:tc>
        <w:tc>
          <w:tcPr>
            <w:tcW w:w="8045"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E6E23CF" w14:textId="77777777" w:rsidR="003235C6" w:rsidRPr="00920B8B" w:rsidRDefault="003235C6" w:rsidP="00944799">
            <w:pPr>
              <w:spacing w:before="120" w:after="120" w:line="240" w:lineRule="auto"/>
              <w:ind w:left="284"/>
              <w:textAlignment w:val="baseline"/>
              <w:rPr>
                <w:rFonts w:ascii="Arial" w:eastAsia="Times New Roman" w:hAnsi="Arial" w:cs="Arial"/>
                <w:sz w:val="20"/>
                <w:szCs w:val="20"/>
              </w:rPr>
            </w:pPr>
            <w:r w:rsidRPr="00920B8B">
              <w:rPr>
                <w:rFonts w:asciiTheme="minorBidi" w:eastAsia="Times New Roman" w:hAnsiTheme="minorBidi"/>
                <w:b/>
                <w:bCs/>
                <w:color w:val="FFFFFF"/>
                <w:sz w:val="20"/>
                <w:szCs w:val="20"/>
              </w:rPr>
              <w:t>Contractual obligations regarding information security</w:t>
            </w:r>
          </w:p>
        </w:tc>
      </w:tr>
      <w:tr w:rsidR="003235C6" w:rsidRPr="00920B8B" w14:paraId="1C4F80DD"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C4F477D" w14:textId="77777777" w:rsidR="003235C6" w:rsidRPr="00920B8B" w:rsidRDefault="003235C6" w:rsidP="00944799">
            <w:pPr>
              <w:spacing w:before="120" w:after="120" w:line="240" w:lineRule="auto"/>
              <w:ind w:left="624"/>
              <w:textAlignment w:val="baseline"/>
              <w:rPr>
                <w:rFonts w:ascii="Arial" w:eastAsia="Times New Roman" w:hAnsi="Arial" w:cs="Arial"/>
                <w:b/>
                <w:bCs/>
                <w:sz w:val="20"/>
                <w:szCs w:val="20"/>
              </w:rPr>
            </w:pPr>
            <w:r w:rsidRPr="00920B8B">
              <w:rPr>
                <w:rFonts w:ascii="Arial" w:eastAsia="Times New Roman" w:hAnsi="Arial" w:cs="Arial"/>
                <w:b/>
                <w:bCs/>
                <w:sz w:val="20"/>
                <w:szCs w:val="20"/>
              </w:rPr>
              <w:t>2</w:t>
            </w:r>
          </w:p>
          <w:p w14:paraId="6876632B" w14:textId="77777777" w:rsidR="00607D4B" w:rsidRDefault="00914DB0">
            <w:pPr>
              <w:spacing w:after="0"/>
            </w:pPr>
            <w:r>
              <w:rPr>
                <w:rFonts w:ascii="Arial" w:eastAsia="Arial" w:hAnsi="Arial" w:cs="Arial"/>
                <w:sz w:val="20"/>
                <w:szCs w:val="20"/>
              </w:rPr>
              <w:t>DOR.ICT.HRM.CON.001</w:t>
            </w:r>
          </w:p>
        </w:tc>
        <w:tc>
          <w:tcPr>
            <w:tcW w:w="80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0C763E1" w14:textId="77777777" w:rsidR="003235C6" w:rsidRPr="00920B8B" w:rsidRDefault="003235C6" w:rsidP="00CF4F9B">
            <w:pPr>
              <w:spacing w:before="120" w:after="120"/>
              <w:ind w:left="284" w:right="284"/>
              <w:textAlignment w:val="baseline"/>
              <w:rPr>
                <w:rFonts w:ascii="Arial" w:eastAsia="Times New Roman" w:hAnsi="Arial" w:cs="Arial"/>
                <w:b/>
                <w:bCs/>
                <w:sz w:val="20"/>
                <w:szCs w:val="20"/>
              </w:rPr>
            </w:pPr>
            <w:r w:rsidRPr="00920B8B">
              <w:rPr>
                <w:rFonts w:asciiTheme="minorBidi" w:eastAsia="Times New Roman" w:hAnsiTheme="minorBidi"/>
                <w:b/>
                <w:bCs/>
                <w:sz w:val="20"/>
                <w:szCs w:val="20"/>
              </w:rPr>
              <w:t>Contractual obligations must consider the organi</w:t>
            </w:r>
            <w:r w:rsidR="0033474D">
              <w:rPr>
                <w:rFonts w:asciiTheme="minorBidi" w:eastAsia="Times New Roman" w:hAnsiTheme="minorBidi"/>
                <w:b/>
                <w:bCs/>
                <w:sz w:val="20"/>
                <w:szCs w:val="20"/>
              </w:rPr>
              <w:t>z</w:t>
            </w:r>
            <w:r w:rsidRPr="00920B8B">
              <w:rPr>
                <w:rFonts w:asciiTheme="minorBidi" w:eastAsia="Times New Roman" w:hAnsiTheme="minorBidi"/>
                <w:b/>
                <w:bCs/>
                <w:sz w:val="20"/>
                <w:szCs w:val="20"/>
              </w:rPr>
              <w:t>ation</w:t>
            </w:r>
            <w:r w:rsidR="0033474D" w:rsidRPr="00920B8B">
              <w:rPr>
                <w:rFonts w:asciiTheme="minorBidi" w:eastAsia="Times New Roman" w:hAnsiTheme="minorBidi"/>
                <w:b/>
                <w:bCs/>
                <w:sz w:val="20"/>
                <w:szCs w:val="20"/>
              </w:rPr>
              <w:t>’</w:t>
            </w:r>
            <w:r w:rsidRPr="00920B8B">
              <w:rPr>
                <w:rFonts w:asciiTheme="minorBidi" w:eastAsia="Times New Roman" w:hAnsiTheme="minorBidi"/>
                <w:b/>
                <w:bCs/>
                <w:sz w:val="20"/>
                <w:szCs w:val="20"/>
              </w:rPr>
              <w:t>s demand on information security to ensure adherence and to prevent information leakage.</w:t>
            </w:r>
          </w:p>
        </w:tc>
      </w:tr>
      <w:tr w:rsidR="003235C6" w:rsidRPr="00920B8B" w14:paraId="42BD2AA8" w14:textId="77777777" w:rsidTr="008F31BE">
        <w:trPr>
          <w:trHeight w:val="941"/>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10F54C2" w14:textId="77777777" w:rsidR="003235C6" w:rsidRPr="00920B8B" w:rsidRDefault="003235C6" w:rsidP="00C114CB">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2.1</w:t>
            </w:r>
          </w:p>
          <w:p w14:paraId="34337257" w14:textId="77777777" w:rsidR="00607D4B" w:rsidRDefault="00914DB0">
            <w:pPr>
              <w:spacing w:after="0"/>
            </w:pPr>
            <w:r>
              <w:rPr>
                <w:rFonts w:ascii="Arial" w:eastAsia="Arial" w:hAnsi="Arial" w:cs="Arial"/>
                <w:sz w:val="20"/>
                <w:szCs w:val="20"/>
              </w:rPr>
              <w:t>DOR.ICT.HRM.CON.002</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4B6419B" w14:textId="77777777" w:rsidR="003235C6" w:rsidRPr="00920B8B" w:rsidRDefault="003235C6" w:rsidP="00C114CB">
            <w:pPr>
              <w:spacing w:before="120" w:after="120" w:line="240" w:lineRule="auto"/>
              <w:ind w:left="284" w:right="284"/>
              <w:textAlignment w:val="baseline"/>
              <w:rPr>
                <w:rFonts w:ascii="Arial" w:eastAsia="Times New Roman" w:hAnsi="Arial" w:cs="Arial"/>
                <w:sz w:val="20"/>
                <w:szCs w:val="20"/>
              </w:rPr>
            </w:pPr>
            <w:r w:rsidRPr="00920B8B">
              <w:rPr>
                <w:rFonts w:ascii="Arial" w:eastAsia="Times New Roman" w:hAnsi="Arial" w:cs="Arial"/>
                <w:sz w:val="20"/>
                <w:szCs w:val="20"/>
              </w:rPr>
              <w:t xml:space="preserve">The contractual obligations for personnel must take into consideration the organization’s information security </w:t>
            </w:r>
            <w:r w:rsidR="00ED44DA">
              <w:rPr>
                <w:rFonts w:ascii="Arial" w:eastAsia="Times New Roman" w:hAnsi="Arial" w:cs="Arial"/>
                <w:sz w:val="20"/>
                <w:szCs w:val="20"/>
              </w:rPr>
              <w:t>P</w:t>
            </w:r>
            <w:r w:rsidRPr="00920B8B">
              <w:rPr>
                <w:rFonts w:ascii="Arial" w:eastAsia="Times New Roman" w:hAnsi="Arial" w:cs="Arial"/>
                <w:sz w:val="20"/>
                <w:szCs w:val="20"/>
              </w:rPr>
              <w:t xml:space="preserve">olicies and </w:t>
            </w:r>
            <w:r w:rsidR="00DB0580">
              <w:rPr>
                <w:rFonts w:ascii="Arial" w:eastAsia="Times New Roman" w:hAnsi="Arial" w:cs="Arial"/>
                <w:sz w:val="20"/>
                <w:szCs w:val="20"/>
              </w:rPr>
              <w:t>G</w:t>
            </w:r>
            <w:r w:rsidRPr="00920B8B">
              <w:rPr>
                <w:rFonts w:ascii="Arial" w:eastAsia="Times New Roman" w:hAnsi="Arial" w:cs="Arial"/>
                <w:sz w:val="20"/>
                <w:szCs w:val="20"/>
              </w:rPr>
              <w:t xml:space="preserve">uidelines and </w:t>
            </w:r>
            <w:r w:rsidR="00B076FF" w:rsidRPr="00920B8B">
              <w:rPr>
                <w:rFonts w:ascii="Arial" w:eastAsia="Times New Roman" w:hAnsi="Arial" w:cs="Arial"/>
                <w:sz w:val="20"/>
                <w:szCs w:val="20"/>
              </w:rPr>
              <w:t>their</w:t>
            </w:r>
            <w:r w:rsidRPr="00920B8B">
              <w:rPr>
                <w:rFonts w:ascii="Arial" w:eastAsia="Times New Roman" w:hAnsi="Arial" w:cs="Arial"/>
                <w:sz w:val="20"/>
                <w:szCs w:val="20"/>
              </w:rPr>
              <w:t xml:space="preserve"> adherence to these.</w:t>
            </w:r>
          </w:p>
          <w:p w14:paraId="4EFFB485"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A.6.2</w:t>
            </w:r>
          </w:p>
        </w:tc>
      </w:tr>
      <w:tr w:rsidR="008F48BB" w:rsidRPr="00920B8B" w14:paraId="04647CE1"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1A4ECA" w14:textId="77777777" w:rsidR="008F48BB" w:rsidRPr="00920B8B" w:rsidRDefault="008F48BB" w:rsidP="00C114CB">
            <w:pPr>
              <w:spacing w:before="120" w:after="24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2.2</w:t>
            </w:r>
          </w:p>
          <w:p w14:paraId="024D7A79" w14:textId="77777777" w:rsidR="00607D4B" w:rsidRDefault="00914DB0">
            <w:pPr>
              <w:spacing w:after="0"/>
            </w:pPr>
            <w:r>
              <w:rPr>
                <w:rFonts w:ascii="Arial" w:eastAsia="Arial" w:hAnsi="Arial" w:cs="Arial"/>
                <w:sz w:val="20"/>
                <w:szCs w:val="20"/>
              </w:rPr>
              <w:t>DOR.ICT.HRM.CON.003</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601466" w14:textId="77777777" w:rsidR="008F48BB" w:rsidRPr="00920B8B" w:rsidRDefault="008F48BB" w:rsidP="00C114CB">
            <w:pPr>
              <w:spacing w:before="120" w:after="240" w:line="240" w:lineRule="auto"/>
              <w:ind w:left="284" w:right="284"/>
              <w:textAlignment w:val="baseline"/>
              <w:rPr>
                <w:rFonts w:ascii="Arial" w:eastAsia="Times New Roman" w:hAnsi="Arial" w:cs="Arial"/>
                <w:sz w:val="20"/>
                <w:szCs w:val="20"/>
              </w:rPr>
            </w:pPr>
            <w:r w:rsidRPr="00920B8B">
              <w:rPr>
                <w:rFonts w:ascii="Arial" w:eastAsia="Times New Roman" w:hAnsi="Arial" w:cs="Arial"/>
                <w:sz w:val="20"/>
                <w:szCs w:val="20"/>
              </w:rPr>
              <w:t>Confidentiality or non-disclosure agreements must be signed prior to being given access to information and other associated assets.</w:t>
            </w:r>
          </w:p>
          <w:p w14:paraId="0DFB7FDA"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A.6.2</w:t>
            </w:r>
          </w:p>
        </w:tc>
      </w:tr>
    </w:tbl>
    <w:p w14:paraId="1E177D6F" w14:textId="77777777" w:rsidR="0059778C" w:rsidRPr="00920B8B" w:rsidRDefault="0059778C"/>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44"/>
        <w:gridCol w:w="7400"/>
      </w:tblGrid>
      <w:tr w:rsidR="00035F33" w:rsidRPr="00920B8B" w14:paraId="29D88881"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633DFEC" w14:textId="77777777" w:rsidR="00035F33" w:rsidRPr="00920B8B" w:rsidRDefault="00035F33" w:rsidP="0021343A">
            <w:pPr>
              <w:pageBreakBefore/>
              <w:spacing w:before="120" w:after="120"/>
              <w:ind w:left="284"/>
              <w:textAlignment w:val="baseline"/>
              <w:rPr>
                <w:rFonts w:asciiTheme="minorBidi" w:eastAsia="Times New Roman" w:hAnsiTheme="minorBidi"/>
                <w:b/>
                <w:bCs/>
                <w:color w:val="FFFFFF"/>
                <w:sz w:val="20"/>
                <w:szCs w:val="20"/>
              </w:rPr>
            </w:pPr>
            <w:r w:rsidRPr="00920B8B">
              <w:rPr>
                <w:rFonts w:asciiTheme="minorBidi" w:eastAsia="Times New Roman" w:hAnsiTheme="minorBidi"/>
                <w:b/>
                <w:bCs/>
                <w:color w:val="FFFFFF"/>
                <w:sz w:val="20"/>
                <w:szCs w:val="20"/>
              </w:rPr>
              <w:lastRenderedPageBreak/>
              <w:t>ID: 3</w:t>
            </w:r>
            <w:r w:rsidR="0021343A" w:rsidRPr="00920B8B">
              <w:rPr>
                <w:rFonts w:asciiTheme="minorBidi" w:eastAsia="Times New Roman" w:hAnsiTheme="minorBidi"/>
                <w:b/>
                <w:bCs/>
                <w:color w:val="FFFFFF"/>
                <w:sz w:val="20"/>
                <w:szCs w:val="20"/>
              </w:rPr>
              <w:br/>
            </w:r>
            <w:r w:rsidRPr="00920B8B">
              <w:rPr>
                <w:rFonts w:asciiTheme="minorBidi" w:eastAsia="Times New Roman" w:hAnsiTheme="minorBidi"/>
                <w:b/>
                <w:bCs/>
                <w:color w:val="FFFFFF"/>
                <w:sz w:val="20"/>
                <w:szCs w:val="20"/>
              </w:rPr>
              <w:t>(version 2.0)</w:t>
            </w:r>
          </w:p>
        </w:tc>
        <w:tc>
          <w:tcPr>
            <w:tcW w:w="8045"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F2216FC" w14:textId="77777777" w:rsidR="00035F33" w:rsidRPr="00920B8B" w:rsidRDefault="001E64BA" w:rsidP="0021343A">
            <w:pPr>
              <w:spacing w:before="120" w:after="120"/>
              <w:ind w:left="284"/>
              <w:textAlignment w:val="baseline"/>
              <w:rPr>
                <w:rFonts w:ascii="Arial" w:eastAsia="Times New Roman" w:hAnsi="Arial" w:cs="Arial"/>
                <w:sz w:val="20"/>
                <w:szCs w:val="20"/>
              </w:rPr>
            </w:pPr>
            <w:r w:rsidRPr="00920B8B">
              <w:rPr>
                <w:rFonts w:asciiTheme="minorBidi" w:eastAsia="Times New Roman" w:hAnsiTheme="minorBidi"/>
                <w:b/>
                <w:bCs/>
                <w:color w:val="FFFFFF"/>
                <w:sz w:val="20"/>
                <w:szCs w:val="20"/>
              </w:rPr>
              <w:t xml:space="preserve">General requirements for ICT security awareness program and </w:t>
            </w:r>
            <w:r w:rsidR="00CD2F35">
              <w:rPr>
                <w:rFonts w:asciiTheme="minorBidi" w:eastAsia="Times New Roman" w:hAnsiTheme="minorBidi"/>
                <w:b/>
                <w:bCs/>
                <w:color w:val="FFFFFF"/>
                <w:sz w:val="20"/>
                <w:szCs w:val="20"/>
              </w:rPr>
              <w:t>D</w:t>
            </w:r>
            <w:r w:rsidRPr="00920B8B">
              <w:rPr>
                <w:rFonts w:asciiTheme="minorBidi" w:eastAsia="Times New Roman" w:hAnsiTheme="minorBidi"/>
                <w:b/>
                <w:bCs/>
                <w:color w:val="FFFFFF"/>
                <w:sz w:val="20"/>
                <w:szCs w:val="20"/>
              </w:rPr>
              <w:t>igital operational resilience (DOR) training</w:t>
            </w:r>
          </w:p>
        </w:tc>
      </w:tr>
      <w:tr w:rsidR="00035F33" w:rsidRPr="00920B8B" w14:paraId="503EDE7B"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2F99739" w14:textId="77777777" w:rsidR="00035F33" w:rsidRPr="00920B8B" w:rsidRDefault="00035F33" w:rsidP="0021343A">
            <w:pPr>
              <w:spacing w:before="120" w:after="120" w:line="240" w:lineRule="auto"/>
              <w:ind w:left="624"/>
              <w:textAlignment w:val="baseline"/>
              <w:rPr>
                <w:rFonts w:ascii="Arial" w:eastAsia="Times New Roman" w:hAnsi="Arial" w:cs="Arial"/>
                <w:b/>
                <w:bCs/>
                <w:sz w:val="20"/>
                <w:szCs w:val="20"/>
              </w:rPr>
            </w:pPr>
            <w:r w:rsidRPr="00920B8B">
              <w:rPr>
                <w:rFonts w:ascii="Arial" w:eastAsia="Times New Roman" w:hAnsi="Arial" w:cs="Arial"/>
                <w:b/>
                <w:bCs/>
                <w:sz w:val="20"/>
                <w:szCs w:val="20"/>
              </w:rPr>
              <w:t>3</w:t>
            </w:r>
          </w:p>
          <w:p w14:paraId="6C2B6828" w14:textId="77777777" w:rsidR="00607D4B" w:rsidRDefault="00914DB0">
            <w:pPr>
              <w:spacing w:after="0"/>
            </w:pPr>
            <w:r>
              <w:rPr>
                <w:rFonts w:ascii="Arial" w:eastAsia="Arial" w:hAnsi="Arial" w:cs="Arial"/>
                <w:sz w:val="20"/>
                <w:szCs w:val="20"/>
              </w:rPr>
              <w:t>DOR.ICT.HRM.AWE.001</w:t>
            </w:r>
          </w:p>
        </w:tc>
        <w:tc>
          <w:tcPr>
            <w:tcW w:w="80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847A983" w14:textId="77777777" w:rsidR="00035F33" w:rsidRPr="00920B8B" w:rsidRDefault="0073697A" w:rsidP="00F06922">
            <w:pPr>
              <w:spacing w:before="120" w:after="120"/>
              <w:ind w:left="284" w:right="284"/>
              <w:textAlignment w:val="baseline"/>
              <w:rPr>
                <w:rFonts w:ascii="Arial" w:eastAsia="Times New Roman" w:hAnsi="Arial" w:cs="Arial"/>
                <w:b/>
                <w:bCs/>
                <w:sz w:val="20"/>
                <w:szCs w:val="20"/>
              </w:rPr>
            </w:pPr>
            <w:r w:rsidRPr="00920B8B">
              <w:rPr>
                <w:rFonts w:asciiTheme="minorBidi" w:eastAsia="Times New Roman" w:hAnsiTheme="minorBidi"/>
                <w:b/>
                <w:bCs/>
                <w:sz w:val="20"/>
                <w:szCs w:val="20"/>
              </w:rPr>
              <w:t>It must be ensured that</w:t>
            </w:r>
            <w:r w:rsidR="00A4762A">
              <w:rPr>
                <w:rFonts w:asciiTheme="minorBidi" w:eastAsia="Times New Roman" w:hAnsiTheme="minorBidi"/>
                <w:b/>
                <w:bCs/>
                <w:sz w:val="20"/>
                <w:szCs w:val="20"/>
              </w:rPr>
              <w:t xml:space="preserve"> the</w:t>
            </w:r>
            <w:r w:rsidRPr="00920B8B">
              <w:rPr>
                <w:rFonts w:asciiTheme="minorBidi" w:eastAsia="Times New Roman" w:hAnsiTheme="minorBidi"/>
                <w:b/>
                <w:bCs/>
                <w:sz w:val="20"/>
                <w:szCs w:val="20"/>
              </w:rPr>
              <w:t xml:space="preserve"> ICT security awareness program and DOR training fulfil the general requirements in terms of target group, content and necessary adjustments.</w:t>
            </w:r>
          </w:p>
        </w:tc>
      </w:tr>
      <w:tr w:rsidR="00035F33" w:rsidRPr="00920B8B" w14:paraId="72C3B745"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6E9F100" w14:textId="77777777" w:rsidR="00035F33" w:rsidRPr="00920B8B" w:rsidRDefault="003F403D" w:rsidP="007522BF">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3</w:t>
            </w:r>
            <w:r w:rsidR="00035F33" w:rsidRPr="00920B8B">
              <w:rPr>
                <w:rFonts w:ascii="Arial" w:eastAsia="Times New Roman" w:hAnsi="Arial" w:cs="Arial"/>
                <w:sz w:val="20"/>
                <w:szCs w:val="20"/>
              </w:rPr>
              <w:t>.</w:t>
            </w:r>
            <w:r w:rsidR="00C14D0F" w:rsidRPr="00920B8B">
              <w:rPr>
                <w:rFonts w:ascii="Arial" w:eastAsia="Times New Roman" w:hAnsi="Arial" w:cs="Arial"/>
                <w:sz w:val="20"/>
                <w:szCs w:val="20"/>
              </w:rPr>
              <w:t>1</w:t>
            </w:r>
          </w:p>
          <w:p w14:paraId="27CF3816" w14:textId="77777777" w:rsidR="00607D4B" w:rsidRDefault="00914DB0">
            <w:pPr>
              <w:spacing w:after="0"/>
            </w:pPr>
            <w:r>
              <w:rPr>
                <w:rFonts w:ascii="Arial" w:eastAsia="Arial" w:hAnsi="Arial" w:cs="Arial"/>
                <w:sz w:val="20"/>
                <w:szCs w:val="20"/>
              </w:rPr>
              <w:t>DOR.ICT.HRM.AWE.002</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A7687A" w14:textId="77777777" w:rsidR="00035F33" w:rsidRPr="00920B8B" w:rsidRDefault="00095004" w:rsidP="007522BF">
            <w:pPr>
              <w:spacing w:before="120" w:after="120" w:line="240" w:lineRule="auto"/>
              <w:ind w:left="284" w:right="284"/>
              <w:textAlignment w:val="baseline"/>
              <w:rPr>
                <w:rFonts w:ascii="Arial" w:eastAsia="Times New Roman" w:hAnsi="Arial" w:cs="Arial"/>
                <w:sz w:val="20"/>
                <w:szCs w:val="20"/>
              </w:rPr>
            </w:pPr>
            <w:r w:rsidRPr="00920B8B">
              <w:rPr>
                <w:rFonts w:ascii="Arial" w:eastAsia="Times New Roman" w:hAnsi="Arial" w:cs="Arial"/>
                <w:sz w:val="20"/>
                <w:szCs w:val="20"/>
              </w:rPr>
              <w:t xml:space="preserve">The following must apply to all employees of legal entities and ICT third-party service providers who either use or have access to the IT and non-IT </w:t>
            </w:r>
            <w:r w:rsidR="00483954">
              <w:rPr>
                <w:rFonts w:ascii="Arial" w:eastAsia="Times New Roman" w:hAnsi="Arial" w:cs="Arial"/>
                <w:sz w:val="20"/>
                <w:szCs w:val="20"/>
              </w:rPr>
              <w:t>A</w:t>
            </w:r>
            <w:r w:rsidRPr="00920B8B">
              <w:rPr>
                <w:rFonts w:ascii="Arial" w:eastAsia="Times New Roman" w:hAnsi="Arial" w:cs="Arial"/>
                <w:sz w:val="20"/>
                <w:szCs w:val="20"/>
              </w:rPr>
              <w:t>ssets of the legal entity:</w:t>
            </w:r>
          </w:p>
          <w:p w14:paraId="585FEAE8"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A.19.b.i</w:t>
            </w:r>
          </w:p>
        </w:tc>
      </w:tr>
      <w:tr w:rsidR="00035F33" w:rsidRPr="00920B8B" w14:paraId="60DB07FF"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5ACEF8" w14:textId="77777777" w:rsidR="00035F33" w:rsidRPr="00920B8B" w:rsidRDefault="003F403D" w:rsidP="007522BF">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3</w:t>
            </w:r>
            <w:r w:rsidR="00035F33" w:rsidRPr="00920B8B">
              <w:rPr>
                <w:rFonts w:ascii="Arial" w:eastAsia="Times New Roman" w:hAnsi="Arial" w:cs="Arial"/>
                <w:sz w:val="20"/>
                <w:szCs w:val="20"/>
              </w:rPr>
              <w:t>.1.1</w:t>
            </w:r>
          </w:p>
          <w:p w14:paraId="0BC2F882" w14:textId="77777777" w:rsidR="00607D4B" w:rsidRDefault="00914DB0">
            <w:pPr>
              <w:spacing w:after="0"/>
            </w:pPr>
            <w:r>
              <w:rPr>
                <w:rFonts w:ascii="Arial" w:eastAsia="Arial" w:hAnsi="Arial" w:cs="Arial"/>
                <w:sz w:val="20"/>
                <w:szCs w:val="20"/>
              </w:rPr>
              <w:t>DOR.ICT.HRM.AWE.003</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C442BB" w14:textId="77777777" w:rsidR="00035F33" w:rsidRPr="00920B8B" w:rsidRDefault="00095004" w:rsidP="007522BF">
            <w:pPr>
              <w:spacing w:before="120" w:after="120" w:line="240" w:lineRule="auto"/>
              <w:ind w:left="567" w:right="284"/>
              <w:textAlignment w:val="baseline"/>
              <w:rPr>
                <w:rFonts w:ascii="Arial" w:eastAsia="Times New Roman" w:hAnsi="Arial" w:cs="Arial"/>
                <w:sz w:val="20"/>
                <w:szCs w:val="20"/>
              </w:rPr>
            </w:pPr>
            <w:r w:rsidRPr="00920B8B">
              <w:rPr>
                <w:rFonts w:ascii="Arial" w:eastAsia="Times New Roman" w:hAnsi="Arial" w:cs="Arial"/>
                <w:sz w:val="20"/>
                <w:szCs w:val="20"/>
              </w:rPr>
              <w:t xml:space="preserve">They must be aware of information security requirements derived from relevant security </w:t>
            </w:r>
            <w:r w:rsidR="00ED44DA">
              <w:rPr>
                <w:rFonts w:ascii="Arial" w:eastAsia="Times New Roman" w:hAnsi="Arial" w:cs="Arial"/>
                <w:sz w:val="20"/>
                <w:szCs w:val="20"/>
              </w:rPr>
              <w:t>P</w:t>
            </w:r>
            <w:r w:rsidRPr="00920B8B">
              <w:rPr>
                <w:rFonts w:ascii="Arial" w:eastAsia="Times New Roman" w:hAnsi="Arial" w:cs="Arial"/>
                <w:sz w:val="20"/>
                <w:szCs w:val="20"/>
              </w:rPr>
              <w:t xml:space="preserve">olicies, </w:t>
            </w:r>
            <w:r w:rsidR="00ED44DA">
              <w:rPr>
                <w:rFonts w:ascii="Arial" w:eastAsia="Times New Roman" w:hAnsi="Arial" w:cs="Arial"/>
                <w:sz w:val="20"/>
                <w:szCs w:val="20"/>
              </w:rPr>
              <w:t>G</w:t>
            </w:r>
            <w:r w:rsidRPr="00920B8B">
              <w:rPr>
                <w:rFonts w:ascii="Arial" w:eastAsia="Times New Roman" w:hAnsi="Arial" w:cs="Arial"/>
                <w:sz w:val="20"/>
                <w:szCs w:val="20"/>
              </w:rPr>
              <w:t xml:space="preserve">uidelines and </w:t>
            </w:r>
            <w:r w:rsidR="00ED44DA">
              <w:rPr>
                <w:rFonts w:ascii="Arial" w:eastAsia="Times New Roman" w:hAnsi="Arial" w:cs="Arial"/>
                <w:sz w:val="20"/>
                <w:szCs w:val="20"/>
              </w:rPr>
              <w:t>P</w:t>
            </w:r>
            <w:r w:rsidRPr="00920B8B">
              <w:rPr>
                <w:rFonts w:ascii="Arial" w:eastAsia="Times New Roman" w:hAnsi="Arial" w:cs="Arial"/>
                <w:sz w:val="20"/>
                <w:szCs w:val="20"/>
              </w:rPr>
              <w:t>rocedures and comply with them in their daily work.</w:t>
            </w:r>
          </w:p>
          <w:p w14:paraId="7140DFEA" w14:textId="77777777" w:rsidR="00607D4B" w:rsidRDefault="00914DB0">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A.19.b.i</w:t>
            </w:r>
          </w:p>
        </w:tc>
      </w:tr>
      <w:tr w:rsidR="003F403D" w:rsidRPr="00920B8B" w14:paraId="449CB93F"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CEA25E" w14:textId="77777777" w:rsidR="003F403D" w:rsidRPr="00920B8B" w:rsidRDefault="003F403D" w:rsidP="007522BF">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3.1.2</w:t>
            </w:r>
          </w:p>
          <w:p w14:paraId="0B37DD19" w14:textId="77777777" w:rsidR="00607D4B" w:rsidRDefault="00914DB0">
            <w:pPr>
              <w:spacing w:after="0"/>
            </w:pPr>
            <w:r>
              <w:rPr>
                <w:rFonts w:ascii="Arial" w:eastAsia="Arial" w:hAnsi="Arial" w:cs="Arial"/>
                <w:sz w:val="20"/>
                <w:szCs w:val="20"/>
              </w:rPr>
              <w:t>DOR.ICT.HRM.AWE.004</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29BF9A" w14:textId="77777777" w:rsidR="003F403D" w:rsidRPr="00920B8B" w:rsidRDefault="00095004" w:rsidP="007522BF">
            <w:pPr>
              <w:spacing w:before="120" w:after="120" w:line="240" w:lineRule="auto"/>
              <w:ind w:left="567" w:right="284"/>
              <w:textAlignment w:val="baseline"/>
              <w:rPr>
                <w:rFonts w:ascii="Arial" w:eastAsia="Times New Roman" w:hAnsi="Arial" w:cs="Arial"/>
                <w:sz w:val="20"/>
                <w:szCs w:val="20"/>
              </w:rPr>
            </w:pPr>
            <w:r w:rsidRPr="00920B8B">
              <w:rPr>
                <w:rFonts w:ascii="Arial" w:eastAsia="Times New Roman" w:hAnsi="Arial" w:cs="Arial"/>
                <w:sz w:val="20"/>
                <w:szCs w:val="20"/>
              </w:rPr>
              <w:t xml:space="preserve">They must be aware of reporting channels for the detection of anomalous </w:t>
            </w:r>
            <w:r w:rsidR="009A226A" w:rsidRPr="00920B8B">
              <w:rPr>
                <w:rFonts w:ascii="Arial" w:eastAsia="Times New Roman" w:hAnsi="Arial" w:cs="Arial"/>
                <w:sz w:val="20"/>
                <w:szCs w:val="20"/>
              </w:rPr>
              <w:t>behavior</w:t>
            </w:r>
            <w:r w:rsidRPr="00920B8B">
              <w:rPr>
                <w:rFonts w:ascii="Arial" w:eastAsia="Times New Roman" w:hAnsi="Arial" w:cs="Arial"/>
                <w:sz w:val="20"/>
                <w:szCs w:val="20"/>
              </w:rPr>
              <w:t>, including reporting channels for whistleblowing.</w:t>
            </w:r>
          </w:p>
          <w:p w14:paraId="51A867A3" w14:textId="77777777" w:rsidR="00607D4B" w:rsidRDefault="00914DB0">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A.19.b.ii</w:t>
            </w:r>
          </w:p>
        </w:tc>
      </w:tr>
      <w:tr w:rsidR="00095004" w:rsidRPr="00920B8B" w14:paraId="2F0C2AFC"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7B8858" w14:textId="77777777" w:rsidR="00095004" w:rsidRPr="00920B8B" w:rsidRDefault="00095004" w:rsidP="007522BF">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3.2</w:t>
            </w:r>
          </w:p>
          <w:p w14:paraId="5D2A655E" w14:textId="77777777" w:rsidR="00607D4B" w:rsidRDefault="00914DB0">
            <w:pPr>
              <w:spacing w:after="0"/>
            </w:pPr>
            <w:r>
              <w:rPr>
                <w:rFonts w:ascii="Arial" w:eastAsia="Arial" w:hAnsi="Arial" w:cs="Arial"/>
                <w:sz w:val="20"/>
                <w:szCs w:val="20"/>
              </w:rPr>
              <w:t>DOR.ICT.HRM.AWE.005</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7FB957" w14:textId="77777777" w:rsidR="00095004" w:rsidRPr="00920B8B" w:rsidRDefault="00095004" w:rsidP="007522BF">
            <w:pPr>
              <w:spacing w:before="120" w:after="120" w:line="240" w:lineRule="auto"/>
              <w:ind w:left="284" w:right="284"/>
              <w:textAlignment w:val="baseline"/>
              <w:rPr>
                <w:rFonts w:ascii="Arial" w:eastAsia="Times New Roman" w:hAnsi="Arial" w:cs="Arial"/>
                <w:sz w:val="20"/>
                <w:szCs w:val="20"/>
              </w:rPr>
            </w:pPr>
            <w:r w:rsidRPr="00920B8B">
              <w:rPr>
                <w:rFonts w:ascii="Arial" w:eastAsia="Times New Roman" w:hAnsi="Arial" w:cs="Arial"/>
                <w:sz w:val="20"/>
                <w:szCs w:val="20"/>
              </w:rPr>
              <w:t xml:space="preserve">ICT security awareness program and </w:t>
            </w:r>
            <w:r w:rsidR="006900A8" w:rsidRPr="00920B8B">
              <w:rPr>
                <w:rFonts w:ascii="Arial" w:eastAsia="Times New Roman" w:hAnsi="Arial" w:cs="Arial"/>
                <w:sz w:val="20"/>
                <w:szCs w:val="20"/>
              </w:rPr>
              <w:t>DOR</w:t>
            </w:r>
            <w:r w:rsidRPr="00920B8B">
              <w:rPr>
                <w:rFonts w:ascii="Arial" w:eastAsia="Times New Roman" w:hAnsi="Arial" w:cs="Arial"/>
                <w:sz w:val="20"/>
                <w:szCs w:val="20"/>
              </w:rPr>
              <w:t xml:space="preserve"> training that cover ICT security obligations and raise awareness of ICT risks among all employees must be defined.</w:t>
            </w:r>
          </w:p>
          <w:p w14:paraId="44F6118D"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A.6.3</w:t>
            </w:r>
          </w:p>
        </w:tc>
      </w:tr>
      <w:tr w:rsidR="003F403D" w:rsidRPr="00920B8B" w14:paraId="2D34C962"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D9DA72" w14:textId="77777777" w:rsidR="003F403D" w:rsidRPr="00920B8B" w:rsidRDefault="003F403D" w:rsidP="007522BF">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3.3</w:t>
            </w:r>
          </w:p>
          <w:p w14:paraId="409DF32C" w14:textId="77777777" w:rsidR="00607D4B" w:rsidRDefault="00914DB0">
            <w:pPr>
              <w:spacing w:after="0"/>
            </w:pPr>
            <w:r>
              <w:rPr>
                <w:rFonts w:ascii="Arial" w:eastAsia="Arial" w:hAnsi="Arial" w:cs="Arial"/>
                <w:sz w:val="20"/>
                <w:szCs w:val="20"/>
              </w:rPr>
              <w:t>DOR.ICT.HRM.AWE.006</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86BBD3" w14:textId="77777777" w:rsidR="003F403D" w:rsidRPr="00920B8B" w:rsidRDefault="00925111" w:rsidP="007522BF">
            <w:pPr>
              <w:spacing w:before="120" w:after="120" w:line="240" w:lineRule="auto"/>
              <w:ind w:left="284" w:right="284"/>
              <w:textAlignment w:val="baseline"/>
              <w:rPr>
                <w:rFonts w:ascii="Arial" w:eastAsia="Times New Roman" w:hAnsi="Arial" w:cs="Arial"/>
                <w:sz w:val="20"/>
                <w:szCs w:val="20"/>
              </w:rPr>
            </w:pPr>
            <w:r w:rsidRPr="00920B8B">
              <w:rPr>
                <w:rFonts w:ascii="Arial" w:eastAsia="Times New Roman" w:hAnsi="Arial" w:cs="Arial"/>
                <w:sz w:val="20"/>
                <w:szCs w:val="20"/>
              </w:rPr>
              <w:t xml:space="preserve">The </w:t>
            </w:r>
            <w:r w:rsidR="00ED284F" w:rsidRPr="00920B8B">
              <w:rPr>
                <w:rFonts w:ascii="Arial" w:eastAsia="Times New Roman" w:hAnsi="Arial" w:cs="Arial"/>
                <w:sz w:val="20"/>
                <w:szCs w:val="20"/>
              </w:rPr>
              <w:t xml:space="preserve">ICT security awareness program and </w:t>
            </w:r>
            <w:r w:rsidRPr="00920B8B">
              <w:rPr>
                <w:rFonts w:ascii="Arial" w:eastAsia="Times New Roman" w:hAnsi="Arial" w:cs="Arial"/>
                <w:sz w:val="20"/>
                <w:szCs w:val="20"/>
              </w:rPr>
              <w:t>DOR</w:t>
            </w:r>
            <w:r w:rsidR="00ED284F" w:rsidRPr="00920B8B">
              <w:rPr>
                <w:rFonts w:ascii="Arial" w:eastAsia="Times New Roman" w:hAnsi="Arial" w:cs="Arial"/>
                <w:sz w:val="20"/>
                <w:szCs w:val="20"/>
              </w:rPr>
              <w:t xml:space="preserve"> training must include at least the following information:</w:t>
            </w:r>
          </w:p>
          <w:p w14:paraId="79E04E9D"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A.6.3</w:t>
            </w:r>
          </w:p>
        </w:tc>
      </w:tr>
      <w:tr w:rsidR="003F403D" w:rsidRPr="00920B8B" w14:paraId="01A4DEE2"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1E8140" w14:textId="77777777" w:rsidR="003F403D" w:rsidRPr="00920B8B" w:rsidRDefault="003F403D" w:rsidP="007522BF">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3.3.1</w:t>
            </w:r>
          </w:p>
          <w:p w14:paraId="76516D7B" w14:textId="77777777" w:rsidR="00607D4B" w:rsidRDefault="00914DB0">
            <w:pPr>
              <w:spacing w:after="0"/>
            </w:pPr>
            <w:r>
              <w:rPr>
                <w:rFonts w:ascii="Arial" w:eastAsia="Arial" w:hAnsi="Arial" w:cs="Arial"/>
                <w:sz w:val="20"/>
                <w:szCs w:val="20"/>
              </w:rPr>
              <w:t>DOR.ICT.HRM.AWE.007</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E203D7" w14:textId="77777777" w:rsidR="003F403D" w:rsidRPr="00920B8B" w:rsidRDefault="00107C69" w:rsidP="007522BF">
            <w:pPr>
              <w:spacing w:before="120" w:after="120" w:line="240" w:lineRule="auto"/>
              <w:ind w:left="567" w:right="284"/>
              <w:textAlignment w:val="baseline"/>
              <w:rPr>
                <w:rFonts w:ascii="Arial" w:eastAsia="Times New Roman" w:hAnsi="Arial" w:cs="Arial"/>
                <w:sz w:val="20"/>
                <w:szCs w:val="20"/>
              </w:rPr>
            </w:pPr>
            <w:r w:rsidRPr="00920B8B">
              <w:rPr>
                <w:rFonts w:ascii="Arial" w:eastAsia="Times New Roman" w:hAnsi="Arial" w:cs="Arial"/>
                <w:sz w:val="20"/>
                <w:szCs w:val="20"/>
              </w:rPr>
              <w:t xml:space="preserve">Personal responsibility for own actions and omissions and general responsibilities to protect IT and non-IT </w:t>
            </w:r>
            <w:r w:rsidR="00483954">
              <w:rPr>
                <w:rFonts w:ascii="Arial" w:eastAsia="Times New Roman" w:hAnsi="Arial" w:cs="Arial"/>
                <w:sz w:val="20"/>
                <w:szCs w:val="20"/>
              </w:rPr>
              <w:t>A</w:t>
            </w:r>
            <w:r w:rsidRPr="00920B8B">
              <w:rPr>
                <w:rFonts w:ascii="Arial" w:eastAsia="Times New Roman" w:hAnsi="Arial" w:cs="Arial"/>
                <w:sz w:val="20"/>
                <w:szCs w:val="20"/>
              </w:rPr>
              <w:t>ssets.</w:t>
            </w:r>
          </w:p>
          <w:p w14:paraId="75BA2831" w14:textId="77777777" w:rsidR="00607D4B" w:rsidRDefault="00914DB0">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A.6.3</w:t>
            </w:r>
          </w:p>
        </w:tc>
      </w:tr>
      <w:tr w:rsidR="003F403D" w:rsidRPr="00920B8B" w14:paraId="5A68A48D"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0739FA" w14:textId="77777777" w:rsidR="003F403D" w:rsidRPr="00920B8B" w:rsidRDefault="003F403D" w:rsidP="007522BF">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3.3.2</w:t>
            </w:r>
          </w:p>
          <w:p w14:paraId="0947F64E" w14:textId="77777777" w:rsidR="00607D4B" w:rsidRDefault="00914DB0">
            <w:pPr>
              <w:spacing w:after="0"/>
            </w:pPr>
            <w:r>
              <w:rPr>
                <w:rFonts w:ascii="Arial" w:eastAsia="Arial" w:hAnsi="Arial" w:cs="Arial"/>
                <w:sz w:val="20"/>
                <w:szCs w:val="20"/>
              </w:rPr>
              <w:t>DOR.ICT.HRM.AWE.008</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C0BC15" w14:textId="77777777" w:rsidR="003F403D" w:rsidRPr="00920B8B" w:rsidRDefault="00107C69" w:rsidP="007522BF">
            <w:pPr>
              <w:spacing w:before="120" w:after="120" w:line="240" w:lineRule="auto"/>
              <w:ind w:left="567" w:right="284"/>
              <w:textAlignment w:val="baseline"/>
              <w:rPr>
                <w:rFonts w:ascii="Arial" w:eastAsia="Times New Roman" w:hAnsi="Arial" w:cs="Arial"/>
                <w:sz w:val="20"/>
                <w:szCs w:val="20"/>
              </w:rPr>
            </w:pPr>
            <w:r w:rsidRPr="00920B8B">
              <w:rPr>
                <w:rFonts w:ascii="Arial" w:eastAsia="Times New Roman" w:hAnsi="Arial" w:cs="Arial"/>
                <w:sz w:val="20"/>
                <w:szCs w:val="20"/>
              </w:rPr>
              <w:t xml:space="preserve">Fundamental information security </w:t>
            </w:r>
            <w:r w:rsidR="008B3C74" w:rsidRPr="00920B8B">
              <w:rPr>
                <w:rFonts w:ascii="Arial" w:eastAsia="Times New Roman" w:hAnsi="Arial" w:cs="Arial"/>
                <w:sz w:val="20"/>
                <w:szCs w:val="20"/>
              </w:rPr>
              <w:t xml:space="preserve">obligations </w:t>
            </w:r>
            <w:r w:rsidRPr="00920B8B">
              <w:rPr>
                <w:rFonts w:ascii="Arial" w:eastAsia="Times New Roman" w:hAnsi="Arial" w:cs="Arial"/>
                <w:sz w:val="20"/>
                <w:szCs w:val="20"/>
              </w:rPr>
              <w:t xml:space="preserve">(such as reporting ICT-related incidents), generally applicable security measures and information on </w:t>
            </w:r>
            <w:r w:rsidR="009A226A" w:rsidRPr="00920B8B">
              <w:rPr>
                <w:rFonts w:ascii="Arial" w:eastAsia="Times New Roman" w:hAnsi="Arial" w:cs="Arial"/>
                <w:sz w:val="20"/>
                <w:szCs w:val="20"/>
              </w:rPr>
              <w:t>behavior</w:t>
            </w:r>
            <w:r w:rsidRPr="00920B8B">
              <w:rPr>
                <w:rFonts w:ascii="Arial" w:eastAsia="Times New Roman" w:hAnsi="Arial" w:cs="Arial"/>
                <w:sz w:val="20"/>
                <w:szCs w:val="20"/>
              </w:rPr>
              <w:t xml:space="preserve"> when security-relevant events occur.</w:t>
            </w:r>
          </w:p>
          <w:p w14:paraId="04FC3422" w14:textId="77777777" w:rsidR="00607D4B" w:rsidRDefault="00914DB0">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A.6.3</w:t>
            </w:r>
          </w:p>
        </w:tc>
      </w:tr>
      <w:tr w:rsidR="00107C69" w:rsidRPr="00920B8B" w14:paraId="5246C288"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7D8D26" w14:textId="77777777" w:rsidR="00107C69" w:rsidRPr="00920B8B" w:rsidRDefault="00107C69" w:rsidP="007522BF">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3.3.3</w:t>
            </w:r>
          </w:p>
          <w:p w14:paraId="1A9CDDBF" w14:textId="77777777" w:rsidR="00607D4B" w:rsidRDefault="00914DB0">
            <w:pPr>
              <w:spacing w:after="0"/>
            </w:pPr>
            <w:r>
              <w:rPr>
                <w:rFonts w:ascii="Arial" w:eastAsia="Arial" w:hAnsi="Arial" w:cs="Arial"/>
                <w:sz w:val="20"/>
                <w:szCs w:val="20"/>
              </w:rPr>
              <w:t>DOR.ICT.HRM.AWE.009</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F3B471" w14:textId="77777777" w:rsidR="00107C69" w:rsidRPr="00920B8B" w:rsidRDefault="00107C69" w:rsidP="007522BF">
            <w:pPr>
              <w:spacing w:before="120" w:after="120" w:line="240" w:lineRule="auto"/>
              <w:ind w:left="567" w:right="284"/>
              <w:textAlignment w:val="baseline"/>
              <w:rPr>
                <w:rFonts w:ascii="Arial" w:eastAsia="Times New Roman" w:hAnsi="Arial" w:cs="Arial"/>
                <w:sz w:val="20"/>
                <w:szCs w:val="20"/>
              </w:rPr>
            </w:pPr>
            <w:r w:rsidRPr="00920B8B">
              <w:rPr>
                <w:rFonts w:ascii="Arial" w:eastAsia="Times New Roman" w:hAnsi="Arial" w:cs="Arial"/>
                <w:sz w:val="20"/>
                <w:szCs w:val="20"/>
              </w:rPr>
              <w:t>Prevalent and emerging cyber threats and risks.</w:t>
            </w:r>
          </w:p>
          <w:p w14:paraId="365E148A" w14:textId="77777777" w:rsidR="00607D4B" w:rsidRDefault="00914DB0">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A.6.3</w:t>
            </w:r>
          </w:p>
        </w:tc>
      </w:tr>
      <w:tr w:rsidR="005B746C" w:rsidRPr="00920B8B" w14:paraId="2EE40226" w14:textId="77777777" w:rsidTr="008F31BE">
        <w:trPr>
          <w:trHeight w:val="450"/>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A1B16C" w14:textId="77777777" w:rsidR="005B746C" w:rsidRPr="00920B8B" w:rsidRDefault="005B746C" w:rsidP="007522BF">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3.4</w:t>
            </w:r>
          </w:p>
          <w:p w14:paraId="79206A27" w14:textId="77777777" w:rsidR="00607D4B" w:rsidRDefault="00914DB0">
            <w:pPr>
              <w:spacing w:after="0"/>
            </w:pPr>
            <w:r>
              <w:rPr>
                <w:rFonts w:ascii="Arial" w:eastAsia="Arial" w:hAnsi="Arial" w:cs="Arial"/>
                <w:sz w:val="20"/>
                <w:szCs w:val="20"/>
              </w:rPr>
              <w:t>DOR.ICT.HRM.AWE.010</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9545FD" w14:textId="77777777" w:rsidR="005B746C" w:rsidRPr="00920B8B" w:rsidRDefault="00925111" w:rsidP="007522BF">
            <w:pPr>
              <w:spacing w:before="120" w:after="120" w:line="240" w:lineRule="auto"/>
              <w:ind w:left="284" w:right="284"/>
              <w:textAlignment w:val="baseline"/>
              <w:rPr>
                <w:rFonts w:ascii="Arial" w:eastAsia="Times New Roman" w:hAnsi="Arial" w:cs="Arial"/>
                <w:sz w:val="20"/>
                <w:szCs w:val="20"/>
              </w:rPr>
            </w:pPr>
            <w:r w:rsidRPr="00920B8B">
              <w:rPr>
                <w:rFonts w:ascii="Arial" w:eastAsia="Times New Roman" w:hAnsi="Arial" w:cs="Arial"/>
                <w:sz w:val="20"/>
                <w:szCs w:val="20"/>
              </w:rPr>
              <w:t xml:space="preserve">The </w:t>
            </w:r>
            <w:r w:rsidR="005B746C" w:rsidRPr="00920B8B">
              <w:rPr>
                <w:rFonts w:ascii="Arial" w:eastAsia="Times New Roman" w:hAnsi="Arial" w:cs="Arial"/>
                <w:sz w:val="20"/>
                <w:szCs w:val="20"/>
              </w:rPr>
              <w:t>ICT security awareness program and</w:t>
            </w:r>
            <w:r w:rsidRPr="00920B8B">
              <w:rPr>
                <w:rFonts w:ascii="Arial" w:eastAsia="Times New Roman" w:hAnsi="Arial" w:cs="Arial"/>
                <w:sz w:val="20"/>
                <w:szCs w:val="20"/>
              </w:rPr>
              <w:t xml:space="preserve"> DOR</w:t>
            </w:r>
            <w:r w:rsidR="005B746C" w:rsidRPr="00920B8B">
              <w:rPr>
                <w:rFonts w:ascii="Arial" w:eastAsia="Times New Roman" w:hAnsi="Arial" w:cs="Arial"/>
                <w:sz w:val="20"/>
                <w:szCs w:val="20"/>
              </w:rPr>
              <w:t xml:space="preserve"> training must be developed and provided for </w:t>
            </w:r>
            <w:r w:rsidR="007F62A7" w:rsidRPr="007F62A7">
              <w:rPr>
                <w:rFonts w:ascii="Arial" w:eastAsia="Times New Roman" w:hAnsi="Arial" w:cs="Arial"/>
                <w:sz w:val="20"/>
                <w:szCs w:val="20"/>
                <w:highlight w:val="yellow"/>
              </w:rPr>
              <w:t>at least</w:t>
            </w:r>
            <w:r w:rsidR="007F62A7">
              <w:rPr>
                <w:rFonts w:ascii="Arial" w:eastAsia="Times New Roman" w:hAnsi="Arial" w:cs="Arial"/>
                <w:sz w:val="20"/>
                <w:szCs w:val="20"/>
              </w:rPr>
              <w:t xml:space="preserve"> </w:t>
            </w:r>
            <w:r w:rsidR="005B746C" w:rsidRPr="00920B8B">
              <w:rPr>
                <w:rFonts w:ascii="Arial" w:eastAsia="Times New Roman" w:hAnsi="Arial" w:cs="Arial"/>
                <w:sz w:val="20"/>
                <w:szCs w:val="20"/>
              </w:rPr>
              <w:t>the following target groups:</w:t>
            </w:r>
          </w:p>
          <w:p w14:paraId="58AAE36F" w14:textId="77777777" w:rsidR="00607D4B" w:rsidRDefault="00914DB0">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A.13.6</w:t>
            </w:r>
          </w:p>
        </w:tc>
      </w:tr>
      <w:tr w:rsidR="00107C69" w:rsidRPr="00920B8B" w14:paraId="1BAD9A12"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334A10" w14:textId="77777777" w:rsidR="00107C69" w:rsidRPr="00920B8B" w:rsidRDefault="001E2616" w:rsidP="007522BF">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lastRenderedPageBreak/>
              <w:t>3.4.1</w:t>
            </w:r>
          </w:p>
          <w:p w14:paraId="56AD34FB" w14:textId="77777777" w:rsidR="00607D4B" w:rsidRDefault="00914DB0">
            <w:pPr>
              <w:spacing w:after="0"/>
            </w:pPr>
            <w:r>
              <w:rPr>
                <w:rFonts w:ascii="Arial" w:eastAsia="Arial" w:hAnsi="Arial" w:cs="Arial"/>
                <w:sz w:val="20"/>
                <w:szCs w:val="20"/>
              </w:rPr>
              <w:t>DOR.ICT.HRM.AWE.011</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D6740C" w14:textId="77777777" w:rsidR="00107C69" w:rsidRPr="00920B8B" w:rsidRDefault="001E2616" w:rsidP="007522BF">
            <w:pPr>
              <w:spacing w:before="120" w:after="120" w:line="240" w:lineRule="auto"/>
              <w:ind w:left="567" w:right="284"/>
              <w:textAlignment w:val="baseline"/>
              <w:rPr>
                <w:rFonts w:ascii="Arial" w:eastAsia="Times New Roman" w:hAnsi="Arial" w:cs="Arial"/>
                <w:sz w:val="20"/>
                <w:szCs w:val="20"/>
              </w:rPr>
            </w:pPr>
            <w:r w:rsidRPr="00920B8B">
              <w:rPr>
                <w:rFonts w:ascii="Arial" w:eastAsia="Times New Roman" w:hAnsi="Arial" w:cs="Arial"/>
                <w:sz w:val="20"/>
                <w:szCs w:val="20"/>
              </w:rPr>
              <w:t>All employees of the legal entity.</w:t>
            </w:r>
          </w:p>
          <w:p w14:paraId="372EDBA8" w14:textId="77777777" w:rsidR="00607D4B" w:rsidRDefault="00914DB0">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A.13.6</w:t>
            </w:r>
          </w:p>
        </w:tc>
      </w:tr>
      <w:tr w:rsidR="00107C69" w:rsidRPr="00920B8B" w14:paraId="3856851B"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FC5670" w14:textId="77777777" w:rsidR="00107C69" w:rsidRPr="00920B8B" w:rsidRDefault="001E2616" w:rsidP="007522BF">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3.4.2</w:t>
            </w:r>
          </w:p>
          <w:p w14:paraId="048D05D8" w14:textId="77777777" w:rsidR="00607D4B" w:rsidRDefault="00914DB0">
            <w:pPr>
              <w:spacing w:after="0"/>
            </w:pPr>
            <w:r>
              <w:rPr>
                <w:rFonts w:ascii="Arial" w:eastAsia="Arial" w:hAnsi="Arial" w:cs="Arial"/>
                <w:sz w:val="20"/>
                <w:szCs w:val="20"/>
              </w:rPr>
              <w:t>DOR.ICT.HRM.AWE.012</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25EC63" w14:textId="77777777" w:rsidR="00107C69" w:rsidRPr="00920B8B" w:rsidRDefault="001E2616" w:rsidP="007522BF">
            <w:pPr>
              <w:spacing w:before="120" w:after="120" w:line="240" w:lineRule="auto"/>
              <w:ind w:left="567" w:right="284"/>
              <w:textAlignment w:val="baseline"/>
              <w:rPr>
                <w:rFonts w:ascii="Arial" w:eastAsia="Times New Roman" w:hAnsi="Arial" w:cs="Arial"/>
                <w:sz w:val="20"/>
                <w:szCs w:val="20"/>
              </w:rPr>
            </w:pPr>
            <w:r w:rsidRPr="00920B8B">
              <w:rPr>
                <w:rFonts w:ascii="Arial" w:eastAsia="Times New Roman" w:hAnsi="Arial" w:cs="Arial"/>
                <w:sz w:val="20"/>
                <w:szCs w:val="20"/>
              </w:rPr>
              <w:t>The management body of the legal entity.</w:t>
            </w:r>
          </w:p>
          <w:p w14:paraId="16EA5F4B" w14:textId="77777777" w:rsidR="00607D4B" w:rsidRDefault="00914DB0">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A.13.6</w:t>
            </w:r>
          </w:p>
        </w:tc>
      </w:tr>
      <w:tr w:rsidR="00107C69" w:rsidRPr="00920B8B" w14:paraId="78EF0AB0" w14:textId="77777777" w:rsidTr="008F31BE">
        <w:trPr>
          <w:trHeight w:val="412"/>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3D33DF" w14:textId="77777777" w:rsidR="00107C69" w:rsidRPr="00920B8B" w:rsidRDefault="003977A8" w:rsidP="007522BF">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3.4.3</w:t>
            </w:r>
          </w:p>
          <w:p w14:paraId="48FBF4C3" w14:textId="77777777" w:rsidR="00607D4B" w:rsidRDefault="00914DB0">
            <w:pPr>
              <w:spacing w:after="0"/>
            </w:pPr>
            <w:r>
              <w:rPr>
                <w:rFonts w:ascii="Arial" w:eastAsia="Arial" w:hAnsi="Arial" w:cs="Arial"/>
                <w:sz w:val="20"/>
                <w:szCs w:val="20"/>
              </w:rPr>
              <w:t>DOR.ICT.HRM.AWE.013</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E9B542" w14:textId="77777777" w:rsidR="00085A6A" w:rsidRPr="00085A6A" w:rsidRDefault="00B76C80" w:rsidP="00085A6A">
            <w:pPr>
              <w:spacing w:before="120" w:after="120" w:line="240" w:lineRule="auto"/>
              <w:ind w:left="567" w:right="284"/>
              <w:textAlignment w:val="baseline"/>
              <w:rPr>
                <w:rFonts w:ascii="Arial" w:eastAsia="Times New Roman" w:hAnsi="Arial" w:cs="Arial"/>
                <w:sz w:val="20"/>
                <w:szCs w:val="20"/>
              </w:rPr>
            </w:pPr>
            <w:r>
              <w:rPr>
                <w:rFonts w:ascii="Arial" w:eastAsia="Times New Roman" w:hAnsi="Arial" w:cs="Arial"/>
                <w:sz w:val="20"/>
                <w:szCs w:val="20"/>
              </w:rPr>
              <w:t>T</w:t>
            </w:r>
            <w:r w:rsidR="001E2616" w:rsidRPr="00920B8B">
              <w:rPr>
                <w:rFonts w:ascii="Arial" w:eastAsia="Times New Roman" w:hAnsi="Arial" w:cs="Arial"/>
                <w:sz w:val="20"/>
                <w:szCs w:val="20"/>
              </w:rPr>
              <w:t>hird-party service providers must be included in the</w:t>
            </w:r>
            <w:r w:rsidR="00C47A31" w:rsidRPr="00920B8B">
              <w:rPr>
                <w:rFonts w:ascii="Arial" w:eastAsia="Times New Roman" w:hAnsi="Arial" w:cs="Arial"/>
                <w:sz w:val="20"/>
                <w:szCs w:val="20"/>
              </w:rPr>
              <w:t xml:space="preserve"> </w:t>
            </w:r>
            <w:r w:rsidR="00C47A31" w:rsidRPr="00004CE2">
              <w:rPr>
                <w:rFonts w:ascii="Arial" w:eastAsia="Times New Roman" w:hAnsi="Arial" w:cs="Arial"/>
                <w:sz w:val="20"/>
                <w:szCs w:val="20"/>
              </w:rPr>
              <w:t>ICT security awareness program and DOR</w:t>
            </w:r>
            <w:r w:rsidR="001E2616" w:rsidRPr="00920B8B">
              <w:rPr>
                <w:rFonts w:ascii="Arial" w:eastAsia="Times New Roman" w:hAnsi="Arial" w:cs="Arial"/>
                <w:sz w:val="20"/>
                <w:szCs w:val="20"/>
              </w:rPr>
              <w:t xml:space="preserve"> training whe</w:t>
            </w:r>
            <w:r w:rsidR="001174BB" w:rsidRPr="00920B8B">
              <w:rPr>
                <w:rFonts w:ascii="Arial" w:eastAsia="Times New Roman" w:hAnsi="Arial" w:cs="Arial"/>
                <w:sz w:val="20"/>
                <w:szCs w:val="20"/>
              </w:rPr>
              <w:t xml:space="preserve">re appropriate and applicable, </w:t>
            </w:r>
            <w:r w:rsidR="00085A6A" w:rsidRPr="00085A6A">
              <w:rPr>
                <w:rFonts w:ascii="Arial" w:eastAsia="Times New Roman" w:hAnsi="Arial" w:cs="Arial"/>
                <w:sz w:val="20"/>
                <w:szCs w:val="20"/>
              </w:rPr>
              <w:t>when:</w:t>
            </w:r>
          </w:p>
          <w:p w14:paraId="14DB6558" w14:textId="77777777" w:rsidR="00085A6A" w:rsidRPr="00085A6A" w:rsidRDefault="00085A6A" w:rsidP="00085A6A">
            <w:pPr>
              <w:pStyle w:val="ListParagraph"/>
              <w:numPr>
                <w:ilvl w:val="0"/>
                <w:numId w:val="10"/>
              </w:numPr>
              <w:spacing w:after="0" w:line="240" w:lineRule="auto"/>
              <w:ind w:left="924" w:right="284" w:hanging="357"/>
              <w:textAlignment w:val="baseline"/>
              <w:rPr>
                <w:rFonts w:ascii="Arial" w:eastAsia="Times New Roman" w:hAnsi="Arial" w:cs="Arial"/>
                <w:sz w:val="20"/>
                <w:szCs w:val="20"/>
                <w:highlight w:val="yellow"/>
              </w:rPr>
            </w:pPr>
            <w:r w:rsidRPr="00085A6A">
              <w:rPr>
                <w:rFonts w:ascii="Arial" w:eastAsia="Times New Roman" w:hAnsi="Arial" w:cs="Arial"/>
                <w:sz w:val="20"/>
                <w:szCs w:val="20"/>
                <w:highlight w:val="yellow"/>
              </w:rPr>
              <w:t>an ICT-related incident for which an Incident Management Meeting (IMM) or Incident Classification Meeting (ICM) has been conducted, and an Incident Statement has been created, where:</w:t>
            </w:r>
          </w:p>
          <w:p w14:paraId="3FCB9592" w14:textId="77777777" w:rsidR="00085A6A" w:rsidRPr="00085A6A" w:rsidRDefault="00085A6A" w:rsidP="00085A6A">
            <w:pPr>
              <w:pStyle w:val="ListParagraph"/>
              <w:numPr>
                <w:ilvl w:val="1"/>
                <w:numId w:val="10"/>
              </w:numPr>
              <w:spacing w:after="0" w:line="240" w:lineRule="auto"/>
              <w:ind w:left="1388" w:right="284"/>
              <w:textAlignment w:val="baseline"/>
              <w:rPr>
                <w:rFonts w:ascii="Arial" w:eastAsia="Times New Roman" w:hAnsi="Arial" w:cs="Arial"/>
                <w:sz w:val="20"/>
                <w:szCs w:val="20"/>
                <w:highlight w:val="yellow"/>
              </w:rPr>
            </w:pPr>
            <w:r w:rsidRPr="00085A6A">
              <w:rPr>
                <w:rFonts w:ascii="Arial" w:eastAsia="Times New Roman" w:hAnsi="Arial" w:cs="Arial"/>
                <w:sz w:val="20"/>
                <w:szCs w:val="20"/>
                <w:highlight w:val="yellow"/>
              </w:rPr>
              <w:t>the incident was caused by a third party due to a lack of awareness or negligent/unintentional behavior; or</w:t>
            </w:r>
          </w:p>
          <w:p w14:paraId="0035C926" w14:textId="77777777" w:rsidR="00085A6A" w:rsidRPr="00085A6A" w:rsidRDefault="00085A6A" w:rsidP="00085A6A">
            <w:pPr>
              <w:pStyle w:val="ListParagraph"/>
              <w:numPr>
                <w:ilvl w:val="1"/>
                <w:numId w:val="10"/>
              </w:numPr>
              <w:spacing w:after="0" w:line="240" w:lineRule="auto"/>
              <w:ind w:left="1388" w:right="284"/>
              <w:textAlignment w:val="baseline"/>
              <w:rPr>
                <w:rFonts w:ascii="Arial" w:eastAsia="Times New Roman" w:hAnsi="Arial" w:cs="Arial"/>
                <w:sz w:val="20"/>
                <w:szCs w:val="20"/>
                <w:highlight w:val="yellow"/>
              </w:rPr>
            </w:pPr>
            <w:r w:rsidRPr="00085A6A">
              <w:rPr>
                <w:rFonts w:ascii="Arial" w:eastAsia="Times New Roman" w:hAnsi="Arial" w:cs="Arial"/>
                <w:sz w:val="20"/>
                <w:szCs w:val="20"/>
                <w:highlight w:val="yellow"/>
              </w:rPr>
              <w:t>the prescribed remediation measures include awareness or training activities; or</w:t>
            </w:r>
          </w:p>
          <w:p w14:paraId="2A7278BE" w14:textId="77777777" w:rsidR="00107C69" w:rsidRPr="00920B8B" w:rsidRDefault="00085A6A" w:rsidP="00085A6A">
            <w:pPr>
              <w:pStyle w:val="ListParagraph"/>
              <w:numPr>
                <w:ilvl w:val="0"/>
                <w:numId w:val="10"/>
              </w:numPr>
              <w:spacing w:after="0" w:line="240" w:lineRule="auto"/>
              <w:ind w:left="924" w:right="284" w:hanging="357"/>
              <w:textAlignment w:val="baseline"/>
              <w:rPr>
                <w:rFonts w:ascii="Arial" w:eastAsia="Times New Roman" w:hAnsi="Arial" w:cs="Arial"/>
                <w:sz w:val="20"/>
                <w:szCs w:val="20"/>
              </w:rPr>
            </w:pPr>
            <w:r w:rsidRPr="00085A6A">
              <w:rPr>
                <w:rFonts w:ascii="Arial" w:eastAsia="Times New Roman" w:hAnsi="Arial" w:cs="Arial"/>
                <w:sz w:val="20"/>
                <w:szCs w:val="20"/>
                <w:highlight w:val="yellow"/>
              </w:rPr>
              <w:t>contractual obligations regarding ICT security awareness training have not been fulfilled, and the third party is unable to provide a plan with appropriate mitigating actions.</w:t>
            </w:r>
          </w:p>
          <w:p w14:paraId="048EE4E0" w14:textId="77777777" w:rsidR="00607D4B" w:rsidRDefault="00914DB0">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A.13.6</w:t>
            </w:r>
          </w:p>
        </w:tc>
      </w:tr>
      <w:tr w:rsidR="003977A8" w:rsidRPr="00920B8B" w14:paraId="36EEF9B6" w14:textId="77777777" w:rsidTr="008F31BE">
        <w:trPr>
          <w:trHeight w:val="21"/>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79ED50" w14:textId="77777777" w:rsidR="003977A8" w:rsidRPr="00920B8B" w:rsidRDefault="00E714B7" w:rsidP="007522BF">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3.5</w:t>
            </w:r>
          </w:p>
          <w:p w14:paraId="3191D4C7" w14:textId="77777777" w:rsidR="00607D4B" w:rsidRDefault="00914DB0">
            <w:pPr>
              <w:spacing w:after="0"/>
            </w:pPr>
            <w:r>
              <w:rPr>
                <w:rFonts w:ascii="Arial" w:eastAsia="Arial" w:hAnsi="Arial" w:cs="Arial"/>
                <w:sz w:val="20"/>
                <w:szCs w:val="20"/>
              </w:rPr>
              <w:t>DOR.ICT.HRM.AWE.014</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9CB168" w14:textId="77777777" w:rsidR="003977A8" w:rsidRPr="00920B8B" w:rsidRDefault="00925111" w:rsidP="00B67D47">
            <w:pPr>
              <w:spacing w:before="120" w:after="240" w:line="240" w:lineRule="auto"/>
              <w:ind w:left="284" w:right="284"/>
              <w:textAlignment w:val="baseline"/>
              <w:rPr>
                <w:rFonts w:ascii="Arial" w:eastAsia="Times New Roman" w:hAnsi="Arial" w:cs="Arial"/>
                <w:sz w:val="20"/>
                <w:szCs w:val="20"/>
              </w:rPr>
            </w:pPr>
            <w:r w:rsidRPr="00920B8B">
              <w:rPr>
                <w:rFonts w:ascii="Arial" w:eastAsia="Times New Roman" w:hAnsi="Arial" w:cs="Arial"/>
                <w:sz w:val="20"/>
                <w:szCs w:val="20"/>
              </w:rPr>
              <w:t xml:space="preserve">The </w:t>
            </w:r>
            <w:r w:rsidR="00E714B7" w:rsidRPr="00920B8B">
              <w:rPr>
                <w:rFonts w:ascii="Arial" w:eastAsia="Times New Roman" w:hAnsi="Arial" w:cs="Arial"/>
                <w:sz w:val="20"/>
                <w:szCs w:val="20"/>
              </w:rPr>
              <w:t>ICT security awareness program</w:t>
            </w:r>
            <w:r w:rsidR="0060259C" w:rsidRPr="0060259C">
              <w:rPr>
                <w:rFonts w:ascii="Arial" w:eastAsia="Times New Roman" w:hAnsi="Arial" w:cs="Arial"/>
                <w:sz w:val="20"/>
                <w:szCs w:val="20"/>
              </w:rPr>
              <w:t xml:space="preserve">, </w:t>
            </w:r>
            <w:r w:rsidR="0060259C" w:rsidRPr="00AB55AF">
              <w:rPr>
                <w:rFonts w:ascii="Arial" w:eastAsia="Times New Roman" w:hAnsi="Arial" w:cs="Arial"/>
                <w:sz w:val="20"/>
                <w:szCs w:val="20"/>
                <w:highlight w:val="yellow"/>
              </w:rPr>
              <w:t xml:space="preserve">AI awareness and literacy program where </w:t>
            </w:r>
            <w:r w:rsidR="0060259C" w:rsidRPr="00301FB2">
              <w:rPr>
                <w:rFonts w:ascii="Arial" w:eastAsia="Times New Roman" w:hAnsi="Arial" w:cs="Arial"/>
                <w:sz w:val="20"/>
                <w:szCs w:val="20"/>
                <w:highlight w:val="yellow"/>
              </w:rPr>
              <w:t>applicable</w:t>
            </w:r>
            <w:r w:rsidR="00301FB2" w:rsidRPr="00301FB2">
              <w:rPr>
                <w:rFonts w:ascii="Arial" w:eastAsia="Times New Roman" w:hAnsi="Arial" w:cs="Arial"/>
                <w:sz w:val="20"/>
                <w:szCs w:val="20"/>
                <w:highlight w:val="yellow"/>
              </w:rPr>
              <w:t xml:space="preserve"> and possible</w:t>
            </w:r>
            <w:r w:rsidR="0060259C">
              <w:rPr>
                <w:rFonts w:ascii="Arial" w:eastAsia="Times New Roman" w:hAnsi="Arial" w:cs="Arial"/>
                <w:sz w:val="20"/>
                <w:szCs w:val="20"/>
              </w:rPr>
              <w:t>,</w:t>
            </w:r>
            <w:r w:rsidR="00E714B7" w:rsidRPr="00920B8B">
              <w:rPr>
                <w:rFonts w:ascii="Arial" w:eastAsia="Times New Roman" w:hAnsi="Arial" w:cs="Arial"/>
                <w:sz w:val="20"/>
                <w:szCs w:val="20"/>
              </w:rPr>
              <w:t xml:space="preserve"> and </w:t>
            </w:r>
            <w:r w:rsidR="003F38CD" w:rsidRPr="00920B8B">
              <w:rPr>
                <w:rFonts w:ascii="Arial" w:eastAsia="Times New Roman" w:hAnsi="Arial" w:cs="Arial"/>
                <w:sz w:val="20"/>
                <w:szCs w:val="20"/>
              </w:rPr>
              <w:t>DOR</w:t>
            </w:r>
            <w:r w:rsidR="00E714B7" w:rsidRPr="00920B8B">
              <w:rPr>
                <w:rFonts w:ascii="Arial" w:eastAsia="Times New Roman" w:hAnsi="Arial" w:cs="Arial"/>
                <w:sz w:val="20"/>
                <w:szCs w:val="20"/>
              </w:rPr>
              <w:t xml:space="preserve"> training must be provided</w:t>
            </w:r>
            <w:r w:rsidR="000B21FA">
              <w:rPr>
                <w:rFonts w:ascii="Arial" w:eastAsia="Times New Roman" w:hAnsi="Arial" w:cs="Arial"/>
                <w:sz w:val="20"/>
                <w:szCs w:val="20"/>
              </w:rPr>
              <w:t>, review</w:t>
            </w:r>
            <w:r w:rsidR="00785821">
              <w:rPr>
                <w:rFonts w:ascii="Arial" w:eastAsia="Times New Roman" w:hAnsi="Arial" w:cs="Arial"/>
                <w:sz w:val="20"/>
                <w:szCs w:val="20"/>
              </w:rPr>
              <w:t>ed</w:t>
            </w:r>
            <w:r w:rsidR="00E714B7" w:rsidRPr="00920B8B">
              <w:rPr>
                <w:rFonts w:ascii="Arial" w:eastAsia="Times New Roman" w:hAnsi="Arial" w:cs="Arial"/>
                <w:sz w:val="20"/>
                <w:szCs w:val="20"/>
              </w:rPr>
              <w:t xml:space="preserve"> and updated at least once </w:t>
            </w:r>
            <w:r w:rsidR="00E714B7" w:rsidRPr="007B2B1E">
              <w:rPr>
                <w:rFonts w:ascii="Arial" w:eastAsia="Times New Roman" w:hAnsi="Arial" w:cs="Arial"/>
                <w:sz w:val="20"/>
                <w:szCs w:val="20"/>
              </w:rPr>
              <w:t>every 12 months</w:t>
            </w:r>
            <w:r w:rsidR="00E714B7" w:rsidRPr="00920B8B">
              <w:rPr>
                <w:rFonts w:ascii="Arial" w:eastAsia="Times New Roman" w:hAnsi="Arial" w:cs="Arial"/>
                <w:sz w:val="20"/>
                <w:szCs w:val="20"/>
              </w:rPr>
              <w:t xml:space="preserve"> and must be kept consistent with the </w:t>
            </w:r>
            <w:r w:rsidR="00ED44DA">
              <w:rPr>
                <w:rFonts w:ascii="Arial" w:eastAsia="Times New Roman" w:hAnsi="Arial" w:cs="Arial"/>
                <w:sz w:val="20"/>
                <w:szCs w:val="20"/>
              </w:rPr>
              <w:t>P</w:t>
            </w:r>
            <w:r w:rsidR="00E714B7" w:rsidRPr="00920B8B">
              <w:rPr>
                <w:rFonts w:ascii="Arial" w:eastAsia="Times New Roman" w:hAnsi="Arial" w:cs="Arial"/>
                <w:sz w:val="20"/>
                <w:szCs w:val="20"/>
              </w:rPr>
              <w:t xml:space="preserve">olicies and </w:t>
            </w:r>
            <w:r w:rsidR="00ED44DA">
              <w:rPr>
                <w:rFonts w:ascii="Arial" w:eastAsia="Times New Roman" w:hAnsi="Arial" w:cs="Arial"/>
                <w:sz w:val="20"/>
                <w:szCs w:val="20"/>
              </w:rPr>
              <w:t>G</w:t>
            </w:r>
            <w:r w:rsidR="00E714B7" w:rsidRPr="00920B8B">
              <w:rPr>
                <w:rFonts w:ascii="Arial" w:eastAsia="Times New Roman" w:hAnsi="Arial" w:cs="Arial"/>
                <w:sz w:val="20"/>
                <w:szCs w:val="20"/>
              </w:rPr>
              <w:t>uidelines.</w:t>
            </w:r>
          </w:p>
          <w:p w14:paraId="104EB7D4"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A.6.3</w:t>
            </w:r>
          </w:p>
        </w:tc>
      </w:tr>
    </w:tbl>
    <w:p w14:paraId="08EE8FB7" w14:textId="77777777" w:rsidR="00D17F41" w:rsidRPr="00920B8B" w:rsidRDefault="00D17F41" w:rsidP="00D17F41"/>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44"/>
      </w:tblGrid>
      <w:tr w:rsidR="00074603" w:rsidRPr="00920B8B" w14:paraId="42469E31"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30C15BB" w14:textId="77777777" w:rsidR="00074603" w:rsidRPr="00920B8B" w:rsidRDefault="00074603" w:rsidP="00D11431">
            <w:pPr>
              <w:spacing w:before="120" w:after="120"/>
              <w:ind w:left="284"/>
              <w:textAlignment w:val="baseline"/>
              <w:rPr>
                <w:rFonts w:asciiTheme="minorBidi" w:eastAsia="Times New Roman" w:hAnsiTheme="minorBidi"/>
                <w:b/>
                <w:bCs/>
                <w:color w:val="FFFFFF"/>
                <w:sz w:val="20"/>
                <w:szCs w:val="20"/>
              </w:rPr>
            </w:pPr>
            <w:r w:rsidRPr="00920B8B">
              <w:rPr>
                <w:rFonts w:asciiTheme="minorBidi" w:eastAsia="Times New Roman" w:hAnsiTheme="minorBidi"/>
                <w:b/>
                <w:bCs/>
                <w:color w:val="FFFFFF"/>
                <w:sz w:val="20"/>
                <w:szCs w:val="20"/>
              </w:rPr>
              <w:t>ID: 4</w:t>
            </w:r>
            <w:r w:rsidRPr="00920B8B">
              <w:rPr>
                <w:rFonts w:asciiTheme="minorBidi" w:eastAsia="Times New Roman" w:hAnsiTheme="minorBidi"/>
                <w:b/>
                <w:bCs/>
                <w:color w:val="FFFFFF"/>
                <w:sz w:val="20"/>
                <w:szCs w:val="20"/>
              </w:rPr>
              <w:br/>
              <w:t>(version 2.0)</w:t>
            </w:r>
          </w:p>
        </w:tc>
        <w:tc>
          <w:tcPr>
            <w:tcW w:w="8045"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1AA6DE4" w14:textId="77777777" w:rsidR="00074603" w:rsidRPr="00920B8B" w:rsidRDefault="00151F22" w:rsidP="00D11431">
            <w:pPr>
              <w:spacing w:before="120" w:after="120"/>
              <w:ind w:left="284"/>
              <w:textAlignment w:val="baseline"/>
              <w:rPr>
                <w:rFonts w:ascii="Arial" w:eastAsia="Times New Roman" w:hAnsi="Arial" w:cs="Arial"/>
                <w:sz w:val="20"/>
                <w:szCs w:val="20"/>
              </w:rPr>
            </w:pPr>
            <w:r w:rsidRPr="00151F22">
              <w:rPr>
                <w:rFonts w:asciiTheme="minorBidi" w:eastAsia="Times New Roman" w:hAnsiTheme="minorBidi"/>
                <w:b/>
                <w:bCs/>
                <w:color w:val="FFFFFF"/>
                <w:sz w:val="20"/>
                <w:szCs w:val="20"/>
              </w:rPr>
              <w:t>Digital operational resilience (DOR) training</w:t>
            </w:r>
          </w:p>
        </w:tc>
      </w:tr>
      <w:tr w:rsidR="00074603" w:rsidRPr="00920B8B" w14:paraId="66B0B7F6"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A2F99E4" w14:textId="77777777" w:rsidR="00074603" w:rsidRPr="00920B8B" w:rsidRDefault="00074603" w:rsidP="00D11431">
            <w:pPr>
              <w:spacing w:before="120" w:after="120" w:line="240" w:lineRule="auto"/>
              <w:ind w:left="624"/>
              <w:textAlignment w:val="baseline"/>
              <w:rPr>
                <w:rFonts w:ascii="Arial" w:eastAsia="Times New Roman" w:hAnsi="Arial" w:cs="Arial"/>
                <w:b/>
                <w:bCs/>
                <w:sz w:val="20"/>
                <w:szCs w:val="20"/>
              </w:rPr>
            </w:pPr>
            <w:r w:rsidRPr="00920B8B">
              <w:rPr>
                <w:rFonts w:ascii="Arial" w:eastAsia="Times New Roman" w:hAnsi="Arial" w:cs="Arial"/>
                <w:b/>
                <w:bCs/>
                <w:sz w:val="20"/>
                <w:szCs w:val="20"/>
              </w:rPr>
              <w:t>4</w:t>
            </w:r>
          </w:p>
          <w:p w14:paraId="7F2F7C5E" w14:textId="77777777" w:rsidR="00607D4B" w:rsidRDefault="00914DB0">
            <w:pPr>
              <w:spacing w:after="0"/>
            </w:pPr>
            <w:r>
              <w:rPr>
                <w:rFonts w:ascii="Arial" w:eastAsia="Arial" w:hAnsi="Arial" w:cs="Arial"/>
                <w:sz w:val="20"/>
                <w:szCs w:val="20"/>
              </w:rPr>
              <w:t>DOR.ICT.HRM.DTR.001</w:t>
            </w:r>
          </w:p>
        </w:tc>
        <w:tc>
          <w:tcPr>
            <w:tcW w:w="80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BC3195C" w14:textId="77777777" w:rsidR="00074603" w:rsidRPr="00920B8B" w:rsidRDefault="0007642B" w:rsidP="00D11431">
            <w:pPr>
              <w:spacing w:before="120" w:after="120"/>
              <w:ind w:left="284" w:right="284"/>
              <w:textAlignment w:val="baseline"/>
              <w:rPr>
                <w:rFonts w:ascii="Arial" w:eastAsia="Times New Roman" w:hAnsi="Arial" w:cs="Arial"/>
                <w:b/>
                <w:bCs/>
                <w:sz w:val="20"/>
                <w:szCs w:val="20"/>
              </w:rPr>
            </w:pPr>
            <w:r w:rsidRPr="00920B8B">
              <w:rPr>
                <w:rFonts w:asciiTheme="minorBidi" w:eastAsia="Times New Roman" w:hAnsiTheme="minorBidi"/>
                <w:b/>
                <w:sz w:val="20"/>
                <w:szCs w:val="20"/>
              </w:rPr>
              <w:t xml:space="preserve">It must be ensured that structured training is provided, ranging from medium to the highest level of complexity, which builds DOR capabilities by equipping both specialists and all </w:t>
            </w:r>
            <w:r w:rsidRPr="00920B8B">
              <w:rPr>
                <w:rFonts w:asciiTheme="minorBidi" w:eastAsia="Times New Roman" w:hAnsiTheme="minorBidi"/>
                <w:b/>
                <w:bCs/>
                <w:sz w:val="20"/>
                <w:szCs w:val="20"/>
              </w:rPr>
              <w:t>employees</w:t>
            </w:r>
            <w:r w:rsidRPr="00920B8B">
              <w:rPr>
                <w:rFonts w:asciiTheme="minorBidi" w:eastAsia="Times New Roman" w:hAnsiTheme="minorBidi"/>
                <w:b/>
                <w:sz w:val="20"/>
                <w:szCs w:val="20"/>
              </w:rPr>
              <w:t>, including the management body, with technical and other relevant skills to adequately deal with ICT disruptions and other relevant ICT-related challenges.</w:t>
            </w:r>
          </w:p>
        </w:tc>
      </w:tr>
      <w:tr w:rsidR="00074603" w:rsidRPr="00920B8B" w14:paraId="5538B368" w14:textId="77777777" w:rsidTr="008F31BE">
        <w:trPr>
          <w:trHeight w:val="389"/>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48E3488" w14:textId="77777777" w:rsidR="00074603" w:rsidRPr="00920B8B" w:rsidRDefault="00074603" w:rsidP="00D11431">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4.1</w:t>
            </w:r>
          </w:p>
          <w:p w14:paraId="7E8208EA" w14:textId="77777777" w:rsidR="00607D4B" w:rsidRDefault="00914DB0">
            <w:pPr>
              <w:spacing w:after="0"/>
            </w:pPr>
            <w:r>
              <w:rPr>
                <w:rFonts w:ascii="Arial" w:eastAsia="Arial" w:hAnsi="Arial" w:cs="Arial"/>
                <w:sz w:val="20"/>
                <w:szCs w:val="20"/>
              </w:rPr>
              <w:t>DOR.ICT.HRM.DTR.002</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D9CEC19" w14:textId="77777777" w:rsidR="00074603" w:rsidRPr="00920B8B" w:rsidRDefault="00C721B4" w:rsidP="00D11431">
            <w:pPr>
              <w:spacing w:before="120" w:after="120" w:line="240" w:lineRule="auto"/>
              <w:ind w:left="284" w:right="284"/>
              <w:textAlignment w:val="baseline"/>
              <w:rPr>
                <w:rFonts w:ascii="Arial" w:eastAsia="Times New Roman" w:hAnsi="Arial" w:cs="Arial"/>
                <w:sz w:val="20"/>
                <w:szCs w:val="20"/>
              </w:rPr>
            </w:pPr>
            <w:r w:rsidRPr="00920B8B">
              <w:rPr>
                <w:rFonts w:ascii="Arial" w:eastAsia="Times New Roman" w:hAnsi="Arial" w:cs="Arial"/>
                <w:sz w:val="20"/>
                <w:szCs w:val="20"/>
              </w:rPr>
              <w:t>The level of complexity of the DOR training must be tailored to the functions of the internal employees, management body or employees of third-party service providers.</w:t>
            </w:r>
          </w:p>
          <w:p w14:paraId="681A54EB"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w:t>
            </w:r>
          </w:p>
        </w:tc>
      </w:tr>
      <w:tr w:rsidR="00074603" w:rsidRPr="00920B8B" w14:paraId="6A03F329"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47762B" w14:textId="77777777" w:rsidR="00074603" w:rsidRPr="00920B8B" w:rsidRDefault="00074603" w:rsidP="00F924AD">
            <w:pPr>
              <w:spacing w:before="120" w:after="12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4.2</w:t>
            </w:r>
          </w:p>
          <w:p w14:paraId="7F8D4435" w14:textId="77777777" w:rsidR="00607D4B" w:rsidRDefault="00914DB0">
            <w:pPr>
              <w:spacing w:after="0"/>
            </w:pPr>
            <w:r>
              <w:rPr>
                <w:rFonts w:ascii="Arial" w:eastAsia="Arial" w:hAnsi="Arial" w:cs="Arial"/>
                <w:sz w:val="20"/>
                <w:szCs w:val="20"/>
              </w:rPr>
              <w:t>DOR.ICT.HRM.DTR.003</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7E975E" w14:textId="77777777" w:rsidR="00074603" w:rsidRPr="00920B8B" w:rsidRDefault="005C5EA2" w:rsidP="00F924AD">
            <w:pPr>
              <w:spacing w:before="120" w:after="120" w:line="240" w:lineRule="auto"/>
              <w:ind w:left="284" w:right="284"/>
              <w:textAlignment w:val="baseline"/>
              <w:rPr>
                <w:rFonts w:ascii="Arial" w:eastAsia="Times New Roman" w:hAnsi="Arial" w:cs="Arial"/>
                <w:sz w:val="20"/>
                <w:szCs w:val="20"/>
              </w:rPr>
            </w:pPr>
            <w:r w:rsidRPr="00F924AD">
              <w:rPr>
                <w:rFonts w:ascii="Arial" w:eastAsia="Times New Roman" w:hAnsi="Arial" w:cs="Arial"/>
                <w:sz w:val="20"/>
                <w:szCs w:val="20"/>
              </w:rPr>
              <w:t>The following must apply to employees for whom it is relevant by virtue of their role or responsibilities:</w:t>
            </w:r>
          </w:p>
          <w:p w14:paraId="3881E391"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 8a (1) BSIG 68</w:t>
            </w:r>
          </w:p>
        </w:tc>
      </w:tr>
      <w:tr w:rsidR="005C5EA2" w:rsidRPr="00920B8B" w14:paraId="69749D9D"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9462A8" w14:textId="77777777" w:rsidR="005C5EA2" w:rsidRPr="00920B8B" w:rsidRDefault="005B422F" w:rsidP="00D11431">
            <w:pPr>
              <w:spacing w:before="120" w:after="24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4.2.1</w:t>
            </w:r>
          </w:p>
          <w:p w14:paraId="3B999D0D" w14:textId="77777777" w:rsidR="00607D4B" w:rsidRDefault="00914DB0">
            <w:pPr>
              <w:spacing w:after="0"/>
            </w:pPr>
            <w:r>
              <w:rPr>
                <w:rFonts w:ascii="Arial" w:eastAsia="Arial" w:hAnsi="Arial" w:cs="Arial"/>
                <w:sz w:val="20"/>
                <w:szCs w:val="20"/>
              </w:rPr>
              <w:t>DOR.ICT.HRM.DTR.004</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2AC348" w14:textId="77777777" w:rsidR="005C5EA2" w:rsidRPr="00920B8B" w:rsidRDefault="00400C91" w:rsidP="00A87457">
            <w:pPr>
              <w:spacing w:before="120" w:after="120" w:line="240" w:lineRule="auto"/>
              <w:ind w:left="567" w:right="284"/>
              <w:textAlignment w:val="baseline"/>
              <w:rPr>
                <w:rFonts w:asciiTheme="minorBidi" w:eastAsia="Times New Roman" w:hAnsiTheme="minorBidi"/>
                <w:sz w:val="20"/>
                <w:szCs w:val="20"/>
              </w:rPr>
            </w:pPr>
            <w:r w:rsidRPr="00920B8B">
              <w:rPr>
                <w:rFonts w:ascii="Arial" w:eastAsia="Times New Roman" w:hAnsi="Arial" w:cs="Arial"/>
                <w:sz w:val="20"/>
                <w:szCs w:val="20"/>
              </w:rPr>
              <w:t>Regarding KRITIS services, regular and documented instruction must be provided regarding the secure configuration and operation of the IT applications and infrastructure required for the critical service, including mobile devices.</w:t>
            </w:r>
          </w:p>
          <w:p w14:paraId="76926689" w14:textId="77777777" w:rsidR="00607D4B" w:rsidRDefault="00914DB0">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 8a (1) BSIG 68</w:t>
            </w:r>
          </w:p>
        </w:tc>
      </w:tr>
      <w:tr w:rsidR="005C5EA2" w:rsidRPr="00920B8B" w14:paraId="240B285A"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CF7603" w14:textId="77777777" w:rsidR="005C5EA2" w:rsidRPr="00920B8B" w:rsidRDefault="00400C91" w:rsidP="00D11431">
            <w:pPr>
              <w:spacing w:before="120" w:after="24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4.2.2</w:t>
            </w:r>
          </w:p>
          <w:p w14:paraId="66EF3318" w14:textId="77777777" w:rsidR="00607D4B" w:rsidRDefault="00914DB0">
            <w:pPr>
              <w:spacing w:after="0"/>
            </w:pPr>
            <w:r>
              <w:rPr>
                <w:rFonts w:ascii="Arial" w:eastAsia="Arial" w:hAnsi="Arial" w:cs="Arial"/>
                <w:sz w:val="20"/>
                <w:szCs w:val="20"/>
              </w:rPr>
              <w:t>DOR.ICT.HRM.DTR.005</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88100A" w14:textId="77777777" w:rsidR="005C5EA2" w:rsidRPr="00920B8B" w:rsidRDefault="001F3E97" w:rsidP="00A87457">
            <w:pPr>
              <w:spacing w:before="120" w:after="120" w:line="240" w:lineRule="auto"/>
              <w:ind w:left="567" w:right="284"/>
              <w:textAlignment w:val="baseline"/>
              <w:rPr>
                <w:rFonts w:asciiTheme="minorBidi" w:eastAsia="Times New Roman" w:hAnsiTheme="minorBidi"/>
                <w:sz w:val="20"/>
                <w:szCs w:val="20"/>
              </w:rPr>
            </w:pPr>
            <w:r w:rsidRPr="00920B8B">
              <w:rPr>
                <w:rFonts w:ascii="Arial" w:eastAsia="Times New Roman" w:hAnsi="Arial" w:cs="Arial"/>
                <w:sz w:val="20"/>
                <w:szCs w:val="20"/>
              </w:rPr>
              <w:t xml:space="preserve">Where applicable, </w:t>
            </w:r>
            <w:r w:rsidR="001436C0" w:rsidRPr="007B2B1E">
              <w:rPr>
                <w:rFonts w:ascii="Arial" w:eastAsia="Times New Roman" w:hAnsi="Arial" w:cs="Arial"/>
                <w:sz w:val="20"/>
                <w:szCs w:val="20"/>
              </w:rPr>
              <w:t>regular</w:t>
            </w:r>
            <w:r w:rsidRPr="00920B8B">
              <w:rPr>
                <w:rFonts w:ascii="Arial" w:eastAsia="Times New Roman" w:hAnsi="Arial" w:cs="Arial"/>
                <w:sz w:val="20"/>
                <w:szCs w:val="20"/>
              </w:rPr>
              <w:t xml:space="preserve"> awareness and training requirements must be established for specific roles, such as users of information systems and services, legal entity IT operations and Information Security 1st LoD, which require adequate and technical knowledge of ICT risks and security measures.</w:t>
            </w:r>
          </w:p>
          <w:p w14:paraId="5BDC0DD2" w14:textId="77777777" w:rsidR="00607D4B" w:rsidRDefault="00914DB0">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A.6.3</w:t>
            </w:r>
          </w:p>
        </w:tc>
      </w:tr>
      <w:tr w:rsidR="005C5EA2" w:rsidRPr="00920B8B" w14:paraId="0B1A2387"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17DBB0" w14:textId="77777777" w:rsidR="005C5EA2" w:rsidRPr="00920B8B" w:rsidRDefault="001F3E97" w:rsidP="00D11431">
            <w:pPr>
              <w:spacing w:before="120" w:after="240" w:line="240" w:lineRule="auto"/>
              <w:ind w:left="624"/>
              <w:textAlignment w:val="baseline"/>
              <w:rPr>
                <w:rFonts w:ascii="Arial" w:eastAsia="Times New Roman" w:hAnsi="Arial" w:cs="Arial"/>
                <w:sz w:val="20"/>
                <w:szCs w:val="20"/>
              </w:rPr>
            </w:pPr>
            <w:r w:rsidRPr="00920B8B">
              <w:rPr>
                <w:rFonts w:ascii="Arial" w:eastAsia="Times New Roman" w:hAnsi="Arial" w:cs="Arial"/>
                <w:sz w:val="20"/>
                <w:szCs w:val="20"/>
              </w:rPr>
              <w:t>4.2.3</w:t>
            </w:r>
          </w:p>
          <w:p w14:paraId="3D53C45B" w14:textId="77777777" w:rsidR="00607D4B" w:rsidRDefault="00914DB0">
            <w:pPr>
              <w:spacing w:after="0"/>
            </w:pPr>
            <w:r>
              <w:rPr>
                <w:rFonts w:ascii="Arial" w:eastAsia="Arial" w:hAnsi="Arial" w:cs="Arial"/>
                <w:sz w:val="20"/>
                <w:szCs w:val="20"/>
              </w:rPr>
              <w:t>DOR.ICT.HRM.DTR.006</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A0B398" w14:textId="77777777" w:rsidR="005C5EA2" w:rsidRPr="00920B8B" w:rsidRDefault="004E4C50" w:rsidP="004C304D">
            <w:pPr>
              <w:spacing w:before="120" w:after="240" w:line="240" w:lineRule="auto"/>
              <w:ind w:left="567" w:right="284"/>
              <w:textAlignment w:val="baseline"/>
              <w:rPr>
                <w:rFonts w:asciiTheme="minorBidi" w:eastAsia="Times New Roman" w:hAnsiTheme="minorBidi"/>
                <w:sz w:val="20"/>
                <w:szCs w:val="20"/>
              </w:rPr>
            </w:pPr>
            <w:r w:rsidRPr="00920B8B">
              <w:rPr>
                <w:rFonts w:ascii="Arial" w:eastAsia="Times New Roman" w:hAnsi="Arial" w:cs="Arial"/>
                <w:sz w:val="20"/>
                <w:szCs w:val="20"/>
              </w:rPr>
              <w:t>Additional needs for training or awareness measures, e.g., for employees with privileged access, for secure coding, or against phishing attacks, should be considered.</w:t>
            </w:r>
          </w:p>
          <w:p w14:paraId="1D16B493" w14:textId="77777777" w:rsidR="00607D4B" w:rsidRDefault="00914DB0">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C.7.3</w:t>
            </w:r>
          </w:p>
        </w:tc>
      </w:tr>
    </w:tbl>
    <w:p w14:paraId="04D1A765" w14:textId="77777777" w:rsidR="007631F8" w:rsidRDefault="007631F8" w:rsidP="00D17F41"/>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44"/>
        <w:gridCol w:w="7600"/>
      </w:tblGrid>
      <w:tr w:rsidR="00156CDC" w:rsidRPr="00920B8B" w14:paraId="32A8346B" w14:textId="77777777" w:rsidTr="00584D52">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A0F8DC0" w14:textId="77777777" w:rsidR="00156CDC" w:rsidRPr="00920B8B" w:rsidRDefault="00156CDC" w:rsidP="00584D52">
            <w:pPr>
              <w:spacing w:before="120" w:after="120"/>
              <w:ind w:left="284"/>
              <w:textAlignment w:val="baseline"/>
              <w:rPr>
                <w:rFonts w:asciiTheme="minorBidi" w:eastAsia="Times New Roman" w:hAnsiTheme="minorBidi"/>
                <w:b/>
                <w:bCs/>
                <w:color w:val="FFFFFF"/>
                <w:sz w:val="20"/>
                <w:szCs w:val="20"/>
              </w:rPr>
            </w:pPr>
            <w:r w:rsidRPr="00920B8B">
              <w:rPr>
                <w:rFonts w:asciiTheme="minorBidi" w:eastAsia="Times New Roman" w:hAnsiTheme="minorBidi"/>
                <w:b/>
                <w:bCs/>
                <w:color w:val="FFFFFF"/>
                <w:sz w:val="20"/>
                <w:szCs w:val="20"/>
              </w:rPr>
              <w:t xml:space="preserve">ID: </w:t>
            </w:r>
            <w:r>
              <w:rPr>
                <w:rFonts w:asciiTheme="minorBidi" w:eastAsia="Times New Roman" w:hAnsiTheme="minorBidi"/>
                <w:b/>
                <w:bCs/>
                <w:color w:val="FFFFFF"/>
                <w:sz w:val="20"/>
                <w:szCs w:val="20"/>
              </w:rPr>
              <w:t>5</w:t>
            </w:r>
            <w:r w:rsidRPr="00920B8B">
              <w:rPr>
                <w:rFonts w:asciiTheme="minorBidi" w:eastAsia="Times New Roman" w:hAnsiTheme="minorBidi"/>
                <w:b/>
                <w:bCs/>
                <w:color w:val="FFFFFF"/>
                <w:sz w:val="20"/>
                <w:szCs w:val="20"/>
              </w:rPr>
              <w:br/>
              <w:t>(version 2.0)</w:t>
            </w:r>
          </w:p>
        </w:tc>
        <w:tc>
          <w:tcPr>
            <w:tcW w:w="8045"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1BE0A91" w14:textId="77777777" w:rsidR="00156CDC" w:rsidRPr="00920B8B" w:rsidRDefault="00156CDC" w:rsidP="00584D52">
            <w:pPr>
              <w:spacing w:before="120" w:after="120"/>
              <w:ind w:left="284"/>
              <w:textAlignment w:val="baseline"/>
              <w:rPr>
                <w:rFonts w:ascii="Arial" w:eastAsia="Times New Roman" w:hAnsi="Arial" w:cs="Arial"/>
                <w:sz w:val="20"/>
                <w:szCs w:val="20"/>
              </w:rPr>
            </w:pPr>
            <w:r w:rsidRPr="00156CDC">
              <w:rPr>
                <w:rFonts w:asciiTheme="minorBidi" w:eastAsia="Times New Roman" w:hAnsiTheme="minorBidi"/>
                <w:b/>
                <w:bCs/>
                <w:color w:val="FFFFFF"/>
                <w:sz w:val="20"/>
                <w:szCs w:val="20"/>
              </w:rPr>
              <w:t>AI Awareness and Literacy Program</w:t>
            </w:r>
          </w:p>
        </w:tc>
      </w:tr>
      <w:tr w:rsidR="00156CDC" w:rsidRPr="00920B8B" w14:paraId="62833E13" w14:textId="77777777" w:rsidTr="00AB55AF">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9EFBB3E" w14:textId="77777777" w:rsidR="00156CDC" w:rsidRPr="00AB55AF" w:rsidRDefault="00156CDC" w:rsidP="00584D52">
            <w:pPr>
              <w:spacing w:before="120" w:after="120" w:line="240" w:lineRule="auto"/>
              <w:ind w:left="624"/>
              <w:textAlignment w:val="baseline"/>
              <w:rPr>
                <w:rFonts w:ascii="Arial" w:eastAsia="Times New Roman" w:hAnsi="Arial" w:cs="Arial"/>
                <w:b/>
                <w:bCs/>
                <w:sz w:val="20"/>
                <w:szCs w:val="20"/>
                <w:highlight w:val="yellow"/>
              </w:rPr>
            </w:pPr>
            <w:r w:rsidRPr="00AB55AF">
              <w:rPr>
                <w:rFonts w:ascii="Arial" w:eastAsia="Times New Roman" w:hAnsi="Arial" w:cs="Arial"/>
                <w:b/>
                <w:bCs/>
                <w:sz w:val="20"/>
                <w:szCs w:val="20"/>
                <w:highlight w:val="yellow"/>
              </w:rPr>
              <w:t>5</w:t>
            </w:r>
          </w:p>
          <w:p w14:paraId="7CEF3993" w14:textId="77777777" w:rsidR="00607D4B" w:rsidRDefault="00914DB0">
            <w:pPr>
              <w:spacing w:after="0"/>
            </w:pPr>
            <w:r>
              <w:rPr>
                <w:rFonts w:ascii="Arial" w:eastAsia="Arial" w:hAnsi="Arial" w:cs="Arial"/>
                <w:sz w:val="20"/>
                <w:szCs w:val="20"/>
              </w:rPr>
              <w:t>DOR.ICT.RAI.ALP.001</w:t>
            </w:r>
          </w:p>
        </w:tc>
        <w:tc>
          <w:tcPr>
            <w:tcW w:w="80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080A694" w14:textId="77777777" w:rsidR="00156CDC" w:rsidRPr="00AB55AF" w:rsidRDefault="00D12D8B" w:rsidP="00584D52">
            <w:pPr>
              <w:spacing w:before="120" w:after="120"/>
              <w:ind w:left="284" w:right="284"/>
              <w:textAlignment w:val="baseline"/>
              <w:rPr>
                <w:rFonts w:ascii="Arial" w:eastAsia="Times New Roman" w:hAnsi="Arial" w:cs="Arial"/>
                <w:b/>
                <w:bCs/>
                <w:sz w:val="20"/>
                <w:szCs w:val="20"/>
                <w:highlight w:val="yellow"/>
              </w:rPr>
            </w:pPr>
            <w:r w:rsidRPr="00AB55AF">
              <w:rPr>
                <w:rFonts w:asciiTheme="minorBidi" w:eastAsia="Times New Roman" w:hAnsiTheme="minorBidi"/>
                <w:b/>
                <w:sz w:val="20"/>
                <w:szCs w:val="20"/>
                <w:highlight w:val="yellow"/>
              </w:rPr>
              <w:t>A comprehensive and role-specific AI literacy program must be established, maintained, and continuously improved to ensure that all personnel involved in the AI system lifecycle possess the necessary competence, awareness, and understanding of AI-related risks, ethics, and operational responsibilities.</w:t>
            </w:r>
          </w:p>
        </w:tc>
      </w:tr>
      <w:tr w:rsidR="00B83E5B" w:rsidRPr="00920B8B" w14:paraId="267D6C2D" w14:textId="77777777" w:rsidTr="00AB55AF">
        <w:trPr>
          <w:trHeight w:val="389"/>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F15597" w14:textId="77777777" w:rsidR="00B83E5B" w:rsidRPr="00AB55AF" w:rsidRDefault="00B83E5B" w:rsidP="00584D52">
            <w:pPr>
              <w:spacing w:before="240" w:after="120" w:line="240" w:lineRule="auto"/>
              <w:ind w:left="624"/>
              <w:textAlignment w:val="baseline"/>
              <w:rPr>
                <w:rFonts w:ascii="Arial" w:eastAsia="Times New Roman" w:hAnsi="Arial" w:cs="Arial"/>
                <w:sz w:val="20"/>
                <w:szCs w:val="20"/>
                <w:highlight w:val="yellow"/>
              </w:rPr>
            </w:pP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6D5C5E" w14:textId="77777777" w:rsidR="00B83E5B" w:rsidRPr="00AB55AF" w:rsidRDefault="002B5674" w:rsidP="00584D52">
            <w:pPr>
              <w:spacing w:before="240" w:after="120" w:line="240" w:lineRule="auto"/>
              <w:ind w:left="284" w:right="284"/>
              <w:textAlignment w:val="baseline"/>
              <w:rPr>
                <w:rFonts w:ascii="Arial" w:eastAsia="Times New Roman" w:hAnsi="Arial" w:cs="Arial"/>
                <w:b/>
                <w:bCs/>
                <w:sz w:val="20"/>
                <w:szCs w:val="20"/>
                <w:highlight w:val="yellow"/>
              </w:rPr>
            </w:pPr>
            <w:r w:rsidRPr="00AB55AF">
              <w:rPr>
                <w:rFonts w:ascii="Arial" w:eastAsia="Times New Roman" w:hAnsi="Arial" w:cs="Arial"/>
                <w:b/>
                <w:bCs/>
                <w:sz w:val="20"/>
                <w:szCs w:val="20"/>
                <w:highlight w:val="yellow"/>
              </w:rPr>
              <w:t>Governance on educational program</w:t>
            </w:r>
          </w:p>
        </w:tc>
      </w:tr>
      <w:tr w:rsidR="00156CDC" w:rsidRPr="00920B8B" w14:paraId="68365E17" w14:textId="77777777" w:rsidTr="00AB55AF">
        <w:trPr>
          <w:trHeight w:val="389"/>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4ABAEA6" w14:textId="77777777" w:rsidR="00156CDC" w:rsidRPr="00AB55AF" w:rsidRDefault="0063767F" w:rsidP="00584D52">
            <w:pPr>
              <w:spacing w:before="120" w:after="120" w:line="240" w:lineRule="auto"/>
              <w:ind w:left="624"/>
              <w:textAlignment w:val="baseline"/>
              <w:rPr>
                <w:rFonts w:ascii="Arial" w:eastAsia="Times New Roman" w:hAnsi="Arial" w:cs="Arial"/>
                <w:sz w:val="20"/>
                <w:szCs w:val="20"/>
                <w:highlight w:val="yellow"/>
              </w:rPr>
            </w:pPr>
            <w:r w:rsidRPr="00AB55AF">
              <w:rPr>
                <w:rFonts w:ascii="Arial" w:eastAsia="Times New Roman" w:hAnsi="Arial" w:cs="Arial"/>
                <w:sz w:val="20"/>
                <w:szCs w:val="20"/>
                <w:highlight w:val="yellow"/>
              </w:rPr>
              <w:t>5</w:t>
            </w:r>
            <w:r w:rsidR="00156CDC" w:rsidRPr="00AB55AF">
              <w:rPr>
                <w:rFonts w:ascii="Arial" w:eastAsia="Times New Roman" w:hAnsi="Arial" w:cs="Arial"/>
                <w:sz w:val="20"/>
                <w:szCs w:val="20"/>
                <w:highlight w:val="yellow"/>
              </w:rPr>
              <w:t>.1</w:t>
            </w:r>
          </w:p>
          <w:p w14:paraId="3957E7E7" w14:textId="77777777" w:rsidR="00607D4B" w:rsidRDefault="00914DB0">
            <w:pPr>
              <w:spacing w:after="0"/>
            </w:pPr>
            <w:r>
              <w:rPr>
                <w:rFonts w:ascii="Arial" w:eastAsia="Arial" w:hAnsi="Arial" w:cs="Arial"/>
                <w:sz w:val="20"/>
                <w:szCs w:val="20"/>
              </w:rPr>
              <w:t>DOR.ICT.RAI.ALP.002</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C685B56" w14:textId="77777777" w:rsidR="00156CDC" w:rsidRPr="00AB55AF" w:rsidRDefault="00D12D8B" w:rsidP="00584D52">
            <w:pPr>
              <w:spacing w:before="120" w:after="120" w:line="240" w:lineRule="auto"/>
              <w:ind w:left="284" w:right="284"/>
              <w:textAlignment w:val="baseline"/>
              <w:rPr>
                <w:rFonts w:ascii="Arial" w:eastAsia="Times New Roman" w:hAnsi="Arial" w:cs="Arial"/>
                <w:sz w:val="20"/>
                <w:szCs w:val="20"/>
                <w:highlight w:val="yellow"/>
              </w:rPr>
            </w:pPr>
            <w:r w:rsidRPr="00AB55AF">
              <w:rPr>
                <w:rFonts w:ascii="Arial" w:eastAsia="Times New Roman" w:hAnsi="Arial" w:cs="Arial"/>
                <w:sz w:val="20"/>
                <w:szCs w:val="20"/>
                <w:highlight w:val="yellow"/>
              </w:rPr>
              <w:t>An AI literacy/educational program must be established and documented.</w:t>
            </w:r>
          </w:p>
          <w:p w14:paraId="4A84EAF4"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Article 4 EU AI Act</w:t>
            </w:r>
          </w:p>
        </w:tc>
      </w:tr>
      <w:tr w:rsidR="00156CDC" w:rsidRPr="00920B8B" w14:paraId="795088D6" w14:textId="77777777" w:rsidTr="00584D52">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C49531" w14:textId="77777777" w:rsidR="00156CDC" w:rsidRPr="00AB55AF" w:rsidRDefault="0063767F" w:rsidP="00584D52">
            <w:pPr>
              <w:spacing w:before="120" w:after="120" w:line="240" w:lineRule="auto"/>
              <w:ind w:left="624"/>
              <w:textAlignment w:val="baseline"/>
              <w:rPr>
                <w:rFonts w:ascii="Arial" w:eastAsia="Times New Roman" w:hAnsi="Arial" w:cs="Arial"/>
                <w:sz w:val="20"/>
                <w:szCs w:val="20"/>
                <w:highlight w:val="yellow"/>
              </w:rPr>
            </w:pPr>
            <w:r w:rsidRPr="00AB55AF">
              <w:rPr>
                <w:rFonts w:ascii="Arial" w:eastAsia="Times New Roman" w:hAnsi="Arial" w:cs="Arial"/>
                <w:sz w:val="20"/>
                <w:szCs w:val="20"/>
                <w:highlight w:val="yellow"/>
              </w:rPr>
              <w:t>5</w:t>
            </w:r>
            <w:r w:rsidR="00156CDC" w:rsidRPr="00AB55AF">
              <w:rPr>
                <w:rFonts w:ascii="Arial" w:eastAsia="Times New Roman" w:hAnsi="Arial" w:cs="Arial"/>
                <w:sz w:val="20"/>
                <w:szCs w:val="20"/>
                <w:highlight w:val="yellow"/>
              </w:rPr>
              <w:t>.2</w:t>
            </w:r>
          </w:p>
          <w:p w14:paraId="789C1D70" w14:textId="77777777" w:rsidR="00607D4B" w:rsidRDefault="00914DB0">
            <w:pPr>
              <w:spacing w:after="0"/>
            </w:pPr>
            <w:r>
              <w:rPr>
                <w:rFonts w:ascii="Arial" w:eastAsia="Arial" w:hAnsi="Arial" w:cs="Arial"/>
                <w:sz w:val="20"/>
                <w:szCs w:val="20"/>
              </w:rPr>
              <w:t>DOR.ICT.RAI.ALP.004</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224B13" w14:textId="77777777" w:rsidR="00156CDC" w:rsidRPr="00AB55AF" w:rsidRDefault="00D12D8B" w:rsidP="00584D52">
            <w:pPr>
              <w:spacing w:before="120" w:after="120" w:line="240" w:lineRule="auto"/>
              <w:ind w:left="284" w:right="284"/>
              <w:textAlignment w:val="baseline"/>
              <w:rPr>
                <w:rFonts w:ascii="Arial" w:eastAsia="Times New Roman" w:hAnsi="Arial" w:cs="Arial"/>
                <w:sz w:val="20"/>
                <w:szCs w:val="20"/>
                <w:highlight w:val="yellow"/>
              </w:rPr>
            </w:pPr>
            <w:r w:rsidRPr="00AB55AF">
              <w:rPr>
                <w:rFonts w:ascii="Arial" w:eastAsia="Times New Roman" w:hAnsi="Arial" w:cs="Arial"/>
                <w:sz w:val="20"/>
                <w:szCs w:val="20"/>
                <w:highlight w:val="yellow"/>
              </w:rPr>
              <w:t>Roles and responsibilities related to AI literacy/education must be assigned, documented, and communicated across the organization.</w:t>
            </w:r>
          </w:p>
          <w:p w14:paraId="76A6D544"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42001 A.3.2</w:t>
            </w:r>
          </w:p>
        </w:tc>
      </w:tr>
      <w:tr w:rsidR="00156CDC" w:rsidRPr="00920B8B" w14:paraId="4401C80C" w14:textId="77777777" w:rsidTr="00584D52">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9E72C1" w14:textId="77777777" w:rsidR="00156CDC" w:rsidRPr="00AB55AF" w:rsidRDefault="00165ECE" w:rsidP="00584D52">
            <w:pPr>
              <w:spacing w:before="120" w:after="240" w:line="240" w:lineRule="auto"/>
              <w:ind w:left="624"/>
              <w:textAlignment w:val="baseline"/>
              <w:rPr>
                <w:rFonts w:ascii="Arial" w:eastAsia="Times New Roman" w:hAnsi="Arial" w:cs="Arial"/>
                <w:sz w:val="20"/>
                <w:szCs w:val="20"/>
                <w:highlight w:val="yellow"/>
              </w:rPr>
            </w:pPr>
            <w:r w:rsidRPr="00AB55AF">
              <w:rPr>
                <w:rFonts w:ascii="Arial" w:eastAsia="Times New Roman" w:hAnsi="Arial" w:cs="Arial"/>
                <w:sz w:val="20"/>
                <w:szCs w:val="20"/>
                <w:highlight w:val="yellow"/>
              </w:rPr>
              <w:t>5.3</w:t>
            </w:r>
          </w:p>
          <w:p w14:paraId="56A51713" w14:textId="77777777" w:rsidR="00607D4B" w:rsidRDefault="00914DB0">
            <w:pPr>
              <w:spacing w:after="0"/>
            </w:pPr>
            <w:r>
              <w:rPr>
                <w:rFonts w:ascii="Arial" w:eastAsia="Arial" w:hAnsi="Arial" w:cs="Arial"/>
                <w:sz w:val="20"/>
                <w:szCs w:val="20"/>
              </w:rPr>
              <w:t>DOR.ICT.RAI.ALP.005</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732040" w14:textId="77777777" w:rsidR="00156CDC" w:rsidRPr="00AB55AF" w:rsidRDefault="00165ECE" w:rsidP="00AB55AF">
            <w:pPr>
              <w:spacing w:before="120" w:after="120" w:line="240" w:lineRule="auto"/>
              <w:ind w:left="284" w:right="284"/>
              <w:textAlignment w:val="baseline"/>
              <w:rPr>
                <w:rFonts w:asciiTheme="minorBidi" w:eastAsia="Times New Roman" w:hAnsiTheme="minorBidi"/>
                <w:sz w:val="20"/>
                <w:szCs w:val="20"/>
                <w:highlight w:val="yellow"/>
              </w:rPr>
            </w:pPr>
            <w:r w:rsidRPr="00AB55AF">
              <w:rPr>
                <w:rFonts w:ascii="Arial" w:eastAsia="Times New Roman" w:hAnsi="Arial" w:cs="Arial"/>
                <w:sz w:val="20"/>
                <w:szCs w:val="20"/>
                <w:highlight w:val="yellow"/>
              </w:rPr>
              <w:t>The AI literacy/educational program should reference other relevant organizational policies and be available to interested parties, as appropriate.</w:t>
            </w:r>
          </w:p>
          <w:p w14:paraId="59A903C0"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Article 4 EU AI Act</w:t>
            </w:r>
          </w:p>
        </w:tc>
      </w:tr>
      <w:tr w:rsidR="00156CDC" w:rsidRPr="00920B8B" w14:paraId="13C5C3CC" w14:textId="77777777" w:rsidTr="00584D52">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645266" w14:textId="77777777" w:rsidR="00156CDC" w:rsidRPr="00AB55AF" w:rsidRDefault="00156CDC" w:rsidP="00584D52">
            <w:pPr>
              <w:spacing w:after="240" w:line="240" w:lineRule="auto"/>
              <w:ind w:left="624"/>
              <w:textAlignment w:val="baseline"/>
              <w:rPr>
                <w:rFonts w:ascii="Arial" w:eastAsia="Times New Roman" w:hAnsi="Arial" w:cs="Arial"/>
                <w:sz w:val="20"/>
                <w:szCs w:val="20"/>
                <w:highlight w:val="yellow"/>
              </w:rPr>
            </w:pP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B9C4F6" w14:textId="77777777" w:rsidR="00156CDC" w:rsidRPr="00AB55AF" w:rsidRDefault="00525186" w:rsidP="00AB55AF">
            <w:pPr>
              <w:spacing w:before="240" w:after="120" w:line="240" w:lineRule="auto"/>
              <w:ind w:left="284" w:right="284"/>
              <w:textAlignment w:val="baseline"/>
              <w:rPr>
                <w:rFonts w:asciiTheme="minorBidi" w:eastAsia="Times New Roman" w:hAnsiTheme="minorBidi"/>
                <w:sz w:val="20"/>
                <w:szCs w:val="20"/>
                <w:highlight w:val="yellow"/>
              </w:rPr>
            </w:pPr>
            <w:r w:rsidRPr="00AB55AF">
              <w:rPr>
                <w:rFonts w:ascii="Arial" w:eastAsia="Times New Roman" w:hAnsi="Arial" w:cs="Arial"/>
                <w:b/>
                <w:bCs/>
                <w:sz w:val="20"/>
                <w:szCs w:val="20"/>
                <w:highlight w:val="yellow"/>
              </w:rPr>
              <w:t>Competence and Qualification</w:t>
            </w:r>
          </w:p>
        </w:tc>
      </w:tr>
      <w:tr w:rsidR="00156CDC" w:rsidRPr="00920B8B" w14:paraId="153FE807" w14:textId="77777777" w:rsidTr="00AB55AF">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F525F4" w14:textId="77777777" w:rsidR="00156CDC" w:rsidRPr="00AB55AF" w:rsidRDefault="00525186" w:rsidP="00584D52">
            <w:pPr>
              <w:spacing w:before="120" w:after="240" w:line="240" w:lineRule="auto"/>
              <w:ind w:left="624"/>
              <w:textAlignment w:val="baseline"/>
              <w:rPr>
                <w:rFonts w:ascii="Arial" w:eastAsia="Times New Roman" w:hAnsi="Arial" w:cs="Arial"/>
                <w:sz w:val="20"/>
                <w:szCs w:val="20"/>
                <w:highlight w:val="yellow"/>
              </w:rPr>
            </w:pPr>
            <w:r w:rsidRPr="00AB55AF">
              <w:rPr>
                <w:rFonts w:ascii="Arial" w:eastAsia="Times New Roman" w:hAnsi="Arial" w:cs="Arial"/>
                <w:sz w:val="20"/>
                <w:szCs w:val="20"/>
                <w:highlight w:val="yellow"/>
              </w:rPr>
              <w:t>5.4</w:t>
            </w:r>
          </w:p>
          <w:p w14:paraId="6BBDC7FF" w14:textId="77777777" w:rsidR="00607D4B" w:rsidRDefault="00914DB0">
            <w:pPr>
              <w:spacing w:after="0"/>
            </w:pPr>
            <w:r>
              <w:rPr>
                <w:rFonts w:ascii="Arial" w:eastAsia="Arial" w:hAnsi="Arial" w:cs="Arial"/>
                <w:sz w:val="20"/>
                <w:szCs w:val="20"/>
              </w:rPr>
              <w:t>DOR.ICT.RAI.ALP.008</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AE70FA" w14:textId="77777777" w:rsidR="00156CDC" w:rsidRPr="00AB55AF" w:rsidRDefault="00525186" w:rsidP="00AB55AF">
            <w:pPr>
              <w:spacing w:before="120" w:after="120" w:line="240" w:lineRule="auto"/>
              <w:ind w:left="284" w:right="284"/>
              <w:textAlignment w:val="baseline"/>
              <w:rPr>
                <w:rFonts w:asciiTheme="minorBidi" w:eastAsia="Times New Roman" w:hAnsiTheme="minorBidi"/>
                <w:sz w:val="20"/>
                <w:szCs w:val="20"/>
                <w:highlight w:val="yellow"/>
              </w:rPr>
            </w:pPr>
            <w:r w:rsidRPr="00AB55AF">
              <w:rPr>
                <w:rFonts w:ascii="Arial" w:eastAsia="Times New Roman" w:hAnsi="Arial" w:cs="Arial"/>
                <w:sz w:val="20"/>
                <w:szCs w:val="20"/>
                <w:highlight w:val="yellow"/>
              </w:rPr>
              <w:t>Security education AI Risk &amp; Threat awareness for technical roles for data scientists and development teams on AI threat awareness, including attacks on models, must should be established.</w:t>
            </w:r>
          </w:p>
          <w:p w14:paraId="41312407"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Article 4 EU AI Act</w:t>
            </w:r>
          </w:p>
        </w:tc>
      </w:tr>
      <w:tr w:rsidR="00525186" w:rsidRPr="00920B8B" w14:paraId="0AC6EDD7" w14:textId="77777777" w:rsidTr="00AB55AF">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B512F5" w14:textId="77777777" w:rsidR="00525186" w:rsidRPr="00AB55AF" w:rsidRDefault="00525186" w:rsidP="00584D52">
            <w:pPr>
              <w:spacing w:after="240" w:line="240" w:lineRule="auto"/>
              <w:ind w:left="624"/>
              <w:textAlignment w:val="baseline"/>
              <w:rPr>
                <w:rFonts w:ascii="Arial" w:eastAsia="Times New Roman" w:hAnsi="Arial" w:cs="Arial"/>
                <w:sz w:val="20"/>
                <w:szCs w:val="20"/>
                <w:highlight w:val="yellow"/>
              </w:rPr>
            </w:pP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A5269B" w14:textId="77777777" w:rsidR="00525186" w:rsidRPr="00AB55AF" w:rsidRDefault="00007DE8" w:rsidP="00AB55AF">
            <w:pPr>
              <w:spacing w:before="240" w:after="120" w:line="240" w:lineRule="auto"/>
              <w:ind w:left="284" w:right="284"/>
              <w:textAlignment w:val="baseline"/>
              <w:rPr>
                <w:rFonts w:ascii="Arial" w:eastAsia="Times New Roman" w:hAnsi="Arial" w:cs="Arial"/>
                <w:sz w:val="20"/>
                <w:szCs w:val="20"/>
                <w:highlight w:val="yellow"/>
              </w:rPr>
            </w:pPr>
            <w:r w:rsidRPr="00AB55AF">
              <w:rPr>
                <w:rFonts w:ascii="Arial" w:eastAsia="Times New Roman" w:hAnsi="Arial" w:cs="Arial"/>
                <w:b/>
                <w:bCs/>
                <w:sz w:val="20"/>
                <w:szCs w:val="20"/>
                <w:highlight w:val="yellow"/>
              </w:rPr>
              <w:t>Awareness and Training</w:t>
            </w:r>
          </w:p>
        </w:tc>
      </w:tr>
      <w:tr w:rsidR="00525186" w:rsidRPr="00920B8B" w14:paraId="6654D6F5" w14:textId="77777777" w:rsidTr="00AB55AF">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9F0961" w14:textId="77777777" w:rsidR="00525186" w:rsidRPr="00AB55AF" w:rsidRDefault="00007DE8" w:rsidP="00584D52">
            <w:pPr>
              <w:spacing w:before="120" w:after="240" w:line="240" w:lineRule="auto"/>
              <w:ind w:left="624"/>
              <w:textAlignment w:val="baseline"/>
              <w:rPr>
                <w:rFonts w:ascii="Arial" w:eastAsia="Times New Roman" w:hAnsi="Arial" w:cs="Arial"/>
                <w:sz w:val="20"/>
                <w:szCs w:val="20"/>
                <w:highlight w:val="yellow"/>
              </w:rPr>
            </w:pPr>
            <w:r w:rsidRPr="00AB55AF">
              <w:rPr>
                <w:rFonts w:ascii="Arial" w:eastAsia="Times New Roman" w:hAnsi="Arial" w:cs="Arial"/>
                <w:sz w:val="20"/>
                <w:szCs w:val="20"/>
                <w:highlight w:val="yellow"/>
              </w:rPr>
              <w:t>5.5</w:t>
            </w:r>
          </w:p>
          <w:p w14:paraId="4C379186" w14:textId="77777777" w:rsidR="00607D4B" w:rsidRDefault="00914DB0">
            <w:pPr>
              <w:spacing w:after="0"/>
            </w:pPr>
            <w:r>
              <w:rPr>
                <w:rFonts w:ascii="Arial" w:eastAsia="Arial" w:hAnsi="Arial" w:cs="Arial"/>
                <w:sz w:val="20"/>
                <w:szCs w:val="20"/>
              </w:rPr>
              <w:t>DOR.ICT.RAI.ALP.009</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D69FDE" w14:textId="77777777" w:rsidR="00525186" w:rsidRPr="00AB55AF" w:rsidRDefault="00007DE8" w:rsidP="00525186">
            <w:pPr>
              <w:spacing w:before="120" w:after="120" w:line="240" w:lineRule="auto"/>
              <w:ind w:left="284" w:right="284"/>
              <w:textAlignment w:val="baseline"/>
              <w:rPr>
                <w:rFonts w:ascii="Arial" w:eastAsia="Times New Roman" w:hAnsi="Arial" w:cs="Arial"/>
                <w:sz w:val="20"/>
                <w:szCs w:val="20"/>
                <w:highlight w:val="yellow"/>
              </w:rPr>
            </w:pPr>
            <w:r w:rsidRPr="00AB55AF">
              <w:rPr>
                <w:rFonts w:ascii="Arial" w:eastAsia="Times New Roman" w:hAnsi="Arial" w:cs="Arial"/>
                <w:sz w:val="20"/>
                <w:szCs w:val="20"/>
                <w:highlight w:val="yellow"/>
              </w:rPr>
              <w:t>All engineers, including data scientists, should attend appropriate training before developing AI systems.</w:t>
            </w:r>
          </w:p>
          <w:p w14:paraId="66BFC77C"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Article 4 EU AI Act</w:t>
            </w:r>
          </w:p>
        </w:tc>
      </w:tr>
      <w:tr w:rsidR="00525186" w:rsidRPr="00920B8B" w14:paraId="089627DC" w14:textId="77777777" w:rsidTr="00AB55AF">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C758F5" w14:textId="77777777" w:rsidR="00525186" w:rsidRPr="00AB55AF" w:rsidRDefault="00CE56EA" w:rsidP="00584D52">
            <w:pPr>
              <w:spacing w:before="120" w:after="240" w:line="240" w:lineRule="auto"/>
              <w:ind w:left="624"/>
              <w:textAlignment w:val="baseline"/>
              <w:rPr>
                <w:rFonts w:ascii="Arial" w:eastAsia="Times New Roman" w:hAnsi="Arial" w:cs="Arial"/>
                <w:sz w:val="20"/>
                <w:szCs w:val="20"/>
                <w:highlight w:val="yellow"/>
              </w:rPr>
            </w:pPr>
            <w:r w:rsidRPr="00AB55AF">
              <w:rPr>
                <w:rFonts w:ascii="Arial" w:eastAsia="Times New Roman" w:hAnsi="Arial" w:cs="Arial"/>
                <w:sz w:val="20"/>
                <w:szCs w:val="20"/>
                <w:highlight w:val="yellow"/>
              </w:rPr>
              <w:t>5.6</w:t>
            </w:r>
          </w:p>
          <w:p w14:paraId="7DAC94AE" w14:textId="77777777" w:rsidR="00607D4B" w:rsidRDefault="00914DB0">
            <w:pPr>
              <w:spacing w:after="0"/>
            </w:pPr>
            <w:r>
              <w:rPr>
                <w:rFonts w:ascii="Arial" w:eastAsia="Arial" w:hAnsi="Arial" w:cs="Arial"/>
                <w:sz w:val="20"/>
                <w:szCs w:val="20"/>
              </w:rPr>
              <w:t>DOR.ICT.RAI.ALP.010</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D0C3B5" w14:textId="77777777" w:rsidR="00525186" w:rsidRPr="00AB55AF" w:rsidRDefault="00CE56EA" w:rsidP="00525186">
            <w:pPr>
              <w:spacing w:before="120" w:after="120" w:line="240" w:lineRule="auto"/>
              <w:ind w:left="284" w:right="284"/>
              <w:textAlignment w:val="baseline"/>
              <w:rPr>
                <w:rFonts w:ascii="Arial" w:eastAsia="Times New Roman" w:hAnsi="Arial" w:cs="Arial"/>
                <w:sz w:val="20"/>
                <w:szCs w:val="20"/>
                <w:highlight w:val="yellow"/>
              </w:rPr>
            </w:pPr>
            <w:r w:rsidRPr="00AB55AF">
              <w:rPr>
                <w:rFonts w:ascii="Arial" w:eastAsia="Times New Roman" w:hAnsi="Arial" w:cs="Arial"/>
                <w:sz w:val="20"/>
                <w:szCs w:val="20"/>
                <w:highlight w:val="yellow"/>
              </w:rPr>
              <w:t>Training programs should be tailored to roles and include topics such as AI fundamentals, ethical considerations, data privacy and security, model development, human-centered design, and AI system applications.</w:t>
            </w:r>
          </w:p>
          <w:p w14:paraId="43F0D131"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Article 4 EU AI Act</w:t>
            </w:r>
          </w:p>
        </w:tc>
      </w:tr>
    </w:tbl>
    <w:p w14:paraId="0383DB59" w14:textId="77777777" w:rsidR="00156CDC" w:rsidRPr="00920B8B" w:rsidRDefault="00156CDC" w:rsidP="00D17F41"/>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55"/>
        <w:gridCol w:w="7389"/>
      </w:tblGrid>
      <w:tr w:rsidR="00322088" w:rsidRPr="00920B8B" w14:paraId="3EFEC90D"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4829030" w14:textId="77777777" w:rsidR="00322088" w:rsidRPr="00920B8B" w:rsidRDefault="00322088" w:rsidP="00F75203">
            <w:pPr>
              <w:spacing w:before="120" w:after="120"/>
              <w:ind w:left="284"/>
              <w:textAlignment w:val="baseline"/>
              <w:rPr>
                <w:rFonts w:asciiTheme="minorBidi" w:eastAsia="Times New Roman" w:hAnsiTheme="minorBidi"/>
                <w:b/>
                <w:bCs/>
                <w:color w:val="FFFFFF"/>
                <w:sz w:val="20"/>
                <w:szCs w:val="20"/>
              </w:rPr>
            </w:pPr>
            <w:r w:rsidRPr="00920B8B">
              <w:rPr>
                <w:rFonts w:asciiTheme="minorBidi" w:eastAsia="Times New Roman" w:hAnsiTheme="minorBidi"/>
                <w:b/>
                <w:bCs/>
                <w:color w:val="FFFFFF"/>
                <w:sz w:val="20"/>
                <w:szCs w:val="20"/>
              </w:rPr>
              <w:t xml:space="preserve">ID: </w:t>
            </w:r>
            <w:r w:rsidR="0034096E">
              <w:rPr>
                <w:rFonts w:asciiTheme="minorBidi" w:eastAsia="Times New Roman" w:hAnsiTheme="minorBidi"/>
                <w:b/>
                <w:bCs/>
                <w:color w:val="FFFFFF"/>
                <w:sz w:val="20"/>
                <w:szCs w:val="20"/>
              </w:rPr>
              <w:t>6</w:t>
            </w:r>
            <w:r w:rsidR="00F75203" w:rsidRPr="00920B8B">
              <w:rPr>
                <w:rFonts w:asciiTheme="minorBidi" w:eastAsia="Times New Roman" w:hAnsiTheme="minorBidi"/>
                <w:b/>
                <w:bCs/>
                <w:color w:val="FFFFFF"/>
                <w:sz w:val="20"/>
                <w:szCs w:val="20"/>
              </w:rPr>
              <w:br/>
            </w:r>
            <w:r w:rsidRPr="00920B8B">
              <w:rPr>
                <w:rFonts w:asciiTheme="minorBidi" w:eastAsia="Times New Roman" w:hAnsiTheme="minorBidi"/>
                <w:b/>
                <w:bCs/>
                <w:color w:val="FFFFFF"/>
                <w:sz w:val="20"/>
                <w:szCs w:val="20"/>
              </w:rPr>
              <w:t>(version 2.0)</w:t>
            </w:r>
          </w:p>
        </w:tc>
        <w:tc>
          <w:tcPr>
            <w:tcW w:w="8045"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FE27DBE" w14:textId="77777777" w:rsidR="00322088" w:rsidRPr="00920B8B" w:rsidRDefault="00322088" w:rsidP="00F75203">
            <w:pPr>
              <w:spacing w:before="120" w:after="120"/>
              <w:ind w:left="284"/>
              <w:textAlignment w:val="baseline"/>
              <w:rPr>
                <w:rFonts w:ascii="Arial" w:eastAsia="Times New Roman" w:hAnsi="Arial" w:cs="Arial"/>
                <w:sz w:val="20"/>
                <w:szCs w:val="20"/>
              </w:rPr>
            </w:pPr>
            <w:r w:rsidRPr="00920B8B">
              <w:rPr>
                <w:rFonts w:asciiTheme="minorBidi" w:eastAsia="Times New Roman" w:hAnsiTheme="minorBidi"/>
                <w:b/>
                <w:bCs/>
                <w:color w:val="FFFFFF"/>
                <w:sz w:val="20"/>
                <w:szCs w:val="20"/>
              </w:rPr>
              <w:t>Compliance with ICT risk awareness</w:t>
            </w:r>
            <w:r w:rsidR="00CD2F35">
              <w:rPr>
                <w:rFonts w:asciiTheme="minorBidi" w:eastAsia="Times New Roman" w:hAnsiTheme="minorBidi"/>
                <w:b/>
                <w:bCs/>
                <w:color w:val="FFFFFF"/>
                <w:sz w:val="20"/>
                <w:szCs w:val="20"/>
              </w:rPr>
              <w:t xml:space="preserve"> and training</w:t>
            </w:r>
          </w:p>
        </w:tc>
      </w:tr>
      <w:tr w:rsidR="00322088" w:rsidRPr="00920B8B" w14:paraId="3C95AA11"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F73C832" w14:textId="77777777" w:rsidR="00322088" w:rsidRPr="00920B8B" w:rsidRDefault="0034096E" w:rsidP="00F75203">
            <w:pPr>
              <w:spacing w:before="120" w:after="120" w:line="240" w:lineRule="auto"/>
              <w:ind w:left="624"/>
              <w:textAlignment w:val="baseline"/>
              <w:rPr>
                <w:rFonts w:ascii="Arial" w:eastAsia="Times New Roman" w:hAnsi="Arial" w:cs="Arial"/>
                <w:b/>
                <w:bCs/>
                <w:sz w:val="20"/>
                <w:szCs w:val="20"/>
              </w:rPr>
            </w:pPr>
            <w:r w:rsidRPr="00AB55AF">
              <w:rPr>
                <w:rFonts w:ascii="Arial" w:eastAsia="Times New Roman" w:hAnsi="Arial" w:cs="Arial"/>
                <w:b/>
                <w:bCs/>
                <w:sz w:val="20"/>
                <w:szCs w:val="20"/>
                <w:highlight w:val="yellow"/>
              </w:rPr>
              <w:t>6</w:t>
            </w:r>
          </w:p>
          <w:p w14:paraId="27D40327" w14:textId="77777777" w:rsidR="00607D4B" w:rsidRDefault="00914DB0">
            <w:pPr>
              <w:spacing w:after="0"/>
            </w:pPr>
            <w:r>
              <w:rPr>
                <w:rFonts w:ascii="Arial" w:eastAsia="Arial" w:hAnsi="Arial" w:cs="Arial"/>
                <w:sz w:val="20"/>
                <w:szCs w:val="20"/>
              </w:rPr>
              <w:t>DOR.ICT.HRM.COM.001</w:t>
            </w:r>
          </w:p>
        </w:tc>
        <w:tc>
          <w:tcPr>
            <w:tcW w:w="80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B89B29B" w14:textId="77777777" w:rsidR="00322088" w:rsidRPr="00920B8B" w:rsidRDefault="00322088" w:rsidP="00F75203">
            <w:pPr>
              <w:spacing w:before="120" w:after="120"/>
              <w:ind w:left="284" w:right="284"/>
              <w:textAlignment w:val="baseline"/>
              <w:rPr>
                <w:rFonts w:ascii="Arial" w:eastAsia="Times New Roman" w:hAnsi="Arial" w:cs="Arial"/>
                <w:b/>
                <w:bCs/>
                <w:sz w:val="20"/>
                <w:szCs w:val="20"/>
              </w:rPr>
            </w:pPr>
            <w:r w:rsidRPr="00920B8B">
              <w:rPr>
                <w:rFonts w:asciiTheme="minorBidi" w:eastAsia="Times New Roman" w:hAnsiTheme="minorBidi"/>
                <w:b/>
                <w:bCs/>
                <w:sz w:val="20"/>
                <w:szCs w:val="20"/>
              </w:rPr>
              <w:t>It must be ensured that</w:t>
            </w:r>
            <w:r w:rsidR="00C13EBF">
              <w:rPr>
                <w:rFonts w:asciiTheme="minorBidi" w:eastAsia="Times New Roman" w:hAnsiTheme="minorBidi"/>
                <w:b/>
                <w:bCs/>
                <w:sz w:val="20"/>
                <w:szCs w:val="20"/>
              </w:rPr>
              <w:t xml:space="preserve"> the</w:t>
            </w:r>
            <w:r w:rsidRPr="00920B8B">
              <w:rPr>
                <w:rFonts w:asciiTheme="minorBidi" w:eastAsia="Times New Roman" w:hAnsiTheme="minorBidi"/>
                <w:b/>
                <w:bCs/>
                <w:sz w:val="20"/>
                <w:szCs w:val="20"/>
              </w:rPr>
              <w:t xml:space="preserve"> ICT security awareness program</w:t>
            </w:r>
            <w:r w:rsidR="00EC5EA8" w:rsidRPr="00AB55AF">
              <w:rPr>
                <w:rFonts w:asciiTheme="minorBidi" w:eastAsia="Times New Roman" w:hAnsiTheme="minorBidi"/>
                <w:b/>
                <w:bCs/>
                <w:sz w:val="20"/>
                <w:szCs w:val="20"/>
                <w:highlight w:val="yellow"/>
              </w:rPr>
              <w:t>, relevant AI awareness and literacy training where applicable,</w:t>
            </w:r>
            <w:r w:rsidR="00EC5EA8" w:rsidRPr="00EC5EA8">
              <w:rPr>
                <w:rFonts w:asciiTheme="minorBidi" w:eastAsia="Times New Roman" w:hAnsiTheme="minorBidi"/>
                <w:b/>
                <w:bCs/>
                <w:sz w:val="20"/>
                <w:szCs w:val="20"/>
              </w:rPr>
              <w:t xml:space="preserve"> </w:t>
            </w:r>
            <w:r w:rsidRPr="00920B8B">
              <w:rPr>
                <w:rFonts w:asciiTheme="minorBidi" w:eastAsia="Times New Roman" w:hAnsiTheme="minorBidi"/>
                <w:b/>
                <w:bCs/>
                <w:sz w:val="20"/>
                <w:szCs w:val="20"/>
              </w:rPr>
              <w:t xml:space="preserve">and </w:t>
            </w:r>
            <w:r w:rsidR="003B4E56">
              <w:rPr>
                <w:rFonts w:asciiTheme="minorBidi" w:eastAsia="Times New Roman" w:hAnsiTheme="minorBidi"/>
                <w:b/>
                <w:bCs/>
                <w:sz w:val="20"/>
                <w:szCs w:val="20"/>
              </w:rPr>
              <w:t>DOR</w:t>
            </w:r>
            <w:r w:rsidR="00070876">
              <w:rPr>
                <w:rFonts w:asciiTheme="minorBidi" w:eastAsia="Times New Roman" w:hAnsiTheme="minorBidi"/>
                <w:b/>
                <w:bCs/>
                <w:sz w:val="20"/>
                <w:szCs w:val="20"/>
              </w:rPr>
              <w:t xml:space="preserve"> </w:t>
            </w:r>
            <w:r w:rsidRPr="00920B8B">
              <w:rPr>
                <w:rFonts w:asciiTheme="minorBidi" w:eastAsia="Times New Roman" w:hAnsiTheme="minorBidi"/>
                <w:b/>
                <w:bCs/>
                <w:sz w:val="20"/>
                <w:szCs w:val="20"/>
              </w:rPr>
              <w:t xml:space="preserve">training are </w:t>
            </w:r>
            <w:r w:rsidR="000D55B4">
              <w:rPr>
                <w:rFonts w:asciiTheme="minorBidi" w:eastAsia="Times New Roman" w:hAnsiTheme="minorBidi"/>
                <w:b/>
                <w:bCs/>
                <w:sz w:val="20"/>
                <w:szCs w:val="20"/>
              </w:rPr>
              <w:t>performed</w:t>
            </w:r>
            <w:r w:rsidRPr="00920B8B">
              <w:rPr>
                <w:rFonts w:asciiTheme="minorBidi" w:eastAsia="Times New Roman" w:hAnsiTheme="minorBidi"/>
                <w:b/>
                <w:bCs/>
                <w:sz w:val="20"/>
                <w:szCs w:val="20"/>
              </w:rPr>
              <w:t>, monitored and reported.</w:t>
            </w:r>
          </w:p>
        </w:tc>
      </w:tr>
      <w:tr w:rsidR="00322088" w:rsidRPr="00920B8B" w14:paraId="0466DB43" w14:textId="77777777" w:rsidTr="008F31BE">
        <w:trPr>
          <w:trHeight w:val="376"/>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AA2C23" w14:textId="77777777" w:rsidR="00322088" w:rsidRPr="00920B8B" w:rsidRDefault="0034096E" w:rsidP="00F75203">
            <w:pPr>
              <w:spacing w:before="120" w:after="120" w:line="240" w:lineRule="auto"/>
              <w:ind w:left="624"/>
              <w:textAlignment w:val="baseline"/>
              <w:rPr>
                <w:rFonts w:ascii="Arial" w:eastAsia="Times New Roman" w:hAnsi="Arial" w:cs="Arial"/>
                <w:sz w:val="20"/>
                <w:szCs w:val="20"/>
              </w:rPr>
            </w:pPr>
            <w:r w:rsidRPr="00AB55AF">
              <w:rPr>
                <w:rFonts w:ascii="Arial" w:eastAsia="Times New Roman" w:hAnsi="Arial" w:cs="Arial"/>
                <w:sz w:val="20"/>
                <w:szCs w:val="20"/>
                <w:highlight w:val="yellow"/>
              </w:rPr>
              <w:t>6</w:t>
            </w:r>
            <w:r w:rsidR="00322088" w:rsidRPr="00AB55AF">
              <w:rPr>
                <w:rFonts w:ascii="Arial" w:eastAsia="Times New Roman" w:hAnsi="Arial" w:cs="Arial"/>
                <w:sz w:val="20"/>
                <w:szCs w:val="20"/>
                <w:highlight w:val="yellow"/>
              </w:rPr>
              <w:t>.1</w:t>
            </w:r>
          </w:p>
          <w:p w14:paraId="1F6C0C04" w14:textId="77777777" w:rsidR="00607D4B" w:rsidRDefault="00914DB0">
            <w:pPr>
              <w:spacing w:after="0"/>
            </w:pPr>
            <w:r>
              <w:rPr>
                <w:rFonts w:ascii="Arial" w:eastAsia="Arial" w:hAnsi="Arial" w:cs="Arial"/>
                <w:sz w:val="20"/>
                <w:szCs w:val="20"/>
              </w:rPr>
              <w:t>DOR.ICT.HRM.COM.002</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F15AC01" w14:textId="77777777" w:rsidR="00465CD5" w:rsidRPr="00920B8B" w:rsidRDefault="00C0696F" w:rsidP="00465CD5">
            <w:pPr>
              <w:spacing w:before="120" w:after="120" w:line="240" w:lineRule="auto"/>
              <w:ind w:left="284" w:right="284"/>
              <w:textAlignment w:val="baseline"/>
              <w:rPr>
                <w:rFonts w:ascii="Arial" w:eastAsia="Times New Roman" w:hAnsi="Arial" w:cs="Arial"/>
                <w:sz w:val="20"/>
                <w:szCs w:val="20"/>
              </w:rPr>
            </w:pPr>
            <w:r w:rsidRPr="00070876">
              <w:rPr>
                <w:rFonts w:ascii="Arial" w:eastAsia="Times New Roman" w:hAnsi="Arial" w:cs="Arial"/>
                <w:sz w:val="20"/>
                <w:szCs w:val="20"/>
              </w:rPr>
              <w:t>ICT risk awareness</w:t>
            </w:r>
            <w:r w:rsidR="00734383" w:rsidRPr="00AB55AF">
              <w:rPr>
                <w:rFonts w:ascii="Arial" w:eastAsia="Times New Roman" w:hAnsi="Arial" w:cs="Arial"/>
                <w:sz w:val="20"/>
                <w:szCs w:val="20"/>
                <w:highlight w:val="yellow"/>
              </w:rPr>
              <w:t>, AI awareness and literacy training where required by role</w:t>
            </w:r>
            <w:r w:rsidR="003C03C7">
              <w:rPr>
                <w:rFonts w:ascii="Arial" w:eastAsia="Times New Roman" w:hAnsi="Arial" w:cs="Arial"/>
                <w:sz w:val="20"/>
                <w:szCs w:val="20"/>
                <w:highlight w:val="yellow"/>
              </w:rPr>
              <w:t xml:space="preserve"> and where possible</w:t>
            </w:r>
            <w:r w:rsidR="00734383" w:rsidRPr="00AB55AF">
              <w:rPr>
                <w:rFonts w:ascii="Arial" w:eastAsia="Times New Roman" w:hAnsi="Arial" w:cs="Arial"/>
                <w:sz w:val="20"/>
                <w:szCs w:val="20"/>
                <w:highlight w:val="yellow"/>
              </w:rPr>
              <w:t>,</w:t>
            </w:r>
            <w:r w:rsidR="00734383" w:rsidRPr="00734383">
              <w:rPr>
                <w:rFonts w:ascii="Arial" w:eastAsia="Times New Roman" w:hAnsi="Arial" w:cs="Arial"/>
                <w:sz w:val="20"/>
                <w:szCs w:val="20"/>
              </w:rPr>
              <w:t xml:space="preserve"> </w:t>
            </w:r>
            <w:r w:rsidRPr="00070876">
              <w:rPr>
                <w:rFonts w:ascii="Arial" w:eastAsia="Times New Roman" w:hAnsi="Arial" w:cs="Arial"/>
                <w:sz w:val="20"/>
                <w:szCs w:val="20"/>
              </w:rPr>
              <w:t xml:space="preserve">and DOR training must be completed at least on </w:t>
            </w:r>
            <w:r w:rsidR="00D43E8F" w:rsidRPr="00070876">
              <w:rPr>
                <w:rFonts w:ascii="Arial" w:eastAsia="Times New Roman" w:hAnsi="Arial" w:cs="Arial"/>
                <w:sz w:val="20"/>
                <w:szCs w:val="20"/>
              </w:rPr>
              <w:t xml:space="preserve">an </w:t>
            </w:r>
            <w:r w:rsidRPr="00070876">
              <w:rPr>
                <w:rFonts w:ascii="Arial" w:eastAsia="Times New Roman" w:hAnsi="Arial" w:cs="Arial"/>
                <w:sz w:val="20"/>
                <w:szCs w:val="20"/>
              </w:rPr>
              <w:t xml:space="preserve">annual basis, by the end of each calendar year and compliance must be monitored. For certain </w:t>
            </w:r>
            <w:r w:rsidR="00B26D2F" w:rsidRPr="00070876">
              <w:rPr>
                <w:rFonts w:ascii="Arial" w:eastAsia="Times New Roman" w:hAnsi="Arial" w:cs="Arial"/>
                <w:sz w:val="20"/>
                <w:szCs w:val="20"/>
              </w:rPr>
              <w:t>programs</w:t>
            </w:r>
            <w:r w:rsidRPr="00070876">
              <w:rPr>
                <w:rFonts w:ascii="Arial" w:eastAsia="Times New Roman" w:hAnsi="Arial" w:cs="Arial"/>
                <w:sz w:val="20"/>
                <w:szCs w:val="20"/>
              </w:rPr>
              <w:t>, such as DOR training, adherence to year-end completion schedule will apply to training cycle commencing in the upcoming calendar year</w:t>
            </w:r>
            <w:r w:rsidR="00E10C78">
              <w:rPr>
                <w:rFonts w:ascii="Arial" w:eastAsia="Times New Roman" w:hAnsi="Arial" w:cs="Arial"/>
                <w:sz w:val="20"/>
                <w:szCs w:val="20"/>
              </w:rPr>
              <w:t>.</w:t>
            </w:r>
            <w:r w:rsidRPr="00070876">
              <w:rPr>
                <w:rFonts w:ascii="Arial" w:eastAsia="Times New Roman" w:hAnsi="Arial" w:cs="Arial"/>
                <w:sz w:val="20"/>
                <w:szCs w:val="20"/>
              </w:rPr>
              <w:t xml:space="preserve"> </w:t>
            </w:r>
          </w:p>
          <w:p w14:paraId="4D745ED4"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A.6.3</w:t>
            </w:r>
          </w:p>
        </w:tc>
      </w:tr>
      <w:tr w:rsidR="00322088" w:rsidRPr="00920B8B" w14:paraId="605B2CC6"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F6508F" w14:textId="77777777" w:rsidR="00322088" w:rsidRPr="00920B8B" w:rsidRDefault="0034096E" w:rsidP="00070876">
            <w:pPr>
              <w:spacing w:before="120" w:after="240" w:line="240" w:lineRule="auto"/>
              <w:ind w:left="624"/>
              <w:textAlignment w:val="baseline"/>
              <w:rPr>
                <w:rFonts w:ascii="Arial" w:eastAsia="Times New Roman" w:hAnsi="Arial" w:cs="Arial"/>
                <w:sz w:val="20"/>
                <w:szCs w:val="20"/>
              </w:rPr>
            </w:pPr>
            <w:r w:rsidRPr="00AB55AF">
              <w:rPr>
                <w:rFonts w:ascii="Arial" w:eastAsia="Times New Roman" w:hAnsi="Arial" w:cs="Arial"/>
                <w:sz w:val="20"/>
                <w:szCs w:val="20"/>
                <w:highlight w:val="yellow"/>
              </w:rPr>
              <w:t>6</w:t>
            </w:r>
            <w:r w:rsidR="00322088" w:rsidRPr="00AB55AF">
              <w:rPr>
                <w:rFonts w:ascii="Arial" w:eastAsia="Times New Roman" w:hAnsi="Arial" w:cs="Arial"/>
                <w:sz w:val="20"/>
                <w:szCs w:val="20"/>
                <w:highlight w:val="yellow"/>
              </w:rPr>
              <w:t>.2</w:t>
            </w:r>
          </w:p>
          <w:p w14:paraId="1C7D7922" w14:textId="77777777" w:rsidR="00607D4B" w:rsidRDefault="00914DB0">
            <w:pPr>
              <w:spacing w:after="0"/>
            </w:pPr>
            <w:r>
              <w:rPr>
                <w:rFonts w:ascii="Arial" w:eastAsia="Arial" w:hAnsi="Arial" w:cs="Arial"/>
                <w:sz w:val="20"/>
                <w:szCs w:val="20"/>
              </w:rPr>
              <w:t>DOR.ICT.HRM.COM.003</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9CD882" w14:textId="77777777" w:rsidR="00242557" w:rsidRPr="00920B8B" w:rsidRDefault="00322088" w:rsidP="00070876">
            <w:pPr>
              <w:spacing w:before="120" w:after="240" w:line="240" w:lineRule="auto"/>
              <w:ind w:left="284" w:right="284"/>
              <w:textAlignment w:val="baseline"/>
              <w:rPr>
                <w:rFonts w:ascii="Arial" w:eastAsia="Times New Roman" w:hAnsi="Arial" w:cs="Arial"/>
                <w:sz w:val="20"/>
                <w:szCs w:val="20"/>
              </w:rPr>
            </w:pPr>
            <w:r w:rsidRPr="00920B8B">
              <w:rPr>
                <w:rFonts w:ascii="Arial" w:eastAsia="Times New Roman" w:hAnsi="Arial" w:cs="Arial"/>
                <w:sz w:val="20"/>
                <w:szCs w:val="20"/>
              </w:rPr>
              <w:t>Standard reporting</w:t>
            </w:r>
            <w:r w:rsidR="00734383" w:rsidRPr="00AB55AF">
              <w:rPr>
                <w:rFonts w:ascii="Arial" w:eastAsia="Times New Roman" w:hAnsi="Arial" w:cs="Arial"/>
                <w:sz w:val="20"/>
                <w:szCs w:val="20"/>
                <w:highlight w:val="yellow"/>
              </w:rPr>
              <w:t>, for AI awareness and literacy training where applicable</w:t>
            </w:r>
            <w:r w:rsidR="00071476">
              <w:rPr>
                <w:rFonts w:ascii="Arial" w:eastAsia="Times New Roman" w:hAnsi="Arial" w:cs="Arial"/>
                <w:sz w:val="20"/>
                <w:szCs w:val="20"/>
                <w:highlight w:val="yellow"/>
              </w:rPr>
              <w:t xml:space="preserve"> and possible</w:t>
            </w:r>
            <w:r w:rsidR="00734383" w:rsidRPr="00AB55AF">
              <w:rPr>
                <w:rFonts w:ascii="Arial" w:eastAsia="Times New Roman" w:hAnsi="Arial" w:cs="Arial"/>
                <w:sz w:val="20"/>
                <w:szCs w:val="20"/>
                <w:highlight w:val="yellow"/>
              </w:rPr>
              <w:t>,</w:t>
            </w:r>
            <w:r w:rsidR="00734383" w:rsidRPr="00734383">
              <w:rPr>
                <w:rFonts w:ascii="Arial" w:eastAsia="Times New Roman" w:hAnsi="Arial" w:cs="Arial"/>
                <w:sz w:val="20"/>
                <w:szCs w:val="20"/>
              </w:rPr>
              <w:t xml:space="preserve"> </w:t>
            </w:r>
            <w:r w:rsidRPr="00920B8B">
              <w:rPr>
                <w:rFonts w:ascii="Arial" w:eastAsia="Times New Roman" w:hAnsi="Arial" w:cs="Arial"/>
                <w:sz w:val="20"/>
                <w:szCs w:val="20"/>
              </w:rPr>
              <w:t>regarding training participation must be available.</w:t>
            </w:r>
          </w:p>
          <w:p w14:paraId="602AADD2"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A.6.3, ISO 42001 7.3</w:t>
            </w:r>
          </w:p>
        </w:tc>
      </w:tr>
    </w:tbl>
    <w:p w14:paraId="5268BFB4" w14:textId="77777777" w:rsidR="00FC6FFC" w:rsidRPr="00FF7149" w:rsidRDefault="00FC6FFC" w:rsidP="00D17F41">
      <w:pPr>
        <w:rPr>
          <w:lang w:val="it-IT"/>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22"/>
        <w:gridCol w:w="7522"/>
      </w:tblGrid>
      <w:tr w:rsidR="00322088" w:rsidRPr="00920B8B" w14:paraId="6FB291DD"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78F4DC3" w14:textId="77777777" w:rsidR="00322088" w:rsidRPr="00920B8B" w:rsidRDefault="00322088" w:rsidP="00553228">
            <w:pPr>
              <w:spacing w:before="120" w:after="120" w:line="240" w:lineRule="auto"/>
              <w:ind w:left="284"/>
              <w:textAlignment w:val="baseline"/>
              <w:rPr>
                <w:rFonts w:asciiTheme="minorBidi" w:eastAsia="Times New Roman" w:hAnsiTheme="minorBidi"/>
                <w:b/>
                <w:bCs/>
                <w:color w:val="FFFFFF"/>
                <w:sz w:val="20"/>
                <w:szCs w:val="20"/>
              </w:rPr>
            </w:pPr>
            <w:r w:rsidRPr="00920B8B">
              <w:rPr>
                <w:rFonts w:asciiTheme="minorBidi" w:eastAsia="Times New Roman" w:hAnsiTheme="minorBidi"/>
                <w:b/>
                <w:bCs/>
                <w:color w:val="FFFFFF"/>
                <w:sz w:val="20"/>
                <w:szCs w:val="20"/>
              </w:rPr>
              <w:t xml:space="preserve">ID: </w:t>
            </w:r>
            <w:r w:rsidR="0034096E">
              <w:rPr>
                <w:rFonts w:asciiTheme="minorBidi" w:eastAsia="Times New Roman" w:hAnsiTheme="minorBidi"/>
                <w:b/>
                <w:bCs/>
                <w:color w:val="FFFFFF"/>
                <w:sz w:val="20"/>
                <w:szCs w:val="20"/>
              </w:rPr>
              <w:t>7</w:t>
            </w:r>
            <w:r w:rsidR="00553228" w:rsidRPr="00920B8B">
              <w:rPr>
                <w:rFonts w:asciiTheme="minorBidi" w:eastAsia="Times New Roman" w:hAnsiTheme="minorBidi"/>
                <w:b/>
                <w:bCs/>
                <w:color w:val="FFFFFF"/>
                <w:sz w:val="20"/>
                <w:szCs w:val="20"/>
              </w:rPr>
              <w:br/>
            </w:r>
            <w:r w:rsidRPr="00920B8B">
              <w:rPr>
                <w:rFonts w:asciiTheme="minorBidi" w:eastAsia="Times New Roman" w:hAnsiTheme="minorBidi"/>
                <w:b/>
                <w:bCs/>
                <w:color w:val="FFFFFF"/>
                <w:sz w:val="20"/>
                <w:szCs w:val="20"/>
              </w:rPr>
              <w:t>(version 2.0)</w:t>
            </w:r>
          </w:p>
        </w:tc>
        <w:tc>
          <w:tcPr>
            <w:tcW w:w="8045"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FA6DE7F" w14:textId="77777777" w:rsidR="00322088" w:rsidRPr="00920B8B" w:rsidRDefault="00322088" w:rsidP="00553228">
            <w:pPr>
              <w:spacing w:before="120" w:after="120" w:line="240" w:lineRule="auto"/>
              <w:ind w:left="284"/>
              <w:textAlignment w:val="baseline"/>
              <w:rPr>
                <w:rFonts w:ascii="Arial" w:eastAsia="Times New Roman" w:hAnsi="Arial" w:cs="Arial"/>
                <w:sz w:val="20"/>
                <w:szCs w:val="20"/>
              </w:rPr>
            </w:pPr>
            <w:r w:rsidRPr="00920B8B">
              <w:rPr>
                <w:rFonts w:asciiTheme="minorBidi" w:eastAsia="Times New Roman" w:hAnsiTheme="minorBidi"/>
                <w:b/>
                <w:bCs/>
                <w:color w:val="FFFFFF"/>
                <w:sz w:val="20"/>
                <w:szCs w:val="20"/>
              </w:rPr>
              <w:t>Disciplinary process</w:t>
            </w:r>
          </w:p>
        </w:tc>
      </w:tr>
      <w:tr w:rsidR="00322088" w:rsidRPr="00920B8B" w14:paraId="261316C0"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092C27F" w14:textId="77777777" w:rsidR="00322088" w:rsidRPr="00920B8B" w:rsidRDefault="0034096E" w:rsidP="00553228">
            <w:pPr>
              <w:spacing w:before="120" w:after="120" w:line="240" w:lineRule="auto"/>
              <w:ind w:left="624"/>
              <w:textAlignment w:val="baseline"/>
              <w:rPr>
                <w:rFonts w:ascii="Arial" w:eastAsia="Times New Roman" w:hAnsi="Arial" w:cs="Arial"/>
                <w:b/>
                <w:bCs/>
                <w:sz w:val="20"/>
                <w:szCs w:val="20"/>
              </w:rPr>
            </w:pPr>
            <w:r w:rsidRPr="00AB55AF">
              <w:rPr>
                <w:rFonts w:ascii="Arial" w:eastAsia="Times New Roman" w:hAnsi="Arial" w:cs="Arial"/>
                <w:b/>
                <w:bCs/>
                <w:sz w:val="20"/>
                <w:szCs w:val="20"/>
                <w:highlight w:val="yellow"/>
              </w:rPr>
              <w:t>7</w:t>
            </w:r>
          </w:p>
          <w:p w14:paraId="093C5BAE" w14:textId="77777777" w:rsidR="00607D4B" w:rsidRDefault="00914DB0">
            <w:pPr>
              <w:spacing w:after="0"/>
            </w:pPr>
            <w:r>
              <w:rPr>
                <w:rFonts w:ascii="Arial" w:eastAsia="Arial" w:hAnsi="Arial" w:cs="Arial"/>
                <w:sz w:val="20"/>
                <w:szCs w:val="20"/>
              </w:rPr>
              <w:t>DOR.ICT.HRM.DIS.001</w:t>
            </w:r>
          </w:p>
        </w:tc>
        <w:tc>
          <w:tcPr>
            <w:tcW w:w="80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B95D802" w14:textId="77777777" w:rsidR="00322088" w:rsidRPr="00920B8B" w:rsidRDefault="00322088" w:rsidP="00CA650C">
            <w:pPr>
              <w:spacing w:before="120" w:after="120" w:line="240" w:lineRule="auto"/>
              <w:ind w:left="284" w:right="284"/>
              <w:textAlignment w:val="baseline"/>
              <w:rPr>
                <w:rFonts w:ascii="Arial" w:eastAsia="Times New Roman" w:hAnsi="Arial" w:cs="Arial"/>
                <w:b/>
                <w:bCs/>
                <w:sz w:val="20"/>
                <w:szCs w:val="20"/>
              </w:rPr>
            </w:pPr>
            <w:r w:rsidRPr="00920B8B">
              <w:rPr>
                <w:rFonts w:asciiTheme="minorBidi" w:eastAsia="Times New Roman" w:hAnsiTheme="minorBidi"/>
                <w:b/>
                <w:bCs/>
                <w:sz w:val="20"/>
                <w:szCs w:val="20"/>
              </w:rPr>
              <w:t>Compliance of employees with legal entity’s information security requirements must be enforced and the disciplinary consequences must be made transparent.</w:t>
            </w:r>
          </w:p>
          <w:p w14:paraId="6E8CAE99"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A.6.4</w:t>
            </w:r>
          </w:p>
        </w:tc>
      </w:tr>
    </w:tbl>
    <w:p w14:paraId="455C7E45" w14:textId="77777777" w:rsidR="001F6E8E" w:rsidRPr="00920B8B" w:rsidRDefault="001F6E8E" w:rsidP="00D17F41"/>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455"/>
      </w:tblGrid>
      <w:tr w:rsidR="00322088" w:rsidRPr="00920B8B" w14:paraId="20F452CC"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864F197" w14:textId="77777777" w:rsidR="00322088" w:rsidRPr="00920B8B" w:rsidRDefault="00322088" w:rsidP="00720176">
            <w:pPr>
              <w:spacing w:before="120" w:after="120" w:line="240" w:lineRule="auto"/>
              <w:ind w:left="284"/>
              <w:textAlignment w:val="baseline"/>
              <w:rPr>
                <w:rFonts w:asciiTheme="minorBidi" w:eastAsia="Times New Roman" w:hAnsiTheme="minorBidi"/>
                <w:b/>
                <w:bCs/>
                <w:color w:val="FFFFFF"/>
                <w:sz w:val="20"/>
                <w:szCs w:val="20"/>
              </w:rPr>
            </w:pPr>
            <w:r w:rsidRPr="00920B8B">
              <w:rPr>
                <w:rFonts w:asciiTheme="minorBidi" w:eastAsia="Times New Roman" w:hAnsiTheme="minorBidi"/>
                <w:b/>
                <w:bCs/>
                <w:color w:val="FFFFFF"/>
                <w:sz w:val="20"/>
                <w:szCs w:val="20"/>
              </w:rPr>
              <w:t xml:space="preserve">ID: </w:t>
            </w:r>
            <w:r w:rsidR="0034096E">
              <w:rPr>
                <w:rFonts w:asciiTheme="minorBidi" w:eastAsia="Times New Roman" w:hAnsiTheme="minorBidi"/>
                <w:b/>
                <w:bCs/>
                <w:color w:val="FFFFFF"/>
                <w:sz w:val="20"/>
                <w:szCs w:val="20"/>
              </w:rPr>
              <w:t>8</w:t>
            </w:r>
            <w:r w:rsidR="00720176" w:rsidRPr="00920B8B">
              <w:rPr>
                <w:rFonts w:asciiTheme="minorBidi" w:eastAsia="Times New Roman" w:hAnsiTheme="minorBidi"/>
                <w:b/>
                <w:bCs/>
                <w:color w:val="FFFFFF"/>
                <w:sz w:val="20"/>
                <w:szCs w:val="20"/>
              </w:rPr>
              <w:br/>
            </w:r>
            <w:r w:rsidRPr="00920B8B">
              <w:rPr>
                <w:rFonts w:asciiTheme="minorBidi" w:eastAsia="Times New Roman" w:hAnsiTheme="minorBidi"/>
                <w:b/>
                <w:bCs/>
                <w:color w:val="FFFFFF"/>
                <w:sz w:val="20"/>
                <w:szCs w:val="20"/>
              </w:rPr>
              <w:t>(version 2.0)</w:t>
            </w:r>
          </w:p>
        </w:tc>
        <w:tc>
          <w:tcPr>
            <w:tcW w:w="8045"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394DD23" w14:textId="77777777" w:rsidR="00322088" w:rsidRPr="00920B8B" w:rsidRDefault="00322088" w:rsidP="00720176">
            <w:pPr>
              <w:spacing w:before="120" w:after="120" w:line="240" w:lineRule="auto"/>
              <w:ind w:left="284"/>
              <w:textAlignment w:val="baseline"/>
              <w:rPr>
                <w:rFonts w:ascii="Arial" w:eastAsia="Times New Roman" w:hAnsi="Arial" w:cs="Arial"/>
                <w:sz w:val="20"/>
                <w:szCs w:val="20"/>
              </w:rPr>
            </w:pPr>
            <w:r w:rsidRPr="00920B8B">
              <w:rPr>
                <w:rFonts w:asciiTheme="minorBidi" w:eastAsia="Times New Roman" w:hAnsiTheme="minorBidi"/>
                <w:b/>
                <w:bCs/>
                <w:color w:val="FFFFFF"/>
                <w:sz w:val="20"/>
                <w:szCs w:val="20"/>
              </w:rPr>
              <w:t>Termination of employment</w:t>
            </w:r>
          </w:p>
        </w:tc>
      </w:tr>
      <w:tr w:rsidR="00322088" w:rsidRPr="00920B8B" w14:paraId="7D11110B"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8190FBC" w14:textId="77777777" w:rsidR="00322088" w:rsidRPr="00920B8B" w:rsidRDefault="0034096E" w:rsidP="00720176">
            <w:pPr>
              <w:spacing w:before="120" w:after="120" w:line="240" w:lineRule="auto"/>
              <w:ind w:left="624"/>
              <w:textAlignment w:val="baseline"/>
              <w:rPr>
                <w:rFonts w:ascii="Arial" w:eastAsia="Times New Roman" w:hAnsi="Arial" w:cs="Arial"/>
                <w:b/>
                <w:bCs/>
                <w:sz w:val="20"/>
                <w:szCs w:val="20"/>
              </w:rPr>
            </w:pPr>
            <w:r w:rsidRPr="00AB55AF">
              <w:rPr>
                <w:rFonts w:ascii="Arial" w:eastAsia="Times New Roman" w:hAnsi="Arial" w:cs="Arial"/>
                <w:b/>
                <w:bCs/>
                <w:sz w:val="20"/>
                <w:szCs w:val="20"/>
                <w:highlight w:val="yellow"/>
              </w:rPr>
              <w:t>8</w:t>
            </w:r>
          </w:p>
          <w:p w14:paraId="547D7EE8" w14:textId="77777777" w:rsidR="00607D4B" w:rsidRDefault="00914DB0">
            <w:pPr>
              <w:spacing w:after="0"/>
            </w:pPr>
            <w:r>
              <w:rPr>
                <w:rFonts w:ascii="Arial" w:eastAsia="Arial" w:hAnsi="Arial" w:cs="Arial"/>
                <w:sz w:val="20"/>
                <w:szCs w:val="20"/>
              </w:rPr>
              <w:t>DOR.ICT.HRM.TER.001</w:t>
            </w:r>
          </w:p>
        </w:tc>
        <w:tc>
          <w:tcPr>
            <w:tcW w:w="80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D7A5B6D" w14:textId="77777777" w:rsidR="00322088" w:rsidRPr="00920B8B" w:rsidRDefault="00322088" w:rsidP="00CA650C">
            <w:pPr>
              <w:spacing w:before="120" w:after="120" w:line="240" w:lineRule="auto"/>
              <w:ind w:left="284" w:right="284"/>
              <w:textAlignment w:val="baseline"/>
              <w:rPr>
                <w:rFonts w:ascii="Arial" w:eastAsia="Times New Roman" w:hAnsi="Arial" w:cs="Arial"/>
                <w:b/>
                <w:bCs/>
                <w:sz w:val="20"/>
                <w:szCs w:val="20"/>
              </w:rPr>
            </w:pPr>
            <w:r w:rsidRPr="00920B8B">
              <w:rPr>
                <w:rFonts w:asciiTheme="minorBidi" w:eastAsia="Times New Roman" w:hAnsiTheme="minorBidi"/>
                <w:b/>
                <w:bCs/>
                <w:sz w:val="20"/>
                <w:szCs w:val="20"/>
              </w:rPr>
              <w:t xml:space="preserve">A process must be designed, implemented, managed, and controlled to ensure that all </w:t>
            </w:r>
            <w:r w:rsidR="00AC0B4C" w:rsidRPr="009A0617">
              <w:rPr>
                <w:rFonts w:asciiTheme="minorBidi" w:eastAsia="Times New Roman" w:hAnsiTheme="minorBidi"/>
                <w:b/>
                <w:bCs/>
                <w:sz w:val="20"/>
                <w:szCs w:val="20"/>
              </w:rPr>
              <w:t>a</w:t>
            </w:r>
            <w:r w:rsidRPr="009A0617">
              <w:rPr>
                <w:rFonts w:asciiTheme="minorBidi" w:eastAsia="Times New Roman" w:hAnsiTheme="minorBidi"/>
                <w:b/>
                <w:bCs/>
                <w:sz w:val="20"/>
                <w:szCs w:val="20"/>
              </w:rPr>
              <w:t>ssets</w:t>
            </w:r>
            <w:r w:rsidRPr="00920B8B">
              <w:rPr>
                <w:rFonts w:asciiTheme="minorBidi" w:eastAsia="Times New Roman" w:hAnsiTheme="minorBidi"/>
                <w:b/>
                <w:bCs/>
                <w:sz w:val="20"/>
                <w:szCs w:val="20"/>
              </w:rPr>
              <w:t xml:space="preserve"> are returned to the organi</w:t>
            </w:r>
            <w:r w:rsidR="003A3048">
              <w:rPr>
                <w:rFonts w:asciiTheme="minorBidi" w:eastAsia="Times New Roman" w:hAnsiTheme="minorBidi"/>
                <w:b/>
                <w:bCs/>
                <w:sz w:val="20"/>
                <w:szCs w:val="20"/>
              </w:rPr>
              <w:t>z</w:t>
            </w:r>
            <w:r w:rsidRPr="00920B8B">
              <w:rPr>
                <w:rFonts w:asciiTheme="minorBidi" w:eastAsia="Times New Roman" w:hAnsiTheme="minorBidi"/>
                <w:b/>
                <w:bCs/>
                <w:sz w:val="20"/>
                <w:szCs w:val="20"/>
              </w:rPr>
              <w:t>ation and access rights are deactivated and revoked upon termination of employment.</w:t>
            </w:r>
          </w:p>
          <w:p w14:paraId="0A1259F0"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Desktop Application, Tool, Certificate, Software Appliance, Hardware Appliance, Cloud Appliance, Operating System, Cloud PaaS, Container, End User Device, Mobile Device, Processing Peripheral, Storage Media, Other Device, Storage, Server &amp; Host Hardware, Network Connection,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A.19.b.iii</w:t>
            </w:r>
          </w:p>
        </w:tc>
      </w:tr>
    </w:tbl>
    <w:p w14:paraId="12C7D06E" w14:textId="77777777" w:rsidR="00AD514A" w:rsidRPr="00920B8B" w:rsidRDefault="00AD514A" w:rsidP="00D17F41"/>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22"/>
        <w:gridCol w:w="7422"/>
      </w:tblGrid>
      <w:tr w:rsidR="006648E1" w:rsidRPr="00920B8B" w14:paraId="2AA26FE0"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693C223" w14:textId="77777777" w:rsidR="006648E1" w:rsidRPr="00920B8B" w:rsidRDefault="006648E1" w:rsidP="00085017">
            <w:pPr>
              <w:spacing w:before="120" w:after="120" w:line="240" w:lineRule="auto"/>
              <w:ind w:left="284"/>
              <w:textAlignment w:val="baseline"/>
              <w:rPr>
                <w:rFonts w:asciiTheme="minorBidi" w:eastAsia="Times New Roman" w:hAnsiTheme="minorBidi"/>
                <w:b/>
                <w:bCs/>
                <w:color w:val="FFFFFF"/>
                <w:sz w:val="20"/>
                <w:szCs w:val="20"/>
              </w:rPr>
            </w:pPr>
            <w:r w:rsidRPr="00920B8B">
              <w:rPr>
                <w:rFonts w:asciiTheme="minorBidi" w:eastAsia="Times New Roman" w:hAnsiTheme="minorBidi"/>
                <w:b/>
                <w:bCs/>
                <w:color w:val="FFFFFF"/>
                <w:sz w:val="20"/>
                <w:szCs w:val="20"/>
              </w:rPr>
              <w:t xml:space="preserve">ID: </w:t>
            </w:r>
            <w:r w:rsidR="0034096E">
              <w:rPr>
                <w:rFonts w:asciiTheme="minorBidi" w:eastAsia="Times New Roman" w:hAnsiTheme="minorBidi"/>
                <w:b/>
                <w:bCs/>
                <w:color w:val="FFFFFF"/>
                <w:sz w:val="20"/>
                <w:szCs w:val="20"/>
              </w:rPr>
              <w:t>9</w:t>
            </w:r>
            <w:r w:rsidR="00085017" w:rsidRPr="00920B8B">
              <w:rPr>
                <w:rFonts w:asciiTheme="minorBidi" w:eastAsia="Times New Roman" w:hAnsiTheme="minorBidi"/>
                <w:b/>
                <w:bCs/>
                <w:color w:val="FFFFFF"/>
                <w:sz w:val="20"/>
                <w:szCs w:val="20"/>
              </w:rPr>
              <w:br/>
            </w:r>
            <w:r w:rsidRPr="00920B8B">
              <w:rPr>
                <w:rFonts w:asciiTheme="minorBidi" w:eastAsia="Times New Roman" w:hAnsiTheme="minorBidi"/>
                <w:b/>
                <w:bCs/>
                <w:color w:val="FFFFFF"/>
                <w:sz w:val="20"/>
                <w:szCs w:val="20"/>
              </w:rPr>
              <w:t>(version 2.0)</w:t>
            </w:r>
          </w:p>
        </w:tc>
        <w:tc>
          <w:tcPr>
            <w:tcW w:w="8045"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D8B78B4" w14:textId="77777777" w:rsidR="006648E1" w:rsidRPr="00920B8B" w:rsidRDefault="006648E1" w:rsidP="00085017">
            <w:pPr>
              <w:spacing w:before="120" w:after="120" w:line="240" w:lineRule="auto"/>
              <w:ind w:left="284"/>
              <w:textAlignment w:val="baseline"/>
              <w:rPr>
                <w:rFonts w:ascii="Arial" w:eastAsia="Times New Roman" w:hAnsi="Arial" w:cs="Arial"/>
                <w:sz w:val="20"/>
                <w:szCs w:val="20"/>
              </w:rPr>
            </w:pPr>
            <w:r w:rsidRPr="00920B8B">
              <w:rPr>
                <w:rFonts w:asciiTheme="minorBidi" w:eastAsia="Times New Roman" w:hAnsiTheme="minorBidi"/>
                <w:b/>
                <w:bCs/>
                <w:color w:val="FFFFFF"/>
                <w:sz w:val="20"/>
                <w:szCs w:val="20"/>
              </w:rPr>
              <w:t>Change of employment</w:t>
            </w:r>
          </w:p>
        </w:tc>
      </w:tr>
      <w:tr w:rsidR="006648E1" w:rsidRPr="00920B8B" w14:paraId="6FE6BFBE" w14:textId="77777777" w:rsidTr="008F31BE">
        <w:trPr>
          <w:trHeight w:val="20"/>
        </w:trPr>
        <w:tc>
          <w:tcPr>
            <w:tcW w:w="15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4AAC017" w14:textId="77777777" w:rsidR="006648E1" w:rsidRPr="00920B8B" w:rsidRDefault="0034096E" w:rsidP="00085017">
            <w:pPr>
              <w:spacing w:before="120" w:after="120" w:line="240" w:lineRule="auto"/>
              <w:ind w:left="624"/>
              <w:textAlignment w:val="baseline"/>
              <w:rPr>
                <w:rFonts w:ascii="Arial" w:eastAsia="Times New Roman" w:hAnsi="Arial" w:cs="Arial"/>
                <w:b/>
                <w:bCs/>
                <w:sz w:val="20"/>
                <w:szCs w:val="20"/>
              </w:rPr>
            </w:pPr>
            <w:r>
              <w:rPr>
                <w:rFonts w:ascii="Arial" w:eastAsia="Times New Roman" w:hAnsi="Arial" w:cs="Arial"/>
                <w:b/>
                <w:bCs/>
                <w:sz w:val="20"/>
                <w:szCs w:val="20"/>
              </w:rPr>
              <w:t>9</w:t>
            </w:r>
          </w:p>
          <w:p w14:paraId="1597F26C" w14:textId="77777777" w:rsidR="00607D4B" w:rsidRDefault="00914DB0">
            <w:pPr>
              <w:spacing w:after="0"/>
            </w:pPr>
            <w:r>
              <w:rPr>
                <w:rFonts w:ascii="Arial" w:eastAsia="Arial" w:hAnsi="Arial" w:cs="Arial"/>
                <w:sz w:val="20"/>
                <w:szCs w:val="20"/>
              </w:rPr>
              <w:t>DOR.ICT.HRM.COE.001</w:t>
            </w:r>
          </w:p>
        </w:tc>
        <w:tc>
          <w:tcPr>
            <w:tcW w:w="80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13BD854" w14:textId="77777777" w:rsidR="006648E1" w:rsidRPr="00920B8B" w:rsidRDefault="006648E1" w:rsidP="00CA650C">
            <w:pPr>
              <w:spacing w:before="120" w:after="120" w:line="240" w:lineRule="auto"/>
              <w:ind w:left="284" w:right="284"/>
              <w:textAlignment w:val="baseline"/>
              <w:rPr>
                <w:rFonts w:ascii="Arial" w:eastAsia="Times New Roman" w:hAnsi="Arial" w:cs="Arial"/>
                <w:b/>
                <w:bCs/>
                <w:sz w:val="20"/>
                <w:szCs w:val="20"/>
              </w:rPr>
            </w:pPr>
            <w:r w:rsidRPr="00920B8B">
              <w:rPr>
                <w:rFonts w:asciiTheme="minorBidi" w:eastAsia="Times New Roman" w:hAnsiTheme="minorBidi"/>
                <w:b/>
                <w:bCs/>
                <w:sz w:val="20"/>
                <w:szCs w:val="20"/>
              </w:rPr>
              <w:t>It must be ensured that access rights are adjusted accordingly in the event of changes to employment.</w:t>
            </w:r>
          </w:p>
        </w:tc>
      </w:tr>
      <w:tr w:rsidR="006648E1" w:rsidRPr="00920B8B" w14:paraId="4876F57C"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256C2D5" w14:textId="77777777" w:rsidR="006648E1" w:rsidRPr="00920B8B" w:rsidRDefault="0034096E" w:rsidP="00B72F45">
            <w:pPr>
              <w:spacing w:before="120" w:after="120" w:line="240" w:lineRule="auto"/>
              <w:ind w:left="624"/>
              <w:textAlignment w:val="baseline"/>
              <w:rPr>
                <w:rFonts w:ascii="Arial" w:eastAsia="Times New Roman" w:hAnsi="Arial" w:cs="Arial"/>
                <w:sz w:val="20"/>
                <w:szCs w:val="20"/>
              </w:rPr>
            </w:pPr>
            <w:r w:rsidRPr="00AB55AF">
              <w:rPr>
                <w:rFonts w:ascii="Arial" w:eastAsia="Times New Roman" w:hAnsi="Arial" w:cs="Arial"/>
                <w:sz w:val="20"/>
                <w:szCs w:val="20"/>
                <w:highlight w:val="yellow"/>
              </w:rPr>
              <w:t>9</w:t>
            </w:r>
            <w:r w:rsidR="006648E1" w:rsidRPr="00AB55AF">
              <w:rPr>
                <w:rFonts w:ascii="Arial" w:eastAsia="Times New Roman" w:hAnsi="Arial" w:cs="Arial"/>
                <w:sz w:val="20"/>
                <w:szCs w:val="20"/>
                <w:highlight w:val="yellow"/>
              </w:rPr>
              <w:t>.1</w:t>
            </w:r>
          </w:p>
          <w:p w14:paraId="557D061F" w14:textId="77777777" w:rsidR="00607D4B" w:rsidRDefault="00914DB0">
            <w:pPr>
              <w:spacing w:after="0"/>
            </w:pPr>
            <w:r>
              <w:rPr>
                <w:rFonts w:ascii="Arial" w:eastAsia="Arial" w:hAnsi="Arial" w:cs="Arial"/>
                <w:sz w:val="20"/>
                <w:szCs w:val="20"/>
              </w:rPr>
              <w:t>DOR.ICT.HRM.COE.002</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860BB91" w14:textId="77777777" w:rsidR="006648E1" w:rsidRPr="00920B8B" w:rsidRDefault="00BE06DE" w:rsidP="00CA650C">
            <w:pPr>
              <w:spacing w:before="120" w:after="120" w:line="240" w:lineRule="auto"/>
              <w:ind w:left="284" w:right="284"/>
              <w:textAlignment w:val="baseline"/>
              <w:rPr>
                <w:rFonts w:ascii="Arial" w:eastAsia="Times New Roman" w:hAnsi="Arial" w:cs="Arial"/>
                <w:sz w:val="20"/>
                <w:szCs w:val="20"/>
              </w:rPr>
            </w:pPr>
            <w:r w:rsidRPr="00920B8B">
              <w:rPr>
                <w:rFonts w:ascii="Arial" w:eastAsia="Times New Roman" w:hAnsi="Arial" w:cs="Arial"/>
                <w:sz w:val="20"/>
                <w:szCs w:val="20"/>
              </w:rPr>
              <w:t xml:space="preserve">The following </w:t>
            </w:r>
            <w:r w:rsidR="006648E1" w:rsidRPr="00920B8B">
              <w:rPr>
                <w:rFonts w:ascii="Arial" w:eastAsia="Times New Roman" w:hAnsi="Arial" w:cs="Arial"/>
                <w:sz w:val="20"/>
                <w:szCs w:val="20"/>
              </w:rPr>
              <w:t>Information Security requirements relevant for changes of employment must be fulfilled:</w:t>
            </w:r>
          </w:p>
          <w:p w14:paraId="72086E28" w14:textId="77777777" w:rsidR="00607D4B" w:rsidRDefault="00914DB0">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Storage Media, Other Device, Storage, Server &amp; Host Hardware, Network Connection,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A.6.5</w:t>
            </w:r>
          </w:p>
        </w:tc>
      </w:tr>
      <w:tr w:rsidR="006648E1" w:rsidRPr="00920B8B" w14:paraId="3D9E0B7C"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B460C1" w14:textId="77777777" w:rsidR="006648E1" w:rsidRPr="00920B8B" w:rsidRDefault="0034096E" w:rsidP="00560102">
            <w:pPr>
              <w:spacing w:before="120" w:after="0" w:line="240" w:lineRule="auto"/>
              <w:ind w:left="624"/>
              <w:textAlignment w:val="baseline"/>
              <w:rPr>
                <w:rFonts w:ascii="Arial" w:eastAsia="Times New Roman" w:hAnsi="Arial" w:cs="Arial"/>
                <w:sz w:val="20"/>
                <w:szCs w:val="20"/>
              </w:rPr>
            </w:pPr>
            <w:r w:rsidRPr="00AB55AF">
              <w:rPr>
                <w:rFonts w:ascii="Arial" w:eastAsia="Times New Roman" w:hAnsi="Arial" w:cs="Arial"/>
                <w:sz w:val="20"/>
                <w:szCs w:val="20"/>
                <w:highlight w:val="yellow"/>
              </w:rPr>
              <w:t>9</w:t>
            </w:r>
            <w:r w:rsidR="006648E1" w:rsidRPr="00AB55AF">
              <w:rPr>
                <w:rFonts w:ascii="Arial" w:eastAsia="Times New Roman" w:hAnsi="Arial" w:cs="Arial"/>
                <w:sz w:val="20"/>
                <w:szCs w:val="20"/>
                <w:highlight w:val="yellow"/>
              </w:rPr>
              <w:t>.1.1</w:t>
            </w:r>
          </w:p>
          <w:p w14:paraId="20F08343" w14:textId="77777777" w:rsidR="00607D4B" w:rsidRDefault="00914DB0">
            <w:pPr>
              <w:spacing w:after="0"/>
            </w:pPr>
            <w:r>
              <w:rPr>
                <w:rFonts w:ascii="Arial" w:eastAsia="Arial" w:hAnsi="Arial" w:cs="Arial"/>
                <w:sz w:val="20"/>
                <w:szCs w:val="20"/>
              </w:rPr>
              <w:t>DOR.ICT.HRM.COE.003</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E86F31" w14:textId="77777777" w:rsidR="006648E1" w:rsidRPr="00920B8B" w:rsidRDefault="006648E1" w:rsidP="00CA650C">
            <w:pPr>
              <w:spacing w:before="120" w:after="120" w:line="240" w:lineRule="auto"/>
              <w:ind w:left="567" w:right="284"/>
              <w:textAlignment w:val="baseline"/>
              <w:rPr>
                <w:rFonts w:ascii="Arial" w:eastAsia="Times New Roman" w:hAnsi="Arial" w:cs="Arial"/>
                <w:sz w:val="20"/>
                <w:szCs w:val="20"/>
              </w:rPr>
            </w:pPr>
            <w:r w:rsidRPr="00920B8B">
              <w:rPr>
                <w:rFonts w:ascii="Arial" w:eastAsia="Times New Roman" w:hAnsi="Arial" w:cs="Arial"/>
                <w:sz w:val="20"/>
                <w:szCs w:val="20"/>
              </w:rPr>
              <w:t xml:space="preserve">Access rights for employees must be aligned with their positions and must be reviewed and adjusted according to the </w:t>
            </w:r>
            <w:r w:rsidR="00544D07" w:rsidRPr="009A0617">
              <w:rPr>
                <w:rFonts w:ascii="Arial" w:eastAsia="Times New Roman" w:hAnsi="Arial" w:cs="Arial"/>
                <w:sz w:val="20"/>
                <w:szCs w:val="20"/>
              </w:rPr>
              <w:t>control</w:t>
            </w:r>
            <w:r w:rsidR="00544D07">
              <w:rPr>
                <w:rFonts w:ascii="Arial" w:eastAsia="Times New Roman" w:hAnsi="Arial" w:cs="Arial"/>
                <w:sz w:val="20"/>
                <w:szCs w:val="20"/>
              </w:rPr>
              <w:t xml:space="preserve"> </w:t>
            </w:r>
            <w:r w:rsidRPr="00920B8B">
              <w:rPr>
                <w:rFonts w:ascii="Arial" w:eastAsia="Times New Roman" w:hAnsi="Arial" w:cs="Arial"/>
                <w:sz w:val="20"/>
                <w:szCs w:val="20"/>
              </w:rPr>
              <w:t xml:space="preserve">requirements in the Identity and Access Management </w:t>
            </w:r>
            <w:r w:rsidR="001E34ED">
              <w:rPr>
                <w:rFonts w:ascii="Arial" w:eastAsia="Times New Roman" w:hAnsi="Arial" w:cs="Arial"/>
                <w:sz w:val="20"/>
                <w:szCs w:val="20"/>
              </w:rPr>
              <w:t>G</w:t>
            </w:r>
            <w:r w:rsidRPr="00920B8B">
              <w:rPr>
                <w:rFonts w:ascii="Arial" w:eastAsia="Times New Roman" w:hAnsi="Arial" w:cs="Arial"/>
                <w:sz w:val="20"/>
                <w:szCs w:val="20"/>
              </w:rPr>
              <w:t>uideline.</w:t>
            </w:r>
          </w:p>
          <w:p w14:paraId="00FE7A14" w14:textId="77777777" w:rsidR="00607D4B" w:rsidRDefault="00914DB0">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Storage Media, Other Device, Storage, Server &amp; Host Hardware, Network Connection,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A.6.5</w:t>
            </w:r>
          </w:p>
        </w:tc>
      </w:tr>
      <w:tr w:rsidR="006648E1" w:rsidRPr="00920B8B" w14:paraId="0C6914D7" w14:textId="77777777" w:rsidTr="008F31BE">
        <w:trPr>
          <w:trHeight w:val="25"/>
        </w:trPr>
        <w:tc>
          <w:tcPr>
            <w:tcW w:w="15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2B730E" w14:textId="77777777" w:rsidR="006648E1" w:rsidRPr="00920B8B" w:rsidRDefault="0034096E" w:rsidP="00560102">
            <w:pPr>
              <w:spacing w:before="120" w:after="0" w:line="240" w:lineRule="auto"/>
              <w:ind w:left="624"/>
              <w:textAlignment w:val="baseline"/>
              <w:rPr>
                <w:rFonts w:ascii="Arial" w:eastAsia="Times New Roman" w:hAnsi="Arial" w:cs="Arial"/>
                <w:sz w:val="20"/>
                <w:szCs w:val="20"/>
              </w:rPr>
            </w:pPr>
            <w:r w:rsidRPr="00AB55AF">
              <w:rPr>
                <w:rFonts w:ascii="Arial" w:eastAsia="Times New Roman" w:hAnsi="Arial" w:cs="Arial"/>
                <w:sz w:val="20"/>
                <w:szCs w:val="20"/>
                <w:highlight w:val="yellow"/>
              </w:rPr>
              <w:t>9</w:t>
            </w:r>
            <w:r w:rsidR="006648E1" w:rsidRPr="00AB55AF">
              <w:rPr>
                <w:rFonts w:ascii="Arial" w:eastAsia="Times New Roman" w:hAnsi="Arial" w:cs="Arial"/>
                <w:sz w:val="20"/>
                <w:szCs w:val="20"/>
                <w:highlight w:val="yellow"/>
              </w:rPr>
              <w:t>.1.</w:t>
            </w:r>
            <w:r w:rsidR="009D7E00" w:rsidRPr="00AB55AF">
              <w:rPr>
                <w:rFonts w:ascii="Arial" w:eastAsia="Times New Roman" w:hAnsi="Arial" w:cs="Arial"/>
                <w:sz w:val="20"/>
                <w:szCs w:val="20"/>
                <w:highlight w:val="yellow"/>
              </w:rPr>
              <w:t>2</w:t>
            </w:r>
          </w:p>
          <w:p w14:paraId="64E9D1AD" w14:textId="77777777" w:rsidR="00607D4B" w:rsidRDefault="00914DB0">
            <w:pPr>
              <w:spacing w:after="0"/>
            </w:pPr>
            <w:r>
              <w:rPr>
                <w:rFonts w:ascii="Arial" w:eastAsia="Arial" w:hAnsi="Arial" w:cs="Arial"/>
                <w:sz w:val="20"/>
                <w:szCs w:val="20"/>
              </w:rPr>
              <w:t>DOR.ICT.HRM.COE.004</w:t>
            </w:r>
          </w:p>
        </w:tc>
        <w:tc>
          <w:tcPr>
            <w:tcW w:w="80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1DC1C5" w14:textId="77777777" w:rsidR="00A864A5" w:rsidRPr="00920B8B" w:rsidRDefault="006648E1" w:rsidP="00CA650C">
            <w:pPr>
              <w:spacing w:before="120" w:after="0" w:line="240" w:lineRule="auto"/>
              <w:ind w:left="567" w:right="284"/>
              <w:textAlignment w:val="baseline"/>
              <w:rPr>
                <w:rFonts w:ascii="Arial" w:eastAsia="Times New Roman" w:hAnsi="Arial" w:cs="Arial"/>
                <w:sz w:val="20"/>
                <w:szCs w:val="20"/>
              </w:rPr>
            </w:pPr>
            <w:r w:rsidRPr="00920B8B">
              <w:rPr>
                <w:rFonts w:ascii="Arial" w:eastAsia="Times New Roman" w:hAnsi="Arial" w:cs="Arial"/>
                <w:sz w:val="20"/>
                <w:szCs w:val="20"/>
              </w:rPr>
              <w:t>For employees that</w:t>
            </w:r>
            <w:r w:rsidR="00A864A5" w:rsidRPr="00920B8B">
              <w:rPr>
                <w:rFonts w:ascii="Arial" w:eastAsia="Calibri" w:hAnsi="Arial" w:cs="Arial"/>
                <w:color w:val="000000" w:themeColor="text1"/>
                <w:sz w:val="20"/>
                <w:szCs w:val="20"/>
              </w:rPr>
              <w:t xml:space="preserve">:  </w:t>
            </w:r>
          </w:p>
          <w:p w14:paraId="059FA04D" w14:textId="77777777" w:rsidR="006648E1" w:rsidRPr="00920B8B" w:rsidRDefault="00A864A5" w:rsidP="00CA650C">
            <w:pPr>
              <w:pStyle w:val="ListParagraph"/>
              <w:numPr>
                <w:ilvl w:val="0"/>
                <w:numId w:val="10"/>
              </w:numPr>
              <w:spacing w:after="0" w:line="240" w:lineRule="auto"/>
              <w:ind w:left="924" w:right="284" w:hanging="357"/>
              <w:textAlignment w:val="baseline"/>
              <w:rPr>
                <w:rFonts w:ascii="Arial" w:eastAsia="Times New Roman" w:hAnsi="Arial" w:cs="Arial"/>
                <w:sz w:val="20"/>
                <w:szCs w:val="20"/>
              </w:rPr>
            </w:pPr>
            <w:r w:rsidRPr="00920B8B">
              <w:rPr>
                <w:rFonts w:ascii="Arial" w:eastAsia="Times New Roman" w:hAnsi="Arial" w:cs="Arial"/>
                <w:sz w:val="20"/>
                <w:szCs w:val="20"/>
              </w:rPr>
              <w:t xml:space="preserve">Change </w:t>
            </w:r>
            <w:r w:rsidR="0008589B">
              <w:rPr>
                <w:rFonts w:ascii="Arial" w:eastAsia="Times New Roman" w:hAnsi="Arial" w:cs="Arial"/>
                <w:sz w:val="20"/>
                <w:szCs w:val="20"/>
              </w:rPr>
              <w:t>the</w:t>
            </w:r>
            <w:r w:rsidRPr="00920B8B">
              <w:rPr>
                <w:rFonts w:ascii="Arial" w:eastAsia="Times New Roman" w:hAnsi="Arial" w:cs="Arial"/>
                <w:sz w:val="20"/>
                <w:szCs w:val="20"/>
              </w:rPr>
              <w:t xml:space="preserve"> company</w:t>
            </w:r>
          </w:p>
          <w:p w14:paraId="57D555A8" w14:textId="77777777" w:rsidR="00A864A5" w:rsidRPr="00920B8B" w:rsidRDefault="00A864A5" w:rsidP="00CA650C">
            <w:pPr>
              <w:pStyle w:val="ListParagraph"/>
              <w:numPr>
                <w:ilvl w:val="0"/>
                <w:numId w:val="10"/>
              </w:numPr>
              <w:spacing w:after="0" w:line="240" w:lineRule="auto"/>
              <w:ind w:left="924" w:right="284" w:hanging="357"/>
              <w:textAlignment w:val="baseline"/>
              <w:rPr>
                <w:rFonts w:ascii="Arial" w:eastAsia="Times New Roman" w:hAnsi="Arial" w:cs="Arial"/>
                <w:sz w:val="20"/>
                <w:szCs w:val="20"/>
              </w:rPr>
            </w:pPr>
            <w:r w:rsidRPr="00920B8B">
              <w:rPr>
                <w:rFonts w:ascii="Arial" w:eastAsia="Times New Roman" w:hAnsi="Arial" w:cs="Arial"/>
                <w:sz w:val="20"/>
                <w:szCs w:val="20"/>
              </w:rPr>
              <w:t xml:space="preserve">Change </w:t>
            </w:r>
            <w:r w:rsidR="0008589B">
              <w:rPr>
                <w:rFonts w:ascii="Arial" w:eastAsia="Times New Roman" w:hAnsi="Arial" w:cs="Arial"/>
                <w:sz w:val="20"/>
                <w:szCs w:val="20"/>
              </w:rPr>
              <w:t>the</w:t>
            </w:r>
            <w:r w:rsidRPr="00920B8B">
              <w:rPr>
                <w:rFonts w:ascii="Arial" w:eastAsia="Times New Roman" w:hAnsi="Arial" w:cs="Arial"/>
                <w:sz w:val="20"/>
                <w:szCs w:val="20"/>
              </w:rPr>
              <w:t xml:space="preserve"> position</w:t>
            </w:r>
            <w:r w:rsidR="007359F6">
              <w:rPr>
                <w:rFonts w:ascii="Arial" w:eastAsia="Times New Roman" w:hAnsi="Arial" w:cs="Arial"/>
                <w:sz w:val="20"/>
                <w:szCs w:val="20"/>
              </w:rPr>
              <w:t xml:space="preserve"> (</w:t>
            </w:r>
            <w:r w:rsidR="000211F2">
              <w:rPr>
                <w:rFonts w:ascii="Arial" w:eastAsia="Times New Roman" w:hAnsi="Arial" w:cs="Arial"/>
                <w:sz w:val="20"/>
                <w:szCs w:val="20"/>
              </w:rPr>
              <w:t xml:space="preserve">for example due to work content or </w:t>
            </w:r>
            <w:r w:rsidR="002B1689">
              <w:rPr>
                <w:rFonts w:ascii="Arial" w:eastAsia="Times New Roman" w:hAnsi="Arial" w:cs="Arial"/>
                <w:sz w:val="20"/>
                <w:szCs w:val="20"/>
              </w:rPr>
              <w:t>employment status changes</w:t>
            </w:r>
            <w:r w:rsidR="00A16137">
              <w:rPr>
                <w:rFonts w:ascii="Arial" w:eastAsia="Times New Roman" w:hAnsi="Arial" w:cs="Arial"/>
                <w:sz w:val="20"/>
                <w:szCs w:val="20"/>
              </w:rPr>
              <w:t xml:space="preserve"> like </w:t>
            </w:r>
            <w:r w:rsidR="10DCCBED" w:rsidRPr="0671436D">
              <w:rPr>
                <w:rFonts w:ascii="Arial" w:eastAsia="Times New Roman" w:hAnsi="Arial" w:cs="Arial"/>
                <w:sz w:val="20"/>
                <w:szCs w:val="20"/>
              </w:rPr>
              <w:t xml:space="preserve">from </w:t>
            </w:r>
            <w:r w:rsidR="00A16137">
              <w:rPr>
                <w:rFonts w:ascii="Arial" w:eastAsia="Times New Roman" w:hAnsi="Arial" w:cs="Arial"/>
                <w:sz w:val="20"/>
                <w:szCs w:val="20"/>
              </w:rPr>
              <w:t>student to employee</w:t>
            </w:r>
            <w:r w:rsidR="002B1689">
              <w:rPr>
                <w:rFonts w:ascii="Arial" w:eastAsia="Times New Roman" w:hAnsi="Arial" w:cs="Arial"/>
                <w:sz w:val="20"/>
                <w:szCs w:val="20"/>
              </w:rPr>
              <w:t>)</w:t>
            </w:r>
          </w:p>
          <w:p w14:paraId="2E43E3E7" w14:textId="77777777" w:rsidR="00A864A5" w:rsidRPr="00C076D6" w:rsidRDefault="00F17157" w:rsidP="00CA650C">
            <w:pPr>
              <w:pStyle w:val="ListParagraph"/>
              <w:numPr>
                <w:ilvl w:val="0"/>
                <w:numId w:val="10"/>
              </w:numPr>
              <w:spacing w:after="0" w:line="240" w:lineRule="auto"/>
              <w:ind w:left="924" w:right="284" w:hanging="357"/>
              <w:textAlignment w:val="baseline"/>
              <w:rPr>
                <w:rFonts w:ascii="Arial" w:eastAsia="Times New Roman" w:hAnsi="Arial" w:cs="Arial"/>
                <w:sz w:val="20"/>
                <w:szCs w:val="20"/>
              </w:rPr>
            </w:pPr>
            <w:r>
              <w:rPr>
                <w:rFonts w:ascii="Arial" w:eastAsia="Times New Roman" w:hAnsi="Arial" w:cs="Arial"/>
                <w:sz w:val="20"/>
                <w:szCs w:val="20"/>
              </w:rPr>
              <w:t>C</w:t>
            </w:r>
            <w:r w:rsidR="00A864A5" w:rsidRPr="00C076D6">
              <w:rPr>
                <w:rFonts w:ascii="Arial" w:eastAsia="Times New Roman" w:hAnsi="Arial" w:cs="Arial"/>
                <w:sz w:val="20"/>
                <w:szCs w:val="20"/>
              </w:rPr>
              <w:t xml:space="preserve">hange </w:t>
            </w:r>
            <w:r>
              <w:rPr>
                <w:rFonts w:ascii="Arial" w:eastAsia="Times New Roman" w:hAnsi="Arial" w:cs="Arial"/>
                <w:sz w:val="20"/>
                <w:szCs w:val="20"/>
              </w:rPr>
              <w:t>their</w:t>
            </w:r>
            <w:r w:rsidR="00507396" w:rsidRPr="00C076D6">
              <w:rPr>
                <w:rFonts w:ascii="Arial" w:eastAsia="Times New Roman" w:hAnsi="Arial" w:cs="Arial"/>
                <w:sz w:val="20"/>
                <w:szCs w:val="20"/>
              </w:rPr>
              <w:t xml:space="preserve"> </w:t>
            </w:r>
            <w:r w:rsidR="00A864A5" w:rsidRPr="00C076D6">
              <w:rPr>
                <w:rFonts w:ascii="Arial" w:eastAsia="Times New Roman" w:hAnsi="Arial" w:cs="Arial"/>
                <w:sz w:val="20"/>
                <w:szCs w:val="20"/>
              </w:rPr>
              <w:t xml:space="preserve">contract </w:t>
            </w:r>
            <w:r w:rsidR="005575FC">
              <w:rPr>
                <w:rFonts w:ascii="Arial" w:eastAsia="Times New Roman" w:hAnsi="Arial" w:cs="Arial"/>
                <w:sz w:val="20"/>
                <w:szCs w:val="20"/>
              </w:rPr>
              <w:t>(from fixed term to permanent) in combination with</w:t>
            </w:r>
            <w:r w:rsidR="00FC2291" w:rsidRPr="00C076D6">
              <w:rPr>
                <w:rFonts w:ascii="Arial" w:eastAsia="Times New Roman" w:hAnsi="Arial" w:cs="Arial"/>
                <w:sz w:val="20"/>
                <w:szCs w:val="20"/>
              </w:rPr>
              <w:t xml:space="preserve"> </w:t>
            </w:r>
            <w:r w:rsidR="005575FC">
              <w:rPr>
                <w:rFonts w:ascii="Arial" w:eastAsia="Times New Roman" w:hAnsi="Arial" w:cs="Arial"/>
                <w:sz w:val="20"/>
                <w:szCs w:val="20"/>
              </w:rPr>
              <w:t>a company</w:t>
            </w:r>
            <w:r w:rsidR="00CD6148">
              <w:rPr>
                <w:rFonts w:ascii="Arial" w:eastAsia="Times New Roman" w:hAnsi="Arial" w:cs="Arial"/>
                <w:sz w:val="20"/>
                <w:szCs w:val="20"/>
              </w:rPr>
              <w:t xml:space="preserve">/position </w:t>
            </w:r>
            <w:r w:rsidR="005575FC">
              <w:rPr>
                <w:rFonts w:ascii="Arial" w:eastAsia="Times New Roman" w:hAnsi="Arial" w:cs="Arial"/>
                <w:sz w:val="20"/>
                <w:szCs w:val="20"/>
              </w:rPr>
              <w:t>change</w:t>
            </w:r>
          </w:p>
          <w:p w14:paraId="7D8ACE89" w14:textId="77777777" w:rsidR="00A864A5" w:rsidRDefault="00A864A5" w:rsidP="00CA650C">
            <w:pPr>
              <w:pStyle w:val="ListParagraph"/>
              <w:numPr>
                <w:ilvl w:val="0"/>
                <w:numId w:val="10"/>
              </w:numPr>
              <w:spacing w:after="0" w:line="240" w:lineRule="auto"/>
              <w:ind w:left="924" w:right="284" w:hanging="357"/>
              <w:textAlignment w:val="baseline"/>
              <w:rPr>
                <w:rFonts w:ascii="Arial" w:eastAsia="Times New Roman" w:hAnsi="Arial" w:cs="Arial"/>
                <w:sz w:val="20"/>
                <w:szCs w:val="20"/>
              </w:rPr>
            </w:pPr>
            <w:r w:rsidRPr="00920B8B">
              <w:rPr>
                <w:rFonts w:ascii="Arial" w:eastAsia="Times New Roman" w:hAnsi="Arial" w:cs="Arial"/>
                <w:sz w:val="20"/>
                <w:szCs w:val="20"/>
              </w:rPr>
              <w:t xml:space="preserve">Perform a </w:t>
            </w:r>
            <w:r w:rsidR="001D5DCA">
              <w:rPr>
                <w:rFonts w:ascii="Arial" w:eastAsia="Times New Roman" w:hAnsi="Arial" w:cs="Arial"/>
                <w:sz w:val="20"/>
                <w:szCs w:val="20"/>
              </w:rPr>
              <w:t>C</w:t>
            </w:r>
            <w:r w:rsidRPr="00920B8B">
              <w:rPr>
                <w:rFonts w:ascii="Arial" w:eastAsia="Times New Roman" w:hAnsi="Arial" w:cs="Arial"/>
                <w:sz w:val="20"/>
                <w:szCs w:val="20"/>
              </w:rPr>
              <w:t>areer Track Change (in combination with a company</w:t>
            </w:r>
            <w:r w:rsidR="008C4F1F">
              <w:rPr>
                <w:rFonts w:ascii="Arial" w:eastAsia="Times New Roman" w:hAnsi="Arial" w:cs="Arial"/>
                <w:sz w:val="20"/>
                <w:szCs w:val="20"/>
              </w:rPr>
              <w:t>/</w:t>
            </w:r>
            <w:r w:rsidR="00CD6148">
              <w:rPr>
                <w:rFonts w:ascii="Arial" w:eastAsia="Times New Roman" w:hAnsi="Arial" w:cs="Arial"/>
                <w:sz w:val="20"/>
                <w:szCs w:val="20"/>
              </w:rPr>
              <w:t xml:space="preserve">position </w:t>
            </w:r>
            <w:r w:rsidRPr="00920B8B">
              <w:rPr>
                <w:rFonts w:ascii="Arial" w:eastAsia="Times New Roman" w:hAnsi="Arial" w:cs="Arial"/>
                <w:sz w:val="20"/>
                <w:szCs w:val="20"/>
              </w:rPr>
              <w:t>change)</w:t>
            </w:r>
          </w:p>
          <w:p w14:paraId="512251C2" w14:textId="77777777" w:rsidR="005D051D" w:rsidRPr="00920B8B" w:rsidRDefault="00D84EA9" w:rsidP="00CA650C">
            <w:pPr>
              <w:pStyle w:val="ListParagraph"/>
              <w:numPr>
                <w:ilvl w:val="0"/>
                <w:numId w:val="10"/>
              </w:numPr>
              <w:spacing w:after="0" w:line="240" w:lineRule="auto"/>
              <w:ind w:left="924" w:right="284" w:hanging="357"/>
              <w:textAlignment w:val="baseline"/>
              <w:rPr>
                <w:rFonts w:ascii="Arial" w:eastAsia="Times New Roman" w:hAnsi="Arial" w:cs="Arial"/>
                <w:sz w:val="20"/>
                <w:szCs w:val="20"/>
              </w:rPr>
            </w:pPr>
            <w:r>
              <w:rPr>
                <w:rFonts w:ascii="Arial" w:eastAsia="Times New Roman" w:hAnsi="Arial" w:cs="Arial"/>
                <w:sz w:val="20"/>
                <w:szCs w:val="20"/>
              </w:rPr>
              <w:t>Are promoted in combination with a company/position change</w:t>
            </w:r>
          </w:p>
          <w:p w14:paraId="2CA76036" w14:textId="77777777" w:rsidR="00A864A5" w:rsidRPr="00920B8B" w:rsidRDefault="00A864A5" w:rsidP="00CA650C">
            <w:pPr>
              <w:pStyle w:val="ListParagraph"/>
              <w:spacing w:after="0" w:line="240" w:lineRule="auto"/>
              <w:ind w:left="924" w:right="284"/>
              <w:textAlignment w:val="baseline"/>
              <w:rPr>
                <w:rFonts w:ascii="Arial" w:eastAsia="Times New Roman" w:hAnsi="Arial" w:cs="Arial"/>
                <w:sz w:val="20"/>
                <w:szCs w:val="20"/>
              </w:rPr>
            </w:pPr>
          </w:p>
          <w:p w14:paraId="2C22BE34" w14:textId="77777777" w:rsidR="00A864A5" w:rsidRPr="00920B8B" w:rsidRDefault="006648E1" w:rsidP="00CA650C">
            <w:pPr>
              <w:spacing w:after="240" w:line="240" w:lineRule="auto"/>
              <w:ind w:left="567" w:right="284"/>
              <w:textAlignment w:val="baseline"/>
              <w:rPr>
                <w:rFonts w:ascii="Arial" w:eastAsia="Times New Roman" w:hAnsi="Arial" w:cs="Arial"/>
                <w:sz w:val="20"/>
                <w:szCs w:val="20"/>
              </w:rPr>
            </w:pPr>
            <w:r w:rsidRPr="00920B8B">
              <w:rPr>
                <w:rFonts w:ascii="Arial" w:eastAsia="Times New Roman" w:hAnsi="Arial" w:cs="Arial"/>
                <w:sz w:val="20"/>
                <w:szCs w:val="20"/>
              </w:rPr>
              <w:t xml:space="preserve">access rights to </w:t>
            </w:r>
            <w:r w:rsidR="008201F8" w:rsidRPr="00C076D6">
              <w:rPr>
                <w:rFonts w:ascii="Arial" w:eastAsia="Times New Roman" w:hAnsi="Arial" w:cs="Arial"/>
                <w:sz w:val="20"/>
                <w:szCs w:val="20"/>
              </w:rPr>
              <w:t>primary and secondary assets</w:t>
            </w:r>
            <w:r w:rsidRPr="00C076D6">
              <w:rPr>
                <w:rFonts w:ascii="Arial" w:eastAsia="Times New Roman" w:hAnsi="Arial" w:cs="Arial"/>
                <w:sz w:val="20"/>
                <w:szCs w:val="20"/>
              </w:rPr>
              <w:t>,</w:t>
            </w:r>
            <w:r w:rsidRPr="00920B8B">
              <w:rPr>
                <w:rFonts w:ascii="Arial" w:eastAsia="Times New Roman" w:hAnsi="Arial" w:cs="Arial"/>
                <w:sz w:val="20"/>
                <w:szCs w:val="20"/>
              </w:rPr>
              <w:t xml:space="preserve"> excluding the birth right roles, must be reviewed and </w:t>
            </w:r>
            <w:r w:rsidR="00B96D70" w:rsidRPr="00C076D6">
              <w:rPr>
                <w:rFonts w:ascii="Arial" w:eastAsia="Times New Roman" w:hAnsi="Arial" w:cs="Arial"/>
                <w:sz w:val="20"/>
                <w:szCs w:val="20"/>
              </w:rPr>
              <w:t>adjusted</w:t>
            </w:r>
            <w:r w:rsidR="00313ACF">
              <w:rPr>
                <w:rFonts w:ascii="Arial" w:eastAsia="Times New Roman" w:hAnsi="Arial" w:cs="Arial"/>
                <w:sz w:val="20"/>
                <w:szCs w:val="20"/>
              </w:rPr>
              <w:t xml:space="preserve"> </w:t>
            </w:r>
            <w:r w:rsidR="00F17157">
              <w:rPr>
                <w:rFonts w:ascii="Arial" w:eastAsia="Times New Roman" w:hAnsi="Arial" w:cs="Arial"/>
                <w:sz w:val="20"/>
                <w:szCs w:val="20"/>
              </w:rPr>
              <w:t>(</w:t>
            </w:r>
            <w:r w:rsidR="00313ACF">
              <w:rPr>
                <w:rFonts w:ascii="Arial" w:eastAsia="Times New Roman" w:hAnsi="Arial" w:cs="Arial"/>
                <w:sz w:val="20"/>
                <w:szCs w:val="20"/>
              </w:rPr>
              <w:t>if necessary</w:t>
            </w:r>
            <w:r w:rsidR="00F17157">
              <w:rPr>
                <w:rFonts w:ascii="Arial" w:eastAsia="Times New Roman" w:hAnsi="Arial" w:cs="Arial"/>
                <w:sz w:val="20"/>
                <w:szCs w:val="20"/>
              </w:rPr>
              <w:t>)</w:t>
            </w:r>
            <w:r w:rsidRPr="00C076D6">
              <w:rPr>
                <w:rFonts w:ascii="Arial" w:eastAsia="Times New Roman" w:hAnsi="Arial" w:cs="Arial"/>
                <w:sz w:val="20"/>
                <w:szCs w:val="20"/>
              </w:rPr>
              <w:t>.</w:t>
            </w:r>
          </w:p>
          <w:p w14:paraId="4BE78869" w14:textId="77777777" w:rsidR="00607D4B" w:rsidRDefault="00914DB0">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Storage Media, Other Device, Storage, Server &amp; Host Hardware, Network Connection,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A.6.5</w:t>
            </w:r>
          </w:p>
        </w:tc>
      </w:tr>
    </w:tbl>
    <w:p w14:paraId="365136C6" w14:textId="77777777" w:rsidR="001163ED" w:rsidRPr="00920B8B" w:rsidRDefault="001163ED" w:rsidP="00D17F41"/>
    <w:p w14:paraId="64AF2C62" w14:textId="77777777" w:rsidR="001F7775" w:rsidRPr="00920B8B" w:rsidRDefault="001F7775" w:rsidP="00886413">
      <w:pPr>
        <w:pStyle w:val="Heading1"/>
        <w:pageBreakBefore/>
        <w:numPr>
          <w:ilvl w:val="0"/>
          <w:numId w:val="1"/>
        </w:numPr>
        <w:spacing w:before="0"/>
        <w:ind w:left="357" w:hanging="357"/>
        <w:rPr>
          <w:rFonts w:ascii="Arial" w:hAnsi="Arial" w:cs="Arial"/>
          <w:b/>
          <w:bCs/>
          <w:color w:val="auto"/>
          <w:sz w:val="28"/>
          <w:szCs w:val="28"/>
        </w:rPr>
      </w:pPr>
      <w:bookmarkStart w:id="34" w:name="_Ref156223975"/>
      <w:bookmarkStart w:id="35" w:name="_Ref156223984"/>
      <w:bookmarkStart w:id="36" w:name="_Toc234399142"/>
      <w:r w:rsidRPr="00920B8B">
        <w:rPr>
          <w:rFonts w:ascii="Arial" w:hAnsi="Arial" w:cs="Arial"/>
          <w:b/>
          <w:bCs/>
          <w:color w:val="auto"/>
          <w:sz w:val="28"/>
          <w:szCs w:val="28"/>
        </w:rPr>
        <w:t>Roles and Responsibilities</w:t>
      </w:r>
      <w:bookmarkEnd w:id="34"/>
      <w:bookmarkEnd w:id="35"/>
      <w:bookmarkEnd w:id="36"/>
    </w:p>
    <w:p w14:paraId="2F469F5E" w14:textId="77777777" w:rsidR="001F7775" w:rsidRPr="00920B8B" w:rsidRDefault="001F7775" w:rsidP="00886413">
      <w:pPr>
        <w:pStyle w:val="Heading2"/>
        <w:numPr>
          <w:ilvl w:val="1"/>
          <w:numId w:val="1"/>
        </w:numPr>
        <w:ind w:left="540" w:hanging="540"/>
        <w:jc w:val="both"/>
        <w:rPr>
          <w:rFonts w:ascii="Arial" w:hAnsi="Arial" w:cs="Arial"/>
          <w:color w:val="000000" w:themeColor="text1"/>
          <w:sz w:val="24"/>
          <w:szCs w:val="24"/>
        </w:rPr>
      </w:pPr>
      <w:bookmarkStart w:id="37" w:name="_Toc159408466"/>
      <w:bookmarkStart w:id="38" w:name="_Toc159408467"/>
      <w:bookmarkStart w:id="39" w:name="_Toc159408468"/>
      <w:bookmarkStart w:id="40" w:name="_Toc159408469"/>
      <w:bookmarkStart w:id="41" w:name="_Toc159408470"/>
      <w:bookmarkStart w:id="42" w:name="_Toc159408471"/>
      <w:bookmarkStart w:id="43" w:name="_Toc159408472"/>
      <w:bookmarkStart w:id="44" w:name="_Toc159408473"/>
      <w:bookmarkStart w:id="45" w:name="_Toc155339213"/>
      <w:bookmarkStart w:id="46" w:name="_Toc155793178"/>
      <w:bookmarkStart w:id="47" w:name="_Toc155793227"/>
      <w:bookmarkStart w:id="48" w:name="_Toc155793351"/>
      <w:bookmarkStart w:id="49" w:name="_Toc155797016"/>
      <w:bookmarkStart w:id="50" w:name="_Toc234399143"/>
      <w:bookmarkEnd w:id="37"/>
      <w:bookmarkEnd w:id="38"/>
      <w:bookmarkEnd w:id="39"/>
      <w:bookmarkEnd w:id="40"/>
      <w:bookmarkEnd w:id="41"/>
      <w:bookmarkEnd w:id="42"/>
      <w:bookmarkEnd w:id="43"/>
      <w:bookmarkEnd w:id="44"/>
      <w:bookmarkEnd w:id="45"/>
      <w:bookmarkEnd w:id="46"/>
      <w:bookmarkEnd w:id="47"/>
      <w:bookmarkEnd w:id="48"/>
      <w:bookmarkEnd w:id="49"/>
      <w:r w:rsidRPr="00920B8B">
        <w:rPr>
          <w:rFonts w:ascii="Arial" w:hAnsi="Arial" w:cs="Arial"/>
          <w:color w:val="000000" w:themeColor="text1"/>
          <w:sz w:val="24"/>
          <w:szCs w:val="24"/>
        </w:rPr>
        <w:t>Creator</w:t>
      </w:r>
      <w:bookmarkEnd w:id="50"/>
    </w:p>
    <w:p w14:paraId="435CA4FA" w14:textId="77777777" w:rsidR="001F7775" w:rsidRPr="00920B8B" w:rsidRDefault="001F7775" w:rsidP="001F7775"/>
    <w:p w14:paraId="5431DDC4" w14:textId="77777777" w:rsidR="00E37D14" w:rsidRPr="00920B8B" w:rsidRDefault="001F7775" w:rsidP="001F7775">
      <w:pPr>
        <w:pStyle w:val="Default"/>
        <w:rPr>
          <w:sz w:val="20"/>
          <w:szCs w:val="20"/>
          <w:lang w:val="en-US"/>
        </w:rPr>
      </w:pPr>
      <w:r w:rsidRPr="00920B8B">
        <w:rPr>
          <w:color w:val="auto"/>
          <w:sz w:val="20"/>
          <w:szCs w:val="20"/>
          <w:lang w:val="en-US"/>
        </w:rPr>
        <w:t xml:space="preserve">The creator of the </w:t>
      </w:r>
      <w:r w:rsidRPr="00920B8B">
        <w:rPr>
          <w:sz w:val="20"/>
          <w:szCs w:val="20"/>
          <w:lang w:val="en-US"/>
        </w:rPr>
        <w:t xml:space="preserve">Human-related ICT </w:t>
      </w:r>
      <w:r w:rsidRPr="00920B8B">
        <w:rPr>
          <w:color w:val="auto"/>
          <w:sz w:val="20"/>
          <w:szCs w:val="20"/>
          <w:lang w:val="en-US"/>
        </w:rPr>
        <w:t xml:space="preserve">Management Guideline </w:t>
      </w:r>
      <w:r w:rsidR="00A150D5" w:rsidRPr="00920B8B">
        <w:rPr>
          <w:sz w:val="20"/>
          <w:szCs w:val="20"/>
          <w:lang w:val="en-US"/>
        </w:rPr>
        <w:t xml:space="preserve">is the </w:t>
      </w:r>
      <w:r w:rsidR="008816FE" w:rsidRPr="008654B8">
        <w:rPr>
          <w:sz w:val="20"/>
          <w:szCs w:val="20"/>
          <w:highlight w:val="yellow"/>
          <w:lang w:val="en-US"/>
        </w:rPr>
        <w:t>ICT Risk Governance &amp; Advisory</w:t>
      </w:r>
      <w:r w:rsidR="00A150D5" w:rsidRPr="00920B8B">
        <w:rPr>
          <w:color w:val="auto"/>
          <w:sz w:val="20"/>
          <w:szCs w:val="20"/>
          <w:lang w:val="en-US"/>
        </w:rPr>
        <w:t xml:space="preserve"> Unit (Specialist).</w:t>
      </w:r>
    </w:p>
    <w:p w14:paraId="181584F8" w14:textId="77777777" w:rsidR="001D41BF" w:rsidRPr="00920B8B" w:rsidRDefault="001D41BF" w:rsidP="001F7775">
      <w:pPr>
        <w:pStyle w:val="Default"/>
        <w:rPr>
          <w:color w:val="auto"/>
          <w:sz w:val="20"/>
          <w:szCs w:val="20"/>
          <w:lang w:val="en-US"/>
        </w:rPr>
      </w:pPr>
    </w:p>
    <w:p w14:paraId="0C9ACCA1" w14:textId="77777777" w:rsidR="001F7775" w:rsidRPr="00920B8B" w:rsidRDefault="001F7775" w:rsidP="001F7775">
      <w:pPr>
        <w:pStyle w:val="Default"/>
        <w:rPr>
          <w:color w:val="auto"/>
          <w:sz w:val="20"/>
          <w:szCs w:val="20"/>
          <w:lang w:val="en-US"/>
        </w:rPr>
      </w:pPr>
      <w:r w:rsidRPr="00920B8B">
        <w:rPr>
          <w:color w:val="auto"/>
          <w:sz w:val="20"/>
          <w:szCs w:val="20"/>
          <w:lang w:val="en-US"/>
        </w:rPr>
        <w:t xml:space="preserve">The creator of </w:t>
      </w:r>
      <w:r w:rsidRPr="00920B8B">
        <w:rPr>
          <w:sz w:val="20"/>
          <w:szCs w:val="20"/>
          <w:lang w:val="en-US"/>
        </w:rPr>
        <w:t xml:space="preserve">Human-related ICT Management Guideline </w:t>
      </w:r>
      <w:r w:rsidRPr="00920B8B">
        <w:rPr>
          <w:color w:val="auto"/>
          <w:sz w:val="20"/>
          <w:szCs w:val="20"/>
          <w:lang w:val="en-US"/>
        </w:rPr>
        <w:t>has the responsibility to issue clear, precise, and appropriate written rules to give guidance for implementation to the target group. It is important to ensure that all required information is accurate, up to date and complete.</w:t>
      </w:r>
    </w:p>
    <w:p w14:paraId="29A8E840" w14:textId="77777777" w:rsidR="001F7775" w:rsidRPr="00920B8B" w:rsidRDefault="001F7775" w:rsidP="001F7775">
      <w:pPr>
        <w:rPr>
          <w:rFonts w:ascii="Arial" w:hAnsi="Arial" w:cs="Arial"/>
          <w:sz w:val="20"/>
          <w:szCs w:val="20"/>
        </w:rPr>
      </w:pPr>
    </w:p>
    <w:p w14:paraId="4FE295B9" w14:textId="77777777" w:rsidR="001F7775" w:rsidRPr="00920B8B" w:rsidRDefault="001F7775" w:rsidP="00886413">
      <w:pPr>
        <w:pStyle w:val="Heading2"/>
        <w:numPr>
          <w:ilvl w:val="1"/>
          <w:numId w:val="1"/>
        </w:numPr>
        <w:ind w:left="540" w:hanging="540"/>
        <w:jc w:val="both"/>
        <w:rPr>
          <w:rFonts w:ascii="Arial" w:hAnsi="Arial" w:cs="Arial"/>
          <w:color w:val="000000" w:themeColor="text1"/>
          <w:sz w:val="24"/>
          <w:szCs w:val="24"/>
        </w:rPr>
      </w:pPr>
      <w:bookmarkStart w:id="51" w:name="_Toc234399144"/>
      <w:r w:rsidRPr="00920B8B">
        <w:rPr>
          <w:rFonts w:ascii="Arial" w:hAnsi="Arial" w:cs="Arial"/>
          <w:color w:val="000000" w:themeColor="text1"/>
          <w:sz w:val="24"/>
          <w:szCs w:val="24"/>
        </w:rPr>
        <w:t>Guideline Owner</w:t>
      </w:r>
      <w:bookmarkEnd w:id="51"/>
    </w:p>
    <w:p w14:paraId="4296B612" w14:textId="77777777" w:rsidR="001F7775" w:rsidRPr="00920B8B" w:rsidRDefault="001F7775" w:rsidP="001F7775"/>
    <w:p w14:paraId="2AD39E8B" w14:textId="77777777" w:rsidR="001F7775" w:rsidRPr="00920B8B" w:rsidRDefault="001F7775" w:rsidP="001F7775">
      <w:pPr>
        <w:rPr>
          <w:rFonts w:ascii="Arial" w:hAnsi="Arial" w:cs="Arial"/>
          <w:sz w:val="20"/>
          <w:szCs w:val="20"/>
        </w:rPr>
      </w:pPr>
      <w:r w:rsidRPr="00920B8B">
        <w:rPr>
          <w:rFonts w:ascii="Arial" w:hAnsi="Arial" w:cs="Arial"/>
          <w:sz w:val="20"/>
          <w:szCs w:val="20"/>
        </w:rPr>
        <w:t xml:space="preserve">The owner of the </w:t>
      </w:r>
      <w:r w:rsidR="0042546F" w:rsidRPr="00920B8B">
        <w:rPr>
          <w:rFonts w:ascii="Arial" w:hAnsi="Arial" w:cs="Arial"/>
          <w:sz w:val="20"/>
          <w:szCs w:val="20"/>
        </w:rPr>
        <w:t xml:space="preserve">Human-related ICT Management Guideline </w:t>
      </w:r>
      <w:r w:rsidR="006F1008" w:rsidRPr="00920B8B">
        <w:rPr>
          <w:rFonts w:ascii="Arial" w:hAnsi="Arial" w:cs="Arial"/>
          <w:sz w:val="20"/>
          <w:szCs w:val="20"/>
        </w:rPr>
        <w:t xml:space="preserve">is Head of </w:t>
      </w:r>
      <w:r w:rsidR="006F1008" w:rsidRPr="008654B8">
        <w:rPr>
          <w:rFonts w:ascii="Arial" w:hAnsi="Arial" w:cs="Arial"/>
          <w:sz w:val="20"/>
          <w:szCs w:val="20"/>
          <w:highlight w:val="yellow"/>
        </w:rPr>
        <w:t xml:space="preserve">ICT Risk </w:t>
      </w:r>
      <w:r w:rsidR="008816FE" w:rsidRPr="008654B8">
        <w:rPr>
          <w:rFonts w:ascii="Arial" w:hAnsi="Arial" w:cs="Arial"/>
          <w:sz w:val="20"/>
          <w:szCs w:val="20"/>
          <w:highlight w:val="yellow"/>
        </w:rPr>
        <w:t>Governance &amp; Advisory</w:t>
      </w:r>
      <w:r w:rsidR="008816FE" w:rsidRPr="00920B8B">
        <w:rPr>
          <w:rFonts w:ascii="Arial" w:hAnsi="Arial" w:cs="Arial"/>
          <w:sz w:val="20"/>
          <w:szCs w:val="20"/>
        </w:rPr>
        <w:t xml:space="preserve"> </w:t>
      </w:r>
      <w:r w:rsidR="006F1008" w:rsidRPr="00920B8B">
        <w:rPr>
          <w:rFonts w:ascii="Arial" w:hAnsi="Arial" w:cs="Arial"/>
          <w:sz w:val="20"/>
          <w:szCs w:val="20"/>
        </w:rPr>
        <w:t>Unit.</w:t>
      </w:r>
    </w:p>
    <w:p w14:paraId="1375F159" w14:textId="77777777" w:rsidR="001F7775" w:rsidRPr="00920B8B" w:rsidRDefault="001F7775" w:rsidP="001F7775">
      <w:pPr>
        <w:rPr>
          <w:rFonts w:ascii="Arial" w:hAnsi="Arial" w:cs="Arial"/>
          <w:sz w:val="20"/>
          <w:szCs w:val="20"/>
        </w:rPr>
      </w:pPr>
      <w:r w:rsidRPr="00920B8B">
        <w:rPr>
          <w:rFonts w:ascii="Arial" w:hAnsi="Arial" w:cs="Arial"/>
          <w:sz w:val="20"/>
          <w:szCs w:val="20"/>
        </w:rPr>
        <w:t>The most important tasks (not an exhaustive list) within the scope of responsibility are:</w:t>
      </w:r>
    </w:p>
    <w:p w14:paraId="2EB89550" w14:textId="77777777" w:rsidR="001F7775" w:rsidRPr="00920B8B" w:rsidRDefault="001F7775" w:rsidP="00886413">
      <w:pPr>
        <w:pStyle w:val="ListParagraph"/>
        <w:numPr>
          <w:ilvl w:val="0"/>
          <w:numId w:val="3"/>
        </w:numPr>
        <w:rPr>
          <w:rFonts w:ascii="Arial" w:hAnsi="Arial" w:cs="Arial"/>
          <w:sz w:val="20"/>
          <w:szCs w:val="20"/>
        </w:rPr>
      </w:pPr>
      <w:r w:rsidRPr="00920B8B">
        <w:rPr>
          <w:rFonts w:ascii="Arial" w:hAnsi="Arial" w:cs="Arial"/>
          <w:sz w:val="20"/>
          <w:szCs w:val="20"/>
        </w:rPr>
        <w:t xml:space="preserve">Ensure completeness of </w:t>
      </w:r>
      <w:r w:rsidR="002E1861">
        <w:rPr>
          <w:rFonts w:ascii="Arial" w:hAnsi="Arial" w:cs="Arial"/>
          <w:sz w:val="20"/>
          <w:szCs w:val="20"/>
        </w:rPr>
        <w:t xml:space="preserve">the </w:t>
      </w:r>
      <w:r w:rsidR="001E34ED">
        <w:rPr>
          <w:rFonts w:ascii="Arial" w:hAnsi="Arial" w:cs="Arial"/>
          <w:sz w:val="20"/>
          <w:szCs w:val="20"/>
        </w:rPr>
        <w:t>G</w:t>
      </w:r>
      <w:r w:rsidRPr="00920B8B">
        <w:rPr>
          <w:rFonts w:ascii="Arial" w:hAnsi="Arial" w:cs="Arial"/>
          <w:sz w:val="20"/>
          <w:szCs w:val="20"/>
        </w:rPr>
        <w:t>uideline within functional area of responsibility</w:t>
      </w:r>
    </w:p>
    <w:p w14:paraId="7A44D774" w14:textId="77777777" w:rsidR="001F7775" w:rsidRPr="00920B8B" w:rsidRDefault="001F7775" w:rsidP="00886413">
      <w:pPr>
        <w:pStyle w:val="ListParagraph"/>
        <w:numPr>
          <w:ilvl w:val="0"/>
          <w:numId w:val="3"/>
        </w:numPr>
        <w:rPr>
          <w:rFonts w:ascii="Arial" w:hAnsi="Arial" w:cs="Arial"/>
          <w:sz w:val="20"/>
          <w:szCs w:val="20"/>
        </w:rPr>
      </w:pPr>
      <w:r w:rsidRPr="00920B8B">
        <w:rPr>
          <w:rFonts w:ascii="Arial" w:hAnsi="Arial" w:cs="Arial"/>
          <w:sz w:val="20"/>
          <w:szCs w:val="20"/>
        </w:rPr>
        <w:t xml:space="preserve">Ensure correctness of content and </w:t>
      </w:r>
      <w:r w:rsidR="00F24D32" w:rsidRPr="00920B8B">
        <w:rPr>
          <w:rFonts w:ascii="Arial" w:hAnsi="Arial" w:cs="Arial"/>
          <w:sz w:val="20"/>
          <w:szCs w:val="20"/>
        </w:rPr>
        <w:t>the</w:t>
      </w:r>
      <w:r w:rsidRPr="00920B8B">
        <w:rPr>
          <w:rFonts w:ascii="Arial" w:hAnsi="Arial" w:cs="Arial"/>
          <w:sz w:val="20"/>
          <w:szCs w:val="20"/>
        </w:rPr>
        <w:t xml:space="preserve"> </w:t>
      </w:r>
      <w:r w:rsidR="00BE4D13">
        <w:rPr>
          <w:rFonts w:ascii="Arial" w:hAnsi="Arial" w:cs="Arial"/>
          <w:sz w:val="20"/>
          <w:szCs w:val="20"/>
        </w:rPr>
        <w:t>G</w:t>
      </w:r>
      <w:r w:rsidRPr="00920B8B">
        <w:rPr>
          <w:rFonts w:ascii="Arial" w:hAnsi="Arial" w:cs="Arial"/>
          <w:sz w:val="20"/>
          <w:szCs w:val="20"/>
        </w:rPr>
        <w:t xml:space="preserve">uideline </w:t>
      </w:r>
      <w:r w:rsidR="00F24D32" w:rsidRPr="00920B8B">
        <w:rPr>
          <w:rFonts w:ascii="Arial" w:hAnsi="Arial" w:cs="Arial"/>
          <w:sz w:val="20"/>
          <w:szCs w:val="20"/>
        </w:rPr>
        <w:t>is</w:t>
      </w:r>
      <w:r w:rsidRPr="00920B8B">
        <w:rPr>
          <w:rFonts w:ascii="Arial" w:hAnsi="Arial" w:cs="Arial"/>
          <w:sz w:val="20"/>
          <w:szCs w:val="20"/>
        </w:rPr>
        <w:t xml:space="preserve"> up to date</w:t>
      </w:r>
    </w:p>
    <w:p w14:paraId="3E0A8297" w14:textId="77777777" w:rsidR="001F7775" w:rsidRPr="00920B8B" w:rsidRDefault="001F7775" w:rsidP="00886413">
      <w:pPr>
        <w:pStyle w:val="ListParagraph"/>
        <w:numPr>
          <w:ilvl w:val="0"/>
          <w:numId w:val="3"/>
        </w:numPr>
        <w:rPr>
          <w:rFonts w:ascii="Arial" w:hAnsi="Arial" w:cs="Arial"/>
          <w:sz w:val="20"/>
          <w:szCs w:val="20"/>
        </w:rPr>
      </w:pPr>
      <w:r w:rsidRPr="00920B8B">
        <w:rPr>
          <w:rFonts w:ascii="Arial" w:hAnsi="Arial" w:cs="Arial"/>
          <w:sz w:val="20"/>
          <w:szCs w:val="20"/>
        </w:rPr>
        <w:t xml:space="preserve">Define and conduct adherence oversight measures for </w:t>
      </w:r>
      <w:r w:rsidR="00BE4D13">
        <w:rPr>
          <w:rFonts w:ascii="Arial" w:hAnsi="Arial" w:cs="Arial"/>
          <w:sz w:val="20"/>
          <w:szCs w:val="20"/>
        </w:rPr>
        <w:t>G</w:t>
      </w:r>
      <w:r w:rsidRPr="00920B8B">
        <w:rPr>
          <w:rFonts w:ascii="Arial" w:hAnsi="Arial" w:cs="Arial"/>
          <w:sz w:val="20"/>
          <w:szCs w:val="20"/>
        </w:rPr>
        <w:t>uidelines on a regular basis</w:t>
      </w:r>
    </w:p>
    <w:p w14:paraId="3440A1AA" w14:textId="77777777" w:rsidR="001F7775" w:rsidRPr="00920B8B" w:rsidRDefault="001F7775" w:rsidP="00886413">
      <w:pPr>
        <w:pStyle w:val="ListParagraph"/>
        <w:numPr>
          <w:ilvl w:val="0"/>
          <w:numId w:val="3"/>
        </w:numPr>
        <w:rPr>
          <w:rFonts w:ascii="Arial" w:hAnsi="Arial" w:cs="Arial"/>
          <w:sz w:val="20"/>
          <w:szCs w:val="20"/>
        </w:rPr>
      </w:pPr>
      <w:r w:rsidRPr="00920B8B">
        <w:rPr>
          <w:rFonts w:ascii="Arial" w:hAnsi="Arial" w:cs="Arial"/>
          <w:sz w:val="20"/>
          <w:szCs w:val="20"/>
        </w:rPr>
        <w:t xml:space="preserve">Assess impact on the </w:t>
      </w:r>
      <w:r w:rsidR="00BE4D13">
        <w:rPr>
          <w:rFonts w:ascii="Arial" w:hAnsi="Arial" w:cs="Arial"/>
          <w:sz w:val="20"/>
          <w:szCs w:val="20"/>
        </w:rPr>
        <w:t>G</w:t>
      </w:r>
      <w:r w:rsidRPr="00920B8B">
        <w:rPr>
          <w:rFonts w:ascii="Arial" w:hAnsi="Arial" w:cs="Arial"/>
          <w:sz w:val="20"/>
          <w:szCs w:val="20"/>
        </w:rPr>
        <w:t>uideline with major focus on requirements as well as roles and responsibilities in the event of organi</w:t>
      </w:r>
      <w:r w:rsidR="003A3048">
        <w:rPr>
          <w:rFonts w:ascii="Arial" w:hAnsi="Arial" w:cs="Arial"/>
          <w:sz w:val="20"/>
          <w:szCs w:val="20"/>
        </w:rPr>
        <w:t>z</w:t>
      </w:r>
      <w:r w:rsidRPr="00920B8B">
        <w:rPr>
          <w:rFonts w:ascii="Arial" w:hAnsi="Arial" w:cs="Arial"/>
          <w:sz w:val="20"/>
          <w:szCs w:val="20"/>
        </w:rPr>
        <w:t>ational changes, new products etc.</w:t>
      </w:r>
    </w:p>
    <w:p w14:paraId="2E86C330" w14:textId="77777777" w:rsidR="001F7775" w:rsidRPr="00920B8B" w:rsidRDefault="001F7775" w:rsidP="001F7775">
      <w:pPr>
        <w:rPr>
          <w:rFonts w:ascii="Arial" w:hAnsi="Arial" w:cs="Arial"/>
          <w:sz w:val="20"/>
          <w:szCs w:val="20"/>
        </w:rPr>
      </w:pPr>
      <w:r w:rsidRPr="00920B8B">
        <w:rPr>
          <w:rFonts w:ascii="Arial" w:hAnsi="Arial" w:cs="Arial"/>
          <w:sz w:val="20"/>
          <w:szCs w:val="20"/>
        </w:rPr>
        <w:t xml:space="preserve">The </w:t>
      </w:r>
      <w:r w:rsidR="00BE4D13">
        <w:rPr>
          <w:rFonts w:ascii="Arial" w:hAnsi="Arial" w:cs="Arial"/>
          <w:sz w:val="20"/>
          <w:szCs w:val="20"/>
        </w:rPr>
        <w:t>G</w:t>
      </w:r>
      <w:r w:rsidRPr="00920B8B">
        <w:rPr>
          <w:rFonts w:ascii="Arial" w:hAnsi="Arial" w:cs="Arial"/>
          <w:sz w:val="20"/>
          <w:szCs w:val="20"/>
        </w:rPr>
        <w:t xml:space="preserve">uideline </w:t>
      </w:r>
      <w:r w:rsidR="005F19CB">
        <w:rPr>
          <w:rFonts w:ascii="Arial" w:hAnsi="Arial" w:cs="Arial"/>
          <w:sz w:val="20"/>
          <w:szCs w:val="20"/>
        </w:rPr>
        <w:t>O</w:t>
      </w:r>
      <w:r w:rsidRPr="00920B8B">
        <w:rPr>
          <w:rFonts w:ascii="Arial" w:hAnsi="Arial" w:cs="Arial"/>
          <w:sz w:val="20"/>
          <w:szCs w:val="20"/>
        </w:rPr>
        <w:t>wner has at least an Expert or Head of Unit level.</w:t>
      </w:r>
    </w:p>
    <w:p w14:paraId="02FAC668" w14:textId="77777777" w:rsidR="00D17F41" w:rsidRPr="00920B8B" w:rsidRDefault="001F7775" w:rsidP="00601B65">
      <w:pPr>
        <w:rPr>
          <w:rFonts w:ascii="Arial" w:hAnsi="Arial" w:cs="Arial"/>
          <w:sz w:val="20"/>
          <w:szCs w:val="20"/>
        </w:rPr>
      </w:pPr>
      <w:r w:rsidRPr="00920B8B">
        <w:rPr>
          <w:rFonts w:ascii="Arial" w:hAnsi="Arial" w:cs="Arial"/>
          <w:sz w:val="20"/>
          <w:szCs w:val="20"/>
        </w:rPr>
        <w:t xml:space="preserve">The </w:t>
      </w:r>
      <w:r w:rsidR="00F83E41" w:rsidRPr="00920B8B">
        <w:rPr>
          <w:rFonts w:ascii="Arial" w:hAnsi="Arial" w:cs="Arial"/>
          <w:sz w:val="20"/>
          <w:szCs w:val="20"/>
        </w:rPr>
        <w:t>Guideline Owner</w:t>
      </w:r>
      <w:r w:rsidRPr="00920B8B">
        <w:rPr>
          <w:rFonts w:ascii="Arial" w:hAnsi="Arial" w:cs="Arial"/>
          <w:sz w:val="20"/>
          <w:szCs w:val="20"/>
        </w:rPr>
        <w:t xml:space="preserve"> is responsible for publishing and updating the </w:t>
      </w:r>
      <w:r w:rsidR="0042546F" w:rsidRPr="00920B8B">
        <w:rPr>
          <w:rFonts w:ascii="Arial" w:hAnsi="Arial" w:cs="Arial"/>
          <w:sz w:val="20"/>
          <w:szCs w:val="20"/>
        </w:rPr>
        <w:t>Human-related ICT Management Guideline</w:t>
      </w:r>
      <w:r w:rsidRPr="00920B8B">
        <w:rPr>
          <w:rFonts w:ascii="Arial" w:hAnsi="Arial" w:cs="Arial"/>
          <w:sz w:val="20"/>
          <w:szCs w:val="20"/>
        </w:rPr>
        <w:t xml:space="preserve"> according to established procedures within</w:t>
      </w:r>
      <w:r w:rsidR="00857B25">
        <w:rPr>
          <w:rFonts w:ascii="Arial" w:hAnsi="Arial" w:cs="Arial"/>
          <w:sz w:val="20"/>
          <w:szCs w:val="20"/>
        </w:rPr>
        <w:t xml:space="preserve"> the</w:t>
      </w:r>
      <w:r w:rsidRPr="00920B8B">
        <w:rPr>
          <w:rFonts w:ascii="Arial" w:hAnsi="Arial" w:cs="Arial"/>
          <w:sz w:val="20"/>
          <w:szCs w:val="20"/>
        </w:rPr>
        <w:t xml:space="preserve"> organization.</w:t>
      </w:r>
    </w:p>
    <w:p w14:paraId="699A3F92" w14:textId="77777777" w:rsidR="00E34CE6" w:rsidRPr="00920B8B" w:rsidRDefault="00E34CE6" w:rsidP="00601B65">
      <w:pPr>
        <w:rPr>
          <w:rFonts w:ascii="Arial" w:hAnsi="Arial" w:cs="Arial"/>
          <w:sz w:val="20"/>
          <w:szCs w:val="20"/>
        </w:rPr>
      </w:pPr>
    </w:p>
    <w:p w14:paraId="5D85C24B" w14:textId="77777777" w:rsidR="00601B65" w:rsidRPr="00920B8B" w:rsidRDefault="00601B65" w:rsidP="00886413">
      <w:pPr>
        <w:pStyle w:val="Heading1"/>
        <w:pageBreakBefore/>
        <w:numPr>
          <w:ilvl w:val="0"/>
          <w:numId w:val="1"/>
        </w:numPr>
        <w:spacing w:before="0"/>
        <w:ind w:left="357" w:hanging="357"/>
        <w:rPr>
          <w:rFonts w:ascii="Arial" w:hAnsi="Arial" w:cs="Arial"/>
          <w:b/>
          <w:bCs/>
          <w:color w:val="000000" w:themeColor="text1"/>
          <w:sz w:val="28"/>
          <w:szCs w:val="28"/>
        </w:rPr>
      </w:pPr>
      <w:bookmarkStart w:id="52" w:name="_Toc234399145"/>
      <w:r w:rsidRPr="00920B8B">
        <w:rPr>
          <w:rFonts w:ascii="Arial" w:hAnsi="Arial" w:cs="Arial"/>
          <w:b/>
          <w:bCs/>
          <w:color w:val="000000" w:themeColor="text1"/>
          <w:sz w:val="28"/>
          <w:szCs w:val="28"/>
        </w:rPr>
        <w:t>Appendix</w:t>
      </w:r>
      <w:bookmarkEnd w:id="52"/>
    </w:p>
    <w:p w14:paraId="6F7BAA8F" w14:textId="77777777" w:rsidR="00601B65" w:rsidRPr="00920B8B" w:rsidRDefault="00601B65" w:rsidP="00886413">
      <w:pPr>
        <w:pStyle w:val="Heading2"/>
        <w:numPr>
          <w:ilvl w:val="1"/>
          <w:numId w:val="1"/>
        </w:numPr>
        <w:ind w:left="540" w:hanging="540"/>
        <w:jc w:val="both"/>
        <w:rPr>
          <w:rFonts w:ascii="Arial" w:hAnsi="Arial" w:cs="Arial"/>
          <w:color w:val="auto"/>
          <w:sz w:val="24"/>
          <w:szCs w:val="24"/>
        </w:rPr>
      </w:pPr>
      <w:bookmarkStart w:id="53" w:name="_Toc234399146"/>
      <w:r w:rsidRPr="00920B8B">
        <w:rPr>
          <w:rFonts w:ascii="Arial" w:hAnsi="Arial" w:cs="Arial"/>
          <w:color w:val="auto"/>
          <w:sz w:val="24"/>
          <w:szCs w:val="24"/>
        </w:rPr>
        <w:t>Contact Information</w:t>
      </w:r>
      <w:bookmarkEnd w:id="53"/>
    </w:p>
    <w:p w14:paraId="764B1EB1" w14:textId="77777777" w:rsidR="00601B65" w:rsidRPr="00920B8B" w:rsidRDefault="00601B65" w:rsidP="00601B65">
      <w:pPr>
        <w:rPr>
          <w:rFonts w:ascii="Arial" w:hAnsi="Arial" w:cs="Arial"/>
          <w:i/>
          <w:color w:val="000000" w:themeColor="text1"/>
          <w:sz w:val="20"/>
          <w:szCs w:val="20"/>
        </w:rPr>
      </w:pPr>
    </w:p>
    <w:p w14:paraId="3AE55820" w14:textId="77777777" w:rsidR="00C11BF4" w:rsidRDefault="00C11BF4" w:rsidP="00601B65">
      <w:pPr>
        <w:rPr>
          <w:rFonts w:ascii="Arial" w:hAnsi="Arial" w:cs="Arial"/>
          <w:sz w:val="20"/>
          <w:szCs w:val="20"/>
        </w:rPr>
      </w:pPr>
      <w:r w:rsidRPr="00D346C2">
        <w:rPr>
          <w:rFonts w:ascii="Arial" w:hAnsi="Arial" w:cs="Arial"/>
          <w:sz w:val="20"/>
          <w:szCs w:val="20"/>
          <w:highlight w:val="yellow"/>
        </w:rPr>
        <w:t>Written Rule Owner: Head of ICT Risk Governance &amp; Advisory Unit</w:t>
      </w:r>
    </w:p>
    <w:p w14:paraId="0B7285CA" w14:textId="77777777" w:rsidR="00601B65" w:rsidRPr="00920B8B" w:rsidRDefault="00601B65" w:rsidP="00601B65">
      <w:pPr>
        <w:rPr>
          <w:rFonts w:ascii="Arial" w:hAnsi="Arial" w:cs="Arial"/>
          <w:sz w:val="20"/>
          <w:szCs w:val="20"/>
        </w:rPr>
      </w:pPr>
      <w:r w:rsidRPr="00920B8B">
        <w:rPr>
          <w:rFonts w:ascii="Arial" w:hAnsi="Arial" w:cs="Arial"/>
          <w:sz w:val="20"/>
          <w:szCs w:val="20"/>
        </w:rPr>
        <w:t xml:space="preserve">Please contact </w:t>
      </w:r>
      <w:r w:rsidR="004116FC" w:rsidRPr="008654B8">
        <w:rPr>
          <w:rFonts w:ascii="Arial" w:hAnsi="Arial" w:cs="Arial"/>
          <w:sz w:val="20"/>
          <w:szCs w:val="20"/>
          <w:highlight w:val="yellow"/>
        </w:rPr>
        <w:t>ICT Risk Governance &amp; Advisory</w:t>
      </w:r>
      <w:r w:rsidRPr="00920B8B">
        <w:rPr>
          <w:rFonts w:ascii="Arial" w:hAnsi="Arial" w:cs="Arial"/>
          <w:sz w:val="20"/>
          <w:szCs w:val="20"/>
        </w:rPr>
        <w:t xml:space="preserve"> in case of any questions related to this </w:t>
      </w:r>
      <w:r w:rsidR="00BE4D13">
        <w:rPr>
          <w:rFonts w:ascii="Arial" w:hAnsi="Arial" w:cs="Arial"/>
          <w:sz w:val="20"/>
          <w:szCs w:val="20"/>
        </w:rPr>
        <w:t>G</w:t>
      </w:r>
      <w:r w:rsidRPr="00920B8B">
        <w:rPr>
          <w:rFonts w:ascii="Arial" w:hAnsi="Arial" w:cs="Arial"/>
          <w:sz w:val="20"/>
          <w:szCs w:val="20"/>
        </w:rPr>
        <w:t>uideline.</w:t>
      </w:r>
    </w:p>
    <w:p w14:paraId="438358C5" w14:textId="77777777" w:rsidR="00413D39" w:rsidRPr="00920B8B" w:rsidRDefault="00413D39" w:rsidP="00601B65">
      <w:pPr>
        <w:rPr>
          <w:rFonts w:ascii="Arial" w:hAnsi="Arial" w:cs="Arial"/>
          <w:sz w:val="20"/>
          <w:szCs w:val="20"/>
        </w:rPr>
      </w:pPr>
    </w:p>
    <w:p w14:paraId="20F154DC" w14:textId="77777777" w:rsidR="00601B65" w:rsidRPr="00920B8B" w:rsidRDefault="00601B65" w:rsidP="00886413">
      <w:pPr>
        <w:pStyle w:val="Heading2"/>
        <w:numPr>
          <w:ilvl w:val="1"/>
          <w:numId w:val="1"/>
        </w:numPr>
        <w:ind w:left="540" w:hanging="540"/>
        <w:jc w:val="both"/>
        <w:rPr>
          <w:rFonts w:ascii="Arial" w:hAnsi="Arial" w:cs="Arial"/>
          <w:color w:val="auto"/>
          <w:sz w:val="24"/>
          <w:szCs w:val="24"/>
        </w:rPr>
      </w:pPr>
      <w:bookmarkStart w:id="54" w:name="_Toc234399147"/>
      <w:r w:rsidRPr="00920B8B">
        <w:rPr>
          <w:rFonts w:ascii="Arial" w:hAnsi="Arial" w:cs="Arial"/>
          <w:color w:val="auto"/>
          <w:sz w:val="24"/>
          <w:szCs w:val="24"/>
        </w:rPr>
        <w:t>Document History</w:t>
      </w:r>
      <w:bookmarkEnd w:id="54"/>
    </w:p>
    <w:p w14:paraId="655146D9" w14:textId="77777777" w:rsidR="00501359" w:rsidRPr="00920B8B" w:rsidRDefault="00501359" w:rsidP="00501359">
      <w:pPr>
        <w:rPr>
          <w:rFonts w:ascii="Arial" w:hAnsi="Arial" w:cs="Arial"/>
        </w:rPr>
      </w:pPr>
    </w:p>
    <w:p w14:paraId="7A17E53F" w14:textId="77777777" w:rsidR="00644341" w:rsidRPr="00920B8B" w:rsidRDefault="00644341" w:rsidP="00644341">
      <w:pPr>
        <w:rPr>
          <w:rFonts w:ascii="Arial" w:hAnsi="Arial" w:cs="Arial"/>
          <w:b/>
          <w:bCs/>
          <w:sz w:val="20"/>
          <w:szCs w:val="20"/>
        </w:rPr>
      </w:pPr>
      <w:r w:rsidRPr="00920B8B">
        <w:rPr>
          <w:rFonts w:ascii="Arial" w:hAnsi="Arial" w:cs="Arial"/>
          <w:b/>
          <w:bCs/>
          <w:sz w:val="20"/>
          <w:szCs w:val="20"/>
        </w:rPr>
        <w:t>Document History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7"/>
        <w:gridCol w:w="1481"/>
        <w:gridCol w:w="5227"/>
      </w:tblGrid>
      <w:tr w:rsidR="00644341" w:rsidRPr="00920B8B" w14:paraId="473C76EF" w14:textId="77777777" w:rsidTr="6660DAF2">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C289BE" w14:textId="77777777" w:rsidR="00644341" w:rsidRPr="00920B8B" w:rsidRDefault="00644341" w:rsidP="00570589">
            <w:pPr>
              <w:rPr>
                <w:rFonts w:ascii="Arial" w:hAnsi="Arial" w:cs="Arial"/>
                <w:sz w:val="20"/>
                <w:szCs w:val="20"/>
              </w:rPr>
            </w:pPr>
            <w:r w:rsidRPr="00920B8B">
              <w:rPr>
                <w:rFonts w:ascii="Arial" w:hAnsi="Arial" w:cs="Arial"/>
                <w:sz w:val="20"/>
                <w:szCs w:val="20"/>
              </w:rPr>
              <w:t>Version</w:t>
            </w:r>
          </w:p>
        </w:tc>
        <w:tc>
          <w:tcPr>
            <w:tcW w:w="15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2AE836" w14:textId="77777777" w:rsidR="00644341" w:rsidRPr="00920B8B" w:rsidRDefault="00644341" w:rsidP="00570589">
            <w:pPr>
              <w:rPr>
                <w:rFonts w:ascii="Arial" w:hAnsi="Arial" w:cs="Arial"/>
                <w:sz w:val="20"/>
                <w:szCs w:val="20"/>
              </w:rPr>
            </w:pPr>
            <w:r w:rsidRPr="00920B8B">
              <w:rPr>
                <w:rFonts w:ascii="Arial" w:hAnsi="Arial" w:cs="Arial"/>
                <w:sz w:val="20"/>
                <w:szCs w:val="20"/>
              </w:rPr>
              <w:t>Date</w:t>
            </w:r>
          </w:p>
        </w:tc>
        <w:tc>
          <w:tcPr>
            <w:tcW w:w="55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C1B1D36" w14:textId="77777777" w:rsidR="00644341" w:rsidRPr="00920B8B" w:rsidRDefault="00644341" w:rsidP="00570589">
            <w:pPr>
              <w:rPr>
                <w:rFonts w:ascii="Arial" w:hAnsi="Arial" w:cs="Arial"/>
                <w:sz w:val="20"/>
                <w:szCs w:val="20"/>
              </w:rPr>
            </w:pPr>
            <w:r w:rsidRPr="00920B8B">
              <w:rPr>
                <w:rFonts w:ascii="Arial" w:hAnsi="Arial" w:cs="Arial"/>
                <w:sz w:val="20"/>
                <w:szCs w:val="20"/>
              </w:rPr>
              <w:t>Changes &amp; Background</w:t>
            </w:r>
          </w:p>
        </w:tc>
      </w:tr>
      <w:tr w:rsidR="00644341" w:rsidRPr="00920B8B" w14:paraId="6797909D" w14:textId="77777777" w:rsidTr="6660DAF2">
        <w:trPr>
          <w:trHeight w:val="85"/>
        </w:trPr>
        <w:tc>
          <w:tcPr>
            <w:tcW w:w="1166" w:type="dxa"/>
            <w:tcBorders>
              <w:top w:val="single" w:sz="4" w:space="0" w:color="000000"/>
              <w:left w:val="single" w:sz="4" w:space="0" w:color="000000"/>
              <w:bottom w:val="single" w:sz="4" w:space="0" w:color="000000"/>
              <w:right w:val="single" w:sz="4" w:space="0" w:color="000000"/>
            </w:tcBorders>
          </w:tcPr>
          <w:p w14:paraId="75AB9240" w14:textId="77777777" w:rsidR="00644341" w:rsidRPr="00920B8B" w:rsidRDefault="00644341" w:rsidP="00570589">
            <w:pPr>
              <w:rPr>
                <w:rFonts w:ascii="Arial" w:hAnsi="Arial" w:cs="Arial"/>
                <w:sz w:val="20"/>
                <w:szCs w:val="20"/>
              </w:rPr>
            </w:pPr>
            <w:r w:rsidRPr="00920B8B">
              <w:rPr>
                <w:rFonts w:ascii="Arial" w:hAnsi="Arial" w:cs="Arial"/>
                <w:sz w:val="20"/>
                <w:szCs w:val="20"/>
              </w:rPr>
              <w:t>1.0</w:t>
            </w:r>
          </w:p>
        </w:tc>
        <w:tc>
          <w:tcPr>
            <w:tcW w:w="1501" w:type="dxa"/>
            <w:tcBorders>
              <w:top w:val="single" w:sz="4" w:space="0" w:color="000000"/>
              <w:left w:val="single" w:sz="4" w:space="0" w:color="000000"/>
              <w:bottom w:val="single" w:sz="4" w:space="0" w:color="000000"/>
              <w:right w:val="single" w:sz="4" w:space="0" w:color="000000"/>
            </w:tcBorders>
          </w:tcPr>
          <w:p w14:paraId="5216A2E0" w14:textId="77777777" w:rsidR="00644341" w:rsidRPr="00920B8B" w:rsidRDefault="00644341" w:rsidP="00570589">
            <w:pPr>
              <w:rPr>
                <w:rFonts w:ascii="Arial" w:hAnsi="Arial" w:cs="Arial"/>
                <w:sz w:val="20"/>
                <w:szCs w:val="20"/>
              </w:rPr>
            </w:pPr>
            <w:r w:rsidRPr="00920B8B">
              <w:rPr>
                <w:rFonts w:ascii="Arial" w:hAnsi="Arial" w:cs="Arial"/>
                <w:sz w:val="20"/>
                <w:szCs w:val="20"/>
              </w:rPr>
              <w:t>17.01.2025</w:t>
            </w:r>
          </w:p>
        </w:tc>
        <w:tc>
          <w:tcPr>
            <w:tcW w:w="5522" w:type="dxa"/>
            <w:tcBorders>
              <w:top w:val="single" w:sz="4" w:space="0" w:color="000000"/>
              <w:left w:val="single" w:sz="4" w:space="0" w:color="000000"/>
              <w:bottom w:val="single" w:sz="4" w:space="0" w:color="000000"/>
              <w:right w:val="single" w:sz="4" w:space="0" w:color="000000"/>
            </w:tcBorders>
          </w:tcPr>
          <w:p w14:paraId="49734E81" w14:textId="77777777" w:rsidR="00644341" w:rsidRPr="00920B8B" w:rsidRDefault="00644341" w:rsidP="00570589">
            <w:pPr>
              <w:rPr>
                <w:rFonts w:ascii="Arial" w:hAnsi="Arial" w:cs="Arial"/>
                <w:sz w:val="20"/>
                <w:szCs w:val="20"/>
              </w:rPr>
            </w:pPr>
            <w:r w:rsidRPr="00920B8B">
              <w:rPr>
                <w:rFonts w:ascii="Arial" w:hAnsi="Arial" w:cs="Arial"/>
                <w:sz w:val="20"/>
                <w:szCs w:val="20"/>
              </w:rPr>
              <w:t xml:space="preserve">Initial set-up of this </w:t>
            </w:r>
            <w:r w:rsidR="003F7C6F">
              <w:rPr>
                <w:rFonts w:ascii="Arial" w:hAnsi="Arial" w:cs="Arial"/>
                <w:sz w:val="20"/>
                <w:szCs w:val="20"/>
              </w:rPr>
              <w:t>G</w:t>
            </w:r>
            <w:r w:rsidRPr="00920B8B">
              <w:rPr>
                <w:rFonts w:ascii="Arial" w:hAnsi="Arial" w:cs="Arial"/>
                <w:sz w:val="20"/>
                <w:szCs w:val="20"/>
              </w:rPr>
              <w:t xml:space="preserve">uideline </w:t>
            </w:r>
          </w:p>
        </w:tc>
      </w:tr>
      <w:tr w:rsidR="09217A47" w14:paraId="17D1D553" w14:textId="77777777" w:rsidTr="6660DAF2">
        <w:trPr>
          <w:trHeight w:val="300"/>
        </w:trPr>
        <w:tc>
          <w:tcPr>
            <w:tcW w:w="1166" w:type="dxa"/>
            <w:tcBorders>
              <w:top w:val="single" w:sz="4" w:space="0" w:color="000000"/>
              <w:left w:val="single" w:sz="4" w:space="0" w:color="000000"/>
              <w:bottom w:val="single" w:sz="4" w:space="0" w:color="000000"/>
              <w:right w:val="single" w:sz="4" w:space="0" w:color="000000"/>
            </w:tcBorders>
          </w:tcPr>
          <w:p w14:paraId="3C93CA80" w14:textId="77777777" w:rsidR="09217A47" w:rsidRDefault="09217A47" w:rsidP="09217A47">
            <w:pPr>
              <w:rPr>
                <w:rFonts w:ascii="Arial" w:eastAsia="Arial" w:hAnsi="Arial" w:cs="Arial"/>
                <w:color w:val="000000" w:themeColor="text1"/>
                <w:sz w:val="20"/>
                <w:szCs w:val="20"/>
              </w:rPr>
            </w:pPr>
            <w:r w:rsidRPr="09217A47">
              <w:rPr>
                <w:rFonts w:ascii="Arial" w:eastAsia="Arial" w:hAnsi="Arial" w:cs="Arial"/>
                <w:color w:val="000000" w:themeColor="text1"/>
                <w:sz w:val="20"/>
                <w:szCs w:val="20"/>
              </w:rPr>
              <w:t>1.1</w:t>
            </w:r>
          </w:p>
        </w:tc>
        <w:tc>
          <w:tcPr>
            <w:tcW w:w="1501" w:type="dxa"/>
            <w:tcBorders>
              <w:top w:val="single" w:sz="4" w:space="0" w:color="000000"/>
              <w:left w:val="single" w:sz="4" w:space="0" w:color="000000"/>
              <w:bottom w:val="single" w:sz="4" w:space="0" w:color="000000"/>
              <w:right w:val="single" w:sz="4" w:space="0" w:color="000000"/>
            </w:tcBorders>
          </w:tcPr>
          <w:p w14:paraId="0CCC66D2" w14:textId="77777777" w:rsidR="09217A47" w:rsidRPr="00167489" w:rsidRDefault="09217A47" w:rsidP="09217A47">
            <w:pPr>
              <w:rPr>
                <w:rFonts w:ascii="Arial" w:eastAsia="Arial" w:hAnsi="Arial" w:cs="Arial"/>
                <w:color w:val="000000" w:themeColor="text1"/>
                <w:sz w:val="20"/>
                <w:szCs w:val="20"/>
              </w:rPr>
            </w:pPr>
            <w:r w:rsidRPr="64AF44AD">
              <w:rPr>
                <w:rFonts w:ascii="Arial" w:eastAsia="Arial" w:hAnsi="Arial" w:cs="Arial"/>
                <w:color w:val="000000" w:themeColor="text1"/>
                <w:sz w:val="20"/>
                <w:szCs w:val="20"/>
              </w:rPr>
              <w:t>1</w:t>
            </w:r>
            <w:r w:rsidR="14AE7007" w:rsidRPr="64AF44AD">
              <w:rPr>
                <w:rFonts w:ascii="Arial" w:eastAsia="Arial" w:hAnsi="Arial" w:cs="Arial"/>
                <w:color w:val="000000" w:themeColor="text1"/>
                <w:sz w:val="20"/>
                <w:szCs w:val="20"/>
              </w:rPr>
              <w:t>5</w:t>
            </w:r>
            <w:r w:rsidRPr="64AF44AD">
              <w:rPr>
                <w:rFonts w:ascii="Arial" w:eastAsia="Arial" w:hAnsi="Arial" w:cs="Arial"/>
                <w:color w:val="000000" w:themeColor="text1"/>
                <w:sz w:val="20"/>
                <w:szCs w:val="20"/>
              </w:rPr>
              <w:t>.08.2025</w:t>
            </w:r>
          </w:p>
        </w:tc>
        <w:tc>
          <w:tcPr>
            <w:tcW w:w="5522" w:type="dxa"/>
            <w:tcBorders>
              <w:top w:val="single" w:sz="4" w:space="0" w:color="000000"/>
              <w:left w:val="single" w:sz="4" w:space="0" w:color="000000"/>
              <w:bottom w:val="single" w:sz="4" w:space="0" w:color="000000"/>
              <w:right w:val="single" w:sz="4" w:space="0" w:color="000000"/>
            </w:tcBorders>
          </w:tcPr>
          <w:p w14:paraId="1891435C" w14:textId="77777777" w:rsidR="09217A47" w:rsidRPr="00167489" w:rsidRDefault="0D25A518" w:rsidP="09217A47">
            <w:pPr>
              <w:rPr>
                <w:rFonts w:ascii="Arial" w:eastAsia="Arial" w:hAnsi="Arial" w:cs="Arial"/>
                <w:color w:val="000000" w:themeColor="text1"/>
                <w:sz w:val="20"/>
                <w:szCs w:val="20"/>
              </w:rPr>
            </w:pPr>
            <w:r w:rsidRPr="6660DAF2">
              <w:rPr>
                <w:rFonts w:ascii="Arial" w:eastAsia="Arial" w:hAnsi="Arial" w:cs="Arial"/>
                <w:color w:val="000000" w:themeColor="text1"/>
                <w:sz w:val="19"/>
                <w:szCs w:val="19"/>
              </w:rPr>
              <w:t xml:space="preserve">Annual </w:t>
            </w:r>
            <w:r w:rsidR="09217A47" w:rsidRPr="6660DAF2">
              <w:rPr>
                <w:rFonts w:ascii="Arial" w:eastAsia="Arial" w:hAnsi="Arial" w:cs="Arial"/>
                <w:color w:val="000000" w:themeColor="text1"/>
                <w:sz w:val="20"/>
                <w:szCs w:val="20"/>
              </w:rPr>
              <w:t>Update Guideline</w:t>
            </w:r>
          </w:p>
        </w:tc>
      </w:tr>
      <w:tr w:rsidR="009C48F1" w14:paraId="7C93D37B" w14:textId="77777777" w:rsidTr="6660DAF2">
        <w:trPr>
          <w:trHeight w:val="300"/>
        </w:trPr>
        <w:tc>
          <w:tcPr>
            <w:tcW w:w="1166" w:type="dxa"/>
            <w:tcBorders>
              <w:top w:val="single" w:sz="4" w:space="0" w:color="000000"/>
              <w:left w:val="single" w:sz="4" w:space="0" w:color="000000"/>
              <w:bottom w:val="single" w:sz="4" w:space="0" w:color="000000"/>
              <w:right w:val="single" w:sz="4" w:space="0" w:color="000000"/>
            </w:tcBorders>
          </w:tcPr>
          <w:p w14:paraId="67F18DC4" w14:textId="77777777" w:rsidR="009C48F1" w:rsidRPr="008654B8" w:rsidRDefault="00C3284B" w:rsidP="09217A47">
            <w:pPr>
              <w:rPr>
                <w:rFonts w:ascii="Arial" w:eastAsia="Arial" w:hAnsi="Arial" w:cs="Arial"/>
                <w:color w:val="000000" w:themeColor="text1"/>
                <w:sz w:val="20"/>
                <w:szCs w:val="20"/>
                <w:highlight w:val="yellow"/>
              </w:rPr>
            </w:pPr>
            <w:r>
              <w:rPr>
                <w:rFonts w:ascii="Arial" w:eastAsia="Arial" w:hAnsi="Arial" w:cs="Arial"/>
                <w:color w:val="000000" w:themeColor="text1"/>
                <w:sz w:val="20"/>
                <w:szCs w:val="20"/>
                <w:highlight w:val="yellow"/>
              </w:rPr>
              <w:t>2.0</w:t>
            </w:r>
          </w:p>
        </w:tc>
        <w:tc>
          <w:tcPr>
            <w:tcW w:w="1501" w:type="dxa"/>
            <w:tcBorders>
              <w:top w:val="single" w:sz="4" w:space="0" w:color="000000"/>
              <w:left w:val="single" w:sz="4" w:space="0" w:color="000000"/>
              <w:bottom w:val="single" w:sz="4" w:space="0" w:color="000000"/>
              <w:right w:val="single" w:sz="4" w:space="0" w:color="000000"/>
            </w:tcBorders>
          </w:tcPr>
          <w:p w14:paraId="38D89662" w14:textId="5F1EA1F1" w:rsidR="009C48F1" w:rsidRPr="008654B8" w:rsidRDefault="008718E9" w:rsidP="09217A47">
            <w:pPr>
              <w:rPr>
                <w:rFonts w:ascii="Arial" w:eastAsia="Arial" w:hAnsi="Arial" w:cs="Arial"/>
                <w:color w:val="000000" w:themeColor="text1"/>
                <w:sz w:val="20"/>
                <w:szCs w:val="20"/>
                <w:highlight w:val="yellow"/>
              </w:rPr>
            </w:pPr>
            <w:r>
              <w:rPr>
                <w:rFonts w:ascii="Arial" w:eastAsia="Arial" w:hAnsi="Arial" w:cs="Arial"/>
                <w:color w:val="000000" w:themeColor="text1"/>
                <w:sz w:val="20"/>
                <w:szCs w:val="20"/>
                <w:highlight w:val="yellow"/>
              </w:rPr>
              <w:t>19.08.2026</w:t>
            </w:r>
          </w:p>
        </w:tc>
        <w:tc>
          <w:tcPr>
            <w:tcW w:w="5522" w:type="dxa"/>
            <w:tcBorders>
              <w:top w:val="single" w:sz="4" w:space="0" w:color="000000"/>
              <w:left w:val="single" w:sz="4" w:space="0" w:color="000000"/>
              <w:bottom w:val="single" w:sz="4" w:space="0" w:color="000000"/>
              <w:right w:val="single" w:sz="4" w:space="0" w:color="000000"/>
            </w:tcBorders>
          </w:tcPr>
          <w:p w14:paraId="680E02F1" w14:textId="77777777" w:rsidR="009C48F1" w:rsidRPr="008654B8" w:rsidRDefault="005441C4" w:rsidP="09217A47">
            <w:pPr>
              <w:rPr>
                <w:rFonts w:ascii="Arial" w:eastAsia="Arial" w:hAnsi="Arial" w:cs="Arial"/>
                <w:color w:val="000000" w:themeColor="text1"/>
                <w:sz w:val="19"/>
                <w:szCs w:val="19"/>
                <w:highlight w:val="yellow"/>
              </w:rPr>
            </w:pPr>
            <w:r w:rsidRPr="005441C4">
              <w:rPr>
                <w:rFonts w:ascii="Arial" w:eastAsia="Arial" w:hAnsi="Arial" w:cs="Arial"/>
                <w:color w:val="000000" w:themeColor="text1"/>
                <w:sz w:val="19"/>
                <w:szCs w:val="19"/>
                <w:highlight w:val="yellow"/>
              </w:rPr>
              <w:t>Annual guideline review with material change</w:t>
            </w:r>
          </w:p>
        </w:tc>
      </w:tr>
    </w:tbl>
    <w:p w14:paraId="4E250028" w14:textId="77777777" w:rsidR="00601B65" w:rsidRPr="00920B8B" w:rsidRDefault="00601B65" w:rsidP="00601B65">
      <w:pPr>
        <w:rPr>
          <w:rFonts w:ascii="Arial" w:hAnsi="Arial" w:cs="Arial"/>
          <w:sz w:val="20"/>
          <w:szCs w:val="20"/>
        </w:rPr>
      </w:pPr>
    </w:p>
    <w:p w14:paraId="7C83DCB6" w14:textId="77777777" w:rsidR="00601B65" w:rsidRPr="00920B8B" w:rsidRDefault="00601B65" w:rsidP="00601B65">
      <w:pPr>
        <w:rPr>
          <w:rFonts w:ascii="Arial" w:hAnsi="Arial" w:cs="Arial"/>
          <w:b/>
          <w:bCs/>
          <w:sz w:val="20"/>
          <w:szCs w:val="20"/>
        </w:rPr>
      </w:pPr>
      <w:r w:rsidRPr="00920B8B">
        <w:rPr>
          <w:rFonts w:ascii="Arial" w:hAnsi="Arial" w:cs="Arial"/>
          <w:b/>
          <w:bCs/>
          <w:sz w:val="20"/>
          <w:szCs w:val="20"/>
        </w:rPr>
        <w:t>Coordination before publication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9"/>
        <w:gridCol w:w="1453"/>
        <w:gridCol w:w="3316"/>
        <w:gridCol w:w="1947"/>
      </w:tblGrid>
      <w:tr w:rsidR="00AE65D1" w:rsidRPr="00DA65ED" w14:paraId="0D0E3188" w14:textId="77777777" w:rsidTr="00E26095">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9B73EAE" w14:textId="77777777" w:rsidR="00AE65D1" w:rsidRPr="00DA65ED" w:rsidRDefault="00AE65D1" w:rsidP="00E26095">
            <w:pPr>
              <w:rPr>
                <w:rFonts w:ascii="Arial" w:hAnsi="Arial" w:cs="Arial"/>
                <w:sz w:val="20"/>
                <w:szCs w:val="20"/>
              </w:rPr>
            </w:pPr>
            <w:r w:rsidRPr="00DA65ED">
              <w:rPr>
                <w:rFonts w:ascii="Arial" w:hAnsi="Arial" w:cs="Arial"/>
                <w:sz w:val="20"/>
                <w:szCs w:val="20"/>
              </w:rPr>
              <w:t>Version</w:t>
            </w:r>
          </w:p>
        </w:tc>
        <w:tc>
          <w:tcPr>
            <w:tcW w:w="14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5EC9020" w14:textId="77777777" w:rsidR="00AE65D1" w:rsidRPr="00DA65ED" w:rsidRDefault="00AE65D1" w:rsidP="00E26095">
            <w:pPr>
              <w:rPr>
                <w:rFonts w:ascii="Arial" w:hAnsi="Arial" w:cs="Arial"/>
                <w:sz w:val="20"/>
                <w:szCs w:val="20"/>
              </w:rPr>
            </w:pPr>
            <w:r w:rsidRPr="00DA65ED">
              <w:rPr>
                <w:rFonts w:ascii="Arial" w:hAnsi="Arial" w:cs="Arial"/>
                <w:sz w:val="20"/>
                <w:szCs w:val="20"/>
              </w:rPr>
              <w:t>Date</w:t>
            </w:r>
          </w:p>
        </w:tc>
        <w:tc>
          <w:tcPr>
            <w:tcW w:w="3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61D937" w14:textId="77777777" w:rsidR="00AE65D1" w:rsidRPr="00DA65ED" w:rsidRDefault="00AE65D1" w:rsidP="00E26095">
            <w:pPr>
              <w:rPr>
                <w:rFonts w:ascii="Arial" w:hAnsi="Arial" w:cs="Arial"/>
                <w:sz w:val="20"/>
                <w:szCs w:val="20"/>
              </w:rPr>
            </w:pPr>
            <w:r w:rsidRPr="00DA65ED">
              <w:rPr>
                <w:rFonts w:ascii="Arial" w:hAnsi="Arial" w:cs="Arial"/>
                <w:sz w:val="20"/>
                <w:szCs w:val="20"/>
              </w:rPr>
              <w:t>Task</w:t>
            </w:r>
          </w:p>
        </w:tc>
        <w:tc>
          <w:tcPr>
            <w:tcW w:w="20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7D6F8A8" w14:textId="77777777" w:rsidR="00AE65D1" w:rsidRPr="00DA65ED" w:rsidRDefault="00AE65D1" w:rsidP="00E26095">
            <w:pPr>
              <w:rPr>
                <w:rFonts w:ascii="Arial" w:hAnsi="Arial" w:cs="Arial"/>
                <w:sz w:val="20"/>
                <w:szCs w:val="20"/>
              </w:rPr>
            </w:pPr>
            <w:r w:rsidRPr="00DA65ED">
              <w:rPr>
                <w:rFonts w:ascii="Arial" w:hAnsi="Arial" w:cs="Arial"/>
                <w:sz w:val="20"/>
                <w:szCs w:val="20"/>
              </w:rPr>
              <w:t>Name</w:t>
            </w:r>
          </w:p>
        </w:tc>
      </w:tr>
      <w:tr w:rsidR="00AE65D1" w:rsidRPr="00DA65ED" w14:paraId="34B034F1" w14:textId="77777777" w:rsidTr="00E26095">
        <w:tc>
          <w:tcPr>
            <w:tcW w:w="1166" w:type="dxa"/>
            <w:vMerge w:val="restart"/>
            <w:tcBorders>
              <w:top w:val="single" w:sz="4" w:space="0" w:color="000000"/>
              <w:left w:val="single" w:sz="4" w:space="0" w:color="000000"/>
              <w:bottom w:val="single" w:sz="4" w:space="0" w:color="000000"/>
              <w:right w:val="single" w:sz="4" w:space="0" w:color="000000"/>
            </w:tcBorders>
          </w:tcPr>
          <w:p w14:paraId="748EE27B" w14:textId="77777777" w:rsidR="00AE65D1" w:rsidRPr="00DA65ED" w:rsidRDefault="00C3284B" w:rsidP="00E26095">
            <w:pPr>
              <w:rPr>
                <w:rFonts w:ascii="Arial" w:hAnsi="Arial" w:cs="Arial"/>
                <w:sz w:val="20"/>
                <w:szCs w:val="20"/>
              </w:rPr>
            </w:pPr>
            <w:r>
              <w:rPr>
                <w:rFonts w:ascii="Arial" w:hAnsi="Arial" w:cs="Arial"/>
                <w:sz w:val="20"/>
                <w:szCs w:val="20"/>
              </w:rPr>
              <w:t>2.0</w:t>
            </w:r>
          </w:p>
        </w:tc>
        <w:tc>
          <w:tcPr>
            <w:tcW w:w="1479" w:type="dxa"/>
            <w:tcBorders>
              <w:top w:val="single" w:sz="4" w:space="0" w:color="000000"/>
              <w:left w:val="single" w:sz="4" w:space="0" w:color="000000"/>
              <w:bottom w:val="single" w:sz="4" w:space="0" w:color="000000"/>
              <w:right w:val="single" w:sz="4" w:space="0" w:color="000000"/>
            </w:tcBorders>
          </w:tcPr>
          <w:p w14:paraId="28936BBE" w14:textId="77777777" w:rsidR="00AE65D1" w:rsidRPr="00DA65ED" w:rsidRDefault="00E00D3E" w:rsidP="00E26095">
            <w:pPr>
              <w:rPr>
                <w:rFonts w:ascii="Arial" w:hAnsi="Arial" w:cs="Arial"/>
                <w:sz w:val="20"/>
                <w:szCs w:val="20"/>
              </w:rPr>
            </w:pPr>
            <w:r w:rsidRPr="006D6F22">
              <w:rPr>
                <w:rFonts w:ascii="Arial" w:hAnsi="Arial" w:cs="Arial"/>
                <w:sz w:val="20"/>
                <w:szCs w:val="20"/>
                <w:highlight w:val="yellow"/>
              </w:rPr>
              <w:t>01</w:t>
            </w:r>
            <w:r w:rsidR="00AE65D1" w:rsidRPr="006D6F22">
              <w:rPr>
                <w:rFonts w:ascii="Arial" w:hAnsi="Arial" w:cs="Arial"/>
                <w:sz w:val="20"/>
                <w:szCs w:val="20"/>
                <w:highlight w:val="yellow"/>
              </w:rPr>
              <w:t>.0</w:t>
            </w:r>
            <w:r w:rsidRPr="006D6F22">
              <w:rPr>
                <w:rFonts w:ascii="Arial" w:hAnsi="Arial" w:cs="Arial"/>
                <w:sz w:val="20"/>
                <w:szCs w:val="20"/>
                <w:highlight w:val="yellow"/>
              </w:rPr>
              <w:t>4</w:t>
            </w:r>
            <w:r w:rsidR="00AE65D1" w:rsidRPr="006D6F22">
              <w:rPr>
                <w:rFonts w:ascii="Arial" w:hAnsi="Arial" w:cs="Arial"/>
                <w:sz w:val="20"/>
                <w:szCs w:val="20"/>
                <w:highlight w:val="yellow"/>
              </w:rPr>
              <w:t>.202</w:t>
            </w:r>
            <w:r w:rsidRPr="006D6F22">
              <w:rPr>
                <w:rFonts w:ascii="Arial" w:hAnsi="Arial" w:cs="Arial"/>
                <w:sz w:val="20"/>
                <w:szCs w:val="20"/>
                <w:highlight w:val="yellow"/>
              </w:rPr>
              <w:t>6</w:t>
            </w:r>
          </w:p>
        </w:tc>
        <w:tc>
          <w:tcPr>
            <w:tcW w:w="3523" w:type="dxa"/>
            <w:tcBorders>
              <w:top w:val="single" w:sz="4" w:space="0" w:color="000000"/>
              <w:left w:val="single" w:sz="4" w:space="0" w:color="000000"/>
              <w:bottom w:val="single" w:sz="4" w:space="0" w:color="000000"/>
              <w:right w:val="single" w:sz="4" w:space="0" w:color="000000"/>
            </w:tcBorders>
          </w:tcPr>
          <w:p w14:paraId="3A991098" w14:textId="77777777" w:rsidR="00AE65D1" w:rsidRPr="00DA65ED" w:rsidRDefault="00AE65D1" w:rsidP="00E26095">
            <w:pPr>
              <w:rPr>
                <w:rFonts w:ascii="Arial" w:hAnsi="Arial" w:cs="Arial"/>
                <w:b/>
                <w:sz w:val="20"/>
                <w:szCs w:val="20"/>
              </w:rPr>
            </w:pPr>
            <w:r w:rsidRPr="00DA65ED">
              <w:rPr>
                <w:rFonts w:ascii="Arial" w:hAnsi="Arial" w:cs="Arial"/>
                <w:b/>
                <w:sz w:val="20"/>
                <w:szCs w:val="20"/>
              </w:rPr>
              <w:t>Creator</w:t>
            </w:r>
          </w:p>
        </w:tc>
        <w:tc>
          <w:tcPr>
            <w:tcW w:w="2019" w:type="dxa"/>
            <w:tcBorders>
              <w:top w:val="single" w:sz="4" w:space="0" w:color="000000"/>
              <w:left w:val="single" w:sz="4" w:space="0" w:color="000000"/>
              <w:bottom w:val="single" w:sz="4" w:space="0" w:color="000000"/>
              <w:right w:val="single" w:sz="4" w:space="0" w:color="000000"/>
            </w:tcBorders>
          </w:tcPr>
          <w:p w14:paraId="1D1E7661" w14:textId="77777777" w:rsidR="00AE65D1" w:rsidRPr="00DA65ED" w:rsidRDefault="00AE65D1" w:rsidP="00E26095">
            <w:pPr>
              <w:rPr>
                <w:rFonts w:ascii="Arial" w:hAnsi="Arial" w:cs="Arial"/>
                <w:sz w:val="20"/>
                <w:szCs w:val="20"/>
              </w:rPr>
            </w:pPr>
            <w:r w:rsidRPr="006D6F22">
              <w:rPr>
                <w:rFonts w:ascii="Arial" w:hAnsi="Arial" w:cs="Arial"/>
                <w:sz w:val="20"/>
                <w:szCs w:val="20"/>
                <w:highlight w:val="yellow"/>
              </w:rPr>
              <w:t xml:space="preserve">ICT Risk </w:t>
            </w:r>
            <w:r w:rsidR="00A4628A" w:rsidRPr="006D6F22">
              <w:rPr>
                <w:rFonts w:ascii="Arial" w:hAnsi="Arial" w:cs="Arial"/>
                <w:sz w:val="20"/>
                <w:szCs w:val="20"/>
                <w:highlight w:val="yellow"/>
              </w:rPr>
              <w:t>Governance &amp; Advisory</w:t>
            </w:r>
            <w:r w:rsidR="00A4628A" w:rsidRPr="00DA65ED">
              <w:rPr>
                <w:rFonts w:ascii="Arial" w:hAnsi="Arial" w:cs="Arial"/>
                <w:sz w:val="20"/>
                <w:szCs w:val="20"/>
              </w:rPr>
              <w:t xml:space="preserve"> </w:t>
            </w:r>
            <w:r w:rsidRPr="00DA65ED">
              <w:rPr>
                <w:rFonts w:ascii="Arial" w:hAnsi="Arial" w:cs="Arial"/>
                <w:sz w:val="20"/>
                <w:szCs w:val="20"/>
              </w:rPr>
              <w:t>Unit (Specialist)</w:t>
            </w:r>
          </w:p>
        </w:tc>
      </w:tr>
      <w:tr w:rsidR="00AE65D1" w:rsidRPr="00DA65ED" w14:paraId="7638D57D" w14:textId="77777777" w:rsidTr="00E26095">
        <w:tc>
          <w:tcPr>
            <w:tcW w:w="1166" w:type="dxa"/>
            <w:vMerge/>
            <w:tcBorders>
              <w:top w:val="single" w:sz="4" w:space="0" w:color="000000"/>
              <w:left w:val="single" w:sz="4" w:space="0" w:color="000000"/>
              <w:bottom w:val="single" w:sz="4" w:space="0" w:color="000000"/>
              <w:right w:val="single" w:sz="4" w:space="0" w:color="000000"/>
            </w:tcBorders>
          </w:tcPr>
          <w:p w14:paraId="66EBC2E3" w14:textId="77777777" w:rsidR="00AE65D1" w:rsidRPr="00DA65ED" w:rsidRDefault="00AE65D1" w:rsidP="00E26095">
            <w:pPr>
              <w:rPr>
                <w:rFonts w:ascii="Arial" w:hAnsi="Arial" w:cs="Arial"/>
                <w:sz w:val="20"/>
                <w:szCs w:val="20"/>
              </w:rPr>
            </w:pPr>
          </w:p>
        </w:tc>
        <w:tc>
          <w:tcPr>
            <w:tcW w:w="1479" w:type="dxa"/>
            <w:tcBorders>
              <w:top w:val="single" w:sz="4" w:space="0" w:color="000000"/>
              <w:left w:val="single" w:sz="4" w:space="0" w:color="000000"/>
              <w:bottom w:val="single" w:sz="4" w:space="0" w:color="000000"/>
              <w:right w:val="single" w:sz="4" w:space="0" w:color="000000"/>
            </w:tcBorders>
          </w:tcPr>
          <w:p w14:paraId="7DA06749" w14:textId="77777777" w:rsidR="00AE65D1" w:rsidRPr="006D6F22" w:rsidRDefault="00C3284B" w:rsidP="00E26095">
            <w:pPr>
              <w:rPr>
                <w:rFonts w:ascii="Arial" w:hAnsi="Arial" w:cs="Arial"/>
                <w:sz w:val="20"/>
                <w:szCs w:val="20"/>
                <w:highlight w:val="yellow"/>
              </w:rPr>
            </w:pPr>
            <w:r>
              <w:rPr>
                <w:rFonts w:ascii="Arial" w:hAnsi="Arial" w:cs="Arial"/>
                <w:sz w:val="20"/>
                <w:szCs w:val="20"/>
                <w:highlight w:val="yellow"/>
              </w:rPr>
              <w:t>08</w:t>
            </w:r>
            <w:r w:rsidR="00F90821">
              <w:rPr>
                <w:rFonts w:ascii="Arial" w:hAnsi="Arial" w:cs="Arial"/>
                <w:sz w:val="20"/>
                <w:szCs w:val="20"/>
                <w:highlight w:val="yellow"/>
              </w:rPr>
              <w:t>.</w:t>
            </w:r>
            <w:r>
              <w:rPr>
                <w:rFonts w:ascii="Arial" w:hAnsi="Arial" w:cs="Arial"/>
                <w:sz w:val="20"/>
                <w:szCs w:val="20"/>
                <w:highlight w:val="yellow"/>
              </w:rPr>
              <w:t>07</w:t>
            </w:r>
            <w:r w:rsidR="00F90821">
              <w:rPr>
                <w:rFonts w:ascii="Arial" w:hAnsi="Arial" w:cs="Arial"/>
                <w:sz w:val="20"/>
                <w:szCs w:val="20"/>
                <w:highlight w:val="yellow"/>
              </w:rPr>
              <w:t>.</w:t>
            </w:r>
            <w:r>
              <w:rPr>
                <w:rFonts w:ascii="Arial" w:hAnsi="Arial" w:cs="Arial"/>
                <w:sz w:val="20"/>
                <w:szCs w:val="20"/>
                <w:highlight w:val="yellow"/>
              </w:rPr>
              <w:t>2026</w:t>
            </w:r>
          </w:p>
        </w:tc>
        <w:tc>
          <w:tcPr>
            <w:tcW w:w="3523" w:type="dxa"/>
            <w:tcBorders>
              <w:top w:val="single" w:sz="4" w:space="0" w:color="000000"/>
              <w:left w:val="single" w:sz="4" w:space="0" w:color="000000"/>
              <w:bottom w:val="single" w:sz="4" w:space="0" w:color="000000"/>
              <w:right w:val="single" w:sz="4" w:space="0" w:color="000000"/>
            </w:tcBorders>
          </w:tcPr>
          <w:p w14:paraId="0DA76025" w14:textId="77777777" w:rsidR="00AE65D1" w:rsidRPr="00DA65ED" w:rsidRDefault="00AE65D1" w:rsidP="00E26095">
            <w:pPr>
              <w:rPr>
                <w:rFonts w:ascii="Arial" w:hAnsi="Arial" w:cs="Arial"/>
                <w:b/>
                <w:sz w:val="20"/>
                <w:szCs w:val="20"/>
              </w:rPr>
            </w:pPr>
            <w:r w:rsidRPr="00DA65ED">
              <w:rPr>
                <w:rFonts w:ascii="Arial" w:hAnsi="Arial" w:cs="Arial"/>
                <w:b/>
                <w:sz w:val="20"/>
                <w:szCs w:val="20"/>
              </w:rPr>
              <w:t xml:space="preserve">Content </w:t>
            </w:r>
            <w:r w:rsidRPr="00DA65ED">
              <w:rPr>
                <w:rFonts w:ascii="Arial" w:hAnsi="Arial" w:cs="Arial"/>
                <w:b/>
                <w:bCs/>
                <w:sz w:val="20"/>
                <w:szCs w:val="20"/>
              </w:rPr>
              <w:t>Review</w:t>
            </w:r>
          </w:p>
          <w:p w14:paraId="69203265" w14:textId="77777777" w:rsidR="00AE65D1" w:rsidRPr="00DA65ED" w:rsidRDefault="00AE65D1" w:rsidP="00E26095">
            <w:pPr>
              <w:rPr>
                <w:rFonts w:ascii="Arial" w:hAnsi="Arial" w:cs="Arial"/>
                <w:sz w:val="20"/>
                <w:szCs w:val="20"/>
              </w:rPr>
            </w:pPr>
          </w:p>
        </w:tc>
        <w:tc>
          <w:tcPr>
            <w:tcW w:w="2019" w:type="dxa"/>
            <w:tcBorders>
              <w:top w:val="single" w:sz="4" w:space="0" w:color="000000"/>
              <w:left w:val="single" w:sz="4" w:space="0" w:color="000000"/>
              <w:bottom w:val="single" w:sz="4" w:space="0" w:color="000000"/>
              <w:right w:val="single" w:sz="4" w:space="0" w:color="000000"/>
            </w:tcBorders>
          </w:tcPr>
          <w:p w14:paraId="133A4D6C" w14:textId="77777777" w:rsidR="00AE65D1" w:rsidRPr="00DA65ED" w:rsidRDefault="00AE65D1" w:rsidP="00E26095">
            <w:pPr>
              <w:rPr>
                <w:rFonts w:ascii="Arial" w:hAnsi="Arial" w:cs="Arial"/>
                <w:sz w:val="20"/>
                <w:szCs w:val="20"/>
              </w:rPr>
            </w:pPr>
            <w:r w:rsidRPr="00DA65ED">
              <w:rPr>
                <w:rFonts w:ascii="Arial" w:hAnsi="Arial" w:cs="Arial"/>
                <w:sz w:val="20"/>
                <w:szCs w:val="20"/>
              </w:rPr>
              <w:t>LE CISOs</w:t>
            </w:r>
          </w:p>
          <w:p w14:paraId="3EB8DDF5" w14:textId="77777777" w:rsidR="00AE65D1" w:rsidRPr="00DA65ED" w:rsidRDefault="00AE65D1" w:rsidP="00E26095">
            <w:pPr>
              <w:rPr>
                <w:rFonts w:ascii="Arial" w:hAnsi="Arial" w:cs="Arial"/>
                <w:sz w:val="20"/>
                <w:szCs w:val="20"/>
              </w:rPr>
            </w:pPr>
            <w:r w:rsidRPr="00DA65ED">
              <w:rPr>
                <w:rFonts w:ascii="Arial" w:hAnsi="Arial" w:cs="Arial"/>
                <w:sz w:val="20"/>
                <w:szCs w:val="20"/>
              </w:rPr>
              <w:t>TISOs</w:t>
            </w:r>
          </w:p>
          <w:p w14:paraId="5527E2E9" w14:textId="77777777" w:rsidR="00AE65D1" w:rsidRPr="00DA65ED" w:rsidRDefault="00AE65D1" w:rsidP="00E26095">
            <w:pPr>
              <w:rPr>
                <w:rFonts w:ascii="Arial" w:hAnsi="Arial" w:cs="Arial"/>
                <w:sz w:val="20"/>
                <w:szCs w:val="20"/>
              </w:rPr>
            </w:pPr>
            <w:r w:rsidRPr="00DA65ED">
              <w:rPr>
                <w:rFonts w:ascii="Arial" w:hAnsi="Arial" w:cs="Arial"/>
                <w:sz w:val="20"/>
                <w:szCs w:val="20"/>
              </w:rPr>
              <w:t>IT Ameli project</w:t>
            </w:r>
          </w:p>
        </w:tc>
      </w:tr>
      <w:tr w:rsidR="00AE65D1" w:rsidRPr="00DA65ED" w14:paraId="31656ED6" w14:textId="77777777" w:rsidTr="00E26095">
        <w:tc>
          <w:tcPr>
            <w:tcW w:w="1166" w:type="dxa"/>
            <w:vMerge/>
            <w:tcBorders>
              <w:top w:val="single" w:sz="4" w:space="0" w:color="000000"/>
              <w:left w:val="single" w:sz="4" w:space="0" w:color="000000"/>
              <w:bottom w:val="single" w:sz="4" w:space="0" w:color="000000"/>
              <w:right w:val="single" w:sz="4" w:space="0" w:color="000000"/>
            </w:tcBorders>
          </w:tcPr>
          <w:p w14:paraId="7D631C3C" w14:textId="77777777" w:rsidR="00AE65D1" w:rsidRPr="00DA65ED" w:rsidRDefault="00AE65D1" w:rsidP="00E26095">
            <w:pPr>
              <w:rPr>
                <w:rFonts w:ascii="Arial" w:hAnsi="Arial" w:cs="Arial"/>
                <w:sz w:val="20"/>
                <w:szCs w:val="20"/>
              </w:rPr>
            </w:pPr>
          </w:p>
        </w:tc>
        <w:tc>
          <w:tcPr>
            <w:tcW w:w="1479" w:type="dxa"/>
            <w:tcBorders>
              <w:top w:val="single" w:sz="4" w:space="0" w:color="000000"/>
              <w:left w:val="single" w:sz="4" w:space="0" w:color="000000"/>
              <w:bottom w:val="single" w:sz="4" w:space="0" w:color="000000"/>
              <w:right w:val="single" w:sz="4" w:space="0" w:color="000000"/>
            </w:tcBorders>
          </w:tcPr>
          <w:p w14:paraId="5E3F2581" w14:textId="77777777" w:rsidR="00AE65D1" w:rsidRPr="006D6F22" w:rsidRDefault="00C3284B" w:rsidP="00E26095">
            <w:pPr>
              <w:rPr>
                <w:rFonts w:ascii="Arial" w:hAnsi="Arial" w:cs="Arial"/>
                <w:sz w:val="20"/>
                <w:szCs w:val="20"/>
                <w:highlight w:val="yellow"/>
              </w:rPr>
            </w:pPr>
            <w:r>
              <w:rPr>
                <w:rFonts w:ascii="Arial" w:hAnsi="Arial" w:cs="Arial"/>
                <w:sz w:val="20"/>
                <w:szCs w:val="20"/>
                <w:highlight w:val="yellow"/>
              </w:rPr>
              <w:t>08</w:t>
            </w:r>
            <w:r w:rsidR="00387937" w:rsidRPr="006D6F22">
              <w:rPr>
                <w:rFonts w:ascii="Arial" w:hAnsi="Arial" w:cs="Arial"/>
                <w:sz w:val="20"/>
                <w:szCs w:val="20"/>
                <w:highlight w:val="yellow"/>
              </w:rPr>
              <w:t>.</w:t>
            </w:r>
            <w:r>
              <w:rPr>
                <w:rFonts w:ascii="Arial" w:hAnsi="Arial" w:cs="Arial"/>
                <w:sz w:val="20"/>
                <w:szCs w:val="20"/>
                <w:highlight w:val="yellow"/>
              </w:rPr>
              <w:t>07</w:t>
            </w:r>
            <w:r w:rsidR="00387937" w:rsidRPr="006D6F22">
              <w:rPr>
                <w:rFonts w:ascii="Arial" w:hAnsi="Arial" w:cs="Arial"/>
                <w:sz w:val="20"/>
                <w:szCs w:val="20"/>
                <w:highlight w:val="yellow"/>
              </w:rPr>
              <w:t>.</w:t>
            </w:r>
            <w:r>
              <w:rPr>
                <w:rFonts w:ascii="Arial" w:hAnsi="Arial" w:cs="Arial"/>
                <w:sz w:val="20"/>
                <w:szCs w:val="20"/>
                <w:highlight w:val="yellow"/>
              </w:rPr>
              <w:t>2026</w:t>
            </w:r>
          </w:p>
        </w:tc>
        <w:tc>
          <w:tcPr>
            <w:tcW w:w="3523" w:type="dxa"/>
            <w:tcBorders>
              <w:top w:val="single" w:sz="4" w:space="0" w:color="000000"/>
              <w:left w:val="single" w:sz="4" w:space="0" w:color="000000"/>
              <w:bottom w:val="single" w:sz="4" w:space="0" w:color="000000"/>
              <w:right w:val="single" w:sz="4" w:space="0" w:color="000000"/>
            </w:tcBorders>
          </w:tcPr>
          <w:p w14:paraId="378E9B82" w14:textId="77777777" w:rsidR="00AE65D1" w:rsidRPr="00DA65ED" w:rsidRDefault="00AE65D1" w:rsidP="00E26095">
            <w:pPr>
              <w:rPr>
                <w:rFonts w:ascii="Arial" w:hAnsi="Arial" w:cs="Arial"/>
                <w:b/>
                <w:sz w:val="20"/>
                <w:szCs w:val="20"/>
              </w:rPr>
            </w:pPr>
            <w:r w:rsidRPr="00DA65ED">
              <w:rPr>
                <w:rFonts w:ascii="Arial" w:hAnsi="Arial" w:cs="Arial"/>
                <w:b/>
                <w:bCs/>
                <w:sz w:val="20"/>
                <w:szCs w:val="20"/>
              </w:rPr>
              <w:t>Content Confirmation</w:t>
            </w:r>
          </w:p>
          <w:p w14:paraId="74F0954D" w14:textId="77777777" w:rsidR="00AE65D1" w:rsidRPr="00DA65ED" w:rsidRDefault="00AE65D1" w:rsidP="00E26095">
            <w:pPr>
              <w:rPr>
                <w:rFonts w:ascii="Arial" w:hAnsi="Arial" w:cs="Arial"/>
                <w:sz w:val="20"/>
                <w:szCs w:val="20"/>
              </w:rPr>
            </w:pPr>
          </w:p>
        </w:tc>
        <w:tc>
          <w:tcPr>
            <w:tcW w:w="2019" w:type="dxa"/>
            <w:tcBorders>
              <w:top w:val="single" w:sz="4" w:space="0" w:color="000000"/>
              <w:left w:val="single" w:sz="4" w:space="0" w:color="000000"/>
              <w:bottom w:val="single" w:sz="4" w:space="0" w:color="000000"/>
              <w:right w:val="single" w:sz="4" w:space="0" w:color="000000"/>
            </w:tcBorders>
          </w:tcPr>
          <w:p w14:paraId="4C9CAB53" w14:textId="77777777" w:rsidR="00AE65D1" w:rsidRPr="00DA65ED" w:rsidRDefault="00AE65D1" w:rsidP="00E26095">
            <w:pPr>
              <w:rPr>
                <w:rFonts w:ascii="Arial" w:hAnsi="Arial" w:cs="Arial"/>
                <w:sz w:val="20"/>
                <w:szCs w:val="20"/>
              </w:rPr>
            </w:pPr>
            <w:r w:rsidRPr="00DA65ED">
              <w:rPr>
                <w:rFonts w:ascii="Arial" w:hAnsi="Arial" w:cs="Arial"/>
                <w:sz w:val="20"/>
                <w:szCs w:val="20"/>
              </w:rPr>
              <w:t xml:space="preserve">Head of </w:t>
            </w:r>
            <w:r w:rsidR="00A4628A" w:rsidRPr="00293A8F">
              <w:rPr>
                <w:rFonts w:ascii="Arial" w:hAnsi="Arial" w:cs="Arial"/>
                <w:sz w:val="20"/>
                <w:szCs w:val="20"/>
                <w:highlight w:val="yellow"/>
              </w:rPr>
              <w:t>ICT Risk Governance &amp; Advisory</w:t>
            </w:r>
            <w:r w:rsidRPr="00DA65ED">
              <w:rPr>
                <w:rFonts w:ascii="Arial" w:hAnsi="Arial" w:cs="Arial"/>
                <w:sz w:val="20"/>
                <w:szCs w:val="20"/>
              </w:rPr>
              <w:t xml:space="preserve"> Unit and LE CISOs</w:t>
            </w:r>
          </w:p>
        </w:tc>
      </w:tr>
    </w:tbl>
    <w:p w14:paraId="1B59DFDC" w14:textId="77777777" w:rsidR="09217A47" w:rsidRDefault="09217A47"/>
    <w:p w14:paraId="61EDC5C6" w14:textId="77777777" w:rsidR="00601B65" w:rsidRPr="00920B8B" w:rsidRDefault="00601B65" w:rsidP="00601B65">
      <w:pPr>
        <w:rPr>
          <w:rFonts w:ascii="Arial" w:hAnsi="Arial" w:cs="Arial"/>
          <w:sz w:val="20"/>
          <w:szCs w:val="20"/>
        </w:rPr>
      </w:pPr>
    </w:p>
    <w:p w14:paraId="79C92860" w14:textId="77777777" w:rsidR="00601B65" w:rsidRPr="00920B8B" w:rsidRDefault="00601B65" w:rsidP="00601B65">
      <w:pPr>
        <w:rPr>
          <w:rFonts w:ascii="Arial" w:hAnsi="Arial" w:cs="Arial"/>
          <w:b/>
          <w:bCs/>
          <w:sz w:val="20"/>
          <w:szCs w:val="20"/>
        </w:rPr>
      </w:pPr>
      <w:r w:rsidRPr="00920B8B">
        <w:rPr>
          <w:rFonts w:ascii="Arial" w:hAnsi="Arial" w:cs="Arial"/>
          <w:b/>
          <w:bCs/>
          <w:sz w:val="20"/>
          <w:szCs w:val="20"/>
        </w:rPr>
        <w:t>Approvals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5"/>
        <w:gridCol w:w="1462"/>
        <w:gridCol w:w="3329"/>
        <w:gridCol w:w="1919"/>
      </w:tblGrid>
      <w:tr w:rsidR="00293C3B" w:rsidRPr="00920B8B" w14:paraId="4150709A" w14:textId="77777777" w:rsidTr="00570589">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51ED6D9" w14:textId="77777777" w:rsidR="00293C3B" w:rsidRPr="00920B8B" w:rsidRDefault="00293C3B" w:rsidP="00570589">
            <w:pPr>
              <w:rPr>
                <w:rFonts w:ascii="Arial" w:hAnsi="Arial" w:cs="Arial"/>
                <w:sz w:val="20"/>
                <w:szCs w:val="20"/>
              </w:rPr>
            </w:pPr>
            <w:r w:rsidRPr="00920B8B">
              <w:rPr>
                <w:rFonts w:ascii="Arial" w:hAnsi="Arial" w:cs="Arial"/>
                <w:sz w:val="20"/>
                <w:szCs w:val="20"/>
              </w:rPr>
              <w:t>Version</w:t>
            </w:r>
          </w:p>
        </w:tc>
        <w:tc>
          <w:tcPr>
            <w:tcW w:w="14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B2512ED" w14:textId="77777777" w:rsidR="00293C3B" w:rsidRPr="00920B8B" w:rsidRDefault="00293C3B" w:rsidP="00570589">
            <w:pPr>
              <w:rPr>
                <w:rFonts w:ascii="Arial" w:hAnsi="Arial" w:cs="Arial"/>
                <w:sz w:val="20"/>
                <w:szCs w:val="20"/>
              </w:rPr>
            </w:pPr>
            <w:r w:rsidRPr="00920B8B">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5414F8" w14:textId="77777777" w:rsidR="00293C3B" w:rsidRPr="00920B8B" w:rsidRDefault="00293C3B" w:rsidP="00570589">
            <w:pPr>
              <w:rPr>
                <w:rFonts w:ascii="Arial" w:hAnsi="Arial" w:cs="Arial"/>
                <w:sz w:val="20"/>
                <w:szCs w:val="20"/>
              </w:rPr>
            </w:pPr>
            <w:r w:rsidRPr="00920B8B">
              <w:rPr>
                <w:rFonts w:ascii="Arial" w:hAnsi="Arial" w:cs="Arial"/>
                <w:sz w:val="20"/>
                <w:szCs w:val="20"/>
              </w:rPr>
              <w:t>Task</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B54623" w14:textId="77777777" w:rsidR="00293C3B" w:rsidRPr="00920B8B" w:rsidRDefault="00293C3B" w:rsidP="00570589">
            <w:pPr>
              <w:rPr>
                <w:rFonts w:ascii="Arial" w:hAnsi="Arial" w:cs="Arial"/>
                <w:sz w:val="20"/>
                <w:szCs w:val="20"/>
              </w:rPr>
            </w:pPr>
            <w:r w:rsidRPr="00920B8B">
              <w:rPr>
                <w:rFonts w:ascii="Arial" w:hAnsi="Arial" w:cs="Arial"/>
                <w:sz w:val="20"/>
                <w:szCs w:val="20"/>
              </w:rPr>
              <w:t>Name</w:t>
            </w:r>
          </w:p>
        </w:tc>
      </w:tr>
      <w:tr w:rsidR="00011869" w14:paraId="1D323AE2" w14:textId="77777777" w:rsidTr="09217A47">
        <w:trPr>
          <w:trHeight w:val="300"/>
        </w:trPr>
        <w:tc>
          <w:tcPr>
            <w:tcW w:w="1166" w:type="dxa"/>
            <w:tcBorders>
              <w:top w:val="single" w:sz="4" w:space="0" w:color="000000"/>
              <w:left w:val="single" w:sz="4" w:space="0" w:color="000000"/>
              <w:bottom w:val="single" w:sz="4" w:space="0" w:color="000000"/>
              <w:right w:val="single" w:sz="4" w:space="0" w:color="000000"/>
            </w:tcBorders>
          </w:tcPr>
          <w:p w14:paraId="45FC8D26" w14:textId="77777777" w:rsidR="00011869" w:rsidRPr="006D6F22" w:rsidRDefault="0006307C" w:rsidP="00011869">
            <w:pPr>
              <w:rPr>
                <w:rFonts w:ascii="Arial" w:eastAsia="Arial" w:hAnsi="Arial" w:cs="Arial"/>
                <w:color w:val="000000" w:themeColor="text1"/>
                <w:sz w:val="20"/>
                <w:szCs w:val="20"/>
                <w:highlight w:val="yellow"/>
              </w:rPr>
            </w:pPr>
            <w:r>
              <w:rPr>
                <w:rFonts w:ascii="Arial" w:eastAsia="Arial" w:hAnsi="Arial" w:cs="Arial"/>
                <w:color w:val="000000" w:themeColor="text1"/>
                <w:sz w:val="20"/>
                <w:szCs w:val="20"/>
                <w:highlight w:val="yellow"/>
              </w:rPr>
              <w:t>2.0</w:t>
            </w:r>
          </w:p>
        </w:tc>
        <w:tc>
          <w:tcPr>
            <w:tcW w:w="1483" w:type="dxa"/>
            <w:tcBorders>
              <w:top w:val="single" w:sz="4" w:space="0" w:color="000000"/>
              <w:left w:val="single" w:sz="4" w:space="0" w:color="000000"/>
              <w:bottom w:val="single" w:sz="4" w:space="0" w:color="000000"/>
              <w:right w:val="single" w:sz="4" w:space="0" w:color="000000"/>
            </w:tcBorders>
          </w:tcPr>
          <w:p w14:paraId="04BFD668" w14:textId="27811BD7" w:rsidR="00011869" w:rsidRPr="006D6F22" w:rsidRDefault="000066F4" w:rsidP="00011869">
            <w:pPr>
              <w:rPr>
                <w:rFonts w:ascii="Arial" w:eastAsia="Arial" w:hAnsi="Arial" w:cs="Arial"/>
                <w:color w:val="000000" w:themeColor="text1"/>
                <w:sz w:val="20"/>
                <w:szCs w:val="20"/>
                <w:highlight w:val="yellow"/>
              </w:rPr>
            </w:pPr>
            <w:r w:rsidRPr="000066F4">
              <w:rPr>
                <w:rFonts w:ascii="Arial" w:eastAsia="Arial" w:hAnsi="Arial" w:cs="Arial"/>
                <w:color w:val="000000" w:themeColor="text1"/>
                <w:sz w:val="20"/>
                <w:szCs w:val="20"/>
                <w:highlight w:val="yellow"/>
              </w:rPr>
              <w:t>13.08.2026</w:t>
            </w:r>
          </w:p>
        </w:tc>
        <w:tc>
          <w:tcPr>
            <w:tcW w:w="3524" w:type="dxa"/>
            <w:tcBorders>
              <w:top w:val="single" w:sz="4" w:space="0" w:color="000000"/>
              <w:left w:val="single" w:sz="4" w:space="0" w:color="000000"/>
              <w:bottom w:val="single" w:sz="4" w:space="0" w:color="000000"/>
              <w:right w:val="single" w:sz="4" w:space="0" w:color="000000"/>
            </w:tcBorders>
          </w:tcPr>
          <w:p w14:paraId="4E9100F6" w14:textId="77777777" w:rsidR="00011869" w:rsidRPr="006D6F22" w:rsidRDefault="00011869" w:rsidP="00011869">
            <w:pPr>
              <w:rPr>
                <w:rFonts w:ascii="Arial" w:eastAsia="Arial" w:hAnsi="Arial" w:cs="Arial"/>
                <w:b/>
                <w:bCs/>
                <w:color w:val="000000" w:themeColor="text1"/>
                <w:sz w:val="20"/>
                <w:szCs w:val="20"/>
                <w:highlight w:val="yellow"/>
              </w:rPr>
            </w:pPr>
            <w:r w:rsidRPr="006D6F22">
              <w:rPr>
                <w:rFonts w:ascii="Arial" w:eastAsia="Arial" w:hAnsi="Arial" w:cs="Arial"/>
                <w:b/>
                <w:bCs/>
                <w:color w:val="000000" w:themeColor="text1"/>
                <w:sz w:val="20"/>
                <w:szCs w:val="20"/>
                <w:highlight w:val="yellow"/>
              </w:rPr>
              <w:t>Approval</w:t>
            </w:r>
          </w:p>
        </w:tc>
        <w:tc>
          <w:tcPr>
            <w:tcW w:w="2016" w:type="dxa"/>
            <w:tcBorders>
              <w:top w:val="single" w:sz="4" w:space="0" w:color="000000"/>
              <w:left w:val="single" w:sz="4" w:space="0" w:color="000000"/>
              <w:bottom w:val="single" w:sz="4" w:space="0" w:color="000000"/>
              <w:right w:val="single" w:sz="4" w:space="0" w:color="000000"/>
            </w:tcBorders>
          </w:tcPr>
          <w:p w14:paraId="2BDECB83" w14:textId="77777777" w:rsidR="00011869" w:rsidRPr="006D6F22" w:rsidRDefault="00011869" w:rsidP="00011869">
            <w:pPr>
              <w:rPr>
                <w:rFonts w:ascii="Arial" w:eastAsia="Arial" w:hAnsi="Arial" w:cs="Arial"/>
                <w:color w:val="000000" w:themeColor="text1"/>
                <w:sz w:val="20"/>
                <w:szCs w:val="20"/>
                <w:highlight w:val="yellow"/>
              </w:rPr>
            </w:pPr>
            <w:r w:rsidRPr="006D6F22">
              <w:rPr>
                <w:rFonts w:ascii="Arial" w:eastAsia="Arial" w:hAnsi="Arial" w:cs="Arial"/>
                <w:color w:val="000000" w:themeColor="text1"/>
                <w:sz w:val="20"/>
                <w:szCs w:val="20"/>
                <w:highlight w:val="yellow"/>
              </w:rPr>
              <w:t>DBAG Chief Risk Officer</w:t>
            </w:r>
          </w:p>
        </w:tc>
      </w:tr>
    </w:tbl>
    <w:p w14:paraId="2B099EDC" w14:textId="77777777" w:rsidR="0063672D" w:rsidRPr="00920B8B" w:rsidRDefault="0063672D" w:rsidP="0063672D">
      <w:pPr>
        <w:rPr>
          <w:rFonts w:ascii="Arial" w:eastAsiaTheme="majorEastAsia" w:hAnsi="Arial" w:cs="Arial"/>
          <w:color w:val="000000" w:themeColor="text1"/>
          <w:sz w:val="24"/>
          <w:szCs w:val="24"/>
        </w:rPr>
      </w:pPr>
    </w:p>
    <w:p w14:paraId="2B201E96" w14:textId="77777777" w:rsidR="008106E3" w:rsidRPr="00920B8B" w:rsidRDefault="008106E3" w:rsidP="008106E3">
      <w:pPr>
        <w:pStyle w:val="Heading2"/>
        <w:numPr>
          <w:ilvl w:val="1"/>
          <w:numId w:val="1"/>
        </w:numPr>
        <w:ind w:left="540" w:hanging="540"/>
        <w:jc w:val="both"/>
        <w:rPr>
          <w:rFonts w:ascii="Arial" w:hAnsi="Arial" w:cs="Arial"/>
          <w:color w:val="auto"/>
          <w:sz w:val="24"/>
          <w:szCs w:val="24"/>
        </w:rPr>
      </w:pPr>
      <w:bookmarkStart w:id="55" w:name="_Toc172309527"/>
      <w:bookmarkStart w:id="56" w:name="_Toc184208815"/>
      <w:bookmarkStart w:id="57" w:name="_Toc234399148"/>
      <w:r w:rsidRPr="00920B8B">
        <w:rPr>
          <w:rFonts w:ascii="Arial" w:hAnsi="Arial" w:cs="Arial"/>
          <w:color w:val="auto"/>
          <w:sz w:val="24"/>
          <w:szCs w:val="24"/>
        </w:rPr>
        <w:t>Related Written Rules</w:t>
      </w:r>
      <w:bookmarkEnd w:id="55"/>
      <w:bookmarkEnd w:id="56"/>
      <w:bookmarkEnd w:id="57"/>
    </w:p>
    <w:p w14:paraId="0A4230F8" w14:textId="77777777" w:rsidR="008106E3" w:rsidRPr="00920B8B" w:rsidRDefault="008106E3" w:rsidP="008106E3"/>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9"/>
        <w:gridCol w:w="4786"/>
      </w:tblGrid>
      <w:tr w:rsidR="008106E3" w:rsidRPr="00920B8B" w14:paraId="5674F7F8" w14:textId="77777777" w:rsidTr="00570589">
        <w:tc>
          <w:tcPr>
            <w:tcW w:w="3539" w:type="dxa"/>
            <w:tcBorders>
              <w:top w:val="single" w:sz="4" w:space="0" w:color="000000"/>
              <w:left w:val="single" w:sz="4" w:space="0" w:color="000000"/>
              <w:bottom w:val="single" w:sz="4" w:space="0" w:color="000000"/>
              <w:right w:val="single" w:sz="4" w:space="0" w:color="000000"/>
            </w:tcBorders>
          </w:tcPr>
          <w:p w14:paraId="285D50B8" w14:textId="77777777" w:rsidR="008106E3" w:rsidRPr="00920B8B" w:rsidRDefault="008106E3" w:rsidP="00570589">
            <w:pPr>
              <w:rPr>
                <w:rFonts w:ascii="Arial" w:hAnsi="Arial" w:cs="Arial"/>
              </w:rPr>
            </w:pPr>
            <w:r w:rsidRPr="00920B8B">
              <w:rPr>
                <w:rFonts w:ascii="Arial" w:hAnsi="Arial" w:cs="Arial"/>
              </w:rPr>
              <w:t>Superordinated Written Rules</w:t>
            </w:r>
          </w:p>
          <w:p w14:paraId="1EEE6648" w14:textId="77777777" w:rsidR="008106E3" w:rsidRPr="00920B8B" w:rsidRDefault="008106E3" w:rsidP="00570589">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3AD69DEA" w14:textId="77777777" w:rsidR="008106E3" w:rsidRPr="00920B8B" w:rsidRDefault="008106E3" w:rsidP="008106E3">
            <w:pPr>
              <w:pStyle w:val="ListParagraph"/>
              <w:numPr>
                <w:ilvl w:val="0"/>
                <w:numId w:val="2"/>
              </w:numPr>
              <w:ind w:left="467" w:hanging="283"/>
              <w:rPr>
                <w:rFonts w:ascii="Arial" w:hAnsi="Arial" w:cs="Arial"/>
                <w:i/>
              </w:rPr>
            </w:pPr>
            <w:r w:rsidRPr="00920B8B">
              <w:rPr>
                <w:rFonts w:ascii="Arial" w:hAnsi="Arial" w:cs="Arial"/>
                <w:sz w:val="20"/>
                <w:szCs w:val="20"/>
              </w:rPr>
              <w:t xml:space="preserve">ICT Risk </w:t>
            </w:r>
            <w:r w:rsidR="00C72BC2" w:rsidRPr="006D6F22">
              <w:rPr>
                <w:rFonts w:ascii="Arial" w:hAnsi="Arial" w:cs="Arial"/>
                <w:sz w:val="20"/>
                <w:szCs w:val="20"/>
                <w:highlight w:val="yellow"/>
              </w:rPr>
              <w:t>Management</w:t>
            </w:r>
            <w:r w:rsidR="00C72BC2">
              <w:rPr>
                <w:rFonts w:ascii="Arial" w:hAnsi="Arial" w:cs="Arial"/>
                <w:sz w:val="20"/>
                <w:szCs w:val="20"/>
              </w:rPr>
              <w:t xml:space="preserve"> </w:t>
            </w:r>
            <w:r w:rsidRPr="00920B8B">
              <w:rPr>
                <w:rFonts w:ascii="Arial" w:hAnsi="Arial" w:cs="Arial"/>
                <w:sz w:val="20"/>
                <w:szCs w:val="20"/>
              </w:rPr>
              <w:t>Policy</w:t>
            </w:r>
          </w:p>
        </w:tc>
      </w:tr>
      <w:tr w:rsidR="008106E3" w:rsidRPr="00920B8B" w14:paraId="7019F73A" w14:textId="77777777" w:rsidTr="00570589">
        <w:trPr>
          <w:trHeight w:val="47"/>
        </w:trPr>
        <w:tc>
          <w:tcPr>
            <w:tcW w:w="3539" w:type="dxa"/>
            <w:tcBorders>
              <w:top w:val="single" w:sz="4" w:space="0" w:color="000000"/>
              <w:left w:val="single" w:sz="4" w:space="0" w:color="000000"/>
              <w:bottom w:val="single" w:sz="4" w:space="0" w:color="000000"/>
              <w:right w:val="single" w:sz="4" w:space="0" w:color="000000"/>
            </w:tcBorders>
          </w:tcPr>
          <w:p w14:paraId="6059B664" w14:textId="77777777" w:rsidR="008106E3" w:rsidRPr="00920B8B" w:rsidRDefault="008106E3" w:rsidP="00570589">
            <w:pPr>
              <w:rPr>
                <w:rFonts w:ascii="Arial" w:hAnsi="Arial" w:cs="Arial"/>
              </w:rPr>
            </w:pPr>
            <w:r w:rsidRPr="00920B8B">
              <w:rPr>
                <w:rFonts w:ascii="Arial" w:hAnsi="Arial" w:cs="Arial"/>
              </w:rPr>
              <w:t>Subordinated Written Rules</w:t>
            </w:r>
          </w:p>
          <w:p w14:paraId="6CB6F73D" w14:textId="77777777" w:rsidR="008106E3" w:rsidRPr="00920B8B" w:rsidRDefault="008106E3" w:rsidP="00570589">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4237C1FE" w14:textId="77777777" w:rsidR="008106E3" w:rsidRPr="00920B8B" w:rsidRDefault="00383B3A" w:rsidP="008106E3">
            <w:pPr>
              <w:pStyle w:val="ListParagraph"/>
              <w:numPr>
                <w:ilvl w:val="0"/>
                <w:numId w:val="2"/>
              </w:numPr>
              <w:ind w:left="467" w:hanging="283"/>
              <w:rPr>
                <w:rFonts w:ascii="Arial" w:hAnsi="Arial" w:cs="Arial"/>
              </w:rPr>
            </w:pPr>
            <w:r>
              <w:rPr>
                <w:rFonts w:ascii="Arial" w:hAnsi="Arial" w:cs="Arial"/>
                <w:sz w:val="20"/>
                <w:szCs w:val="20"/>
              </w:rPr>
              <w:t>ICT HR Procedure</w:t>
            </w:r>
          </w:p>
        </w:tc>
      </w:tr>
    </w:tbl>
    <w:p w14:paraId="2F2E50A0" w14:textId="77777777" w:rsidR="003A3640" w:rsidRPr="00920B8B" w:rsidRDefault="003A3640" w:rsidP="0063672D">
      <w:pPr>
        <w:rPr>
          <w:rFonts w:ascii="Arial" w:eastAsiaTheme="majorEastAsia" w:hAnsi="Arial" w:cs="Arial"/>
          <w:color w:val="000000" w:themeColor="text1"/>
          <w:sz w:val="24"/>
          <w:szCs w:val="24"/>
        </w:rPr>
      </w:pPr>
    </w:p>
    <w:p w14:paraId="1ED7DAFA" w14:textId="77777777" w:rsidR="00601B65" w:rsidRPr="00595CC0" w:rsidRDefault="00601B65" w:rsidP="00595CC0">
      <w:pPr>
        <w:pStyle w:val="Heading2"/>
        <w:numPr>
          <w:ilvl w:val="1"/>
          <w:numId w:val="1"/>
        </w:numPr>
        <w:ind w:left="540" w:hanging="540"/>
        <w:jc w:val="both"/>
        <w:rPr>
          <w:rFonts w:ascii="Arial" w:hAnsi="Arial" w:cs="Arial"/>
          <w:color w:val="auto"/>
          <w:sz w:val="24"/>
          <w:szCs w:val="24"/>
        </w:rPr>
      </w:pPr>
      <w:bookmarkStart w:id="58" w:name="_Toc234399149"/>
      <w:r w:rsidRPr="00595CC0">
        <w:rPr>
          <w:rFonts w:ascii="Arial" w:hAnsi="Arial" w:cs="Arial"/>
          <w:color w:val="auto"/>
          <w:sz w:val="24"/>
          <w:szCs w:val="24"/>
        </w:rPr>
        <w:t>Abbreviations</w:t>
      </w:r>
      <w:bookmarkEnd w:id="58"/>
    </w:p>
    <w:p w14:paraId="59F85BEC" w14:textId="77777777" w:rsidR="00F24D32" w:rsidRPr="00920B8B" w:rsidRDefault="00F24D32" w:rsidP="00F24D32">
      <w:pPr>
        <w:rPr>
          <w:rFonts w:ascii="Arial" w:eastAsiaTheme="majorEastAsia" w:hAnsi="Arial" w:cs="Arial"/>
          <w:color w:val="000000" w:themeColor="text1"/>
          <w:sz w:val="24"/>
          <w:szCs w:val="24"/>
        </w:rPr>
      </w:pPr>
    </w:p>
    <w:p w14:paraId="27EB41EE" w14:textId="77777777" w:rsidR="00601B65" w:rsidRPr="00920B8B" w:rsidRDefault="00F24D32" w:rsidP="00601B65">
      <w:pPr>
        <w:rPr>
          <w:rFonts w:ascii="Arial" w:hAnsi="Arial" w:cs="Arial"/>
          <w:sz w:val="20"/>
          <w:szCs w:val="20"/>
        </w:rPr>
      </w:pPr>
      <w:r w:rsidRPr="00920B8B">
        <w:rPr>
          <w:rFonts w:ascii="Arial" w:hAnsi="Arial" w:cs="Arial"/>
          <w:sz w:val="20"/>
          <w:szCs w:val="20"/>
        </w:rPr>
        <w:t xml:space="preserve">The abbreviations in this document are defined in the overall ICT </w:t>
      </w:r>
      <w:r w:rsidR="00611100">
        <w:rPr>
          <w:rFonts w:ascii="Arial" w:hAnsi="Arial" w:cs="Arial"/>
          <w:sz w:val="20"/>
          <w:szCs w:val="20"/>
        </w:rPr>
        <w:t xml:space="preserve">Risk </w:t>
      </w:r>
      <w:r w:rsidRPr="00920B8B">
        <w:rPr>
          <w:rFonts w:ascii="Arial" w:hAnsi="Arial" w:cs="Arial"/>
          <w:sz w:val="20"/>
          <w:szCs w:val="20"/>
        </w:rPr>
        <w:t>Glossary, which is provided on the Intranet website.</w:t>
      </w:r>
    </w:p>
    <w:p w14:paraId="074D0F19" w14:textId="77777777" w:rsidR="762CD26E" w:rsidRDefault="762CD26E" w:rsidP="762CD26E">
      <w:pPr>
        <w:rPr>
          <w:rFonts w:ascii="Arial" w:hAnsi="Arial" w:cs="Arial"/>
          <w:sz w:val="20"/>
          <w:szCs w:val="20"/>
        </w:rPr>
      </w:pPr>
    </w:p>
    <w:p w14:paraId="3248D812" w14:textId="77777777" w:rsidR="00601B65" w:rsidRPr="00920B8B" w:rsidRDefault="00601B65" w:rsidP="00601B65">
      <w:pPr>
        <w:jc w:val="center"/>
        <w:rPr>
          <w:rFonts w:ascii="Arial" w:hAnsi="Arial" w:cs="Arial"/>
          <w:b/>
          <w:bCs/>
          <w:sz w:val="20"/>
          <w:szCs w:val="20"/>
        </w:rPr>
      </w:pPr>
      <w:r w:rsidRPr="00920B8B">
        <w:br/>
      </w:r>
      <w:r w:rsidRPr="00920B8B">
        <w:rPr>
          <w:rFonts w:ascii="Arial" w:hAnsi="Arial" w:cs="Arial"/>
          <w:b/>
          <w:bCs/>
          <w:sz w:val="20"/>
          <w:szCs w:val="20"/>
        </w:rPr>
        <w:t>*** END OF DOCUMENT ***</w:t>
      </w:r>
    </w:p>
    <w:p w14:paraId="2F9607E7" w14:textId="77777777" w:rsidR="00601B65" w:rsidRPr="00920B8B" w:rsidRDefault="00601B65" w:rsidP="00601B65">
      <w:pPr>
        <w:rPr>
          <w:rFonts w:ascii="Arial" w:hAnsi="Arial" w:cs="Arial"/>
          <w:b/>
          <w:bCs/>
          <w:sz w:val="20"/>
          <w:szCs w:val="20"/>
        </w:rPr>
      </w:pPr>
      <w:r w:rsidRPr="00920B8B">
        <w:rPr>
          <w:rFonts w:ascii="Arial" w:hAnsi="Arial" w:cs="Arial"/>
          <w:b/>
          <w:bCs/>
          <w:sz w:val="20"/>
          <w:szCs w:val="20"/>
        </w:rPr>
        <w:t>----------------------------------------------------------------------------------------------------------------------</w:t>
      </w:r>
    </w:p>
    <w:p w14:paraId="29B9E8D5" w14:textId="77777777" w:rsidR="00B2610E" w:rsidRPr="00095004" w:rsidRDefault="00B2610E" w:rsidP="00601B65">
      <w:pPr>
        <w:rPr>
          <w:rFonts w:ascii="Arial" w:hAnsi="Arial" w:cs="Arial"/>
          <w:b/>
          <w:bCs/>
          <w:sz w:val="20"/>
          <w:szCs w:val="20"/>
          <w:lang w:val="en-GB"/>
        </w:rPr>
      </w:pPr>
    </w:p>
    <w:sectPr w:rsidR="00B2610E" w:rsidRPr="00095004" w:rsidSect="00DD2BA7">
      <w:headerReference w:type="even" r:id="rId19"/>
      <w:headerReference w:type="default" r:id="rId20"/>
      <w:footerReference w:type="even" r:id="rId21"/>
      <w:footerReference w:type="default" r:id="rId22"/>
      <w:headerReference w:type="first" r:id="rId23"/>
      <w:footerReference w:type="first" r:id="rId24"/>
      <w:pgSz w:w="11906" w:h="16838" w:code="9"/>
      <w:pgMar w:top="1440" w:right="260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DCCC3" w14:textId="77777777" w:rsidR="00113C93" w:rsidRPr="00920B8B" w:rsidRDefault="00113C93" w:rsidP="00B862D3">
      <w:pPr>
        <w:spacing w:after="0" w:line="240" w:lineRule="auto"/>
      </w:pPr>
      <w:r w:rsidRPr="00920B8B">
        <w:separator/>
      </w:r>
    </w:p>
    <w:p w14:paraId="3C851AE6" w14:textId="77777777" w:rsidR="00113C93" w:rsidRPr="00920B8B" w:rsidRDefault="00113C93"/>
  </w:endnote>
  <w:endnote w:type="continuationSeparator" w:id="0">
    <w:p w14:paraId="2F11765B" w14:textId="77777777" w:rsidR="00113C93" w:rsidRPr="00920B8B" w:rsidRDefault="00113C93" w:rsidP="00B862D3">
      <w:pPr>
        <w:spacing w:after="0" w:line="240" w:lineRule="auto"/>
      </w:pPr>
      <w:r w:rsidRPr="00920B8B">
        <w:continuationSeparator/>
      </w:r>
    </w:p>
    <w:p w14:paraId="4BF65F78" w14:textId="77777777" w:rsidR="00113C93" w:rsidRPr="00920B8B" w:rsidRDefault="00113C93"/>
  </w:endnote>
  <w:endnote w:type="continuationNotice" w:id="1">
    <w:p w14:paraId="71BEF4CA" w14:textId="77777777" w:rsidR="00113C93" w:rsidRPr="00920B8B" w:rsidRDefault="00113C93">
      <w:pPr>
        <w:spacing w:after="0" w:line="240" w:lineRule="auto"/>
      </w:pPr>
    </w:p>
    <w:p w14:paraId="45C1CE76" w14:textId="77777777" w:rsidR="00113C93" w:rsidRPr="00920B8B" w:rsidRDefault="00113C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2771" w14:textId="77777777" w:rsidR="0075324C" w:rsidRPr="00920B8B" w:rsidRDefault="00A31091">
    <w:pPr>
      <w:pStyle w:val="Footer"/>
    </w:pPr>
    <w:r w:rsidRPr="00920B8B">
      <w:rPr>
        <w:noProof/>
      </w:rPr>
      <mc:AlternateContent>
        <mc:Choice Requires="wps">
          <w:drawing>
            <wp:anchor distT="0" distB="0" distL="0" distR="0" simplePos="0" relativeHeight="251658241" behindDoc="0" locked="0" layoutInCell="1" allowOverlap="1" wp14:anchorId="5749CE53" wp14:editId="54E678DB">
              <wp:simplePos x="635" y="635"/>
              <wp:positionH relativeFrom="page">
                <wp:align>center</wp:align>
              </wp:positionH>
              <wp:positionV relativeFrom="page">
                <wp:align>bottom</wp:align>
              </wp:positionV>
              <wp:extent cx="405765" cy="357505"/>
              <wp:effectExtent l="0" t="0" r="13335" b="0"/>
              <wp:wrapNone/>
              <wp:docPr id="1005652837"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0C19D9E8" w14:textId="77777777" w:rsidR="00A31091" w:rsidRPr="00920B8B" w:rsidRDefault="00A31091" w:rsidP="00A31091">
                          <w:pPr>
                            <w:spacing w:after="0"/>
                            <w:rPr>
                              <w:rFonts w:ascii="Calibri" w:eastAsia="Calibri" w:hAnsi="Calibri" w:cs="Calibri"/>
                              <w:color w:val="000000"/>
                              <w:sz w:val="20"/>
                              <w:szCs w:val="20"/>
                            </w:rPr>
                          </w:pPr>
                          <w:r w:rsidRPr="00920B8B">
                            <w:rPr>
                              <w:rFonts w:ascii="Calibri" w:eastAsia="Calibri" w:hAnsi="Calibri" w:cs="Calibri"/>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49CE53" id="_x0000_t202" coordsize="21600,21600" o:spt="202" path="m,l,21600r21600,l21600,xe">
              <v:stroke joinstyle="miter"/>
              <v:path gradientshapeok="t" o:connecttype="rect"/>
            </v:shapetype>
            <v:shape id="Textfeld 2" o:spid="_x0000_s1028" type="#_x0000_t202" alt="Internal" style="position:absolute;margin-left:0;margin-top:0;width:31.95pt;height:28.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" filled="f" stroked="f">
              <v:textbox style="mso-fit-shape-to-text:t" inset="0,0,0,15pt">
                <w:txbxContent>
                  <w:p w14:paraId="6DED71AC" w14:textId="492ED303" w:rsidR="00A31091" w:rsidRPr="00920B8B" w:rsidRDefault="00A31091" w:rsidP="00A31091">
                    <w:pPr>
                      <w:spacing w:after="0"/>
                      <w:rPr>
                        <w:rFonts w:ascii="Calibri" w:eastAsia="Calibri" w:hAnsi="Calibri" w:cs="Calibri"/>
                        <w:color w:val="000000"/>
                        <w:sz w:val="20"/>
                        <w:szCs w:val="20"/>
                      </w:rPr>
                    </w:pPr>
                    <w:r w:rsidRPr="00920B8B">
                      <w:rPr>
                        <w:rFonts w:ascii="Calibri" w:eastAsia="Calibri" w:hAnsi="Calibri" w:cs="Calibri"/>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E8E29" w14:textId="77777777" w:rsidR="00BD43AA" w:rsidRPr="00920B8B" w:rsidRDefault="00BD43AA">
    <w:pPr>
      <w:pStyle w:val="Footer"/>
    </w:pPr>
    <w:r w:rsidRPr="00920B8B">
      <w:rPr>
        <w:noProof/>
      </w:rPr>
      <mc:AlternateContent>
        <mc:Choice Requires="wps">
          <w:drawing>
            <wp:anchor distT="0" distB="0" distL="0" distR="0" simplePos="0" relativeHeight="251658244" behindDoc="0" locked="0" layoutInCell="1" allowOverlap="1" wp14:anchorId="68DE398A" wp14:editId="30525FBD">
              <wp:simplePos x="635" y="635"/>
              <wp:positionH relativeFrom="page">
                <wp:align>center</wp:align>
              </wp:positionH>
              <wp:positionV relativeFrom="page">
                <wp:align>bottom</wp:align>
              </wp:positionV>
              <wp:extent cx="405765" cy="357505"/>
              <wp:effectExtent l="0" t="0" r="13335" b="0"/>
              <wp:wrapNone/>
              <wp:docPr id="13360761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048F74C6" w14:textId="77777777" w:rsidR="00BD43AA" w:rsidRPr="00920B8B" w:rsidRDefault="00BD43AA" w:rsidP="00BD43AA">
                          <w:pPr>
                            <w:spacing w:after="0"/>
                            <w:rPr>
                              <w:rFonts w:ascii="Arial" w:eastAsia="Calibri" w:hAnsi="Arial" w:cs="Arial"/>
                              <w:color w:val="000000"/>
                              <w:sz w:val="20"/>
                              <w:szCs w:val="20"/>
                            </w:rPr>
                          </w:pPr>
                          <w:r w:rsidRPr="00920B8B">
                            <w:rPr>
                              <w:rFonts w:ascii="Arial" w:eastAsia="Calibri" w:hAnsi="Arial" w:cs="Arial"/>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DE398A" id="_x0000_t202" coordsize="21600,21600" o:spt="202" path="m,l,21600r21600,l21600,xe">
              <v:stroke joinstyle="miter"/>
              <v:path gradientshapeok="t" o:connecttype="rect"/>
            </v:shapetype>
            <v:shape id="Text Box 3" o:spid="_x0000_s1029" type="#_x0000_t202" alt="Internal" style="position:absolute;margin-left:0;margin-top:0;width:31.95pt;height:28.1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" filled="f" stroked="f">
              <v:textbox style="mso-fit-shape-to-text:t" inset="0,0,0,15pt">
                <w:txbxContent>
                  <w:p w14:paraId="4558CA54" w14:textId="77777777" w:rsidR="00BD43AA" w:rsidRPr="00920B8B" w:rsidRDefault="00BD43AA" w:rsidP="00BD43AA">
                    <w:pPr>
                      <w:spacing w:after="0"/>
                      <w:rPr>
                        <w:rFonts w:ascii="Arial" w:eastAsia="Calibri" w:hAnsi="Arial" w:cs="Arial"/>
                        <w:color w:val="000000"/>
                        <w:sz w:val="20"/>
                        <w:szCs w:val="20"/>
                      </w:rPr>
                    </w:pPr>
                    <w:r w:rsidRPr="00920B8B">
                      <w:rPr>
                        <w:rFonts w:ascii="Arial" w:eastAsia="Calibri" w:hAnsi="Arial" w:cs="Arial"/>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D083" w14:textId="77777777" w:rsidR="0075324C" w:rsidRPr="00920B8B" w:rsidRDefault="00A31091">
    <w:pPr>
      <w:pStyle w:val="Footer"/>
    </w:pPr>
    <w:r w:rsidRPr="00920B8B">
      <w:rPr>
        <w:noProof/>
      </w:rPr>
      <mc:AlternateContent>
        <mc:Choice Requires="wps">
          <w:drawing>
            <wp:anchor distT="0" distB="0" distL="0" distR="0" simplePos="0" relativeHeight="251658240" behindDoc="0" locked="0" layoutInCell="1" allowOverlap="1" wp14:anchorId="401CE478" wp14:editId="47A96C2E">
              <wp:simplePos x="635" y="635"/>
              <wp:positionH relativeFrom="page">
                <wp:align>center</wp:align>
              </wp:positionH>
              <wp:positionV relativeFrom="page">
                <wp:align>bottom</wp:align>
              </wp:positionV>
              <wp:extent cx="405765" cy="357505"/>
              <wp:effectExtent l="0" t="0" r="13335" b="0"/>
              <wp:wrapNone/>
              <wp:docPr id="180615766"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4A34DD3B" w14:textId="77777777" w:rsidR="00A31091" w:rsidRPr="00920B8B" w:rsidRDefault="00A31091" w:rsidP="00A31091">
                          <w:pPr>
                            <w:spacing w:after="0"/>
                            <w:rPr>
                              <w:rFonts w:ascii="Calibri" w:eastAsia="Calibri" w:hAnsi="Calibri" w:cs="Calibri"/>
                              <w:color w:val="000000"/>
                              <w:sz w:val="20"/>
                              <w:szCs w:val="20"/>
                            </w:rPr>
                          </w:pPr>
                          <w:r w:rsidRPr="00920B8B">
                            <w:rPr>
                              <w:rFonts w:ascii="Calibri" w:eastAsia="Calibri" w:hAnsi="Calibri" w:cs="Calibri"/>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1CE478" id="_x0000_t202" coordsize="21600,21600" o:spt="202" path="m,l,21600r21600,l21600,xe">
              <v:stroke joinstyle="miter"/>
              <v:path gradientshapeok="t" o:connecttype="rect"/>
            </v:shapetype>
            <v:shape id="Textfeld 1" o:spid="_x0000_s1030" type="#_x0000_t202" alt="Internal" style="position:absolute;margin-left:0;margin-top:0;width:31.95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" filled="f" stroked="f">
              <v:textbox style="mso-fit-shape-to-text:t" inset="0,0,0,15pt">
                <w:txbxContent>
                  <w:p w14:paraId="5039B5C3" w14:textId="50FEDF4B" w:rsidR="00A31091" w:rsidRPr="00920B8B" w:rsidRDefault="00A31091" w:rsidP="00A31091">
                    <w:pPr>
                      <w:spacing w:after="0"/>
                      <w:rPr>
                        <w:rFonts w:ascii="Calibri" w:eastAsia="Calibri" w:hAnsi="Calibri" w:cs="Calibri"/>
                        <w:color w:val="000000"/>
                        <w:sz w:val="20"/>
                        <w:szCs w:val="20"/>
                      </w:rPr>
                    </w:pPr>
                    <w:r w:rsidRPr="00920B8B">
                      <w:rPr>
                        <w:rFonts w:ascii="Calibri" w:eastAsia="Calibri" w:hAnsi="Calibri" w:cs="Calibri"/>
                        <w:color w:val="000000"/>
                        <w:sz w:val="20"/>
                        <w:szCs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4649" w14:textId="77777777" w:rsidR="0075324C" w:rsidRPr="00920B8B" w:rsidRDefault="00A31091">
    <w:pPr>
      <w:pStyle w:val="Footer"/>
    </w:pPr>
    <w:r w:rsidRPr="00920B8B">
      <w:rPr>
        <w:noProof/>
      </w:rPr>
      <mc:AlternateContent>
        <mc:Choice Requires="wps">
          <w:drawing>
            <wp:anchor distT="0" distB="0" distL="0" distR="0" simplePos="0" relativeHeight="251658242" behindDoc="0" locked="0" layoutInCell="1" allowOverlap="1" wp14:anchorId="384D3B3D" wp14:editId="10E38C85">
              <wp:simplePos x="635" y="635"/>
              <wp:positionH relativeFrom="page">
                <wp:align>center</wp:align>
              </wp:positionH>
              <wp:positionV relativeFrom="page">
                <wp:align>bottom</wp:align>
              </wp:positionV>
              <wp:extent cx="405765" cy="357505"/>
              <wp:effectExtent l="0" t="0" r="13335" b="0"/>
              <wp:wrapNone/>
              <wp:docPr id="924024894" name="Textfeld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5B197C5F" w14:textId="77777777" w:rsidR="00A31091" w:rsidRPr="00920B8B" w:rsidRDefault="00A31091" w:rsidP="00A31091">
                          <w:pPr>
                            <w:spacing w:after="0"/>
                            <w:rPr>
                              <w:rFonts w:ascii="Calibri" w:eastAsia="Calibri" w:hAnsi="Calibri" w:cs="Calibri"/>
                              <w:color w:val="000000"/>
                              <w:sz w:val="20"/>
                              <w:szCs w:val="20"/>
                            </w:rPr>
                          </w:pPr>
                          <w:r w:rsidRPr="00920B8B">
                            <w:rPr>
                              <w:rFonts w:ascii="Calibri" w:eastAsia="Calibri" w:hAnsi="Calibri" w:cs="Calibri"/>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4D3B3D" id="_x0000_t202" coordsize="21600,21600" o:spt="202" path="m,l,21600r21600,l21600,xe">
              <v:stroke joinstyle="miter"/>
              <v:path gradientshapeok="t" o:connecttype="rect"/>
            </v:shapetype>
            <v:shape id="Textfeld 5" o:spid="_x0000_s1030" type="#_x0000_t202" alt="Internal" style="position:absolute;margin-left:0;margin-top:0;width:31.95pt;height:28.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" filled="f" stroked="f">
              <v:textbox style="mso-fit-shape-to-text:t" inset="0,0,0,15pt">
                <w:txbxContent>
                  <w:p w14:paraId="750A1DFF" w14:textId="202DAB29" w:rsidR="00A31091" w:rsidRPr="00920B8B" w:rsidRDefault="00A31091" w:rsidP="00A31091">
                    <w:pPr>
                      <w:spacing w:after="0"/>
                      <w:rPr>
                        <w:rFonts w:ascii="Calibri" w:eastAsia="Calibri" w:hAnsi="Calibri" w:cs="Calibri"/>
                        <w:color w:val="000000"/>
                        <w:sz w:val="20"/>
                        <w:szCs w:val="20"/>
                      </w:rPr>
                    </w:pPr>
                    <w:r w:rsidRPr="00920B8B">
                      <w:rPr>
                        <w:rFonts w:ascii="Calibri" w:eastAsia="Calibri" w:hAnsi="Calibri" w:cs="Calibri"/>
                        <w:color w:val="000000"/>
                        <w:sz w:val="20"/>
                        <w:szCs w:val="20"/>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01858" w14:textId="77777777" w:rsidR="00B862D3" w:rsidRPr="00920B8B" w:rsidRDefault="0093260C">
    <w:pPr>
      <w:pStyle w:val="Footer"/>
    </w:pPr>
    <w:r w:rsidRPr="00920B8B">
      <w:rPr>
        <w:noProof/>
      </w:rPr>
      <mc:AlternateContent>
        <mc:Choice Requires="wps">
          <w:drawing>
            <wp:anchor distT="0" distB="0" distL="114300" distR="114300" simplePos="0" relativeHeight="251658243" behindDoc="0" locked="0" layoutInCell="0" allowOverlap="1" wp14:anchorId="34E22AF8" wp14:editId="0710B19C">
              <wp:simplePos x="0" y="0"/>
              <wp:positionH relativeFrom="page">
                <wp:align>right</wp:align>
              </wp:positionH>
              <wp:positionV relativeFrom="page">
                <wp:posOffset>9595485</wp:posOffset>
              </wp:positionV>
              <wp:extent cx="7772400" cy="273600"/>
              <wp:effectExtent l="0" t="0" r="0" b="12700"/>
              <wp:wrapNone/>
              <wp:docPr id="1" name="Text Box 1"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786C88D" w14:textId="77777777" w:rsidR="0093260C" w:rsidRPr="00920B8B" w:rsidRDefault="0093260C" w:rsidP="0093260C">
                          <w:pPr>
                            <w:spacing w:after="0"/>
                            <w:jc w:val="center"/>
                            <w:rPr>
                              <w:rFonts w:ascii="Arial" w:hAnsi="Arial" w:cs="Arial"/>
                              <w:color w:val="000000"/>
                              <w:sz w:val="20"/>
                            </w:rPr>
                          </w:pPr>
                          <w:r w:rsidRPr="00920B8B">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type w14:anchorId="34E22AF8" id="_x0000_t202" coordsize="21600,21600" o:spt="202" path="m,l,21600r21600,l21600,xe">
              <v:stroke joinstyle="miter"/>
              <v:path gradientshapeok="t" o:connecttype="rect"/>
            </v:shapetype>
            <v:shape id="Text Box 1" o:spid="_x0000_s1031" type="#_x0000_t202" alt="{&quot;HashCode&quot;:442047029,&quot;Height&quot;:792.0,&quot;Width&quot;:612.0,&quot;Placement&quot;:&quot;Footer&quot;,&quot;Index&quot;:&quot;Primary&quot;,&quot;Section&quot;:1,&quot;Top&quot;:0.0,&quot;Left&quot;:0.0}" style="position:absolute;margin-left:560.8pt;margin-top:755.55pt;width:612pt;height:21.55pt;z-index:251658243;visibility:visible;mso-wrap-style:square;mso-height-percent:0;mso-wrap-distance-left:9pt;mso-wrap-distance-top:0;mso-wrap-distance-right:9pt;mso-wrap-distance-bottom:0;mso-position-horizontal:right;mso-position-horizontal-relative:page;mso-position-vertical:absolute;mso-position-vertical-relative:page;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" o:allowincell="f" filled="f" stroked="f" strokeweight=".5pt">
              <v:textbox inset=",0,,0">
                <w:txbxContent>
                  <w:p w14:paraId="13814497" w14:textId="77777777" w:rsidR="0093260C" w:rsidRPr="00920B8B" w:rsidRDefault="0093260C" w:rsidP="0093260C">
                    <w:pPr>
                      <w:spacing w:after="0"/>
                      <w:jc w:val="center"/>
                      <w:rPr>
                        <w:rFonts w:ascii="Arial" w:hAnsi="Arial" w:cs="Arial"/>
                        <w:color w:val="000000"/>
                        <w:sz w:val="20"/>
                      </w:rPr>
                    </w:pPr>
                    <w:r w:rsidRPr="00920B8B">
                      <w:rPr>
                        <w:rFonts w:ascii="Arial" w:hAnsi="Arial" w:cs="Arial"/>
                        <w:color w:val="000000"/>
                        <w:sz w:val="20"/>
                      </w:rPr>
                      <w:t>Internal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0D87" w14:textId="77777777" w:rsidR="0075324C" w:rsidRPr="00920B8B" w:rsidRDefault="00BD43AA">
    <w:pPr>
      <w:pStyle w:val="Footer"/>
    </w:pPr>
    <w:r w:rsidRPr="00920B8B">
      <w:rPr>
        <w:noProof/>
      </w:rPr>
      <mc:AlternateContent>
        <mc:Choice Requires="wps">
          <w:drawing>
            <wp:anchor distT="0" distB="0" distL="0" distR="0" simplePos="0" relativeHeight="251658245" behindDoc="0" locked="0" layoutInCell="1" allowOverlap="1" wp14:anchorId="502DE1C1" wp14:editId="0B3A8953">
              <wp:simplePos x="635" y="635"/>
              <wp:positionH relativeFrom="page">
                <wp:align>center</wp:align>
              </wp:positionH>
              <wp:positionV relativeFrom="page">
                <wp:align>bottom</wp:align>
              </wp:positionV>
              <wp:extent cx="405765" cy="357505"/>
              <wp:effectExtent l="0" t="0" r="13335" b="0"/>
              <wp:wrapNone/>
              <wp:docPr id="1369057615"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7760493C" w14:textId="77777777" w:rsidR="00BD43AA" w:rsidRPr="00920B8B" w:rsidRDefault="00BD43AA" w:rsidP="00BD43AA">
                          <w:pPr>
                            <w:spacing w:after="0"/>
                            <w:rPr>
                              <w:rFonts w:ascii="Arial" w:eastAsia="Calibri" w:hAnsi="Arial" w:cs="Arial"/>
                              <w:color w:val="000000"/>
                              <w:sz w:val="20"/>
                              <w:szCs w:val="20"/>
                            </w:rPr>
                          </w:pPr>
                          <w:r w:rsidRPr="00920B8B">
                            <w:rPr>
                              <w:rFonts w:ascii="Arial" w:eastAsia="Calibri" w:hAnsi="Arial" w:cs="Arial"/>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2DE1C1" id="_x0000_t202" coordsize="21600,21600" o:spt="202" path="m,l,21600r21600,l21600,xe">
              <v:stroke joinstyle="miter"/>
              <v:path gradientshapeok="t" o:connecttype="rect"/>
            </v:shapetype>
            <v:shape id="_x0000_s1032" type="#_x0000_t202" alt="Internal" style="position:absolute;margin-left:0;margin-top:0;width:31.95pt;height:28.1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" filled="f" stroked="f">
              <v:textbox style="mso-fit-shape-to-text:t" inset="0,0,0,15pt">
                <w:txbxContent>
                  <w:p w14:paraId="182F6D35" w14:textId="77777777" w:rsidR="00BD43AA" w:rsidRPr="00920B8B" w:rsidRDefault="00BD43AA" w:rsidP="00BD43AA">
                    <w:pPr>
                      <w:spacing w:after="0"/>
                      <w:rPr>
                        <w:rFonts w:ascii="Arial" w:eastAsia="Calibri" w:hAnsi="Arial" w:cs="Arial"/>
                        <w:color w:val="000000"/>
                        <w:sz w:val="20"/>
                        <w:szCs w:val="20"/>
                      </w:rPr>
                    </w:pPr>
                    <w:r w:rsidRPr="00920B8B">
                      <w:rPr>
                        <w:rFonts w:ascii="Arial" w:eastAsia="Calibri" w:hAnsi="Arial" w:cs="Arial"/>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70AC7" w14:textId="77777777" w:rsidR="00113C93" w:rsidRPr="00920B8B" w:rsidRDefault="00113C93" w:rsidP="00B862D3">
      <w:pPr>
        <w:spacing w:after="0" w:line="240" w:lineRule="auto"/>
      </w:pPr>
      <w:r w:rsidRPr="00920B8B">
        <w:separator/>
      </w:r>
    </w:p>
    <w:p w14:paraId="52052C30" w14:textId="77777777" w:rsidR="00113C93" w:rsidRPr="00920B8B" w:rsidRDefault="00113C93"/>
  </w:footnote>
  <w:footnote w:type="continuationSeparator" w:id="0">
    <w:p w14:paraId="79729F18" w14:textId="77777777" w:rsidR="00113C93" w:rsidRPr="00920B8B" w:rsidRDefault="00113C93" w:rsidP="00B862D3">
      <w:pPr>
        <w:spacing w:after="0" w:line="240" w:lineRule="auto"/>
      </w:pPr>
      <w:r w:rsidRPr="00920B8B">
        <w:continuationSeparator/>
      </w:r>
    </w:p>
    <w:p w14:paraId="3D4E6669" w14:textId="77777777" w:rsidR="00113C93" w:rsidRPr="00920B8B" w:rsidRDefault="00113C93"/>
  </w:footnote>
  <w:footnote w:type="continuationNotice" w:id="1">
    <w:p w14:paraId="51D0BDBC" w14:textId="77777777" w:rsidR="00113C93" w:rsidRPr="00920B8B" w:rsidRDefault="00113C93">
      <w:pPr>
        <w:spacing w:after="0" w:line="240" w:lineRule="auto"/>
      </w:pPr>
    </w:p>
    <w:p w14:paraId="500BAD7D" w14:textId="77777777" w:rsidR="00113C93" w:rsidRPr="00920B8B" w:rsidRDefault="00113C93"/>
  </w:footnote>
  <w:footnote w:id="2">
    <w:p w14:paraId="304FD0D2" w14:textId="77777777" w:rsidR="008E35A5" w:rsidRDefault="008E35A5" w:rsidP="008E35A5">
      <w:pPr>
        <w:pStyle w:val="FootnoteText"/>
      </w:pPr>
      <w:r>
        <w:rPr>
          <w:rStyle w:val="FootnoteReference"/>
        </w:rPr>
        <w:footnoteRef/>
      </w:r>
      <w:r>
        <w:t xml:space="preserve"> </w:t>
      </w:r>
      <w:r>
        <w:rPr>
          <w:rFonts w:ascii="Arial" w:hAnsi="Arial" w:cs="Arial"/>
          <w:sz w:val="16"/>
          <w:szCs w:val="16"/>
          <w:highlight w:val="yellow"/>
        </w:rPr>
        <w:t>IDP refers to Individual Data Processing, and NCLC refers to No-Code/Low-Code solutions.</w:t>
      </w:r>
    </w:p>
  </w:footnote>
  <w:footnote w:id="3">
    <w:p w14:paraId="010ACA88" w14:textId="77777777" w:rsidR="00E5517F" w:rsidRPr="00795B90" w:rsidRDefault="00E5517F" w:rsidP="00E5517F">
      <w:pPr>
        <w:pStyle w:val="FootnoteText"/>
      </w:pPr>
      <w:r w:rsidRPr="00920B8B">
        <w:rPr>
          <w:rStyle w:val="FootnoteReference"/>
          <w:rFonts w:ascii="Arial" w:hAnsi="Arial" w:cs="Arial"/>
          <w:sz w:val="18"/>
          <w:szCs w:val="18"/>
        </w:rPr>
        <w:footnoteRef/>
      </w:r>
      <w:r w:rsidRPr="00920B8B">
        <w:rPr>
          <w:rFonts w:ascii="Arial" w:hAnsi="Arial" w:cs="Arial"/>
          <w:sz w:val="18"/>
          <w:szCs w:val="18"/>
        </w:rPr>
        <w:t xml:space="preserve"> For LE Guidelines adoption process the target groups should be adjusted according to organizational structure of the LE</w:t>
      </w:r>
      <w:r w:rsidR="004B18FA" w:rsidRPr="00920B8B">
        <w:rPr>
          <w:rFonts w:ascii="Arial" w:hAnsi="Arial" w:cs="Arial"/>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17AE9" w14:textId="77777777" w:rsidR="008718E9" w:rsidRDefault="008718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3AAFB1DF" w:rsidRPr="00920B8B" w14:paraId="0A1BCF5B" w14:textId="77777777" w:rsidTr="3AAFB1DF">
      <w:trPr>
        <w:trHeight w:val="300"/>
      </w:trPr>
      <w:tc>
        <w:tcPr>
          <w:tcW w:w="3365" w:type="dxa"/>
        </w:tcPr>
        <w:p w14:paraId="3D776DD8" w14:textId="77777777" w:rsidR="3AAFB1DF" w:rsidRPr="00920B8B" w:rsidRDefault="3AAFB1DF" w:rsidP="3AAFB1DF">
          <w:pPr>
            <w:pStyle w:val="Header"/>
            <w:ind w:left="-115"/>
          </w:pPr>
        </w:p>
      </w:tc>
      <w:tc>
        <w:tcPr>
          <w:tcW w:w="3365" w:type="dxa"/>
        </w:tcPr>
        <w:p w14:paraId="29BDCCE4" w14:textId="77777777" w:rsidR="3AAFB1DF" w:rsidRPr="00920B8B" w:rsidRDefault="3AAFB1DF" w:rsidP="3AAFB1DF">
          <w:pPr>
            <w:pStyle w:val="Header"/>
            <w:jc w:val="center"/>
          </w:pPr>
        </w:p>
      </w:tc>
      <w:tc>
        <w:tcPr>
          <w:tcW w:w="3365" w:type="dxa"/>
        </w:tcPr>
        <w:p w14:paraId="7169FD00" w14:textId="77777777" w:rsidR="3AAFB1DF" w:rsidRPr="00920B8B" w:rsidRDefault="3AAFB1DF" w:rsidP="3AAFB1DF">
          <w:pPr>
            <w:pStyle w:val="Header"/>
            <w:ind w:right="-115"/>
            <w:jc w:val="right"/>
          </w:pPr>
        </w:p>
      </w:tc>
    </w:tr>
  </w:tbl>
  <w:p w14:paraId="67EE8E54" w14:textId="77777777" w:rsidR="00CC35AB" w:rsidRPr="00920B8B" w:rsidRDefault="00CC35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17EE" w14:textId="77777777" w:rsidR="008718E9" w:rsidRDefault="008718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54EA6" w14:textId="77777777" w:rsidR="000C1114" w:rsidRPr="00920B8B" w:rsidRDefault="000C1114">
    <w:pPr>
      <w:pStyle w:val="Header"/>
    </w:pPr>
  </w:p>
  <w:p w14:paraId="16D6F313" w14:textId="77777777" w:rsidR="00DB0580" w:rsidRPr="00920B8B" w:rsidRDefault="00DB058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1560"/>
      <w:gridCol w:w="1561"/>
      <w:gridCol w:w="1561"/>
    </w:tblGrid>
    <w:tr w:rsidR="00C46E16" w:rsidRPr="00920B8B" w14:paraId="77B76FED" w14:textId="77777777" w:rsidTr="00AA46DC">
      <w:trPr>
        <w:trHeight w:val="414"/>
      </w:trPr>
      <w:tc>
        <w:tcPr>
          <w:tcW w:w="4957" w:type="dxa"/>
        </w:tcPr>
        <w:p w14:paraId="2D7E0D59" w14:textId="77777777" w:rsidR="00C46E16" w:rsidRPr="00920B8B" w:rsidRDefault="00C46E16" w:rsidP="00C46E16">
          <w:pPr>
            <w:rPr>
              <w:rFonts w:ascii="Arial" w:hAnsi="Arial" w:cs="Arial"/>
              <w:sz w:val="20"/>
              <w:szCs w:val="20"/>
              <w:lang w:val="en-US"/>
            </w:rPr>
          </w:pPr>
          <w:r w:rsidRPr="00920B8B">
            <w:rPr>
              <w:rFonts w:ascii="Arial" w:hAnsi="Arial" w:cs="Arial"/>
              <w:sz w:val="20"/>
              <w:szCs w:val="20"/>
              <w:lang w:val="en-US"/>
            </w:rPr>
            <w:t>Human-related ICT Management Guideline</w:t>
          </w:r>
        </w:p>
      </w:tc>
      <w:tc>
        <w:tcPr>
          <w:tcW w:w="1560" w:type="dxa"/>
        </w:tcPr>
        <w:p w14:paraId="57D2E5A6" w14:textId="77777777" w:rsidR="00C46E16" w:rsidRPr="00920B8B" w:rsidRDefault="00C46E16" w:rsidP="00C46E16">
          <w:pPr>
            <w:jc w:val="right"/>
            <w:rPr>
              <w:rFonts w:ascii="Arial" w:hAnsi="Arial" w:cs="Arial"/>
              <w:sz w:val="20"/>
              <w:szCs w:val="20"/>
              <w:lang w:val="en-US"/>
            </w:rPr>
          </w:pPr>
          <w:r w:rsidRPr="00920B8B">
            <w:rPr>
              <w:rFonts w:ascii="Arial" w:hAnsi="Arial" w:cs="Arial"/>
              <w:sz w:val="20"/>
              <w:szCs w:val="20"/>
              <w:lang w:val="en-US"/>
            </w:rPr>
            <w:t xml:space="preserve">Version </w:t>
          </w:r>
          <w:r w:rsidR="00DC68F1">
            <w:rPr>
              <w:rFonts w:ascii="Arial" w:hAnsi="Arial" w:cs="Arial"/>
              <w:sz w:val="20"/>
              <w:szCs w:val="20"/>
              <w:highlight w:val="yellow"/>
              <w:lang w:val="en-US"/>
            </w:rPr>
            <w:t>2</w:t>
          </w:r>
          <w:r w:rsidRPr="00DC68F1">
            <w:rPr>
              <w:rFonts w:ascii="Arial" w:hAnsi="Arial" w:cs="Arial"/>
              <w:sz w:val="20"/>
              <w:szCs w:val="20"/>
              <w:highlight w:val="yellow"/>
              <w:lang w:val="en-US"/>
            </w:rPr>
            <w:t>.</w:t>
          </w:r>
          <w:r w:rsidR="00DC68F1" w:rsidRPr="00AB55AF">
            <w:rPr>
              <w:rFonts w:ascii="Arial" w:hAnsi="Arial" w:cs="Arial"/>
              <w:sz w:val="20"/>
              <w:szCs w:val="20"/>
              <w:highlight w:val="yellow"/>
              <w:lang w:val="en-US"/>
            </w:rPr>
            <w:t>0</w:t>
          </w:r>
        </w:p>
      </w:tc>
      <w:tc>
        <w:tcPr>
          <w:tcW w:w="1561" w:type="dxa"/>
        </w:tcPr>
        <w:p w14:paraId="50C0F4BC" w14:textId="554F7BBA" w:rsidR="00C46E16" w:rsidRPr="00920B8B" w:rsidRDefault="008718E9" w:rsidP="00C46E16">
          <w:pPr>
            <w:jc w:val="right"/>
            <w:rPr>
              <w:rFonts w:ascii="Arial" w:hAnsi="Arial" w:cs="Arial"/>
              <w:sz w:val="20"/>
              <w:szCs w:val="20"/>
              <w:lang w:val="en-US"/>
            </w:rPr>
          </w:pPr>
          <w:r>
            <w:rPr>
              <w:rFonts w:ascii="Arial" w:hAnsi="Arial" w:cs="Arial"/>
              <w:sz w:val="20"/>
              <w:szCs w:val="20"/>
              <w:highlight w:val="yellow"/>
              <w:lang w:val="en-US"/>
            </w:rPr>
            <w:t>19.08.2026</w:t>
          </w:r>
        </w:p>
      </w:tc>
      <w:tc>
        <w:tcPr>
          <w:tcW w:w="1561" w:type="dxa"/>
        </w:tcPr>
        <w:p w14:paraId="1579AB90" w14:textId="77777777" w:rsidR="00C46E16" w:rsidRPr="00920B8B" w:rsidRDefault="00C46E16" w:rsidP="00C46E16">
          <w:pPr>
            <w:jc w:val="right"/>
            <w:rPr>
              <w:rFonts w:ascii="Arial" w:hAnsi="Arial" w:cs="Arial"/>
              <w:sz w:val="20"/>
              <w:szCs w:val="20"/>
              <w:lang w:val="en-US"/>
            </w:rPr>
          </w:pPr>
          <w:r w:rsidRPr="00920B8B">
            <w:rPr>
              <w:rFonts w:ascii="Arial" w:hAnsi="Arial" w:cs="Arial"/>
              <w:sz w:val="20"/>
              <w:szCs w:val="20"/>
              <w:lang w:val="en-US"/>
            </w:rPr>
            <w:t xml:space="preserve">Page </w:t>
          </w:r>
          <w:r w:rsidRPr="00920B8B">
            <w:rPr>
              <w:rFonts w:ascii="Arial" w:hAnsi="Arial" w:cs="Arial"/>
              <w:sz w:val="20"/>
              <w:szCs w:val="20"/>
            </w:rPr>
            <w:fldChar w:fldCharType="begin"/>
          </w:r>
          <w:r w:rsidRPr="00920B8B">
            <w:rPr>
              <w:rFonts w:ascii="Arial" w:hAnsi="Arial" w:cs="Arial"/>
              <w:sz w:val="20"/>
              <w:szCs w:val="20"/>
              <w:lang w:val="en-US"/>
            </w:rPr>
            <w:instrText xml:space="preserve"> PAGE </w:instrText>
          </w:r>
          <w:r w:rsidRPr="00920B8B">
            <w:rPr>
              <w:rFonts w:ascii="Arial" w:hAnsi="Arial" w:cs="Arial"/>
              <w:sz w:val="20"/>
              <w:szCs w:val="20"/>
            </w:rPr>
            <w:fldChar w:fldCharType="separate"/>
          </w:r>
          <w:r w:rsidRPr="00920B8B">
            <w:rPr>
              <w:rFonts w:ascii="Arial" w:hAnsi="Arial" w:cs="Arial"/>
              <w:sz w:val="20"/>
              <w:szCs w:val="20"/>
              <w:lang w:val="en-US"/>
            </w:rPr>
            <w:t>2</w:t>
          </w:r>
          <w:r w:rsidRPr="00920B8B">
            <w:rPr>
              <w:rFonts w:ascii="Arial" w:hAnsi="Arial" w:cs="Arial"/>
              <w:sz w:val="20"/>
              <w:szCs w:val="20"/>
            </w:rPr>
            <w:fldChar w:fldCharType="end"/>
          </w:r>
          <w:r w:rsidRPr="00920B8B">
            <w:rPr>
              <w:rFonts w:ascii="Arial" w:hAnsi="Arial" w:cs="Arial"/>
              <w:sz w:val="20"/>
              <w:szCs w:val="20"/>
              <w:lang w:val="en-US"/>
            </w:rPr>
            <w:t xml:space="preserve"> of </w:t>
          </w:r>
          <w:r w:rsidRPr="00920B8B">
            <w:rPr>
              <w:rFonts w:ascii="Arial" w:hAnsi="Arial" w:cs="Arial"/>
              <w:sz w:val="20"/>
              <w:szCs w:val="20"/>
            </w:rPr>
            <w:fldChar w:fldCharType="begin"/>
          </w:r>
          <w:r w:rsidRPr="00920B8B">
            <w:rPr>
              <w:rFonts w:ascii="Arial" w:hAnsi="Arial" w:cs="Arial"/>
              <w:sz w:val="20"/>
              <w:szCs w:val="20"/>
              <w:lang w:val="en-US"/>
            </w:rPr>
            <w:instrText xml:space="preserve"> NUMPAGES  </w:instrText>
          </w:r>
          <w:r w:rsidRPr="00920B8B">
            <w:rPr>
              <w:rFonts w:ascii="Arial" w:hAnsi="Arial" w:cs="Arial"/>
              <w:sz w:val="20"/>
              <w:szCs w:val="20"/>
            </w:rPr>
            <w:fldChar w:fldCharType="separate"/>
          </w:r>
          <w:r w:rsidRPr="00920B8B">
            <w:rPr>
              <w:rFonts w:ascii="Arial" w:hAnsi="Arial" w:cs="Arial"/>
              <w:sz w:val="20"/>
              <w:szCs w:val="20"/>
              <w:lang w:val="en-US"/>
            </w:rPr>
            <w:t>2</w:t>
          </w:r>
          <w:r w:rsidRPr="00920B8B">
            <w:rPr>
              <w:rFonts w:ascii="Arial" w:hAnsi="Arial" w:cs="Arial"/>
              <w:sz w:val="20"/>
              <w:szCs w:val="20"/>
            </w:rPr>
            <w:fldChar w:fldCharType="end"/>
          </w:r>
        </w:p>
      </w:tc>
    </w:tr>
  </w:tbl>
  <w:p w14:paraId="534DD547" w14:textId="77777777" w:rsidR="00DB0580" w:rsidRPr="00920B8B" w:rsidRDefault="00DB058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BABE" w14:textId="77777777" w:rsidR="000C1114" w:rsidRPr="00920B8B" w:rsidRDefault="000C1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07"/>
    <w:multiLevelType w:val="hybridMultilevel"/>
    <w:tmpl w:val="505EB89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F87D55"/>
    <w:multiLevelType w:val="hybridMultilevel"/>
    <w:tmpl w:val="3F701ACC"/>
    <w:lvl w:ilvl="0" w:tplc="E34A406E">
      <w:start w:val="24"/>
      <w:numFmt w:val="bullet"/>
      <w:lvlText w:val="-"/>
      <w:lvlJc w:val="left"/>
      <w:pPr>
        <w:ind w:left="1800" w:hanging="360"/>
      </w:pPr>
      <w:rPr>
        <w:rFonts w:ascii="Calibri" w:eastAsia="Times New Roman"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7E56FD3"/>
    <w:multiLevelType w:val="multilevel"/>
    <w:tmpl w:val="D7D0EDE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7D1737"/>
    <w:multiLevelType w:val="hybridMultilevel"/>
    <w:tmpl w:val="B6848FE2"/>
    <w:lvl w:ilvl="0" w:tplc="DFA07C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B27C7E"/>
    <w:multiLevelType w:val="hybridMultilevel"/>
    <w:tmpl w:val="4400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BA1411"/>
    <w:multiLevelType w:val="multilevel"/>
    <w:tmpl w:val="FDA6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F60D46"/>
    <w:multiLevelType w:val="hybridMultilevel"/>
    <w:tmpl w:val="B99071D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 w15:restartNumberingAfterBreak="0">
    <w:nsid w:val="4E833B85"/>
    <w:multiLevelType w:val="hybridMultilevel"/>
    <w:tmpl w:val="F61ADF6C"/>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DC3755B"/>
    <w:multiLevelType w:val="multilevel"/>
    <w:tmpl w:val="E96EAC18"/>
    <w:lvl w:ilvl="0">
      <w:start w:val="1"/>
      <w:numFmt w:val="decimal"/>
      <w:lvlText w:val="%1."/>
      <w:lvlJc w:val="left"/>
      <w:pPr>
        <w:ind w:left="360" w:hanging="360"/>
      </w:pPr>
      <w:rPr>
        <w:b/>
        <w:bCs/>
      </w:rPr>
    </w:lvl>
    <w:lvl w:ilvl="1">
      <w:start w:val="1"/>
      <w:numFmt w:val="decimal"/>
      <w:lvlText w:val="%1.%2."/>
      <w:lvlJc w:val="left"/>
      <w:pPr>
        <w:ind w:left="2412"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E139927"/>
    <w:multiLevelType w:val="hybridMultilevel"/>
    <w:tmpl w:val="FFFFFFFF"/>
    <w:lvl w:ilvl="0" w:tplc="3C18ED9C">
      <w:start w:val="1"/>
      <w:numFmt w:val="bullet"/>
      <w:lvlText w:val=""/>
      <w:lvlJc w:val="left"/>
      <w:pPr>
        <w:ind w:left="720" w:hanging="360"/>
      </w:pPr>
      <w:rPr>
        <w:rFonts w:ascii="Symbol" w:hAnsi="Symbol" w:hint="default"/>
      </w:rPr>
    </w:lvl>
    <w:lvl w:ilvl="1" w:tplc="16201B30">
      <w:start w:val="1"/>
      <w:numFmt w:val="bullet"/>
      <w:lvlText w:val="o"/>
      <w:lvlJc w:val="left"/>
      <w:pPr>
        <w:ind w:left="1440" w:hanging="360"/>
      </w:pPr>
      <w:rPr>
        <w:rFonts w:ascii="Courier New" w:hAnsi="Courier New" w:hint="default"/>
      </w:rPr>
    </w:lvl>
    <w:lvl w:ilvl="2" w:tplc="6038DE4C">
      <w:start w:val="1"/>
      <w:numFmt w:val="bullet"/>
      <w:lvlText w:val=""/>
      <w:lvlJc w:val="left"/>
      <w:pPr>
        <w:ind w:left="2160" w:hanging="360"/>
      </w:pPr>
      <w:rPr>
        <w:rFonts w:ascii="Wingdings" w:hAnsi="Wingdings" w:hint="default"/>
      </w:rPr>
    </w:lvl>
    <w:lvl w:ilvl="3" w:tplc="A3F2E3C8">
      <w:start w:val="1"/>
      <w:numFmt w:val="bullet"/>
      <w:lvlText w:val=""/>
      <w:lvlJc w:val="left"/>
      <w:pPr>
        <w:ind w:left="2880" w:hanging="360"/>
      </w:pPr>
      <w:rPr>
        <w:rFonts w:ascii="Symbol" w:hAnsi="Symbol" w:hint="default"/>
      </w:rPr>
    </w:lvl>
    <w:lvl w:ilvl="4" w:tplc="31D41090">
      <w:start w:val="1"/>
      <w:numFmt w:val="bullet"/>
      <w:lvlText w:val="o"/>
      <w:lvlJc w:val="left"/>
      <w:pPr>
        <w:ind w:left="3600" w:hanging="360"/>
      </w:pPr>
      <w:rPr>
        <w:rFonts w:ascii="Courier New" w:hAnsi="Courier New" w:hint="default"/>
      </w:rPr>
    </w:lvl>
    <w:lvl w:ilvl="5" w:tplc="ACB8BB94">
      <w:start w:val="1"/>
      <w:numFmt w:val="bullet"/>
      <w:lvlText w:val=""/>
      <w:lvlJc w:val="left"/>
      <w:pPr>
        <w:ind w:left="4320" w:hanging="360"/>
      </w:pPr>
      <w:rPr>
        <w:rFonts w:ascii="Wingdings" w:hAnsi="Wingdings" w:hint="default"/>
      </w:rPr>
    </w:lvl>
    <w:lvl w:ilvl="6" w:tplc="A45836C2">
      <w:start w:val="1"/>
      <w:numFmt w:val="bullet"/>
      <w:lvlText w:val=""/>
      <w:lvlJc w:val="left"/>
      <w:pPr>
        <w:ind w:left="5040" w:hanging="360"/>
      </w:pPr>
      <w:rPr>
        <w:rFonts w:ascii="Symbol" w:hAnsi="Symbol" w:hint="default"/>
      </w:rPr>
    </w:lvl>
    <w:lvl w:ilvl="7" w:tplc="1D9EAD2C">
      <w:start w:val="1"/>
      <w:numFmt w:val="bullet"/>
      <w:lvlText w:val="o"/>
      <w:lvlJc w:val="left"/>
      <w:pPr>
        <w:ind w:left="5760" w:hanging="360"/>
      </w:pPr>
      <w:rPr>
        <w:rFonts w:ascii="Courier New" w:hAnsi="Courier New" w:hint="default"/>
      </w:rPr>
    </w:lvl>
    <w:lvl w:ilvl="8" w:tplc="FEFE06D2">
      <w:start w:val="1"/>
      <w:numFmt w:val="bullet"/>
      <w:lvlText w:val=""/>
      <w:lvlJc w:val="left"/>
      <w:pPr>
        <w:ind w:left="6480" w:hanging="360"/>
      </w:pPr>
      <w:rPr>
        <w:rFonts w:ascii="Wingdings" w:hAnsi="Wingdings" w:hint="default"/>
      </w:rPr>
    </w:lvl>
  </w:abstractNum>
  <w:num w:numId="1" w16cid:durableId="1859585917">
    <w:abstractNumId w:val="8"/>
  </w:num>
  <w:num w:numId="2" w16cid:durableId="47382815">
    <w:abstractNumId w:val="4"/>
  </w:num>
  <w:num w:numId="3" w16cid:durableId="1911384030">
    <w:abstractNumId w:val="9"/>
  </w:num>
  <w:num w:numId="4" w16cid:durableId="646324076">
    <w:abstractNumId w:val="7"/>
  </w:num>
  <w:num w:numId="5" w16cid:durableId="1540899365">
    <w:abstractNumId w:val="6"/>
  </w:num>
  <w:num w:numId="6" w16cid:durableId="252319514">
    <w:abstractNumId w:val="2"/>
  </w:num>
  <w:num w:numId="7" w16cid:durableId="20086356">
    <w:abstractNumId w:val="5"/>
  </w:num>
  <w:num w:numId="8" w16cid:durableId="2114978973">
    <w:abstractNumId w:val="3"/>
  </w:num>
  <w:num w:numId="9" w16cid:durableId="334652772">
    <w:abstractNumId w:val="0"/>
  </w:num>
  <w:num w:numId="10" w16cid:durableId="507718301">
    <w:abstractNumId w:val="1"/>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h Nguyen">
    <w15:presenceInfo w15:providerId="AD" w15:userId="S::ye415@deutsche-boerse.com::f483fe3f-3d6f-4d79-9019-2ac7e01c54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formatting="1"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6"/>
    <w:rsid w:val="00000A85"/>
    <w:rsid w:val="000013F3"/>
    <w:rsid w:val="00001403"/>
    <w:rsid w:val="00001495"/>
    <w:rsid w:val="0000154B"/>
    <w:rsid w:val="000015B8"/>
    <w:rsid w:val="000023A4"/>
    <w:rsid w:val="00002444"/>
    <w:rsid w:val="00002612"/>
    <w:rsid w:val="0000269A"/>
    <w:rsid w:val="00003AF6"/>
    <w:rsid w:val="00003D95"/>
    <w:rsid w:val="000048ED"/>
    <w:rsid w:val="00004C67"/>
    <w:rsid w:val="00004CE2"/>
    <w:rsid w:val="0000542D"/>
    <w:rsid w:val="00005FC5"/>
    <w:rsid w:val="000062AF"/>
    <w:rsid w:val="000062EE"/>
    <w:rsid w:val="000066F4"/>
    <w:rsid w:val="000074E4"/>
    <w:rsid w:val="0000791B"/>
    <w:rsid w:val="00007DE8"/>
    <w:rsid w:val="00007FD9"/>
    <w:rsid w:val="00010156"/>
    <w:rsid w:val="00010552"/>
    <w:rsid w:val="00010B7A"/>
    <w:rsid w:val="0001111A"/>
    <w:rsid w:val="0001128B"/>
    <w:rsid w:val="000114D5"/>
    <w:rsid w:val="00011869"/>
    <w:rsid w:val="00011D90"/>
    <w:rsid w:val="00012514"/>
    <w:rsid w:val="0001278D"/>
    <w:rsid w:val="00013042"/>
    <w:rsid w:val="00013519"/>
    <w:rsid w:val="000137FC"/>
    <w:rsid w:val="00013E69"/>
    <w:rsid w:val="000143EB"/>
    <w:rsid w:val="00014CE7"/>
    <w:rsid w:val="00014DAC"/>
    <w:rsid w:val="0001505C"/>
    <w:rsid w:val="00015084"/>
    <w:rsid w:val="000151F2"/>
    <w:rsid w:val="00015820"/>
    <w:rsid w:val="000168E5"/>
    <w:rsid w:val="00016B10"/>
    <w:rsid w:val="000173B3"/>
    <w:rsid w:val="000176E7"/>
    <w:rsid w:val="00017D35"/>
    <w:rsid w:val="00017F1D"/>
    <w:rsid w:val="0002046F"/>
    <w:rsid w:val="00020ABD"/>
    <w:rsid w:val="00020B77"/>
    <w:rsid w:val="00020F6C"/>
    <w:rsid w:val="000211D4"/>
    <w:rsid w:val="000211F2"/>
    <w:rsid w:val="000214C5"/>
    <w:rsid w:val="000217A7"/>
    <w:rsid w:val="0002192F"/>
    <w:rsid w:val="00021B8C"/>
    <w:rsid w:val="00022A99"/>
    <w:rsid w:val="00022BCF"/>
    <w:rsid w:val="00022D20"/>
    <w:rsid w:val="00022E5F"/>
    <w:rsid w:val="000230C9"/>
    <w:rsid w:val="00023D36"/>
    <w:rsid w:val="000245F2"/>
    <w:rsid w:val="00024600"/>
    <w:rsid w:val="00024B3E"/>
    <w:rsid w:val="00025196"/>
    <w:rsid w:val="00025B7B"/>
    <w:rsid w:val="00025E16"/>
    <w:rsid w:val="00025E2E"/>
    <w:rsid w:val="000260B6"/>
    <w:rsid w:val="00026114"/>
    <w:rsid w:val="00026370"/>
    <w:rsid w:val="00026BEF"/>
    <w:rsid w:val="00027B8D"/>
    <w:rsid w:val="00027CAE"/>
    <w:rsid w:val="00030451"/>
    <w:rsid w:val="000304AF"/>
    <w:rsid w:val="00030A55"/>
    <w:rsid w:val="00031055"/>
    <w:rsid w:val="00031141"/>
    <w:rsid w:val="0003130A"/>
    <w:rsid w:val="00031946"/>
    <w:rsid w:val="00031A39"/>
    <w:rsid w:val="00031C5B"/>
    <w:rsid w:val="00031D2F"/>
    <w:rsid w:val="0003237E"/>
    <w:rsid w:val="00032586"/>
    <w:rsid w:val="00032656"/>
    <w:rsid w:val="00032C32"/>
    <w:rsid w:val="00033298"/>
    <w:rsid w:val="00033FD5"/>
    <w:rsid w:val="00034109"/>
    <w:rsid w:val="000342F4"/>
    <w:rsid w:val="000347C6"/>
    <w:rsid w:val="0003489D"/>
    <w:rsid w:val="00035119"/>
    <w:rsid w:val="00035EF4"/>
    <w:rsid w:val="00035F33"/>
    <w:rsid w:val="000362DF"/>
    <w:rsid w:val="0003645B"/>
    <w:rsid w:val="00036ABB"/>
    <w:rsid w:val="00036BEB"/>
    <w:rsid w:val="00036E36"/>
    <w:rsid w:val="00037939"/>
    <w:rsid w:val="00037C98"/>
    <w:rsid w:val="000400B2"/>
    <w:rsid w:val="000409F6"/>
    <w:rsid w:val="00040E4F"/>
    <w:rsid w:val="000417CC"/>
    <w:rsid w:val="00041B71"/>
    <w:rsid w:val="00041DED"/>
    <w:rsid w:val="00041E6F"/>
    <w:rsid w:val="00041F07"/>
    <w:rsid w:val="00041F99"/>
    <w:rsid w:val="0004204B"/>
    <w:rsid w:val="000420E3"/>
    <w:rsid w:val="000422A6"/>
    <w:rsid w:val="00043614"/>
    <w:rsid w:val="00043618"/>
    <w:rsid w:val="000436CE"/>
    <w:rsid w:val="000444D6"/>
    <w:rsid w:val="000448AB"/>
    <w:rsid w:val="00044B01"/>
    <w:rsid w:val="00044D21"/>
    <w:rsid w:val="00044F2E"/>
    <w:rsid w:val="0004519B"/>
    <w:rsid w:val="00045B81"/>
    <w:rsid w:val="00046171"/>
    <w:rsid w:val="00046186"/>
    <w:rsid w:val="00046F74"/>
    <w:rsid w:val="00047268"/>
    <w:rsid w:val="000478D3"/>
    <w:rsid w:val="00047FBD"/>
    <w:rsid w:val="000500FB"/>
    <w:rsid w:val="00050117"/>
    <w:rsid w:val="0005026F"/>
    <w:rsid w:val="000503CD"/>
    <w:rsid w:val="00050930"/>
    <w:rsid w:val="00050F24"/>
    <w:rsid w:val="00051871"/>
    <w:rsid w:val="00051CA0"/>
    <w:rsid w:val="00051CA1"/>
    <w:rsid w:val="000523F2"/>
    <w:rsid w:val="00052722"/>
    <w:rsid w:val="000527EE"/>
    <w:rsid w:val="000528E6"/>
    <w:rsid w:val="00052B40"/>
    <w:rsid w:val="00052C8B"/>
    <w:rsid w:val="000531D9"/>
    <w:rsid w:val="00053798"/>
    <w:rsid w:val="00053AC3"/>
    <w:rsid w:val="00053B06"/>
    <w:rsid w:val="000542B4"/>
    <w:rsid w:val="00054522"/>
    <w:rsid w:val="0005478E"/>
    <w:rsid w:val="000547EE"/>
    <w:rsid w:val="000549DC"/>
    <w:rsid w:val="00054C03"/>
    <w:rsid w:val="00054D0B"/>
    <w:rsid w:val="00054DFE"/>
    <w:rsid w:val="00055057"/>
    <w:rsid w:val="0005517D"/>
    <w:rsid w:val="00055192"/>
    <w:rsid w:val="000557E0"/>
    <w:rsid w:val="0005586E"/>
    <w:rsid w:val="00055D4E"/>
    <w:rsid w:val="00057393"/>
    <w:rsid w:val="00057943"/>
    <w:rsid w:val="00057A19"/>
    <w:rsid w:val="00057B83"/>
    <w:rsid w:val="0006078E"/>
    <w:rsid w:val="000614DE"/>
    <w:rsid w:val="000619E0"/>
    <w:rsid w:val="00061A33"/>
    <w:rsid w:val="00061E4B"/>
    <w:rsid w:val="0006219E"/>
    <w:rsid w:val="00062253"/>
    <w:rsid w:val="00062929"/>
    <w:rsid w:val="00062B88"/>
    <w:rsid w:val="00062F4A"/>
    <w:rsid w:val="0006307C"/>
    <w:rsid w:val="00063BB5"/>
    <w:rsid w:val="00063BE5"/>
    <w:rsid w:val="00064116"/>
    <w:rsid w:val="00064613"/>
    <w:rsid w:val="000656F2"/>
    <w:rsid w:val="000657CF"/>
    <w:rsid w:val="00065BC0"/>
    <w:rsid w:val="0006601B"/>
    <w:rsid w:val="0006612A"/>
    <w:rsid w:val="000663EC"/>
    <w:rsid w:val="00066B35"/>
    <w:rsid w:val="00066DD6"/>
    <w:rsid w:val="00067070"/>
    <w:rsid w:val="00067088"/>
    <w:rsid w:val="000673CA"/>
    <w:rsid w:val="000674A9"/>
    <w:rsid w:val="00067C17"/>
    <w:rsid w:val="0007028E"/>
    <w:rsid w:val="000704BB"/>
    <w:rsid w:val="00070801"/>
    <w:rsid w:val="00070876"/>
    <w:rsid w:val="00070AD3"/>
    <w:rsid w:val="00070BC8"/>
    <w:rsid w:val="00070D84"/>
    <w:rsid w:val="00070F0E"/>
    <w:rsid w:val="00071286"/>
    <w:rsid w:val="00071476"/>
    <w:rsid w:val="0007180A"/>
    <w:rsid w:val="00072298"/>
    <w:rsid w:val="000723BD"/>
    <w:rsid w:val="00072975"/>
    <w:rsid w:val="00072D67"/>
    <w:rsid w:val="00073022"/>
    <w:rsid w:val="000735BB"/>
    <w:rsid w:val="00073773"/>
    <w:rsid w:val="00073CE6"/>
    <w:rsid w:val="00074603"/>
    <w:rsid w:val="000757C5"/>
    <w:rsid w:val="00075835"/>
    <w:rsid w:val="00075B62"/>
    <w:rsid w:val="00075BF8"/>
    <w:rsid w:val="000761A8"/>
    <w:rsid w:val="0007642B"/>
    <w:rsid w:val="00076516"/>
    <w:rsid w:val="00076778"/>
    <w:rsid w:val="000770E6"/>
    <w:rsid w:val="00077281"/>
    <w:rsid w:val="00077DF1"/>
    <w:rsid w:val="00077E16"/>
    <w:rsid w:val="00080041"/>
    <w:rsid w:val="00080ADF"/>
    <w:rsid w:val="000817AB"/>
    <w:rsid w:val="00082247"/>
    <w:rsid w:val="0008247D"/>
    <w:rsid w:val="00082F51"/>
    <w:rsid w:val="00082F8C"/>
    <w:rsid w:val="00083007"/>
    <w:rsid w:val="000831BF"/>
    <w:rsid w:val="000838E6"/>
    <w:rsid w:val="000845A1"/>
    <w:rsid w:val="00084953"/>
    <w:rsid w:val="00084B06"/>
    <w:rsid w:val="00084EF4"/>
    <w:rsid w:val="00085017"/>
    <w:rsid w:val="000851F8"/>
    <w:rsid w:val="0008589B"/>
    <w:rsid w:val="00085A6A"/>
    <w:rsid w:val="000861B7"/>
    <w:rsid w:val="00086217"/>
    <w:rsid w:val="00086E0E"/>
    <w:rsid w:val="00087755"/>
    <w:rsid w:val="00087917"/>
    <w:rsid w:val="00087CF5"/>
    <w:rsid w:val="0009025A"/>
    <w:rsid w:val="00090EDC"/>
    <w:rsid w:val="0009131F"/>
    <w:rsid w:val="000917A3"/>
    <w:rsid w:val="00091F49"/>
    <w:rsid w:val="00091FCF"/>
    <w:rsid w:val="00092201"/>
    <w:rsid w:val="00092398"/>
    <w:rsid w:val="00092843"/>
    <w:rsid w:val="000930E1"/>
    <w:rsid w:val="000935D0"/>
    <w:rsid w:val="00093CB3"/>
    <w:rsid w:val="00093FA2"/>
    <w:rsid w:val="00094063"/>
    <w:rsid w:val="0009406F"/>
    <w:rsid w:val="000940BA"/>
    <w:rsid w:val="000940F4"/>
    <w:rsid w:val="0009410E"/>
    <w:rsid w:val="0009427C"/>
    <w:rsid w:val="000943D1"/>
    <w:rsid w:val="00095004"/>
    <w:rsid w:val="0009503D"/>
    <w:rsid w:val="00095229"/>
    <w:rsid w:val="00095604"/>
    <w:rsid w:val="000958D1"/>
    <w:rsid w:val="00095C95"/>
    <w:rsid w:val="00095D00"/>
    <w:rsid w:val="00095D16"/>
    <w:rsid w:val="00095EB8"/>
    <w:rsid w:val="00096595"/>
    <w:rsid w:val="00096989"/>
    <w:rsid w:val="00096C10"/>
    <w:rsid w:val="00096C85"/>
    <w:rsid w:val="00096FD7"/>
    <w:rsid w:val="00097368"/>
    <w:rsid w:val="00097FFC"/>
    <w:rsid w:val="000A0009"/>
    <w:rsid w:val="000A0353"/>
    <w:rsid w:val="000A04DC"/>
    <w:rsid w:val="000A0F21"/>
    <w:rsid w:val="000A11F1"/>
    <w:rsid w:val="000A1C29"/>
    <w:rsid w:val="000A1ED8"/>
    <w:rsid w:val="000A2023"/>
    <w:rsid w:val="000A32B7"/>
    <w:rsid w:val="000A3B92"/>
    <w:rsid w:val="000A3DA5"/>
    <w:rsid w:val="000A3FFA"/>
    <w:rsid w:val="000A40A3"/>
    <w:rsid w:val="000A447E"/>
    <w:rsid w:val="000A4F2F"/>
    <w:rsid w:val="000A5007"/>
    <w:rsid w:val="000A50EE"/>
    <w:rsid w:val="000A5520"/>
    <w:rsid w:val="000A553C"/>
    <w:rsid w:val="000A56FA"/>
    <w:rsid w:val="000A5AD5"/>
    <w:rsid w:val="000A5C14"/>
    <w:rsid w:val="000A5D44"/>
    <w:rsid w:val="000A601D"/>
    <w:rsid w:val="000A6071"/>
    <w:rsid w:val="000A6878"/>
    <w:rsid w:val="000A6B92"/>
    <w:rsid w:val="000A7005"/>
    <w:rsid w:val="000A75E3"/>
    <w:rsid w:val="000A75EA"/>
    <w:rsid w:val="000A7648"/>
    <w:rsid w:val="000B0863"/>
    <w:rsid w:val="000B0BD8"/>
    <w:rsid w:val="000B0CD1"/>
    <w:rsid w:val="000B0F6D"/>
    <w:rsid w:val="000B144E"/>
    <w:rsid w:val="000B1C5E"/>
    <w:rsid w:val="000B20F4"/>
    <w:rsid w:val="000B21FA"/>
    <w:rsid w:val="000B2202"/>
    <w:rsid w:val="000B24E4"/>
    <w:rsid w:val="000B2621"/>
    <w:rsid w:val="000B2FA1"/>
    <w:rsid w:val="000B3091"/>
    <w:rsid w:val="000B33B2"/>
    <w:rsid w:val="000B379F"/>
    <w:rsid w:val="000B3EA0"/>
    <w:rsid w:val="000B3F12"/>
    <w:rsid w:val="000B3F97"/>
    <w:rsid w:val="000B4813"/>
    <w:rsid w:val="000B4B09"/>
    <w:rsid w:val="000B5295"/>
    <w:rsid w:val="000B576D"/>
    <w:rsid w:val="000B5A6C"/>
    <w:rsid w:val="000B5EE8"/>
    <w:rsid w:val="000B6558"/>
    <w:rsid w:val="000B69D6"/>
    <w:rsid w:val="000B74FF"/>
    <w:rsid w:val="000B7C59"/>
    <w:rsid w:val="000C02EB"/>
    <w:rsid w:val="000C0514"/>
    <w:rsid w:val="000C0EC8"/>
    <w:rsid w:val="000C1114"/>
    <w:rsid w:val="000C18D9"/>
    <w:rsid w:val="000C1B86"/>
    <w:rsid w:val="000C2464"/>
    <w:rsid w:val="000C2A78"/>
    <w:rsid w:val="000C2AE7"/>
    <w:rsid w:val="000C2B0B"/>
    <w:rsid w:val="000C2E7B"/>
    <w:rsid w:val="000C376F"/>
    <w:rsid w:val="000C377B"/>
    <w:rsid w:val="000C3B22"/>
    <w:rsid w:val="000C4031"/>
    <w:rsid w:val="000C513D"/>
    <w:rsid w:val="000C563B"/>
    <w:rsid w:val="000C5817"/>
    <w:rsid w:val="000C5892"/>
    <w:rsid w:val="000C5B98"/>
    <w:rsid w:val="000C5C0A"/>
    <w:rsid w:val="000C5CD4"/>
    <w:rsid w:val="000C603A"/>
    <w:rsid w:val="000C6296"/>
    <w:rsid w:val="000C65E1"/>
    <w:rsid w:val="000C6F82"/>
    <w:rsid w:val="000C7946"/>
    <w:rsid w:val="000C7E22"/>
    <w:rsid w:val="000D0D68"/>
    <w:rsid w:val="000D1168"/>
    <w:rsid w:val="000D14A0"/>
    <w:rsid w:val="000D184C"/>
    <w:rsid w:val="000D18DF"/>
    <w:rsid w:val="000D4112"/>
    <w:rsid w:val="000D454F"/>
    <w:rsid w:val="000D46C6"/>
    <w:rsid w:val="000D549D"/>
    <w:rsid w:val="000D5505"/>
    <w:rsid w:val="000D5518"/>
    <w:rsid w:val="000D55B4"/>
    <w:rsid w:val="000D5931"/>
    <w:rsid w:val="000D5CA2"/>
    <w:rsid w:val="000D5E9D"/>
    <w:rsid w:val="000D6405"/>
    <w:rsid w:val="000D676B"/>
    <w:rsid w:val="000D6BC7"/>
    <w:rsid w:val="000D73AF"/>
    <w:rsid w:val="000D7700"/>
    <w:rsid w:val="000D7A23"/>
    <w:rsid w:val="000E06F7"/>
    <w:rsid w:val="000E0D0E"/>
    <w:rsid w:val="000E1074"/>
    <w:rsid w:val="000E1927"/>
    <w:rsid w:val="000E1BB4"/>
    <w:rsid w:val="000E1D5A"/>
    <w:rsid w:val="000E1D94"/>
    <w:rsid w:val="000E1FAA"/>
    <w:rsid w:val="000E1FC9"/>
    <w:rsid w:val="000E21A8"/>
    <w:rsid w:val="000E26C1"/>
    <w:rsid w:val="000E2966"/>
    <w:rsid w:val="000E2971"/>
    <w:rsid w:val="000E3223"/>
    <w:rsid w:val="000E35B8"/>
    <w:rsid w:val="000E35DF"/>
    <w:rsid w:val="000E388E"/>
    <w:rsid w:val="000E4395"/>
    <w:rsid w:val="000E47E5"/>
    <w:rsid w:val="000E4801"/>
    <w:rsid w:val="000E4AF7"/>
    <w:rsid w:val="000E4F19"/>
    <w:rsid w:val="000E50F5"/>
    <w:rsid w:val="000E56CA"/>
    <w:rsid w:val="000E58C5"/>
    <w:rsid w:val="000E5B21"/>
    <w:rsid w:val="000E6393"/>
    <w:rsid w:val="000E6B33"/>
    <w:rsid w:val="000E712C"/>
    <w:rsid w:val="000F05AB"/>
    <w:rsid w:val="000F0883"/>
    <w:rsid w:val="000F10EC"/>
    <w:rsid w:val="000F14D3"/>
    <w:rsid w:val="000F178D"/>
    <w:rsid w:val="000F1B44"/>
    <w:rsid w:val="000F1D0E"/>
    <w:rsid w:val="000F2340"/>
    <w:rsid w:val="000F323E"/>
    <w:rsid w:val="000F3818"/>
    <w:rsid w:val="000F4CD8"/>
    <w:rsid w:val="000F4FC1"/>
    <w:rsid w:val="000F576F"/>
    <w:rsid w:val="000F57BC"/>
    <w:rsid w:val="000F57E2"/>
    <w:rsid w:val="000F6298"/>
    <w:rsid w:val="000F6675"/>
    <w:rsid w:val="000F6776"/>
    <w:rsid w:val="000F6A88"/>
    <w:rsid w:val="000F70B9"/>
    <w:rsid w:val="000F7744"/>
    <w:rsid w:val="000F7A27"/>
    <w:rsid w:val="000F7B58"/>
    <w:rsid w:val="0010024F"/>
    <w:rsid w:val="00100732"/>
    <w:rsid w:val="00100BA6"/>
    <w:rsid w:val="001010DF"/>
    <w:rsid w:val="00101367"/>
    <w:rsid w:val="001018BE"/>
    <w:rsid w:val="001021EE"/>
    <w:rsid w:val="0010258B"/>
    <w:rsid w:val="001026A6"/>
    <w:rsid w:val="00102E4A"/>
    <w:rsid w:val="001037E5"/>
    <w:rsid w:val="00103CDD"/>
    <w:rsid w:val="00103E98"/>
    <w:rsid w:val="00104027"/>
    <w:rsid w:val="001041F6"/>
    <w:rsid w:val="001042B4"/>
    <w:rsid w:val="00104872"/>
    <w:rsid w:val="001049AE"/>
    <w:rsid w:val="00104CDD"/>
    <w:rsid w:val="00104F1A"/>
    <w:rsid w:val="001053EB"/>
    <w:rsid w:val="001056B9"/>
    <w:rsid w:val="001057A3"/>
    <w:rsid w:val="00105F3D"/>
    <w:rsid w:val="00106538"/>
    <w:rsid w:val="0010671B"/>
    <w:rsid w:val="00106A1C"/>
    <w:rsid w:val="00107426"/>
    <w:rsid w:val="001076FD"/>
    <w:rsid w:val="00107C69"/>
    <w:rsid w:val="00110122"/>
    <w:rsid w:val="001109E3"/>
    <w:rsid w:val="001117B1"/>
    <w:rsid w:val="00111845"/>
    <w:rsid w:val="00111977"/>
    <w:rsid w:val="0011225E"/>
    <w:rsid w:val="00112379"/>
    <w:rsid w:val="0011279D"/>
    <w:rsid w:val="00112F31"/>
    <w:rsid w:val="00113434"/>
    <w:rsid w:val="00113656"/>
    <w:rsid w:val="00113C35"/>
    <w:rsid w:val="00113C71"/>
    <w:rsid w:val="00113C85"/>
    <w:rsid w:val="00113C93"/>
    <w:rsid w:val="001143BB"/>
    <w:rsid w:val="001152A2"/>
    <w:rsid w:val="00115358"/>
    <w:rsid w:val="00115D2D"/>
    <w:rsid w:val="001160F6"/>
    <w:rsid w:val="0011628A"/>
    <w:rsid w:val="001163ED"/>
    <w:rsid w:val="001164B0"/>
    <w:rsid w:val="00116F38"/>
    <w:rsid w:val="00116F64"/>
    <w:rsid w:val="0011737C"/>
    <w:rsid w:val="001174BB"/>
    <w:rsid w:val="00117664"/>
    <w:rsid w:val="0012007E"/>
    <w:rsid w:val="00120CC1"/>
    <w:rsid w:val="00120F73"/>
    <w:rsid w:val="0012162E"/>
    <w:rsid w:val="0012170A"/>
    <w:rsid w:val="001218D9"/>
    <w:rsid w:val="00122326"/>
    <w:rsid w:val="00122AEA"/>
    <w:rsid w:val="00122ED5"/>
    <w:rsid w:val="00123345"/>
    <w:rsid w:val="001237B4"/>
    <w:rsid w:val="00123B7E"/>
    <w:rsid w:val="001240E1"/>
    <w:rsid w:val="001245F2"/>
    <w:rsid w:val="00125575"/>
    <w:rsid w:val="001257A5"/>
    <w:rsid w:val="00125A24"/>
    <w:rsid w:val="0012662B"/>
    <w:rsid w:val="00126683"/>
    <w:rsid w:val="001269A8"/>
    <w:rsid w:val="00126A43"/>
    <w:rsid w:val="00126E9E"/>
    <w:rsid w:val="001273F1"/>
    <w:rsid w:val="00127408"/>
    <w:rsid w:val="00127B94"/>
    <w:rsid w:val="00127E1E"/>
    <w:rsid w:val="00127FA4"/>
    <w:rsid w:val="001302E8"/>
    <w:rsid w:val="0013079B"/>
    <w:rsid w:val="0013081A"/>
    <w:rsid w:val="00130DE9"/>
    <w:rsid w:val="0013121B"/>
    <w:rsid w:val="0013137E"/>
    <w:rsid w:val="001316E5"/>
    <w:rsid w:val="00132AC1"/>
    <w:rsid w:val="00132CE2"/>
    <w:rsid w:val="00132D60"/>
    <w:rsid w:val="00132E2D"/>
    <w:rsid w:val="00133307"/>
    <w:rsid w:val="0013399F"/>
    <w:rsid w:val="00133A83"/>
    <w:rsid w:val="00133D54"/>
    <w:rsid w:val="00133D69"/>
    <w:rsid w:val="001341E9"/>
    <w:rsid w:val="001344E5"/>
    <w:rsid w:val="00134519"/>
    <w:rsid w:val="00134940"/>
    <w:rsid w:val="001351E3"/>
    <w:rsid w:val="0013537E"/>
    <w:rsid w:val="00135403"/>
    <w:rsid w:val="00135924"/>
    <w:rsid w:val="00135FF5"/>
    <w:rsid w:val="001368D3"/>
    <w:rsid w:val="00136CCC"/>
    <w:rsid w:val="00136E31"/>
    <w:rsid w:val="00136E70"/>
    <w:rsid w:val="00137247"/>
    <w:rsid w:val="001373A1"/>
    <w:rsid w:val="00137815"/>
    <w:rsid w:val="001379AB"/>
    <w:rsid w:val="00140026"/>
    <w:rsid w:val="00140130"/>
    <w:rsid w:val="00141088"/>
    <w:rsid w:val="001411F3"/>
    <w:rsid w:val="001415A8"/>
    <w:rsid w:val="00141A7C"/>
    <w:rsid w:val="00142913"/>
    <w:rsid w:val="0014295C"/>
    <w:rsid w:val="001435D5"/>
    <w:rsid w:val="001436C0"/>
    <w:rsid w:val="001438C0"/>
    <w:rsid w:val="00144083"/>
    <w:rsid w:val="001442E8"/>
    <w:rsid w:val="0014431B"/>
    <w:rsid w:val="00144F1A"/>
    <w:rsid w:val="0014541F"/>
    <w:rsid w:val="00145BE6"/>
    <w:rsid w:val="0014606F"/>
    <w:rsid w:val="00146ABB"/>
    <w:rsid w:val="00146E6F"/>
    <w:rsid w:val="001479A6"/>
    <w:rsid w:val="00147AC4"/>
    <w:rsid w:val="00150AD6"/>
    <w:rsid w:val="0015108B"/>
    <w:rsid w:val="001512C3"/>
    <w:rsid w:val="001514B8"/>
    <w:rsid w:val="00151524"/>
    <w:rsid w:val="001515CF"/>
    <w:rsid w:val="00151DE8"/>
    <w:rsid w:val="00151F22"/>
    <w:rsid w:val="00151FDF"/>
    <w:rsid w:val="00152191"/>
    <w:rsid w:val="00152FF1"/>
    <w:rsid w:val="001539D7"/>
    <w:rsid w:val="00153B5F"/>
    <w:rsid w:val="00153C72"/>
    <w:rsid w:val="00153CB0"/>
    <w:rsid w:val="00154DB1"/>
    <w:rsid w:val="00154FD0"/>
    <w:rsid w:val="001551B2"/>
    <w:rsid w:val="001558A0"/>
    <w:rsid w:val="00156074"/>
    <w:rsid w:val="00156477"/>
    <w:rsid w:val="00156CDC"/>
    <w:rsid w:val="00157D52"/>
    <w:rsid w:val="00160640"/>
    <w:rsid w:val="00160EEE"/>
    <w:rsid w:val="0016115D"/>
    <w:rsid w:val="0016118F"/>
    <w:rsid w:val="00161CA6"/>
    <w:rsid w:val="00162111"/>
    <w:rsid w:val="0016222D"/>
    <w:rsid w:val="00162860"/>
    <w:rsid w:val="0016302E"/>
    <w:rsid w:val="00163D9F"/>
    <w:rsid w:val="00163E8E"/>
    <w:rsid w:val="00164568"/>
    <w:rsid w:val="001647D5"/>
    <w:rsid w:val="001648D0"/>
    <w:rsid w:val="00164BB7"/>
    <w:rsid w:val="00164CEA"/>
    <w:rsid w:val="0016574A"/>
    <w:rsid w:val="00165C8B"/>
    <w:rsid w:val="00165E86"/>
    <w:rsid w:val="00165ECE"/>
    <w:rsid w:val="00166036"/>
    <w:rsid w:val="0016616F"/>
    <w:rsid w:val="001664A2"/>
    <w:rsid w:val="0016676A"/>
    <w:rsid w:val="00166877"/>
    <w:rsid w:val="00166C75"/>
    <w:rsid w:val="00167489"/>
    <w:rsid w:val="0016785F"/>
    <w:rsid w:val="00167BEB"/>
    <w:rsid w:val="00167CE6"/>
    <w:rsid w:val="001714CC"/>
    <w:rsid w:val="0017151D"/>
    <w:rsid w:val="00172761"/>
    <w:rsid w:val="00172876"/>
    <w:rsid w:val="00172E39"/>
    <w:rsid w:val="001734A3"/>
    <w:rsid w:val="0017353E"/>
    <w:rsid w:val="001736DB"/>
    <w:rsid w:val="001738A9"/>
    <w:rsid w:val="00173B5A"/>
    <w:rsid w:val="001742ED"/>
    <w:rsid w:val="00174559"/>
    <w:rsid w:val="00175C38"/>
    <w:rsid w:val="00175D27"/>
    <w:rsid w:val="00175D2C"/>
    <w:rsid w:val="00175F6D"/>
    <w:rsid w:val="0017647B"/>
    <w:rsid w:val="001765C5"/>
    <w:rsid w:val="00176C7C"/>
    <w:rsid w:val="0018022A"/>
    <w:rsid w:val="0018033E"/>
    <w:rsid w:val="001803CC"/>
    <w:rsid w:val="00180AB4"/>
    <w:rsid w:val="00180D99"/>
    <w:rsid w:val="00180F6A"/>
    <w:rsid w:val="00180FD2"/>
    <w:rsid w:val="001818D9"/>
    <w:rsid w:val="00182352"/>
    <w:rsid w:val="00182442"/>
    <w:rsid w:val="001827BD"/>
    <w:rsid w:val="0018330F"/>
    <w:rsid w:val="001834A4"/>
    <w:rsid w:val="001835B8"/>
    <w:rsid w:val="00183A1E"/>
    <w:rsid w:val="00184339"/>
    <w:rsid w:val="00184419"/>
    <w:rsid w:val="001848AE"/>
    <w:rsid w:val="001852B7"/>
    <w:rsid w:val="0018541A"/>
    <w:rsid w:val="0018587E"/>
    <w:rsid w:val="00185964"/>
    <w:rsid w:val="0018603B"/>
    <w:rsid w:val="001866D3"/>
    <w:rsid w:val="0018696F"/>
    <w:rsid w:val="00186A88"/>
    <w:rsid w:val="00186ED2"/>
    <w:rsid w:val="001870B0"/>
    <w:rsid w:val="00187A34"/>
    <w:rsid w:val="00192E7E"/>
    <w:rsid w:val="00192F01"/>
    <w:rsid w:val="0019300A"/>
    <w:rsid w:val="0019302E"/>
    <w:rsid w:val="0019322F"/>
    <w:rsid w:val="00193752"/>
    <w:rsid w:val="00193D6C"/>
    <w:rsid w:val="00193DE2"/>
    <w:rsid w:val="00194566"/>
    <w:rsid w:val="001946B5"/>
    <w:rsid w:val="001948C8"/>
    <w:rsid w:val="00195505"/>
    <w:rsid w:val="00195743"/>
    <w:rsid w:val="001958F0"/>
    <w:rsid w:val="00195E1E"/>
    <w:rsid w:val="00195E8F"/>
    <w:rsid w:val="00196887"/>
    <w:rsid w:val="001968B8"/>
    <w:rsid w:val="00196D95"/>
    <w:rsid w:val="00196FDD"/>
    <w:rsid w:val="001971D7"/>
    <w:rsid w:val="00197AB2"/>
    <w:rsid w:val="00197EE4"/>
    <w:rsid w:val="001A067F"/>
    <w:rsid w:val="001A0978"/>
    <w:rsid w:val="001A0DDE"/>
    <w:rsid w:val="001A14FC"/>
    <w:rsid w:val="001A181D"/>
    <w:rsid w:val="001A2864"/>
    <w:rsid w:val="001A314B"/>
    <w:rsid w:val="001A364C"/>
    <w:rsid w:val="001A3C5E"/>
    <w:rsid w:val="001A3DCB"/>
    <w:rsid w:val="001A4A6D"/>
    <w:rsid w:val="001A4B51"/>
    <w:rsid w:val="001A53EB"/>
    <w:rsid w:val="001A5FF6"/>
    <w:rsid w:val="001A6120"/>
    <w:rsid w:val="001A697D"/>
    <w:rsid w:val="001A69CF"/>
    <w:rsid w:val="001A6A03"/>
    <w:rsid w:val="001A6B66"/>
    <w:rsid w:val="001A6BFB"/>
    <w:rsid w:val="001A6D99"/>
    <w:rsid w:val="001A7230"/>
    <w:rsid w:val="001B03A9"/>
    <w:rsid w:val="001B0C42"/>
    <w:rsid w:val="001B10F0"/>
    <w:rsid w:val="001B130B"/>
    <w:rsid w:val="001B13E8"/>
    <w:rsid w:val="001B1CC4"/>
    <w:rsid w:val="001B26EE"/>
    <w:rsid w:val="001B2C05"/>
    <w:rsid w:val="001B2C4D"/>
    <w:rsid w:val="001B2CC8"/>
    <w:rsid w:val="001B3093"/>
    <w:rsid w:val="001B3246"/>
    <w:rsid w:val="001B3E50"/>
    <w:rsid w:val="001B412F"/>
    <w:rsid w:val="001B44C5"/>
    <w:rsid w:val="001B4AA0"/>
    <w:rsid w:val="001B4AB9"/>
    <w:rsid w:val="001B4D5D"/>
    <w:rsid w:val="001B52CD"/>
    <w:rsid w:val="001B55AF"/>
    <w:rsid w:val="001B5646"/>
    <w:rsid w:val="001B5876"/>
    <w:rsid w:val="001B5A18"/>
    <w:rsid w:val="001B5BC6"/>
    <w:rsid w:val="001B609F"/>
    <w:rsid w:val="001B6388"/>
    <w:rsid w:val="001B67C2"/>
    <w:rsid w:val="001B6A49"/>
    <w:rsid w:val="001B6BCC"/>
    <w:rsid w:val="001B6DC1"/>
    <w:rsid w:val="001B6E4D"/>
    <w:rsid w:val="001B701F"/>
    <w:rsid w:val="001B7558"/>
    <w:rsid w:val="001B7866"/>
    <w:rsid w:val="001B7969"/>
    <w:rsid w:val="001B7B60"/>
    <w:rsid w:val="001B7D5F"/>
    <w:rsid w:val="001C00A6"/>
    <w:rsid w:val="001C0937"/>
    <w:rsid w:val="001C0D13"/>
    <w:rsid w:val="001C14C2"/>
    <w:rsid w:val="001C1895"/>
    <w:rsid w:val="001C220D"/>
    <w:rsid w:val="001C245B"/>
    <w:rsid w:val="001C263F"/>
    <w:rsid w:val="001C277E"/>
    <w:rsid w:val="001C2B26"/>
    <w:rsid w:val="001C2EA9"/>
    <w:rsid w:val="001C332B"/>
    <w:rsid w:val="001C3634"/>
    <w:rsid w:val="001C3B92"/>
    <w:rsid w:val="001C3F76"/>
    <w:rsid w:val="001C4053"/>
    <w:rsid w:val="001C479E"/>
    <w:rsid w:val="001C48DA"/>
    <w:rsid w:val="001C502F"/>
    <w:rsid w:val="001C54C1"/>
    <w:rsid w:val="001C56B1"/>
    <w:rsid w:val="001C5B38"/>
    <w:rsid w:val="001C5B92"/>
    <w:rsid w:val="001C5C2F"/>
    <w:rsid w:val="001C5C60"/>
    <w:rsid w:val="001C5D4A"/>
    <w:rsid w:val="001C6092"/>
    <w:rsid w:val="001C68C0"/>
    <w:rsid w:val="001C6E25"/>
    <w:rsid w:val="001C7206"/>
    <w:rsid w:val="001C7497"/>
    <w:rsid w:val="001C74BF"/>
    <w:rsid w:val="001C789D"/>
    <w:rsid w:val="001C7A66"/>
    <w:rsid w:val="001C7D68"/>
    <w:rsid w:val="001D04AE"/>
    <w:rsid w:val="001D09B7"/>
    <w:rsid w:val="001D0F02"/>
    <w:rsid w:val="001D1141"/>
    <w:rsid w:val="001D1BD7"/>
    <w:rsid w:val="001D1C28"/>
    <w:rsid w:val="001D1F95"/>
    <w:rsid w:val="001D248A"/>
    <w:rsid w:val="001D2B10"/>
    <w:rsid w:val="001D2EFE"/>
    <w:rsid w:val="001D2F34"/>
    <w:rsid w:val="001D30FF"/>
    <w:rsid w:val="001D39CE"/>
    <w:rsid w:val="001D3DA4"/>
    <w:rsid w:val="001D40DA"/>
    <w:rsid w:val="001D41BF"/>
    <w:rsid w:val="001D42A0"/>
    <w:rsid w:val="001D4421"/>
    <w:rsid w:val="001D4680"/>
    <w:rsid w:val="001D4687"/>
    <w:rsid w:val="001D4A19"/>
    <w:rsid w:val="001D4BD3"/>
    <w:rsid w:val="001D4DA5"/>
    <w:rsid w:val="001D556B"/>
    <w:rsid w:val="001D567F"/>
    <w:rsid w:val="001D5DCA"/>
    <w:rsid w:val="001D5DDE"/>
    <w:rsid w:val="001D5ED0"/>
    <w:rsid w:val="001D62CC"/>
    <w:rsid w:val="001D686F"/>
    <w:rsid w:val="001D6EE2"/>
    <w:rsid w:val="001D76C0"/>
    <w:rsid w:val="001D7B37"/>
    <w:rsid w:val="001D7DA4"/>
    <w:rsid w:val="001E0065"/>
    <w:rsid w:val="001E1DBE"/>
    <w:rsid w:val="001E1DF8"/>
    <w:rsid w:val="001E2169"/>
    <w:rsid w:val="001E2174"/>
    <w:rsid w:val="001E218C"/>
    <w:rsid w:val="001E2361"/>
    <w:rsid w:val="001E23C6"/>
    <w:rsid w:val="001E2616"/>
    <w:rsid w:val="001E2930"/>
    <w:rsid w:val="001E293E"/>
    <w:rsid w:val="001E2A60"/>
    <w:rsid w:val="001E2D2B"/>
    <w:rsid w:val="001E2DCB"/>
    <w:rsid w:val="001E30E7"/>
    <w:rsid w:val="001E34EA"/>
    <w:rsid w:val="001E34ED"/>
    <w:rsid w:val="001E36A9"/>
    <w:rsid w:val="001E371C"/>
    <w:rsid w:val="001E3780"/>
    <w:rsid w:val="001E3B6D"/>
    <w:rsid w:val="001E485E"/>
    <w:rsid w:val="001E4B13"/>
    <w:rsid w:val="001E4B41"/>
    <w:rsid w:val="001E4B5C"/>
    <w:rsid w:val="001E5170"/>
    <w:rsid w:val="001E51C4"/>
    <w:rsid w:val="001E51D6"/>
    <w:rsid w:val="001E5551"/>
    <w:rsid w:val="001E56C7"/>
    <w:rsid w:val="001E574C"/>
    <w:rsid w:val="001E57C9"/>
    <w:rsid w:val="001E5B22"/>
    <w:rsid w:val="001E5CAC"/>
    <w:rsid w:val="001E5CFF"/>
    <w:rsid w:val="001E64BA"/>
    <w:rsid w:val="001E6A7E"/>
    <w:rsid w:val="001E6A93"/>
    <w:rsid w:val="001E6DFB"/>
    <w:rsid w:val="001E6EFF"/>
    <w:rsid w:val="001E6F39"/>
    <w:rsid w:val="001E7128"/>
    <w:rsid w:val="001E71AE"/>
    <w:rsid w:val="001E79F7"/>
    <w:rsid w:val="001F0250"/>
    <w:rsid w:val="001F03E9"/>
    <w:rsid w:val="001F0409"/>
    <w:rsid w:val="001F059B"/>
    <w:rsid w:val="001F0BCB"/>
    <w:rsid w:val="001F0D02"/>
    <w:rsid w:val="001F1192"/>
    <w:rsid w:val="001F191B"/>
    <w:rsid w:val="001F2321"/>
    <w:rsid w:val="001F27BA"/>
    <w:rsid w:val="001F34BA"/>
    <w:rsid w:val="001F37D4"/>
    <w:rsid w:val="001F390F"/>
    <w:rsid w:val="001F3E97"/>
    <w:rsid w:val="001F4332"/>
    <w:rsid w:val="001F4821"/>
    <w:rsid w:val="001F59C9"/>
    <w:rsid w:val="001F5B8B"/>
    <w:rsid w:val="001F6755"/>
    <w:rsid w:val="001F6D45"/>
    <w:rsid w:val="001F6D9A"/>
    <w:rsid w:val="001F6E8E"/>
    <w:rsid w:val="001F713E"/>
    <w:rsid w:val="001F7775"/>
    <w:rsid w:val="001F7CC4"/>
    <w:rsid w:val="001F7DAC"/>
    <w:rsid w:val="00200145"/>
    <w:rsid w:val="00200625"/>
    <w:rsid w:val="00200682"/>
    <w:rsid w:val="00200686"/>
    <w:rsid w:val="00200799"/>
    <w:rsid w:val="00200879"/>
    <w:rsid w:val="0020190C"/>
    <w:rsid w:val="00201FFD"/>
    <w:rsid w:val="00202217"/>
    <w:rsid w:val="00202674"/>
    <w:rsid w:val="00202742"/>
    <w:rsid w:val="00202F81"/>
    <w:rsid w:val="00203F30"/>
    <w:rsid w:val="00204042"/>
    <w:rsid w:val="00204524"/>
    <w:rsid w:val="00205685"/>
    <w:rsid w:val="0020599A"/>
    <w:rsid w:val="00205AB4"/>
    <w:rsid w:val="00206C17"/>
    <w:rsid w:val="00206F00"/>
    <w:rsid w:val="00207E73"/>
    <w:rsid w:val="00207F4C"/>
    <w:rsid w:val="00207F90"/>
    <w:rsid w:val="002101ED"/>
    <w:rsid w:val="002104EE"/>
    <w:rsid w:val="0021073A"/>
    <w:rsid w:val="00210856"/>
    <w:rsid w:val="0021094E"/>
    <w:rsid w:val="00210B85"/>
    <w:rsid w:val="00211095"/>
    <w:rsid w:val="002112F1"/>
    <w:rsid w:val="0021235B"/>
    <w:rsid w:val="0021246F"/>
    <w:rsid w:val="0021259B"/>
    <w:rsid w:val="002129EC"/>
    <w:rsid w:val="0021343A"/>
    <w:rsid w:val="00213913"/>
    <w:rsid w:val="00213993"/>
    <w:rsid w:val="00213B05"/>
    <w:rsid w:val="00214C0F"/>
    <w:rsid w:val="00214F9D"/>
    <w:rsid w:val="0021511D"/>
    <w:rsid w:val="0021532C"/>
    <w:rsid w:val="00215835"/>
    <w:rsid w:val="00215A63"/>
    <w:rsid w:val="00215E91"/>
    <w:rsid w:val="00215E93"/>
    <w:rsid w:val="00215FAC"/>
    <w:rsid w:val="002165D8"/>
    <w:rsid w:val="00216A1C"/>
    <w:rsid w:val="00216E80"/>
    <w:rsid w:val="00216EA1"/>
    <w:rsid w:val="002171CE"/>
    <w:rsid w:val="00217CA8"/>
    <w:rsid w:val="00221FD8"/>
    <w:rsid w:val="0022308C"/>
    <w:rsid w:val="00223600"/>
    <w:rsid w:val="00223640"/>
    <w:rsid w:val="00223FD8"/>
    <w:rsid w:val="00224504"/>
    <w:rsid w:val="002249EF"/>
    <w:rsid w:val="0022521B"/>
    <w:rsid w:val="00227531"/>
    <w:rsid w:val="002276FB"/>
    <w:rsid w:val="002319F5"/>
    <w:rsid w:val="00231F07"/>
    <w:rsid w:val="00232207"/>
    <w:rsid w:val="0023290D"/>
    <w:rsid w:val="00233150"/>
    <w:rsid w:val="00233343"/>
    <w:rsid w:val="00233E43"/>
    <w:rsid w:val="00234337"/>
    <w:rsid w:val="002351E3"/>
    <w:rsid w:val="00235933"/>
    <w:rsid w:val="00235B00"/>
    <w:rsid w:val="00236142"/>
    <w:rsid w:val="00236700"/>
    <w:rsid w:val="002369F6"/>
    <w:rsid w:val="00236B20"/>
    <w:rsid w:val="00236FBE"/>
    <w:rsid w:val="002370D1"/>
    <w:rsid w:val="00240789"/>
    <w:rsid w:val="00240B5F"/>
    <w:rsid w:val="00241943"/>
    <w:rsid w:val="00241CB4"/>
    <w:rsid w:val="00241F3F"/>
    <w:rsid w:val="0024227C"/>
    <w:rsid w:val="00242557"/>
    <w:rsid w:val="00242620"/>
    <w:rsid w:val="00242ADD"/>
    <w:rsid w:val="00242DAC"/>
    <w:rsid w:val="00243574"/>
    <w:rsid w:val="002438C6"/>
    <w:rsid w:val="00243916"/>
    <w:rsid w:val="00243AF2"/>
    <w:rsid w:val="00243E35"/>
    <w:rsid w:val="002443CB"/>
    <w:rsid w:val="0024463F"/>
    <w:rsid w:val="00244787"/>
    <w:rsid w:val="00245A17"/>
    <w:rsid w:val="00245D0D"/>
    <w:rsid w:val="00245D60"/>
    <w:rsid w:val="00246541"/>
    <w:rsid w:val="00246DFA"/>
    <w:rsid w:val="00246ECB"/>
    <w:rsid w:val="00247D04"/>
    <w:rsid w:val="00247FF2"/>
    <w:rsid w:val="0025016C"/>
    <w:rsid w:val="002502E9"/>
    <w:rsid w:val="0025030A"/>
    <w:rsid w:val="00250528"/>
    <w:rsid w:val="0025098F"/>
    <w:rsid w:val="00250E8E"/>
    <w:rsid w:val="002513B6"/>
    <w:rsid w:val="0025211A"/>
    <w:rsid w:val="0025214A"/>
    <w:rsid w:val="002526D2"/>
    <w:rsid w:val="00252944"/>
    <w:rsid w:val="00253311"/>
    <w:rsid w:val="002535EE"/>
    <w:rsid w:val="00253833"/>
    <w:rsid w:val="00253B22"/>
    <w:rsid w:val="00254799"/>
    <w:rsid w:val="00254A4E"/>
    <w:rsid w:val="0025560A"/>
    <w:rsid w:val="00256968"/>
    <w:rsid w:val="00256F52"/>
    <w:rsid w:val="002578F2"/>
    <w:rsid w:val="00257A74"/>
    <w:rsid w:val="00257D2F"/>
    <w:rsid w:val="00260446"/>
    <w:rsid w:val="00260564"/>
    <w:rsid w:val="002605A9"/>
    <w:rsid w:val="00260616"/>
    <w:rsid w:val="00260899"/>
    <w:rsid w:val="00261785"/>
    <w:rsid w:val="00261967"/>
    <w:rsid w:val="0026197C"/>
    <w:rsid w:val="00261981"/>
    <w:rsid w:val="00261CD0"/>
    <w:rsid w:val="00261FC3"/>
    <w:rsid w:val="002624BF"/>
    <w:rsid w:val="00262882"/>
    <w:rsid w:val="00263490"/>
    <w:rsid w:val="00263554"/>
    <w:rsid w:val="0026390E"/>
    <w:rsid w:val="002645CE"/>
    <w:rsid w:val="00264C9F"/>
    <w:rsid w:val="00265CCA"/>
    <w:rsid w:val="002663F8"/>
    <w:rsid w:val="002663FF"/>
    <w:rsid w:val="00266C94"/>
    <w:rsid w:val="00267135"/>
    <w:rsid w:val="0026736A"/>
    <w:rsid w:val="00267504"/>
    <w:rsid w:val="0026781F"/>
    <w:rsid w:val="002679E4"/>
    <w:rsid w:val="00267A64"/>
    <w:rsid w:val="00267B88"/>
    <w:rsid w:val="002709E7"/>
    <w:rsid w:val="00270E57"/>
    <w:rsid w:val="00271058"/>
    <w:rsid w:val="002711D8"/>
    <w:rsid w:val="00271305"/>
    <w:rsid w:val="00271B23"/>
    <w:rsid w:val="00271BA8"/>
    <w:rsid w:val="0027219C"/>
    <w:rsid w:val="00272D70"/>
    <w:rsid w:val="00272F03"/>
    <w:rsid w:val="002732D8"/>
    <w:rsid w:val="00274393"/>
    <w:rsid w:val="0027506E"/>
    <w:rsid w:val="002752A5"/>
    <w:rsid w:val="0027539C"/>
    <w:rsid w:val="002753B9"/>
    <w:rsid w:val="00275C15"/>
    <w:rsid w:val="0027643D"/>
    <w:rsid w:val="00276703"/>
    <w:rsid w:val="002768DC"/>
    <w:rsid w:val="00276F3D"/>
    <w:rsid w:val="002777F1"/>
    <w:rsid w:val="00277ADB"/>
    <w:rsid w:val="002801D7"/>
    <w:rsid w:val="002802A8"/>
    <w:rsid w:val="002804C0"/>
    <w:rsid w:val="002805A8"/>
    <w:rsid w:val="002806C4"/>
    <w:rsid w:val="00280E4E"/>
    <w:rsid w:val="00280FA6"/>
    <w:rsid w:val="002822F8"/>
    <w:rsid w:val="0028283A"/>
    <w:rsid w:val="0028293A"/>
    <w:rsid w:val="00282E5C"/>
    <w:rsid w:val="002835EE"/>
    <w:rsid w:val="0028419E"/>
    <w:rsid w:val="00284883"/>
    <w:rsid w:val="002851A6"/>
    <w:rsid w:val="0028569E"/>
    <w:rsid w:val="002857DA"/>
    <w:rsid w:val="002859E9"/>
    <w:rsid w:val="002864C6"/>
    <w:rsid w:val="002869E9"/>
    <w:rsid w:val="00286A4F"/>
    <w:rsid w:val="00286DBB"/>
    <w:rsid w:val="00287116"/>
    <w:rsid w:val="002871C9"/>
    <w:rsid w:val="0028771E"/>
    <w:rsid w:val="00287C37"/>
    <w:rsid w:val="00287C68"/>
    <w:rsid w:val="00290346"/>
    <w:rsid w:val="002906CD"/>
    <w:rsid w:val="002909A1"/>
    <w:rsid w:val="00290B2F"/>
    <w:rsid w:val="002912B0"/>
    <w:rsid w:val="0029157A"/>
    <w:rsid w:val="002922E9"/>
    <w:rsid w:val="00292320"/>
    <w:rsid w:val="00292806"/>
    <w:rsid w:val="00292C68"/>
    <w:rsid w:val="00292CB0"/>
    <w:rsid w:val="00293026"/>
    <w:rsid w:val="00293670"/>
    <w:rsid w:val="002936E3"/>
    <w:rsid w:val="00293A1C"/>
    <w:rsid w:val="00293C3B"/>
    <w:rsid w:val="00293DB9"/>
    <w:rsid w:val="00293E61"/>
    <w:rsid w:val="0029452C"/>
    <w:rsid w:val="00294959"/>
    <w:rsid w:val="0029553A"/>
    <w:rsid w:val="00295EB3"/>
    <w:rsid w:val="00296B03"/>
    <w:rsid w:val="00296DF4"/>
    <w:rsid w:val="00296FF0"/>
    <w:rsid w:val="00297030"/>
    <w:rsid w:val="0029774A"/>
    <w:rsid w:val="002A024E"/>
    <w:rsid w:val="002A02A0"/>
    <w:rsid w:val="002A0A47"/>
    <w:rsid w:val="002A147A"/>
    <w:rsid w:val="002A1B8D"/>
    <w:rsid w:val="002A1C12"/>
    <w:rsid w:val="002A2042"/>
    <w:rsid w:val="002A2CF5"/>
    <w:rsid w:val="002A37F8"/>
    <w:rsid w:val="002A3D71"/>
    <w:rsid w:val="002A4170"/>
    <w:rsid w:val="002A426A"/>
    <w:rsid w:val="002A42B8"/>
    <w:rsid w:val="002A47ED"/>
    <w:rsid w:val="002A4A7F"/>
    <w:rsid w:val="002A50B2"/>
    <w:rsid w:val="002A50CE"/>
    <w:rsid w:val="002A538B"/>
    <w:rsid w:val="002A5452"/>
    <w:rsid w:val="002A5A01"/>
    <w:rsid w:val="002A6019"/>
    <w:rsid w:val="002A610E"/>
    <w:rsid w:val="002A6215"/>
    <w:rsid w:val="002A6AC1"/>
    <w:rsid w:val="002A6D17"/>
    <w:rsid w:val="002A6F42"/>
    <w:rsid w:val="002A78C2"/>
    <w:rsid w:val="002A7BA9"/>
    <w:rsid w:val="002A7E72"/>
    <w:rsid w:val="002B1689"/>
    <w:rsid w:val="002B17F8"/>
    <w:rsid w:val="002B2C25"/>
    <w:rsid w:val="002B2E18"/>
    <w:rsid w:val="002B32CF"/>
    <w:rsid w:val="002B344E"/>
    <w:rsid w:val="002B383E"/>
    <w:rsid w:val="002B3931"/>
    <w:rsid w:val="002B3971"/>
    <w:rsid w:val="002B43A7"/>
    <w:rsid w:val="002B442D"/>
    <w:rsid w:val="002B4B51"/>
    <w:rsid w:val="002B5258"/>
    <w:rsid w:val="002B5674"/>
    <w:rsid w:val="002B6B04"/>
    <w:rsid w:val="002B6C0A"/>
    <w:rsid w:val="002C126F"/>
    <w:rsid w:val="002C15CF"/>
    <w:rsid w:val="002C1EBE"/>
    <w:rsid w:val="002C2972"/>
    <w:rsid w:val="002C2AFC"/>
    <w:rsid w:val="002C2B05"/>
    <w:rsid w:val="002C2D6B"/>
    <w:rsid w:val="002C2E4B"/>
    <w:rsid w:val="002C2E4D"/>
    <w:rsid w:val="002C32D7"/>
    <w:rsid w:val="002C34CF"/>
    <w:rsid w:val="002C3507"/>
    <w:rsid w:val="002C36C6"/>
    <w:rsid w:val="002C3D3D"/>
    <w:rsid w:val="002C3D5D"/>
    <w:rsid w:val="002C3F01"/>
    <w:rsid w:val="002C4D4E"/>
    <w:rsid w:val="002C5646"/>
    <w:rsid w:val="002C593B"/>
    <w:rsid w:val="002C5A67"/>
    <w:rsid w:val="002C6770"/>
    <w:rsid w:val="002C6D94"/>
    <w:rsid w:val="002C722B"/>
    <w:rsid w:val="002C7AE4"/>
    <w:rsid w:val="002D0B52"/>
    <w:rsid w:val="002D0DF3"/>
    <w:rsid w:val="002D0F77"/>
    <w:rsid w:val="002D113C"/>
    <w:rsid w:val="002D1324"/>
    <w:rsid w:val="002D148C"/>
    <w:rsid w:val="002D156B"/>
    <w:rsid w:val="002D181F"/>
    <w:rsid w:val="002D21CF"/>
    <w:rsid w:val="002D2745"/>
    <w:rsid w:val="002D28B8"/>
    <w:rsid w:val="002D2DEC"/>
    <w:rsid w:val="002D2F92"/>
    <w:rsid w:val="002D2FA0"/>
    <w:rsid w:val="002D37B0"/>
    <w:rsid w:val="002D4328"/>
    <w:rsid w:val="002D4A57"/>
    <w:rsid w:val="002D4AB1"/>
    <w:rsid w:val="002D5860"/>
    <w:rsid w:val="002D6150"/>
    <w:rsid w:val="002D618F"/>
    <w:rsid w:val="002D61F0"/>
    <w:rsid w:val="002D6A0F"/>
    <w:rsid w:val="002D6AC4"/>
    <w:rsid w:val="002D721B"/>
    <w:rsid w:val="002E0078"/>
    <w:rsid w:val="002E02B6"/>
    <w:rsid w:val="002E0425"/>
    <w:rsid w:val="002E080A"/>
    <w:rsid w:val="002E0C55"/>
    <w:rsid w:val="002E0CBD"/>
    <w:rsid w:val="002E0EB8"/>
    <w:rsid w:val="002E1055"/>
    <w:rsid w:val="002E1226"/>
    <w:rsid w:val="002E142F"/>
    <w:rsid w:val="002E15CC"/>
    <w:rsid w:val="002E16AE"/>
    <w:rsid w:val="002E1861"/>
    <w:rsid w:val="002E1951"/>
    <w:rsid w:val="002E19B2"/>
    <w:rsid w:val="002E19F0"/>
    <w:rsid w:val="002E1E7D"/>
    <w:rsid w:val="002E2BCB"/>
    <w:rsid w:val="002E3DF4"/>
    <w:rsid w:val="002E5073"/>
    <w:rsid w:val="002E56A4"/>
    <w:rsid w:val="002E56AE"/>
    <w:rsid w:val="002E612C"/>
    <w:rsid w:val="002E6868"/>
    <w:rsid w:val="002E6BC7"/>
    <w:rsid w:val="002E7029"/>
    <w:rsid w:val="002E7338"/>
    <w:rsid w:val="002E7585"/>
    <w:rsid w:val="002E76A2"/>
    <w:rsid w:val="002E78DE"/>
    <w:rsid w:val="002E7FAE"/>
    <w:rsid w:val="002F071B"/>
    <w:rsid w:val="002F0CFB"/>
    <w:rsid w:val="002F0E19"/>
    <w:rsid w:val="002F21A9"/>
    <w:rsid w:val="002F2223"/>
    <w:rsid w:val="002F2793"/>
    <w:rsid w:val="002F2936"/>
    <w:rsid w:val="002F29C9"/>
    <w:rsid w:val="002F3AA4"/>
    <w:rsid w:val="002F404E"/>
    <w:rsid w:val="002F4439"/>
    <w:rsid w:val="002F45B5"/>
    <w:rsid w:val="002F4CD4"/>
    <w:rsid w:val="002F4D39"/>
    <w:rsid w:val="002F575C"/>
    <w:rsid w:val="002F58C2"/>
    <w:rsid w:val="002F5AF4"/>
    <w:rsid w:val="002F5C69"/>
    <w:rsid w:val="002F5CC8"/>
    <w:rsid w:val="002F5D94"/>
    <w:rsid w:val="002F623C"/>
    <w:rsid w:val="002F64E7"/>
    <w:rsid w:val="002F6CED"/>
    <w:rsid w:val="002F6E4E"/>
    <w:rsid w:val="002F7047"/>
    <w:rsid w:val="002F7087"/>
    <w:rsid w:val="002F7794"/>
    <w:rsid w:val="0030076A"/>
    <w:rsid w:val="0030080C"/>
    <w:rsid w:val="00300EF3"/>
    <w:rsid w:val="00301171"/>
    <w:rsid w:val="0030161B"/>
    <w:rsid w:val="0030185A"/>
    <w:rsid w:val="00301B58"/>
    <w:rsid w:val="00301F21"/>
    <w:rsid w:val="00301FB2"/>
    <w:rsid w:val="003033F3"/>
    <w:rsid w:val="0030368A"/>
    <w:rsid w:val="003044D7"/>
    <w:rsid w:val="00304819"/>
    <w:rsid w:val="00304FEE"/>
    <w:rsid w:val="003051DD"/>
    <w:rsid w:val="003055FE"/>
    <w:rsid w:val="00305705"/>
    <w:rsid w:val="00305C02"/>
    <w:rsid w:val="00305EC7"/>
    <w:rsid w:val="00306104"/>
    <w:rsid w:val="003061D2"/>
    <w:rsid w:val="003063B2"/>
    <w:rsid w:val="00306FE2"/>
    <w:rsid w:val="00310127"/>
    <w:rsid w:val="00310593"/>
    <w:rsid w:val="00310B10"/>
    <w:rsid w:val="00310B34"/>
    <w:rsid w:val="0031185B"/>
    <w:rsid w:val="00311D2C"/>
    <w:rsid w:val="00312F0B"/>
    <w:rsid w:val="00313856"/>
    <w:rsid w:val="00313ACF"/>
    <w:rsid w:val="00313B0A"/>
    <w:rsid w:val="00313C3A"/>
    <w:rsid w:val="0031422C"/>
    <w:rsid w:val="00314271"/>
    <w:rsid w:val="00314329"/>
    <w:rsid w:val="0031437B"/>
    <w:rsid w:val="00314B42"/>
    <w:rsid w:val="0031519A"/>
    <w:rsid w:val="00315880"/>
    <w:rsid w:val="00315884"/>
    <w:rsid w:val="00315B9D"/>
    <w:rsid w:val="003160BF"/>
    <w:rsid w:val="003166E2"/>
    <w:rsid w:val="003169FB"/>
    <w:rsid w:val="00316D58"/>
    <w:rsid w:val="003176D5"/>
    <w:rsid w:val="00317722"/>
    <w:rsid w:val="00320395"/>
    <w:rsid w:val="0032055D"/>
    <w:rsid w:val="00320FD0"/>
    <w:rsid w:val="003210AE"/>
    <w:rsid w:val="00321E5A"/>
    <w:rsid w:val="00322088"/>
    <w:rsid w:val="0032248E"/>
    <w:rsid w:val="00322A46"/>
    <w:rsid w:val="0032337C"/>
    <w:rsid w:val="003235C6"/>
    <w:rsid w:val="003238F3"/>
    <w:rsid w:val="00323F1B"/>
    <w:rsid w:val="003241E7"/>
    <w:rsid w:val="00324B3F"/>
    <w:rsid w:val="00324E27"/>
    <w:rsid w:val="00324E81"/>
    <w:rsid w:val="00324EAE"/>
    <w:rsid w:val="003250F0"/>
    <w:rsid w:val="00325417"/>
    <w:rsid w:val="00325B55"/>
    <w:rsid w:val="00325C04"/>
    <w:rsid w:val="00325CFD"/>
    <w:rsid w:val="00325F0B"/>
    <w:rsid w:val="00326C90"/>
    <w:rsid w:val="00326F6C"/>
    <w:rsid w:val="003272DC"/>
    <w:rsid w:val="003276DB"/>
    <w:rsid w:val="00327B9C"/>
    <w:rsid w:val="00327EA5"/>
    <w:rsid w:val="003310DD"/>
    <w:rsid w:val="00331A07"/>
    <w:rsid w:val="00331F44"/>
    <w:rsid w:val="00332231"/>
    <w:rsid w:val="00332370"/>
    <w:rsid w:val="003327E8"/>
    <w:rsid w:val="00332E5D"/>
    <w:rsid w:val="00332E8B"/>
    <w:rsid w:val="003333FD"/>
    <w:rsid w:val="00333FD2"/>
    <w:rsid w:val="00334129"/>
    <w:rsid w:val="0033474D"/>
    <w:rsid w:val="00334CCD"/>
    <w:rsid w:val="0033536D"/>
    <w:rsid w:val="00335D1F"/>
    <w:rsid w:val="0033608F"/>
    <w:rsid w:val="00336358"/>
    <w:rsid w:val="003364E5"/>
    <w:rsid w:val="00336A01"/>
    <w:rsid w:val="00336A3C"/>
    <w:rsid w:val="00336B8F"/>
    <w:rsid w:val="00336C63"/>
    <w:rsid w:val="003377D6"/>
    <w:rsid w:val="00337D59"/>
    <w:rsid w:val="00337E56"/>
    <w:rsid w:val="0034008D"/>
    <w:rsid w:val="0034096E"/>
    <w:rsid w:val="0034101C"/>
    <w:rsid w:val="00341D3B"/>
    <w:rsid w:val="00342070"/>
    <w:rsid w:val="00342479"/>
    <w:rsid w:val="0034256D"/>
    <w:rsid w:val="0034258B"/>
    <w:rsid w:val="00342CE7"/>
    <w:rsid w:val="003432CF"/>
    <w:rsid w:val="0034338F"/>
    <w:rsid w:val="003448AD"/>
    <w:rsid w:val="003449D7"/>
    <w:rsid w:val="00344C18"/>
    <w:rsid w:val="0034525F"/>
    <w:rsid w:val="00345348"/>
    <w:rsid w:val="0034567C"/>
    <w:rsid w:val="00345855"/>
    <w:rsid w:val="003459A1"/>
    <w:rsid w:val="00347015"/>
    <w:rsid w:val="0034735E"/>
    <w:rsid w:val="0035035A"/>
    <w:rsid w:val="00350636"/>
    <w:rsid w:val="00350894"/>
    <w:rsid w:val="003508B5"/>
    <w:rsid w:val="00352A2D"/>
    <w:rsid w:val="00353104"/>
    <w:rsid w:val="00353428"/>
    <w:rsid w:val="00353E18"/>
    <w:rsid w:val="00354DFE"/>
    <w:rsid w:val="00355259"/>
    <w:rsid w:val="003555BC"/>
    <w:rsid w:val="00355BCD"/>
    <w:rsid w:val="00355E68"/>
    <w:rsid w:val="00355F75"/>
    <w:rsid w:val="003560A7"/>
    <w:rsid w:val="003564F4"/>
    <w:rsid w:val="003565F7"/>
    <w:rsid w:val="00356CD8"/>
    <w:rsid w:val="00356DED"/>
    <w:rsid w:val="00357161"/>
    <w:rsid w:val="0035716C"/>
    <w:rsid w:val="00357B5B"/>
    <w:rsid w:val="00357D31"/>
    <w:rsid w:val="00357D99"/>
    <w:rsid w:val="00360734"/>
    <w:rsid w:val="003608B2"/>
    <w:rsid w:val="00360A7F"/>
    <w:rsid w:val="00360C17"/>
    <w:rsid w:val="00360CA6"/>
    <w:rsid w:val="00360D68"/>
    <w:rsid w:val="00360E9E"/>
    <w:rsid w:val="00361114"/>
    <w:rsid w:val="003619CC"/>
    <w:rsid w:val="00362526"/>
    <w:rsid w:val="003628F4"/>
    <w:rsid w:val="00363A85"/>
    <w:rsid w:val="00363F37"/>
    <w:rsid w:val="00364066"/>
    <w:rsid w:val="00364AE1"/>
    <w:rsid w:val="00364C91"/>
    <w:rsid w:val="00364F13"/>
    <w:rsid w:val="003654BD"/>
    <w:rsid w:val="0036564B"/>
    <w:rsid w:val="00365677"/>
    <w:rsid w:val="00365E8D"/>
    <w:rsid w:val="00365F93"/>
    <w:rsid w:val="003676BD"/>
    <w:rsid w:val="003704F4"/>
    <w:rsid w:val="0037079A"/>
    <w:rsid w:val="00370958"/>
    <w:rsid w:val="00370D0F"/>
    <w:rsid w:val="0037173E"/>
    <w:rsid w:val="00371F1E"/>
    <w:rsid w:val="00372679"/>
    <w:rsid w:val="0037292E"/>
    <w:rsid w:val="0037298B"/>
    <w:rsid w:val="00373090"/>
    <w:rsid w:val="003730BB"/>
    <w:rsid w:val="0037329B"/>
    <w:rsid w:val="00373DE8"/>
    <w:rsid w:val="00373E2A"/>
    <w:rsid w:val="003741AB"/>
    <w:rsid w:val="003741BE"/>
    <w:rsid w:val="003741F2"/>
    <w:rsid w:val="00374390"/>
    <w:rsid w:val="00374460"/>
    <w:rsid w:val="0037498D"/>
    <w:rsid w:val="00374BCC"/>
    <w:rsid w:val="0037538C"/>
    <w:rsid w:val="00375727"/>
    <w:rsid w:val="003777BD"/>
    <w:rsid w:val="00377980"/>
    <w:rsid w:val="00377E70"/>
    <w:rsid w:val="00377ED6"/>
    <w:rsid w:val="003800FF"/>
    <w:rsid w:val="0038018E"/>
    <w:rsid w:val="00380413"/>
    <w:rsid w:val="00380538"/>
    <w:rsid w:val="00381349"/>
    <w:rsid w:val="003815BE"/>
    <w:rsid w:val="003819F9"/>
    <w:rsid w:val="00381B75"/>
    <w:rsid w:val="00381E8D"/>
    <w:rsid w:val="003828E3"/>
    <w:rsid w:val="00382BDC"/>
    <w:rsid w:val="00382E65"/>
    <w:rsid w:val="003832FD"/>
    <w:rsid w:val="003833A4"/>
    <w:rsid w:val="0038360C"/>
    <w:rsid w:val="00383631"/>
    <w:rsid w:val="00383671"/>
    <w:rsid w:val="00383B3A"/>
    <w:rsid w:val="00384815"/>
    <w:rsid w:val="0038532D"/>
    <w:rsid w:val="00385BE4"/>
    <w:rsid w:val="0038687E"/>
    <w:rsid w:val="003877D5"/>
    <w:rsid w:val="0038780D"/>
    <w:rsid w:val="00387881"/>
    <w:rsid w:val="00387937"/>
    <w:rsid w:val="00387F0A"/>
    <w:rsid w:val="0039046B"/>
    <w:rsid w:val="003907D5"/>
    <w:rsid w:val="00390C21"/>
    <w:rsid w:val="00391A99"/>
    <w:rsid w:val="00391C49"/>
    <w:rsid w:val="00391C8B"/>
    <w:rsid w:val="00391CD6"/>
    <w:rsid w:val="00391D49"/>
    <w:rsid w:val="00391E46"/>
    <w:rsid w:val="00392617"/>
    <w:rsid w:val="003929AB"/>
    <w:rsid w:val="003929B1"/>
    <w:rsid w:val="003931DC"/>
    <w:rsid w:val="003932BE"/>
    <w:rsid w:val="00393AB8"/>
    <w:rsid w:val="003942F7"/>
    <w:rsid w:val="00394D94"/>
    <w:rsid w:val="00395575"/>
    <w:rsid w:val="0039567B"/>
    <w:rsid w:val="00395A3D"/>
    <w:rsid w:val="00395E67"/>
    <w:rsid w:val="0039614E"/>
    <w:rsid w:val="00396D05"/>
    <w:rsid w:val="00396D74"/>
    <w:rsid w:val="00397627"/>
    <w:rsid w:val="003977A8"/>
    <w:rsid w:val="003979C6"/>
    <w:rsid w:val="00397C18"/>
    <w:rsid w:val="003A00CD"/>
    <w:rsid w:val="003A089E"/>
    <w:rsid w:val="003A0BFC"/>
    <w:rsid w:val="003A0ECA"/>
    <w:rsid w:val="003A1046"/>
    <w:rsid w:val="003A16C8"/>
    <w:rsid w:val="003A1BBD"/>
    <w:rsid w:val="003A1FD6"/>
    <w:rsid w:val="003A21EB"/>
    <w:rsid w:val="003A2F99"/>
    <w:rsid w:val="003A3048"/>
    <w:rsid w:val="003A362A"/>
    <w:rsid w:val="003A3640"/>
    <w:rsid w:val="003A3954"/>
    <w:rsid w:val="003A4021"/>
    <w:rsid w:val="003A4A5A"/>
    <w:rsid w:val="003A4C07"/>
    <w:rsid w:val="003A4EB1"/>
    <w:rsid w:val="003A584C"/>
    <w:rsid w:val="003A5972"/>
    <w:rsid w:val="003A5F87"/>
    <w:rsid w:val="003A645B"/>
    <w:rsid w:val="003B00F1"/>
    <w:rsid w:val="003B0948"/>
    <w:rsid w:val="003B0CE3"/>
    <w:rsid w:val="003B0FBA"/>
    <w:rsid w:val="003B119B"/>
    <w:rsid w:val="003B1988"/>
    <w:rsid w:val="003B1B01"/>
    <w:rsid w:val="003B2126"/>
    <w:rsid w:val="003B291D"/>
    <w:rsid w:val="003B2DB9"/>
    <w:rsid w:val="003B2E40"/>
    <w:rsid w:val="003B309F"/>
    <w:rsid w:val="003B33A3"/>
    <w:rsid w:val="003B3A57"/>
    <w:rsid w:val="003B3AF4"/>
    <w:rsid w:val="003B3AF8"/>
    <w:rsid w:val="003B3B37"/>
    <w:rsid w:val="003B3F43"/>
    <w:rsid w:val="003B4965"/>
    <w:rsid w:val="003B4D73"/>
    <w:rsid w:val="003B4E56"/>
    <w:rsid w:val="003B4F98"/>
    <w:rsid w:val="003B515A"/>
    <w:rsid w:val="003B518A"/>
    <w:rsid w:val="003B57E6"/>
    <w:rsid w:val="003B6213"/>
    <w:rsid w:val="003B6796"/>
    <w:rsid w:val="003B6B42"/>
    <w:rsid w:val="003B6B62"/>
    <w:rsid w:val="003B7333"/>
    <w:rsid w:val="003C03C7"/>
    <w:rsid w:val="003C0419"/>
    <w:rsid w:val="003C09B5"/>
    <w:rsid w:val="003C0D6B"/>
    <w:rsid w:val="003C0F76"/>
    <w:rsid w:val="003C1B49"/>
    <w:rsid w:val="003C249D"/>
    <w:rsid w:val="003C27A5"/>
    <w:rsid w:val="003C28F6"/>
    <w:rsid w:val="003C2942"/>
    <w:rsid w:val="003C2BEE"/>
    <w:rsid w:val="003C2F02"/>
    <w:rsid w:val="003C301F"/>
    <w:rsid w:val="003C37CF"/>
    <w:rsid w:val="003C40A0"/>
    <w:rsid w:val="003C48F2"/>
    <w:rsid w:val="003C4CE8"/>
    <w:rsid w:val="003C4E8A"/>
    <w:rsid w:val="003C5026"/>
    <w:rsid w:val="003C5512"/>
    <w:rsid w:val="003C55EB"/>
    <w:rsid w:val="003C56BB"/>
    <w:rsid w:val="003C5E40"/>
    <w:rsid w:val="003C5E6F"/>
    <w:rsid w:val="003C618A"/>
    <w:rsid w:val="003C6546"/>
    <w:rsid w:val="003C6999"/>
    <w:rsid w:val="003C6BA7"/>
    <w:rsid w:val="003C7043"/>
    <w:rsid w:val="003C710E"/>
    <w:rsid w:val="003C7ACF"/>
    <w:rsid w:val="003C7B71"/>
    <w:rsid w:val="003D01B5"/>
    <w:rsid w:val="003D0E5E"/>
    <w:rsid w:val="003D157C"/>
    <w:rsid w:val="003D1BFF"/>
    <w:rsid w:val="003D1D48"/>
    <w:rsid w:val="003D2024"/>
    <w:rsid w:val="003D260C"/>
    <w:rsid w:val="003D2850"/>
    <w:rsid w:val="003D2D79"/>
    <w:rsid w:val="003D3171"/>
    <w:rsid w:val="003D319C"/>
    <w:rsid w:val="003D373F"/>
    <w:rsid w:val="003D44E1"/>
    <w:rsid w:val="003D46B7"/>
    <w:rsid w:val="003D4797"/>
    <w:rsid w:val="003D4C96"/>
    <w:rsid w:val="003D4CA2"/>
    <w:rsid w:val="003D5C9B"/>
    <w:rsid w:val="003D65A1"/>
    <w:rsid w:val="003D6782"/>
    <w:rsid w:val="003D6821"/>
    <w:rsid w:val="003D6DFA"/>
    <w:rsid w:val="003D70BC"/>
    <w:rsid w:val="003D731D"/>
    <w:rsid w:val="003D78F0"/>
    <w:rsid w:val="003D7CFB"/>
    <w:rsid w:val="003E0011"/>
    <w:rsid w:val="003E0907"/>
    <w:rsid w:val="003E1241"/>
    <w:rsid w:val="003E1308"/>
    <w:rsid w:val="003E1E50"/>
    <w:rsid w:val="003E206E"/>
    <w:rsid w:val="003E20A7"/>
    <w:rsid w:val="003E25AF"/>
    <w:rsid w:val="003E26E9"/>
    <w:rsid w:val="003E326A"/>
    <w:rsid w:val="003E340B"/>
    <w:rsid w:val="003E4024"/>
    <w:rsid w:val="003E40F1"/>
    <w:rsid w:val="003E410E"/>
    <w:rsid w:val="003E445D"/>
    <w:rsid w:val="003E5088"/>
    <w:rsid w:val="003E5567"/>
    <w:rsid w:val="003E56DE"/>
    <w:rsid w:val="003E5DE2"/>
    <w:rsid w:val="003E5EA4"/>
    <w:rsid w:val="003E634A"/>
    <w:rsid w:val="003E659B"/>
    <w:rsid w:val="003E6C64"/>
    <w:rsid w:val="003E7651"/>
    <w:rsid w:val="003E774B"/>
    <w:rsid w:val="003E7819"/>
    <w:rsid w:val="003E78AE"/>
    <w:rsid w:val="003E7BB6"/>
    <w:rsid w:val="003E7D38"/>
    <w:rsid w:val="003F002D"/>
    <w:rsid w:val="003F1169"/>
    <w:rsid w:val="003F17D2"/>
    <w:rsid w:val="003F250E"/>
    <w:rsid w:val="003F27F8"/>
    <w:rsid w:val="003F3375"/>
    <w:rsid w:val="003F3899"/>
    <w:rsid w:val="003F38CD"/>
    <w:rsid w:val="003F3B32"/>
    <w:rsid w:val="003F403D"/>
    <w:rsid w:val="003F5AC9"/>
    <w:rsid w:val="003F5EFA"/>
    <w:rsid w:val="003F61DF"/>
    <w:rsid w:val="003F64E5"/>
    <w:rsid w:val="003F69D9"/>
    <w:rsid w:val="003F6EF3"/>
    <w:rsid w:val="003F7C6F"/>
    <w:rsid w:val="003F7CB3"/>
    <w:rsid w:val="004003B9"/>
    <w:rsid w:val="0040050C"/>
    <w:rsid w:val="004005D1"/>
    <w:rsid w:val="004008B3"/>
    <w:rsid w:val="00400AFB"/>
    <w:rsid w:val="00400C91"/>
    <w:rsid w:val="00400F63"/>
    <w:rsid w:val="004010F1"/>
    <w:rsid w:val="004012DE"/>
    <w:rsid w:val="00401442"/>
    <w:rsid w:val="00401548"/>
    <w:rsid w:val="004018FE"/>
    <w:rsid w:val="00402DF6"/>
    <w:rsid w:val="004033D9"/>
    <w:rsid w:val="004033E2"/>
    <w:rsid w:val="0040349B"/>
    <w:rsid w:val="0040362F"/>
    <w:rsid w:val="0040388C"/>
    <w:rsid w:val="00403D34"/>
    <w:rsid w:val="00403FF3"/>
    <w:rsid w:val="00404830"/>
    <w:rsid w:val="00404E71"/>
    <w:rsid w:val="004053A2"/>
    <w:rsid w:val="00405B17"/>
    <w:rsid w:val="00405B46"/>
    <w:rsid w:val="00405F6E"/>
    <w:rsid w:val="00406E6C"/>
    <w:rsid w:val="00406FBD"/>
    <w:rsid w:val="004073C2"/>
    <w:rsid w:val="004074E3"/>
    <w:rsid w:val="004075DC"/>
    <w:rsid w:val="0040786B"/>
    <w:rsid w:val="00407CA7"/>
    <w:rsid w:val="004100E5"/>
    <w:rsid w:val="0041035C"/>
    <w:rsid w:val="00410A0D"/>
    <w:rsid w:val="00410CD4"/>
    <w:rsid w:val="00410EFD"/>
    <w:rsid w:val="004114CC"/>
    <w:rsid w:val="0041155F"/>
    <w:rsid w:val="004116FC"/>
    <w:rsid w:val="0041183F"/>
    <w:rsid w:val="004118BF"/>
    <w:rsid w:val="004127F0"/>
    <w:rsid w:val="00412888"/>
    <w:rsid w:val="00412999"/>
    <w:rsid w:val="00412D07"/>
    <w:rsid w:val="00413136"/>
    <w:rsid w:val="00413167"/>
    <w:rsid w:val="004136A1"/>
    <w:rsid w:val="00413939"/>
    <w:rsid w:val="00413D39"/>
    <w:rsid w:val="00413EBB"/>
    <w:rsid w:val="00413FCE"/>
    <w:rsid w:val="004144F6"/>
    <w:rsid w:val="00414500"/>
    <w:rsid w:val="00414F68"/>
    <w:rsid w:val="00415CAE"/>
    <w:rsid w:val="00415D62"/>
    <w:rsid w:val="004161CA"/>
    <w:rsid w:val="004167A2"/>
    <w:rsid w:val="00416CF4"/>
    <w:rsid w:val="0041723F"/>
    <w:rsid w:val="00420212"/>
    <w:rsid w:val="004203DA"/>
    <w:rsid w:val="00420A56"/>
    <w:rsid w:val="00420AEE"/>
    <w:rsid w:val="00420D84"/>
    <w:rsid w:val="004213A5"/>
    <w:rsid w:val="00422CFB"/>
    <w:rsid w:val="00423008"/>
    <w:rsid w:val="004231F7"/>
    <w:rsid w:val="0042324A"/>
    <w:rsid w:val="004237D4"/>
    <w:rsid w:val="0042393E"/>
    <w:rsid w:val="00423952"/>
    <w:rsid w:val="00424B5D"/>
    <w:rsid w:val="00425054"/>
    <w:rsid w:val="0042536B"/>
    <w:rsid w:val="0042546F"/>
    <w:rsid w:val="004254CA"/>
    <w:rsid w:val="0042611E"/>
    <w:rsid w:val="004268AD"/>
    <w:rsid w:val="00426EE6"/>
    <w:rsid w:val="00427A93"/>
    <w:rsid w:val="00427B9F"/>
    <w:rsid w:val="00430796"/>
    <w:rsid w:val="004308CB"/>
    <w:rsid w:val="00430915"/>
    <w:rsid w:val="00430E9B"/>
    <w:rsid w:val="00430FEE"/>
    <w:rsid w:val="004316E0"/>
    <w:rsid w:val="00431B7F"/>
    <w:rsid w:val="00431BA1"/>
    <w:rsid w:val="00431CA2"/>
    <w:rsid w:val="00431E2B"/>
    <w:rsid w:val="00431EE9"/>
    <w:rsid w:val="00432370"/>
    <w:rsid w:val="004324FF"/>
    <w:rsid w:val="00432A03"/>
    <w:rsid w:val="00433573"/>
    <w:rsid w:val="00434214"/>
    <w:rsid w:val="004347BA"/>
    <w:rsid w:val="00434BDA"/>
    <w:rsid w:val="00434D67"/>
    <w:rsid w:val="00434E5D"/>
    <w:rsid w:val="00434E81"/>
    <w:rsid w:val="004351B3"/>
    <w:rsid w:val="004353F4"/>
    <w:rsid w:val="0043614D"/>
    <w:rsid w:val="0043624C"/>
    <w:rsid w:val="00437569"/>
    <w:rsid w:val="00437A30"/>
    <w:rsid w:val="00437DF2"/>
    <w:rsid w:val="004401DA"/>
    <w:rsid w:val="00440741"/>
    <w:rsid w:val="00441E68"/>
    <w:rsid w:val="00442720"/>
    <w:rsid w:val="004429DD"/>
    <w:rsid w:val="004429F3"/>
    <w:rsid w:val="004438D8"/>
    <w:rsid w:val="00443C3E"/>
    <w:rsid w:val="00443DCE"/>
    <w:rsid w:val="004440A2"/>
    <w:rsid w:val="004445C3"/>
    <w:rsid w:val="004445FB"/>
    <w:rsid w:val="00444BB3"/>
    <w:rsid w:val="00444DA9"/>
    <w:rsid w:val="00445174"/>
    <w:rsid w:val="00445B14"/>
    <w:rsid w:val="004464FF"/>
    <w:rsid w:val="00446618"/>
    <w:rsid w:val="00446D0C"/>
    <w:rsid w:val="00446DE4"/>
    <w:rsid w:val="00447631"/>
    <w:rsid w:val="00447662"/>
    <w:rsid w:val="00447683"/>
    <w:rsid w:val="0044776D"/>
    <w:rsid w:val="00450155"/>
    <w:rsid w:val="00450196"/>
    <w:rsid w:val="004502E4"/>
    <w:rsid w:val="0045073B"/>
    <w:rsid w:val="00450CDC"/>
    <w:rsid w:val="004518A6"/>
    <w:rsid w:val="00451CA3"/>
    <w:rsid w:val="0045382F"/>
    <w:rsid w:val="0045445F"/>
    <w:rsid w:val="00454FC4"/>
    <w:rsid w:val="0045535C"/>
    <w:rsid w:val="00455369"/>
    <w:rsid w:val="004553CF"/>
    <w:rsid w:val="004553E3"/>
    <w:rsid w:val="00455907"/>
    <w:rsid w:val="00455AD3"/>
    <w:rsid w:val="00455C5D"/>
    <w:rsid w:val="004566A5"/>
    <w:rsid w:val="00457D64"/>
    <w:rsid w:val="0045A11B"/>
    <w:rsid w:val="00460209"/>
    <w:rsid w:val="0046062D"/>
    <w:rsid w:val="004609BA"/>
    <w:rsid w:val="004611C9"/>
    <w:rsid w:val="00461232"/>
    <w:rsid w:val="00461D30"/>
    <w:rsid w:val="004629A1"/>
    <w:rsid w:val="00462B08"/>
    <w:rsid w:val="00462B2A"/>
    <w:rsid w:val="00462D37"/>
    <w:rsid w:val="00462E6C"/>
    <w:rsid w:val="00463637"/>
    <w:rsid w:val="00463B3B"/>
    <w:rsid w:val="00463CB2"/>
    <w:rsid w:val="00463F3A"/>
    <w:rsid w:val="004644DF"/>
    <w:rsid w:val="004645D7"/>
    <w:rsid w:val="00464759"/>
    <w:rsid w:val="00465641"/>
    <w:rsid w:val="00465BB7"/>
    <w:rsid w:val="00465CD5"/>
    <w:rsid w:val="0046606D"/>
    <w:rsid w:val="00466701"/>
    <w:rsid w:val="004672C9"/>
    <w:rsid w:val="004677D2"/>
    <w:rsid w:val="00467BBE"/>
    <w:rsid w:val="00470241"/>
    <w:rsid w:val="004705CE"/>
    <w:rsid w:val="00470E20"/>
    <w:rsid w:val="00470FF7"/>
    <w:rsid w:val="00471326"/>
    <w:rsid w:val="00471AEB"/>
    <w:rsid w:val="00471C9F"/>
    <w:rsid w:val="00471CB0"/>
    <w:rsid w:val="00471DBE"/>
    <w:rsid w:val="00471EC0"/>
    <w:rsid w:val="00472193"/>
    <w:rsid w:val="00472684"/>
    <w:rsid w:val="004727BE"/>
    <w:rsid w:val="00472CE4"/>
    <w:rsid w:val="00472D16"/>
    <w:rsid w:val="00473836"/>
    <w:rsid w:val="004739DA"/>
    <w:rsid w:val="00473C7C"/>
    <w:rsid w:val="0047431F"/>
    <w:rsid w:val="004744DB"/>
    <w:rsid w:val="00474845"/>
    <w:rsid w:val="00474E40"/>
    <w:rsid w:val="004752F9"/>
    <w:rsid w:val="00476036"/>
    <w:rsid w:val="0047635C"/>
    <w:rsid w:val="00476688"/>
    <w:rsid w:val="00476B7F"/>
    <w:rsid w:val="00476D02"/>
    <w:rsid w:val="00476E61"/>
    <w:rsid w:val="0047749B"/>
    <w:rsid w:val="00477634"/>
    <w:rsid w:val="00477B52"/>
    <w:rsid w:val="00477D70"/>
    <w:rsid w:val="00477E6F"/>
    <w:rsid w:val="00480762"/>
    <w:rsid w:val="00480854"/>
    <w:rsid w:val="00480CBD"/>
    <w:rsid w:val="00480F8B"/>
    <w:rsid w:val="00480FA4"/>
    <w:rsid w:val="004810EA"/>
    <w:rsid w:val="004812BC"/>
    <w:rsid w:val="0048140C"/>
    <w:rsid w:val="004817F2"/>
    <w:rsid w:val="0048188C"/>
    <w:rsid w:val="004819A6"/>
    <w:rsid w:val="00481C1D"/>
    <w:rsid w:val="00481CD1"/>
    <w:rsid w:val="00482080"/>
    <w:rsid w:val="004824F2"/>
    <w:rsid w:val="0048260D"/>
    <w:rsid w:val="00482D3F"/>
    <w:rsid w:val="00482E74"/>
    <w:rsid w:val="0048339D"/>
    <w:rsid w:val="00483954"/>
    <w:rsid w:val="00483AF2"/>
    <w:rsid w:val="004843ED"/>
    <w:rsid w:val="00484448"/>
    <w:rsid w:val="004844B4"/>
    <w:rsid w:val="004844BF"/>
    <w:rsid w:val="0048481B"/>
    <w:rsid w:val="004848A3"/>
    <w:rsid w:val="0048493D"/>
    <w:rsid w:val="00484A91"/>
    <w:rsid w:val="00484B93"/>
    <w:rsid w:val="00485DBC"/>
    <w:rsid w:val="00486DD0"/>
    <w:rsid w:val="004872FD"/>
    <w:rsid w:val="004878EA"/>
    <w:rsid w:val="00487D90"/>
    <w:rsid w:val="00487DF4"/>
    <w:rsid w:val="00487F9B"/>
    <w:rsid w:val="00490E8C"/>
    <w:rsid w:val="00491156"/>
    <w:rsid w:val="004916E5"/>
    <w:rsid w:val="00491778"/>
    <w:rsid w:val="00491888"/>
    <w:rsid w:val="00491988"/>
    <w:rsid w:val="00491F72"/>
    <w:rsid w:val="00492270"/>
    <w:rsid w:val="004926FB"/>
    <w:rsid w:val="004928BD"/>
    <w:rsid w:val="00492A4D"/>
    <w:rsid w:val="00492AC5"/>
    <w:rsid w:val="00493056"/>
    <w:rsid w:val="004933CD"/>
    <w:rsid w:val="0049348C"/>
    <w:rsid w:val="00493821"/>
    <w:rsid w:val="00493F07"/>
    <w:rsid w:val="00494101"/>
    <w:rsid w:val="0049410C"/>
    <w:rsid w:val="004941CA"/>
    <w:rsid w:val="004947CC"/>
    <w:rsid w:val="004949A7"/>
    <w:rsid w:val="00494A96"/>
    <w:rsid w:val="004954BE"/>
    <w:rsid w:val="00495A0E"/>
    <w:rsid w:val="00495C26"/>
    <w:rsid w:val="00495E4C"/>
    <w:rsid w:val="004965CE"/>
    <w:rsid w:val="0049709E"/>
    <w:rsid w:val="0049731F"/>
    <w:rsid w:val="0049775F"/>
    <w:rsid w:val="00497BCB"/>
    <w:rsid w:val="00497EDA"/>
    <w:rsid w:val="004A0BB3"/>
    <w:rsid w:val="004A11AD"/>
    <w:rsid w:val="004A192F"/>
    <w:rsid w:val="004A1AE5"/>
    <w:rsid w:val="004A1DC4"/>
    <w:rsid w:val="004A2C33"/>
    <w:rsid w:val="004A2C4B"/>
    <w:rsid w:val="004A2D07"/>
    <w:rsid w:val="004A2EC2"/>
    <w:rsid w:val="004A322C"/>
    <w:rsid w:val="004A35F3"/>
    <w:rsid w:val="004A3869"/>
    <w:rsid w:val="004A4129"/>
    <w:rsid w:val="004A4157"/>
    <w:rsid w:val="004A42FC"/>
    <w:rsid w:val="004A43CF"/>
    <w:rsid w:val="004A44C1"/>
    <w:rsid w:val="004A4B98"/>
    <w:rsid w:val="004A4CBF"/>
    <w:rsid w:val="004A514A"/>
    <w:rsid w:val="004A535C"/>
    <w:rsid w:val="004A55B7"/>
    <w:rsid w:val="004A5D1E"/>
    <w:rsid w:val="004A5D9E"/>
    <w:rsid w:val="004A60B7"/>
    <w:rsid w:val="004A61D8"/>
    <w:rsid w:val="004A78C1"/>
    <w:rsid w:val="004A7DA2"/>
    <w:rsid w:val="004B038D"/>
    <w:rsid w:val="004B0C9F"/>
    <w:rsid w:val="004B0E3D"/>
    <w:rsid w:val="004B116D"/>
    <w:rsid w:val="004B12E0"/>
    <w:rsid w:val="004B18FA"/>
    <w:rsid w:val="004B249E"/>
    <w:rsid w:val="004B2620"/>
    <w:rsid w:val="004B26C7"/>
    <w:rsid w:val="004B29E4"/>
    <w:rsid w:val="004B2B8F"/>
    <w:rsid w:val="004B2FC6"/>
    <w:rsid w:val="004B3224"/>
    <w:rsid w:val="004B381D"/>
    <w:rsid w:val="004B3AFB"/>
    <w:rsid w:val="004B3F96"/>
    <w:rsid w:val="004B400D"/>
    <w:rsid w:val="004B44D3"/>
    <w:rsid w:val="004B49D1"/>
    <w:rsid w:val="004B4E3B"/>
    <w:rsid w:val="004B520C"/>
    <w:rsid w:val="004B55BE"/>
    <w:rsid w:val="004B56BC"/>
    <w:rsid w:val="004B5C3A"/>
    <w:rsid w:val="004B5F17"/>
    <w:rsid w:val="004B601C"/>
    <w:rsid w:val="004B619A"/>
    <w:rsid w:val="004B6530"/>
    <w:rsid w:val="004B663F"/>
    <w:rsid w:val="004B6973"/>
    <w:rsid w:val="004B6B13"/>
    <w:rsid w:val="004B6C3F"/>
    <w:rsid w:val="004B6CB2"/>
    <w:rsid w:val="004B6CD7"/>
    <w:rsid w:val="004B6EB7"/>
    <w:rsid w:val="004B6FD3"/>
    <w:rsid w:val="004B70D3"/>
    <w:rsid w:val="004B72ED"/>
    <w:rsid w:val="004B75ED"/>
    <w:rsid w:val="004B770B"/>
    <w:rsid w:val="004B78C1"/>
    <w:rsid w:val="004B7FC6"/>
    <w:rsid w:val="004C04AD"/>
    <w:rsid w:val="004C0529"/>
    <w:rsid w:val="004C08CB"/>
    <w:rsid w:val="004C0D44"/>
    <w:rsid w:val="004C0E41"/>
    <w:rsid w:val="004C11E4"/>
    <w:rsid w:val="004C15EC"/>
    <w:rsid w:val="004C16FB"/>
    <w:rsid w:val="004C17CF"/>
    <w:rsid w:val="004C1C6A"/>
    <w:rsid w:val="004C207C"/>
    <w:rsid w:val="004C242B"/>
    <w:rsid w:val="004C2B89"/>
    <w:rsid w:val="004C2BE8"/>
    <w:rsid w:val="004C304D"/>
    <w:rsid w:val="004C3939"/>
    <w:rsid w:val="004C4152"/>
    <w:rsid w:val="004C4176"/>
    <w:rsid w:val="004C41A9"/>
    <w:rsid w:val="004C462A"/>
    <w:rsid w:val="004C4937"/>
    <w:rsid w:val="004C49C8"/>
    <w:rsid w:val="004C4CB2"/>
    <w:rsid w:val="004C54E4"/>
    <w:rsid w:val="004C5714"/>
    <w:rsid w:val="004C5B8A"/>
    <w:rsid w:val="004C5C2F"/>
    <w:rsid w:val="004C5D4C"/>
    <w:rsid w:val="004C5DB5"/>
    <w:rsid w:val="004C6208"/>
    <w:rsid w:val="004C6311"/>
    <w:rsid w:val="004C63A2"/>
    <w:rsid w:val="004C64D4"/>
    <w:rsid w:val="004C6523"/>
    <w:rsid w:val="004C6AFB"/>
    <w:rsid w:val="004C7128"/>
    <w:rsid w:val="004C7436"/>
    <w:rsid w:val="004C7FE5"/>
    <w:rsid w:val="004D0D0F"/>
    <w:rsid w:val="004D107C"/>
    <w:rsid w:val="004D1173"/>
    <w:rsid w:val="004D18F6"/>
    <w:rsid w:val="004D24E4"/>
    <w:rsid w:val="004D28BB"/>
    <w:rsid w:val="004D2D99"/>
    <w:rsid w:val="004D3144"/>
    <w:rsid w:val="004D3749"/>
    <w:rsid w:val="004D3D33"/>
    <w:rsid w:val="004D4114"/>
    <w:rsid w:val="004D42DC"/>
    <w:rsid w:val="004D485D"/>
    <w:rsid w:val="004D4F92"/>
    <w:rsid w:val="004D5E10"/>
    <w:rsid w:val="004D5F6F"/>
    <w:rsid w:val="004D67E0"/>
    <w:rsid w:val="004D6DDB"/>
    <w:rsid w:val="004D7A45"/>
    <w:rsid w:val="004E0032"/>
    <w:rsid w:val="004E1062"/>
    <w:rsid w:val="004E1410"/>
    <w:rsid w:val="004E1425"/>
    <w:rsid w:val="004E1479"/>
    <w:rsid w:val="004E16CE"/>
    <w:rsid w:val="004E1769"/>
    <w:rsid w:val="004E1B1A"/>
    <w:rsid w:val="004E2E98"/>
    <w:rsid w:val="004E2FBF"/>
    <w:rsid w:val="004E3409"/>
    <w:rsid w:val="004E35C5"/>
    <w:rsid w:val="004E389D"/>
    <w:rsid w:val="004E3A19"/>
    <w:rsid w:val="004E3D79"/>
    <w:rsid w:val="004E3ECA"/>
    <w:rsid w:val="004E3F3C"/>
    <w:rsid w:val="004E437C"/>
    <w:rsid w:val="004E46E1"/>
    <w:rsid w:val="004E4886"/>
    <w:rsid w:val="004E4978"/>
    <w:rsid w:val="004E4C50"/>
    <w:rsid w:val="004E4CC9"/>
    <w:rsid w:val="004E4E1D"/>
    <w:rsid w:val="004E532F"/>
    <w:rsid w:val="004E533C"/>
    <w:rsid w:val="004E61A7"/>
    <w:rsid w:val="004E6354"/>
    <w:rsid w:val="004E652B"/>
    <w:rsid w:val="004E6586"/>
    <w:rsid w:val="004E689C"/>
    <w:rsid w:val="004E75D0"/>
    <w:rsid w:val="004E7B50"/>
    <w:rsid w:val="004E7D3E"/>
    <w:rsid w:val="004E7DA4"/>
    <w:rsid w:val="004F0432"/>
    <w:rsid w:val="004F0769"/>
    <w:rsid w:val="004F0791"/>
    <w:rsid w:val="004F1052"/>
    <w:rsid w:val="004F10AA"/>
    <w:rsid w:val="004F11B9"/>
    <w:rsid w:val="004F1C60"/>
    <w:rsid w:val="004F1E33"/>
    <w:rsid w:val="004F1F89"/>
    <w:rsid w:val="004F20A2"/>
    <w:rsid w:val="004F266C"/>
    <w:rsid w:val="004F2697"/>
    <w:rsid w:val="004F287F"/>
    <w:rsid w:val="004F2885"/>
    <w:rsid w:val="004F2A74"/>
    <w:rsid w:val="004F2EB8"/>
    <w:rsid w:val="004F2F33"/>
    <w:rsid w:val="004F3104"/>
    <w:rsid w:val="004F313A"/>
    <w:rsid w:val="004F3145"/>
    <w:rsid w:val="004F36E3"/>
    <w:rsid w:val="004F3EDA"/>
    <w:rsid w:val="004F3F3A"/>
    <w:rsid w:val="004F4392"/>
    <w:rsid w:val="004F461B"/>
    <w:rsid w:val="004F4870"/>
    <w:rsid w:val="004F4FC2"/>
    <w:rsid w:val="004F5280"/>
    <w:rsid w:val="004F576F"/>
    <w:rsid w:val="004F5B26"/>
    <w:rsid w:val="004F65BC"/>
    <w:rsid w:val="004F66B0"/>
    <w:rsid w:val="004F6862"/>
    <w:rsid w:val="004F6C1D"/>
    <w:rsid w:val="004F6D48"/>
    <w:rsid w:val="004F6F1B"/>
    <w:rsid w:val="004F7003"/>
    <w:rsid w:val="00500B7A"/>
    <w:rsid w:val="00501093"/>
    <w:rsid w:val="00501359"/>
    <w:rsid w:val="00501834"/>
    <w:rsid w:val="005025CF"/>
    <w:rsid w:val="0050288F"/>
    <w:rsid w:val="00502B11"/>
    <w:rsid w:val="005039A4"/>
    <w:rsid w:val="00503B98"/>
    <w:rsid w:val="00504560"/>
    <w:rsid w:val="005045DB"/>
    <w:rsid w:val="00504695"/>
    <w:rsid w:val="005052DD"/>
    <w:rsid w:val="00505979"/>
    <w:rsid w:val="00505BA2"/>
    <w:rsid w:val="00505E15"/>
    <w:rsid w:val="0050608E"/>
    <w:rsid w:val="0050612E"/>
    <w:rsid w:val="0050613D"/>
    <w:rsid w:val="0050613E"/>
    <w:rsid w:val="005066E0"/>
    <w:rsid w:val="005069B1"/>
    <w:rsid w:val="00507396"/>
    <w:rsid w:val="005075F6"/>
    <w:rsid w:val="00507EDA"/>
    <w:rsid w:val="00510348"/>
    <w:rsid w:val="00510580"/>
    <w:rsid w:val="005106C8"/>
    <w:rsid w:val="005118A0"/>
    <w:rsid w:val="0051195A"/>
    <w:rsid w:val="00511DA1"/>
    <w:rsid w:val="00511E0D"/>
    <w:rsid w:val="0051213B"/>
    <w:rsid w:val="005124DF"/>
    <w:rsid w:val="00512ED4"/>
    <w:rsid w:val="00512F08"/>
    <w:rsid w:val="00512F60"/>
    <w:rsid w:val="00513135"/>
    <w:rsid w:val="00513226"/>
    <w:rsid w:val="005132FD"/>
    <w:rsid w:val="00513541"/>
    <w:rsid w:val="0051366B"/>
    <w:rsid w:val="00513841"/>
    <w:rsid w:val="00513A17"/>
    <w:rsid w:val="00514711"/>
    <w:rsid w:val="00514D10"/>
    <w:rsid w:val="00514F48"/>
    <w:rsid w:val="00515C11"/>
    <w:rsid w:val="00515C21"/>
    <w:rsid w:val="00515CF4"/>
    <w:rsid w:val="00515D57"/>
    <w:rsid w:val="00516C13"/>
    <w:rsid w:val="00516FA1"/>
    <w:rsid w:val="00516FA3"/>
    <w:rsid w:val="0051736F"/>
    <w:rsid w:val="0051744A"/>
    <w:rsid w:val="005175DE"/>
    <w:rsid w:val="00517695"/>
    <w:rsid w:val="00517783"/>
    <w:rsid w:val="00520BA9"/>
    <w:rsid w:val="00520DDD"/>
    <w:rsid w:val="00521406"/>
    <w:rsid w:val="005220EF"/>
    <w:rsid w:val="00522DC0"/>
    <w:rsid w:val="00522F11"/>
    <w:rsid w:val="005230B6"/>
    <w:rsid w:val="00523BAE"/>
    <w:rsid w:val="00523E2A"/>
    <w:rsid w:val="00524283"/>
    <w:rsid w:val="005245BB"/>
    <w:rsid w:val="00524999"/>
    <w:rsid w:val="00524FA3"/>
    <w:rsid w:val="00525186"/>
    <w:rsid w:val="005251A3"/>
    <w:rsid w:val="005257A0"/>
    <w:rsid w:val="00526FBB"/>
    <w:rsid w:val="0052705C"/>
    <w:rsid w:val="00527A56"/>
    <w:rsid w:val="005309E1"/>
    <w:rsid w:val="00530D28"/>
    <w:rsid w:val="00531068"/>
    <w:rsid w:val="00531263"/>
    <w:rsid w:val="0053139A"/>
    <w:rsid w:val="005318C3"/>
    <w:rsid w:val="00531A10"/>
    <w:rsid w:val="00531A23"/>
    <w:rsid w:val="0053230E"/>
    <w:rsid w:val="005327CE"/>
    <w:rsid w:val="00532C43"/>
    <w:rsid w:val="00533308"/>
    <w:rsid w:val="0053330A"/>
    <w:rsid w:val="00534499"/>
    <w:rsid w:val="005344AD"/>
    <w:rsid w:val="005347C9"/>
    <w:rsid w:val="00535B2A"/>
    <w:rsid w:val="00535D02"/>
    <w:rsid w:val="00535E06"/>
    <w:rsid w:val="00535F36"/>
    <w:rsid w:val="0053649B"/>
    <w:rsid w:val="00537521"/>
    <w:rsid w:val="005405DF"/>
    <w:rsid w:val="00540C38"/>
    <w:rsid w:val="00541506"/>
    <w:rsid w:val="005418C2"/>
    <w:rsid w:val="00541C1F"/>
    <w:rsid w:val="00541FA8"/>
    <w:rsid w:val="00541FD2"/>
    <w:rsid w:val="00543068"/>
    <w:rsid w:val="0054401C"/>
    <w:rsid w:val="0054413E"/>
    <w:rsid w:val="005441C4"/>
    <w:rsid w:val="00544BD3"/>
    <w:rsid w:val="00544CAA"/>
    <w:rsid w:val="00544D07"/>
    <w:rsid w:val="00544FFF"/>
    <w:rsid w:val="00545FD7"/>
    <w:rsid w:val="005462DE"/>
    <w:rsid w:val="00546535"/>
    <w:rsid w:val="00546A87"/>
    <w:rsid w:val="00547029"/>
    <w:rsid w:val="00547874"/>
    <w:rsid w:val="00547DBD"/>
    <w:rsid w:val="00547EBE"/>
    <w:rsid w:val="00550A4B"/>
    <w:rsid w:val="00550D92"/>
    <w:rsid w:val="00550F29"/>
    <w:rsid w:val="00551473"/>
    <w:rsid w:val="00551523"/>
    <w:rsid w:val="00551800"/>
    <w:rsid w:val="00551840"/>
    <w:rsid w:val="00551E8E"/>
    <w:rsid w:val="0055219B"/>
    <w:rsid w:val="00552665"/>
    <w:rsid w:val="00552C6F"/>
    <w:rsid w:val="00553228"/>
    <w:rsid w:val="005538C6"/>
    <w:rsid w:val="00553A0A"/>
    <w:rsid w:val="00553B2E"/>
    <w:rsid w:val="00554320"/>
    <w:rsid w:val="0055501C"/>
    <w:rsid w:val="00555625"/>
    <w:rsid w:val="00555B4A"/>
    <w:rsid w:val="0055600F"/>
    <w:rsid w:val="0055677F"/>
    <w:rsid w:val="00556907"/>
    <w:rsid w:val="0055692D"/>
    <w:rsid w:val="00556951"/>
    <w:rsid w:val="00556975"/>
    <w:rsid w:val="00556A45"/>
    <w:rsid w:val="00556D25"/>
    <w:rsid w:val="00557419"/>
    <w:rsid w:val="005575FC"/>
    <w:rsid w:val="00557800"/>
    <w:rsid w:val="00557A28"/>
    <w:rsid w:val="00560093"/>
    <w:rsid w:val="00560102"/>
    <w:rsid w:val="00560273"/>
    <w:rsid w:val="00560713"/>
    <w:rsid w:val="00560783"/>
    <w:rsid w:val="00561BE8"/>
    <w:rsid w:val="00561E39"/>
    <w:rsid w:val="005627FD"/>
    <w:rsid w:val="00563025"/>
    <w:rsid w:val="0056320C"/>
    <w:rsid w:val="00563D8B"/>
    <w:rsid w:val="0056401F"/>
    <w:rsid w:val="0056435A"/>
    <w:rsid w:val="005650D6"/>
    <w:rsid w:val="005654A9"/>
    <w:rsid w:val="005654FE"/>
    <w:rsid w:val="00565B6E"/>
    <w:rsid w:val="005662E8"/>
    <w:rsid w:val="005670EB"/>
    <w:rsid w:val="00567189"/>
    <w:rsid w:val="005672A3"/>
    <w:rsid w:val="005673F9"/>
    <w:rsid w:val="0056744D"/>
    <w:rsid w:val="00567A35"/>
    <w:rsid w:val="00567A47"/>
    <w:rsid w:val="00567FE1"/>
    <w:rsid w:val="00570589"/>
    <w:rsid w:val="0057066F"/>
    <w:rsid w:val="005706EF"/>
    <w:rsid w:val="00570BA8"/>
    <w:rsid w:val="00570C96"/>
    <w:rsid w:val="00570E16"/>
    <w:rsid w:val="00570EEC"/>
    <w:rsid w:val="00571004"/>
    <w:rsid w:val="00571523"/>
    <w:rsid w:val="0057180A"/>
    <w:rsid w:val="005718C1"/>
    <w:rsid w:val="00571986"/>
    <w:rsid w:val="00571D83"/>
    <w:rsid w:val="00571EA5"/>
    <w:rsid w:val="0057216C"/>
    <w:rsid w:val="00572375"/>
    <w:rsid w:val="005729AA"/>
    <w:rsid w:val="00572C12"/>
    <w:rsid w:val="00573079"/>
    <w:rsid w:val="0057339F"/>
    <w:rsid w:val="0057392B"/>
    <w:rsid w:val="00573E98"/>
    <w:rsid w:val="005743BC"/>
    <w:rsid w:val="005748EB"/>
    <w:rsid w:val="00574A5F"/>
    <w:rsid w:val="00574ACD"/>
    <w:rsid w:val="00575736"/>
    <w:rsid w:val="005761F8"/>
    <w:rsid w:val="00576B9A"/>
    <w:rsid w:val="00576D65"/>
    <w:rsid w:val="0057724D"/>
    <w:rsid w:val="00577414"/>
    <w:rsid w:val="00577A26"/>
    <w:rsid w:val="00577E73"/>
    <w:rsid w:val="00580128"/>
    <w:rsid w:val="005804CB"/>
    <w:rsid w:val="00580B88"/>
    <w:rsid w:val="0058186D"/>
    <w:rsid w:val="00581B1B"/>
    <w:rsid w:val="00581BF8"/>
    <w:rsid w:val="0058230B"/>
    <w:rsid w:val="0058265A"/>
    <w:rsid w:val="0058354B"/>
    <w:rsid w:val="0058384D"/>
    <w:rsid w:val="0058434B"/>
    <w:rsid w:val="0058486B"/>
    <w:rsid w:val="0058496F"/>
    <w:rsid w:val="00584C35"/>
    <w:rsid w:val="00584E34"/>
    <w:rsid w:val="00584F25"/>
    <w:rsid w:val="00584FFC"/>
    <w:rsid w:val="0058582B"/>
    <w:rsid w:val="00585C14"/>
    <w:rsid w:val="00585FE5"/>
    <w:rsid w:val="00586850"/>
    <w:rsid w:val="00587985"/>
    <w:rsid w:val="00587E77"/>
    <w:rsid w:val="00590144"/>
    <w:rsid w:val="0059065A"/>
    <w:rsid w:val="005906B0"/>
    <w:rsid w:val="00590FB4"/>
    <w:rsid w:val="00591BE4"/>
    <w:rsid w:val="00592535"/>
    <w:rsid w:val="005927B0"/>
    <w:rsid w:val="005928BB"/>
    <w:rsid w:val="00592C19"/>
    <w:rsid w:val="0059322A"/>
    <w:rsid w:val="00593553"/>
    <w:rsid w:val="005937B9"/>
    <w:rsid w:val="0059399C"/>
    <w:rsid w:val="00593A69"/>
    <w:rsid w:val="0059411F"/>
    <w:rsid w:val="005941B5"/>
    <w:rsid w:val="005951FD"/>
    <w:rsid w:val="00595248"/>
    <w:rsid w:val="00595CC0"/>
    <w:rsid w:val="00595CD9"/>
    <w:rsid w:val="00595E53"/>
    <w:rsid w:val="005964C3"/>
    <w:rsid w:val="0059670E"/>
    <w:rsid w:val="00596728"/>
    <w:rsid w:val="0059673D"/>
    <w:rsid w:val="00596D7D"/>
    <w:rsid w:val="0059778C"/>
    <w:rsid w:val="005A06B6"/>
    <w:rsid w:val="005A0796"/>
    <w:rsid w:val="005A1871"/>
    <w:rsid w:val="005A1C46"/>
    <w:rsid w:val="005A2099"/>
    <w:rsid w:val="005A2336"/>
    <w:rsid w:val="005A24AD"/>
    <w:rsid w:val="005A291A"/>
    <w:rsid w:val="005A2FC8"/>
    <w:rsid w:val="005A341C"/>
    <w:rsid w:val="005A347F"/>
    <w:rsid w:val="005A449A"/>
    <w:rsid w:val="005A466D"/>
    <w:rsid w:val="005A468E"/>
    <w:rsid w:val="005A46D8"/>
    <w:rsid w:val="005A4D38"/>
    <w:rsid w:val="005A4DFF"/>
    <w:rsid w:val="005A538C"/>
    <w:rsid w:val="005A57DB"/>
    <w:rsid w:val="005A57E7"/>
    <w:rsid w:val="005A5815"/>
    <w:rsid w:val="005A5B69"/>
    <w:rsid w:val="005A5CB3"/>
    <w:rsid w:val="005A5CCB"/>
    <w:rsid w:val="005A5EB3"/>
    <w:rsid w:val="005A6034"/>
    <w:rsid w:val="005A629D"/>
    <w:rsid w:val="005A6523"/>
    <w:rsid w:val="005A670A"/>
    <w:rsid w:val="005A683C"/>
    <w:rsid w:val="005A6FC9"/>
    <w:rsid w:val="005A73BA"/>
    <w:rsid w:val="005A7A00"/>
    <w:rsid w:val="005B009F"/>
    <w:rsid w:val="005B02D4"/>
    <w:rsid w:val="005B0738"/>
    <w:rsid w:val="005B2223"/>
    <w:rsid w:val="005B2C97"/>
    <w:rsid w:val="005B3155"/>
    <w:rsid w:val="005B3282"/>
    <w:rsid w:val="005B3442"/>
    <w:rsid w:val="005B3909"/>
    <w:rsid w:val="005B3B43"/>
    <w:rsid w:val="005B422F"/>
    <w:rsid w:val="005B49D4"/>
    <w:rsid w:val="005B4EE4"/>
    <w:rsid w:val="005B5603"/>
    <w:rsid w:val="005B5704"/>
    <w:rsid w:val="005B5858"/>
    <w:rsid w:val="005B5AD1"/>
    <w:rsid w:val="005B6024"/>
    <w:rsid w:val="005B6AA4"/>
    <w:rsid w:val="005B6B4A"/>
    <w:rsid w:val="005B6CF3"/>
    <w:rsid w:val="005B6D40"/>
    <w:rsid w:val="005B6F43"/>
    <w:rsid w:val="005B7073"/>
    <w:rsid w:val="005B73D6"/>
    <w:rsid w:val="005B746C"/>
    <w:rsid w:val="005B7523"/>
    <w:rsid w:val="005B7C67"/>
    <w:rsid w:val="005C13BE"/>
    <w:rsid w:val="005C1481"/>
    <w:rsid w:val="005C14C5"/>
    <w:rsid w:val="005C18B5"/>
    <w:rsid w:val="005C2670"/>
    <w:rsid w:val="005C27A1"/>
    <w:rsid w:val="005C2940"/>
    <w:rsid w:val="005C2ABB"/>
    <w:rsid w:val="005C2B04"/>
    <w:rsid w:val="005C2C8B"/>
    <w:rsid w:val="005C3304"/>
    <w:rsid w:val="005C43FE"/>
    <w:rsid w:val="005C44AE"/>
    <w:rsid w:val="005C4559"/>
    <w:rsid w:val="005C45E6"/>
    <w:rsid w:val="005C5EA2"/>
    <w:rsid w:val="005C63B3"/>
    <w:rsid w:val="005C69B8"/>
    <w:rsid w:val="005C6FC8"/>
    <w:rsid w:val="005C713E"/>
    <w:rsid w:val="005C74E8"/>
    <w:rsid w:val="005C77DB"/>
    <w:rsid w:val="005C79EA"/>
    <w:rsid w:val="005C7C43"/>
    <w:rsid w:val="005C7C8C"/>
    <w:rsid w:val="005C7EEA"/>
    <w:rsid w:val="005D051D"/>
    <w:rsid w:val="005D0677"/>
    <w:rsid w:val="005D073E"/>
    <w:rsid w:val="005D141D"/>
    <w:rsid w:val="005D22D4"/>
    <w:rsid w:val="005D23D8"/>
    <w:rsid w:val="005D2522"/>
    <w:rsid w:val="005D3329"/>
    <w:rsid w:val="005D3C41"/>
    <w:rsid w:val="005D3D10"/>
    <w:rsid w:val="005D3DC8"/>
    <w:rsid w:val="005D47D6"/>
    <w:rsid w:val="005D5A11"/>
    <w:rsid w:val="005D5D1E"/>
    <w:rsid w:val="005D5F40"/>
    <w:rsid w:val="005D5F59"/>
    <w:rsid w:val="005D67A3"/>
    <w:rsid w:val="005D6BA1"/>
    <w:rsid w:val="005D7414"/>
    <w:rsid w:val="005D789E"/>
    <w:rsid w:val="005E00A5"/>
    <w:rsid w:val="005E01E9"/>
    <w:rsid w:val="005E0503"/>
    <w:rsid w:val="005E0537"/>
    <w:rsid w:val="005E08FD"/>
    <w:rsid w:val="005E09F2"/>
    <w:rsid w:val="005E0D54"/>
    <w:rsid w:val="005E0F5B"/>
    <w:rsid w:val="005E1CA2"/>
    <w:rsid w:val="005E241C"/>
    <w:rsid w:val="005E2920"/>
    <w:rsid w:val="005E3074"/>
    <w:rsid w:val="005E3122"/>
    <w:rsid w:val="005E363A"/>
    <w:rsid w:val="005E3672"/>
    <w:rsid w:val="005E3B88"/>
    <w:rsid w:val="005E421F"/>
    <w:rsid w:val="005E4246"/>
    <w:rsid w:val="005E4313"/>
    <w:rsid w:val="005E48D6"/>
    <w:rsid w:val="005E4A4B"/>
    <w:rsid w:val="005E4C78"/>
    <w:rsid w:val="005E5A40"/>
    <w:rsid w:val="005E5B23"/>
    <w:rsid w:val="005E6453"/>
    <w:rsid w:val="005E68FA"/>
    <w:rsid w:val="005E73CB"/>
    <w:rsid w:val="005F0761"/>
    <w:rsid w:val="005F0FB5"/>
    <w:rsid w:val="005F16E3"/>
    <w:rsid w:val="005F183B"/>
    <w:rsid w:val="005F19CB"/>
    <w:rsid w:val="005F1B7B"/>
    <w:rsid w:val="005F1CDE"/>
    <w:rsid w:val="005F26EF"/>
    <w:rsid w:val="005F2B99"/>
    <w:rsid w:val="005F300D"/>
    <w:rsid w:val="005F3091"/>
    <w:rsid w:val="005F36E5"/>
    <w:rsid w:val="005F3CE7"/>
    <w:rsid w:val="005F3FA4"/>
    <w:rsid w:val="005F4367"/>
    <w:rsid w:val="005F465D"/>
    <w:rsid w:val="005F4965"/>
    <w:rsid w:val="005F4DB9"/>
    <w:rsid w:val="005F4F2A"/>
    <w:rsid w:val="005F5071"/>
    <w:rsid w:val="005F537F"/>
    <w:rsid w:val="005F589E"/>
    <w:rsid w:val="005F60EF"/>
    <w:rsid w:val="005F6467"/>
    <w:rsid w:val="005F691F"/>
    <w:rsid w:val="005F6AD1"/>
    <w:rsid w:val="005F72FA"/>
    <w:rsid w:val="005F7355"/>
    <w:rsid w:val="005F73EB"/>
    <w:rsid w:val="005F74BA"/>
    <w:rsid w:val="005F76C1"/>
    <w:rsid w:val="005F77A1"/>
    <w:rsid w:val="0060044B"/>
    <w:rsid w:val="00601535"/>
    <w:rsid w:val="00601A28"/>
    <w:rsid w:val="00601B65"/>
    <w:rsid w:val="0060259C"/>
    <w:rsid w:val="00602A2A"/>
    <w:rsid w:val="00602C38"/>
    <w:rsid w:val="00602CB9"/>
    <w:rsid w:val="00602FE9"/>
    <w:rsid w:val="00603038"/>
    <w:rsid w:val="00603AC8"/>
    <w:rsid w:val="00604A68"/>
    <w:rsid w:val="00605854"/>
    <w:rsid w:val="00605C79"/>
    <w:rsid w:val="00605E3B"/>
    <w:rsid w:val="00606324"/>
    <w:rsid w:val="00606390"/>
    <w:rsid w:val="0060762A"/>
    <w:rsid w:val="00607749"/>
    <w:rsid w:val="006078C3"/>
    <w:rsid w:val="00607BB2"/>
    <w:rsid w:val="00607D4B"/>
    <w:rsid w:val="00607E92"/>
    <w:rsid w:val="00610044"/>
    <w:rsid w:val="006106B8"/>
    <w:rsid w:val="00610A98"/>
    <w:rsid w:val="006110D4"/>
    <w:rsid w:val="00611100"/>
    <w:rsid w:val="00611452"/>
    <w:rsid w:val="00611798"/>
    <w:rsid w:val="00611C45"/>
    <w:rsid w:val="00611CBB"/>
    <w:rsid w:val="00611E4A"/>
    <w:rsid w:val="0061221B"/>
    <w:rsid w:val="0061311E"/>
    <w:rsid w:val="00613211"/>
    <w:rsid w:val="00613212"/>
    <w:rsid w:val="00613275"/>
    <w:rsid w:val="00613388"/>
    <w:rsid w:val="0061390C"/>
    <w:rsid w:val="0061396A"/>
    <w:rsid w:val="00613E33"/>
    <w:rsid w:val="00614261"/>
    <w:rsid w:val="0061467A"/>
    <w:rsid w:val="006151F8"/>
    <w:rsid w:val="00615655"/>
    <w:rsid w:val="00615A73"/>
    <w:rsid w:val="00615E6B"/>
    <w:rsid w:val="00616EC5"/>
    <w:rsid w:val="0061727E"/>
    <w:rsid w:val="006177C2"/>
    <w:rsid w:val="0061785A"/>
    <w:rsid w:val="00617C65"/>
    <w:rsid w:val="006201EC"/>
    <w:rsid w:val="00620906"/>
    <w:rsid w:val="00620CCD"/>
    <w:rsid w:val="0062115B"/>
    <w:rsid w:val="0062176A"/>
    <w:rsid w:val="00621957"/>
    <w:rsid w:val="00621A61"/>
    <w:rsid w:val="006220A1"/>
    <w:rsid w:val="006226B9"/>
    <w:rsid w:val="00622BAA"/>
    <w:rsid w:val="00622F9D"/>
    <w:rsid w:val="00622FFB"/>
    <w:rsid w:val="006237A3"/>
    <w:rsid w:val="00623A35"/>
    <w:rsid w:val="00624481"/>
    <w:rsid w:val="00624901"/>
    <w:rsid w:val="00624C9E"/>
    <w:rsid w:val="00626102"/>
    <w:rsid w:val="006268FF"/>
    <w:rsid w:val="0062706F"/>
    <w:rsid w:val="00627586"/>
    <w:rsid w:val="006278DA"/>
    <w:rsid w:val="0063030E"/>
    <w:rsid w:val="00630413"/>
    <w:rsid w:val="006305DF"/>
    <w:rsid w:val="00630B11"/>
    <w:rsid w:val="00630E49"/>
    <w:rsid w:val="00630E87"/>
    <w:rsid w:val="0063111E"/>
    <w:rsid w:val="006319FE"/>
    <w:rsid w:val="00631D06"/>
    <w:rsid w:val="00632A01"/>
    <w:rsid w:val="006341F9"/>
    <w:rsid w:val="00634848"/>
    <w:rsid w:val="006348CC"/>
    <w:rsid w:val="00634C3C"/>
    <w:rsid w:val="00634CE2"/>
    <w:rsid w:val="00634D43"/>
    <w:rsid w:val="00634F32"/>
    <w:rsid w:val="00635000"/>
    <w:rsid w:val="00635EEA"/>
    <w:rsid w:val="00636129"/>
    <w:rsid w:val="006362D1"/>
    <w:rsid w:val="0063672D"/>
    <w:rsid w:val="006369A7"/>
    <w:rsid w:val="00636ADD"/>
    <w:rsid w:val="0063708F"/>
    <w:rsid w:val="006370E4"/>
    <w:rsid w:val="0063731C"/>
    <w:rsid w:val="0063745F"/>
    <w:rsid w:val="0063767F"/>
    <w:rsid w:val="00637A48"/>
    <w:rsid w:val="00637D43"/>
    <w:rsid w:val="0064080A"/>
    <w:rsid w:val="0064097C"/>
    <w:rsid w:val="006409D8"/>
    <w:rsid w:val="00640ED3"/>
    <w:rsid w:val="006410D5"/>
    <w:rsid w:val="0064148B"/>
    <w:rsid w:val="00641513"/>
    <w:rsid w:val="00641558"/>
    <w:rsid w:val="0064247C"/>
    <w:rsid w:val="006426ED"/>
    <w:rsid w:val="00642A72"/>
    <w:rsid w:val="00642D01"/>
    <w:rsid w:val="006433F1"/>
    <w:rsid w:val="0064364A"/>
    <w:rsid w:val="00643BBC"/>
    <w:rsid w:val="00644341"/>
    <w:rsid w:val="0064437E"/>
    <w:rsid w:val="006448B1"/>
    <w:rsid w:val="00644BB6"/>
    <w:rsid w:val="00644CC4"/>
    <w:rsid w:val="00644D3C"/>
    <w:rsid w:val="006452C0"/>
    <w:rsid w:val="0064552F"/>
    <w:rsid w:val="006474EB"/>
    <w:rsid w:val="006477AD"/>
    <w:rsid w:val="00647A0C"/>
    <w:rsid w:val="00647DA2"/>
    <w:rsid w:val="0065000D"/>
    <w:rsid w:val="0065000E"/>
    <w:rsid w:val="00650935"/>
    <w:rsid w:val="00650B10"/>
    <w:rsid w:val="00651AE7"/>
    <w:rsid w:val="00652AD0"/>
    <w:rsid w:val="00652E4D"/>
    <w:rsid w:val="00653038"/>
    <w:rsid w:val="00653467"/>
    <w:rsid w:val="0065358E"/>
    <w:rsid w:val="00653609"/>
    <w:rsid w:val="00653C48"/>
    <w:rsid w:val="00653DF1"/>
    <w:rsid w:val="00654170"/>
    <w:rsid w:val="0065452D"/>
    <w:rsid w:val="00654AAE"/>
    <w:rsid w:val="00654E52"/>
    <w:rsid w:val="00655E63"/>
    <w:rsid w:val="00656050"/>
    <w:rsid w:val="006560BA"/>
    <w:rsid w:val="00656334"/>
    <w:rsid w:val="00656476"/>
    <w:rsid w:val="00656729"/>
    <w:rsid w:val="00656A01"/>
    <w:rsid w:val="006570A5"/>
    <w:rsid w:val="006573EF"/>
    <w:rsid w:val="00657D3C"/>
    <w:rsid w:val="00660179"/>
    <w:rsid w:val="0066026E"/>
    <w:rsid w:val="00660589"/>
    <w:rsid w:val="00660D60"/>
    <w:rsid w:val="0066101C"/>
    <w:rsid w:val="00661203"/>
    <w:rsid w:val="00661309"/>
    <w:rsid w:val="0066135F"/>
    <w:rsid w:val="0066142A"/>
    <w:rsid w:val="00661E9D"/>
    <w:rsid w:val="00662028"/>
    <w:rsid w:val="00662258"/>
    <w:rsid w:val="00662381"/>
    <w:rsid w:val="006623F8"/>
    <w:rsid w:val="00662976"/>
    <w:rsid w:val="00662D76"/>
    <w:rsid w:val="006640A6"/>
    <w:rsid w:val="00664171"/>
    <w:rsid w:val="006641EC"/>
    <w:rsid w:val="006648E1"/>
    <w:rsid w:val="00664EE9"/>
    <w:rsid w:val="006650EE"/>
    <w:rsid w:val="00665925"/>
    <w:rsid w:val="006675D6"/>
    <w:rsid w:val="006676B9"/>
    <w:rsid w:val="00667B30"/>
    <w:rsid w:val="00667EAF"/>
    <w:rsid w:val="006700E4"/>
    <w:rsid w:val="00670882"/>
    <w:rsid w:val="0067113A"/>
    <w:rsid w:val="00671B10"/>
    <w:rsid w:val="00671D7B"/>
    <w:rsid w:val="00671F9E"/>
    <w:rsid w:val="006721A6"/>
    <w:rsid w:val="0067220C"/>
    <w:rsid w:val="00672216"/>
    <w:rsid w:val="00672761"/>
    <w:rsid w:val="00672C04"/>
    <w:rsid w:val="00672CD5"/>
    <w:rsid w:val="00673132"/>
    <w:rsid w:val="006733A4"/>
    <w:rsid w:val="00673484"/>
    <w:rsid w:val="006738B8"/>
    <w:rsid w:val="00674A24"/>
    <w:rsid w:val="00674DCA"/>
    <w:rsid w:val="00675115"/>
    <w:rsid w:val="006759D9"/>
    <w:rsid w:val="00675AD7"/>
    <w:rsid w:val="00675DB8"/>
    <w:rsid w:val="00676052"/>
    <w:rsid w:val="00676BD3"/>
    <w:rsid w:val="00676F09"/>
    <w:rsid w:val="0067716B"/>
    <w:rsid w:val="0067758B"/>
    <w:rsid w:val="006776BB"/>
    <w:rsid w:val="00677845"/>
    <w:rsid w:val="00677E22"/>
    <w:rsid w:val="00677E94"/>
    <w:rsid w:val="00680410"/>
    <w:rsid w:val="006809B6"/>
    <w:rsid w:val="00681311"/>
    <w:rsid w:val="0068186B"/>
    <w:rsid w:val="00681D37"/>
    <w:rsid w:val="006830F9"/>
    <w:rsid w:val="006833E4"/>
    <w:rsid w:val="00683B17"/>
    <w:rsid w:val="00683F66"/>
    <w:rsid w:val="0068480F"/>
    <w:rsid w:val="00684A30"/>
    <w:rsid w:val="00684AAA"/>
    <w:rsid w:val="00684D0F"/>
    <w:rsid w:val="00684DD0"/>
    <w:rsid w:val="0068502C"/>
    <w:rsid w:val="0068512A"/>
    <w:rsid w:val="00685181"/>
    <w:rsid w:val="00685371"/>
    <w:rsid w:val="006854B4"/>
    <w:rsid w:val="00685AA4"/>
    <w:rsid w:val="00685F3A"/>
    <w:rsid w:val="0068634C"/>
    <w:rsid w:val="006867C1"/>
    <w:rsid w:val="00686B2B"/>
    <w:rsid w:val="00686E9E"/>
    <w:rsid w:val="00687414"/>
    <w:rsid w:val="00687678"/>
    <w:rsid w:val="00687787"/>
    <w:rsid w:val="00687C28"/>
    <w:rsid w:val="006900A8"/>
    <w:rsid w:val="006900FB"/>
    <w:rsid w:val="00690345"/>
    <w:rsid w:val="00690507"/>
    <w:rsid w:val="0069052E"/>
    <w:rsid w:val="0069181E"/>
    <w:rsid w:val="00691879"/>
    <w:rsid w:val="00691A30"/>
    <w:rsid w:val="00691A7C"/>
    <w:rsid w:val="00691E88"/>
    <w:rsid w:val="00692121"/>
    <w:rsid w:val="00692743"/>
    <w:rsid w:val="00692BE5"/>
    <w:rsid w:val="00693151"/>
    <w:rsid w:val="006938C8"/>
    <w:rsid w:val="00693FDE"/>
    <w:rsid w:val="006945FF"/>
    <w:rsid w:val="006947EA"/>
    <w:rsid w:val="00694BE7"/>
    <w:rsid w:val="00694D5C"/>
    <w:rsid w:val="0069504D"/>
    <w:rsid w:val="00695766"/>
    <w:rsid w:val="00695C7C"/>
    <w:rsid w:val="00696712"/>
    <w:rsid w:val="00696F59"/>
    <w:rsid w:val="00697463"/>
    <w:rsid w:val="0069762F"/>
    <w:rsid w:val="00697CCC"/>
    <w:rsid w:val="00697E3F"/>
    <w:rsid w:val="006A0530"/>
    <w:rsid w:val="006A0704"/>
    <w:rsid w:val="006A0953"/>
    <w:rsid w:val="006A122A"/>
    <w:rsid w:val="006A1460"/>
    <w:rsid w:val="006A1677"/>
    <w:rsid w:val="006A194D"/>
    <w:rsid w:val="006A19F6"/>
    <w:rsid w:val="006A19FA"/>
    <w:rsid w:val="006A1A46"/>
    <w:rsid w:val="006A265C"/>
    <w:rsid w:val="006A27A6"/>
    <w:rsid w:val="006A2C33"/>
    <w:rsid w:val="006A32EA"/>
    <w:rsid w:val="006A33A4"/>
    <w:rsid w:val="006A3549"/>
    <w:rsid w:val="006A3720"/>
    <w:rsid w:val="006A379E"/>
    <w:rsid w:val="006A46AE"/>
    <w:rsid w:val="006A52CA"/>
    <w:rsid w:val="006A5C05"/>
    <w:rsid w:val="006A5D22"/>
    <w:rsid w:val="006A63FA"/>
    <w:rsid w:val="006A653E"/>
    <w:rsid w:val="006A65F5"/>
    <w:rsid w:val="006A6623"/>
    <w:rsid w:val="006A7AE8"/>
    <w:rsid w:val="006A7E0F"/>
    <w:rsid w:val="006B003C"/>
    <w:rsid w:val="006B0202"/>
    <w:rsid w:val="006B1045"/>
    <w:rsid w:val="006B12EE"/>
    <w:rsid w:val="006B1B1E"/>
    <w:rsid w:val="006B2133"/>
    <w:rsid w:val="006B2294"/>
    <w:rsid w:val="006B262F"/>
    <w:rsid w:val="006B36A0"/>
    <w:rsid w:val="006B3912"/>
    <w:rsid w:val="006B3B93"/>
    <w:rsid w:val="006B3E40"/>
    <w:rsid w:val="006B42F6"/>
    <w:rsid w:val="006B4329"/>
    <w:rsid w:val="006B435D"/>
    <w:rsid w:val="006B4ED4"/>
    <w:rsid w:val="006B56C8"/>
    <w:rsid w:val="006B6E19"/>
    <w:rsid w:val="006B710C"/>
    <w:rsid w:val="006B7293"/>
    <w:rsid w:val="006B7423"/>
    <w:rsid w:val="006B77FE"/>
    <w:rsid w:val="006B7EB2"/>
    <w:rsid w:val="006C00C1"/>
    <w:rsid w:val="006C0685"/>
    <w:rsid w:val="006C0A3E"/>
    <w:rsid w:val="006C0D9A"/>
    <w:rsid w:val="006C1927"/>
    <w:rsid w:val="006C1CED"/>
    <w:rsid w:val="006C1FFA"/>
    <w:rsid w:val="006C2608"/>
    <w:rsid w:val="006C27D2"/>
    <w:rsid w:val="006C28AA"/>
    <w:rsid w:val="006C2C1F"/>
    <w:rsid w:val="006C2C5E"/>
    <w:rsid w:val="006C2F02"/>
    <w:rsid w:val="006C3307"/>
    <w:rsid w:val="006C3537"/>
    <w:rsid w:val="006C3D7C"/>
    <w:rsid w:val="006C3DD8"/>
    <w:rsid w:val="006C4158"/>
    <w:rsid w:val="006C43C4"/>
    <w:rsid w:val="006C43C9"/>
    <w:rsid w:val="006C4995"/>
    <w:rsid w:val="006C4C15"/>
    <w:rsid w:val="006C5151"/>
    <w:rsid w:val="006C59E3"/>
    <w:rsid w:val="006C5D4B"/>
    <w:rsid w:val="006C5D8E"/>
    <w:rsid w:val="006C66C8"/>
    <w:rsid w:val="006C6C7F"/>
    <w:rsid w:val="006C6E8F"/>
    <w:rsid w:val="006C71C3"/>
    <w:rsid w:val="006C73A3"/>
    <w:rsid w:val="006C764B"/>
    <w:rsid w:val="006C7D39"/>
    <w:rsid w:val="006C7EDF"/>
    <w:rsid w:val="006D00F7"/>
    <w:rsid w:val="006D03BE"/>
    <w:rsid w:val="006D085E"/>
    <w:rsid w:val="006D113C"/>
    <w:rsid w:val="006D1BAD"/>
    <w:rsid w:val="006D2C87"/>
    <w:rsid w:val="006D2D2C"/>
    <w:rsid w:val="006D3159"/>
    <w:rsid w:val="006D34E1"/>
    <w:rsid w:val="006D3638"/>
    <w:rsid w:val="006D4461"/>
    <w:rsid w:val="006D499B"/>
    <w:rsid w:val="006D4B10"/>
    <w:rsid w:val="006D4BE4"/>
    <w:rsid w:val="006D511D"/>
    <w:rsid w:val="006D535A"/>
    <w:rsid w:val="006D551D"/>
    <w:rsid w:val="006D5B5C"/>
    <w:rsid w:val="006D6B03"/>
    <w:rsid w:val="006D6F22"/>
    <w:rsid w:val="006D7237"/>
    <w:rsid w:val="006D7A44"/>
    <w:rsid w:val="006D7D90"/>
    <w:rsid w:val="006E0487"/>
    <w:rsid w:val="006E0A85"/>
    <w:rsid w:val="006E0D53"/>
    <w:rsid w:val="006E0EB5"/>
    <w:rsid w:val="006E0F37"/>
    <w:rsid w:val="006E1529"/>
    <w:rsid w:val="006E1A13"/>
    <w:rsid w:val="006E1C97"/>
    <w:rsid w:val="006E1EB1"/>
    <w:rsid w:val="006E2042"/>
    <w:rsid w:val="006E2425"/>
    <w:rsid w:val="006E28EC"/>
    <w:rsid w:val="006E2B03"/>
    <w:rsid w:val="006E3C23"/>
    <w:rsid w:val="006E3E5F"/>
    <w:rsid w:val="006E4078"/>
    <w:rsid w:val="006E497A"/>
    <w:rsid w:val="006E4BB8"/>
    <w:rsid w:val="006E4C74"/>
    <w:rsid w:val="006E5FE3"/>
    <w:rsid w:val="006E653B"/>
    <w:rsid w:val="006E673F"/>
    <w:rsid w:val="006E6B07"/>
    <w:rsid w:val="006E7706"/>
    <w:rsid w:val="006E78A7"/>
    <w:rsid w:val="006E7AC2"/>
    <w:rsid w:val="006E7EA9"/>
    <w:rsid w:val="006F0546"/>
    <w:rsid w:val="006F1008"/>
    <w:rsid w:val="006F155D"/>
    <w:rsid w:val="006F1AE1"/>
    <w:rsid w:val="006F1E88"/>
    <w:rsid w:val="006F1EEF"/>
    <w:rsid w:val="006F2242"/>
    <w:rsid w:val="006F2478"/>
    <w:rsid w:val="006F27F6"/>
    <w:rsid w:val="006F2877"/>
    <w:rsid w:val="006F3700"/>
    <w:rsid w:val="006F44F2"/>
    <w:rsid w:val="006F52EF"/>
    <w:rsid w:val="006F57C0"/>
    <w:rsid w:val="006F658D"/>
    <w:rsid w:val="006F67FF"/>
    <w:rsid w:val="006F6AE4"/>
    <w:rsid w:val="006F6B6E"/>
    <w:rsid w:val="006F6F79"/>
    <w:rsid w:val="006F6FA9"/>
    <w:rsid w:val="006F71E4"/>
    <w:rsid w:val="006F7249"/>
    <w:rsid w:val="006F73F2"/>
    <w:rsid w:val="006F762A"/>
    <w:rsid w:val="006F78EA"/>
    <w:rsid w:val="006F7DFA"/>
    <w:rsid w:val="007005A4"/>
    <w:rsid w:val="00700E8E"/>
    <w:rsid w:val="0070122C"/>
    <w:rsid w:val="00701684"/>
    <w:rsid w:val="00701DC4"/>
    <w:rsid w:val="007036E9"/>
    <w:rsid w:val="007038D6"/>
    <w:rsid w:val="00703994"/>
    <w:rsid w:val="00704168"/>
    <w:rsid w:val="007043E6"/>
    <w:rsid w:val="00704965"/>
    <w:rsid w:val="00704988"/>
    <w:rsid w:val="007049A9"/>
    <w:rsid w:val="00704F48"/>
    <w:rsid w:val="007051C2"/>
    <w:rsid w:val="007055BF"/>
    <w:rsid w:val="0070622F"/>
    <w:rsid w:val="00710296"/>
    <w:rsid w:val="0071112B"/>
    <w:rsid w:val="007111EB"/>
    <w:rsid w:val="007118E7"/>
    <w:rsid w:val="00711BB5"/>
    <w:rsid w:val="00711E58"/>
    <w:rsid w:val="00711EA2"/>
    <w:rsid w:val="007120B7"/>
    <w:rsid w:val="007123FE"/>
    <w:rsid w:val="007126E7"/>
    <w:rsid w:val="007138FA"/>
    <w:rsid w:val="0071423B"/>
    <w:rsid w:val="0071443A"/>
    <w:rsid w:val="00714BE9"/>
    <w:rsid w:val="0071501E"/>
    <w:rsid w:val="00715215"/>
    <w:rsid w:val="00716665"/>
    <w:rsid w:val="00716853"/>
    <w:rsid w:val="00716F0E"/>
    <w:rsid w:val="00717046"/>
    <w:rsid w:val="00717787"/>
    <w:rsid w:val="00717AFE"/>
    <w:rsid w:val="00720176"/>
    <w:rsid w:val="00720A8A"/>
    <w:rsid w:val="00721050"/>
    <w:rsid w:val="007210D8"/>
    <w:rsid w:val="0072123D"/>
    <w:rsid w:val="00721242"/>
    <w:rsid w:val="00721903"/>
    <w:rsid w:val="00721A22"/>
    <w:rsid w:val="00721AE1"/>
    <w:rsid w:val="00721E43"/>
    <w:rsid w:val="007229DD"/>
    <w:rsid w:val="00722A5D"/>
    <w:rsid w:val="00722C4B"/>
    <w:rsid w:val="00722C96"/>
    <w:rsid w:val="00723134"/>
    <w:rsid w:val="0072321D"/>
    <w:rsid w:val="007233C0"/>
    <w:rsid w:val="00723CEE"/>
    <w:rsid w:val="00724706"/>
    <w:rsid w:val="00724E52"/>
    <w:rsid w:val="00725341"/>
    <w:rsid w:val="007258B3"/>
    <w:rsid w:val="00725960"/>
    <w:rsid w:val="007260D2"/>
    <w:rsid w:val="00726BD0"/>
    <w:rsid w:val="00726C21"/>
    <w:rsid w:val="00726D34"/>
    <w:rsid w:val="0072732F"/>
    <w:rsid w:val="00727412"/>
    <w:rsid w:val="00727DCC"/>
    <w:rsid w:val="00730456"/>
    <w:rsid w:val="0073077F"/>
    <w:rsid w:val="0073097E"/>
    <w:rsid w:val="00730AC4"/>
    <w:rsid w:val="0073129F"/>
    <w:rsid w:val="007313E1"/>
    <w:rsid w:val="00731D42"/>
    <w:rsid w:val="007320F4"/>
    <w:rsid w:val="00732333"/>
    <w:rsid w:val="007323BD"/>
    <w:rsid w:val="00732A9B"/>
    <w:rsid w:val="00732C5C"/>
    <w:rsid w:val="00733822"/>
    <w:rsid w:val="0073399A"/>
    <w:rsid w:val="00733C43"/>
    <w:rsid w:val="00734383"/>
    <w:rsid w:val="007343FF"/>
    <w:rsid w:val="00734BC6"/>
    <w:rsid w:val="00734F5C"/>
    <w:rsid w:val="00735164"/>
    <w:rsid w:val="0073582B"/>
    <w:rsid w:val="007359F6"/>
    <w:rsid w:val="00735A67"/>
    <w:rsid w:val="00735B79"/>
    <w:rsid w:val="00735F86"/>
    <w:rsid w:val="0073692C"/>
    <w:rsid w:val="0073697A"/>
    <w:rsid w:val="00737605"/>
    <w:rsid w:val="00737B88"/>
    <w:rsid w:val="00740031"/>
    <w:rsid w:val="00740661"/>
    <w:rsid w:val="00740F98"/>
    <w:rsid w:val="00740FC2"/>
    <w:rsid w:val="00741500"/>
    <w:rsid w:val="00741682"/>
    <w:rsid w:val="00742380"/>
    <w:rsid w:val="00742F51"/>
    <w:rsid w:val="00742F79"/>
    <w:rsid w:val="00744001"/>
    <w:rsid w:val="00744085"/>
    <w:rsid w:val="00744B3A"/>
    <w:rsid w:val="00744EAA"/>
    <w:rsid w:val="00745B62"/>
    <w:rsid w:val="00745CFF"/>
    <w:rsid w:val="00746AD7"/>
    <w:rsid w:val="007475A2"/>
    <w:rsid w:val="00747779"/>
    <w:rsid w:val="007477C9"/>
    <w:rsid w:val="007477CE"/>
    <w:rsid w:val="00747BDE"/>
    <w:rsid w:val="00750117"/>
    <w:rsid w:val="007506A9"/>
    <w:rsid w:val="00750B2C"/>
    <w:rsid w:val="00751687"/>
    <w:rsid w:val="00751F3B"/>
    <w:rsid w:val="007522BF"/>
    <w:rsid w:val="00752AAF"/>
    <w:rsid w:val="00752C47"/>
    <w:rsid w:val="00752C6E"/>
    <w:rsid w:val="00752F34"/>
    <w:rsid w:val="00753092"/>
    <w:rsid w:val="00753156"/>
    <w:rsid w:val="0075324C"/>
    <w:rsid w:val="0075380C"/>
    <w:rsid w:val="00754B40"/>
    <w:rsid w:val="00754E6B"/>
    <w:rsid w:val="0075597A"/>
    <w:rsid w:val="00755B56"/>
    <w:rsid w:val="00755FA0"/>
    <w:rsid w:val="00757CDA"/>
    <w:rsid w:val="00757F5B"/>
    <w:rsid w:val="0076000D"/>
    <w:rsid w:val="00760748"/>
    <w:rsid w:val="00760B3F"/>
    <w:rsid w:val="00760DBB"/>
    <w:rsid w:val="0076176A"/>
    <w:rsid w:val="00761DF7"/>
    <w:rsid w:val="00761EDA"/>
    <w:rsid w:val="00762051"/>
    <w:rsid w:val="007620AF"/>
    <w:rsid w:val="007625E2"/>
    <w:rsid w:val="00762AFA"/>
    <w:rsid w:val="00762F76"/>
    <w:rsid w:val="00762F8A"/>
    <w:rsid w:val="007631F8"/>
    <w:rsid w:val="0076320D"/>
    <w:rsid w:val="00764085"/>
    <w:rsid w:val="007640D1"/>
    <w:rsid w:val="00764EFD"/>
    <w:rsid w:val="00765697"/>
    <w:rsid w:val="0076574C"/>
    <w:rsid w:val="00765B9C"/>
    <w:rsid w:val="007662E4"/>
    <w:rsid w:val="0076639B"/>
    <w:rsid w:val="00766750"/>
    <w:rsid w:val="00766937"/>
    <w:rsid w:val="00766BF5"/>
    <w:rsid w:val="0076728A"/>
    <w:rsid w:val="00767720"/>
    <w:rsid w:val="00767BB3"/>
    <w:rsid w:val="00767E96"/>
    <w:rsid w:val="00767FF0"/>
    <w:rsid w:val="007718FD"/>
    <w:rsid w:val="00771A24"/>
    <w:rsid w:val="0077208C"/>
    <w:rsid w:val="007727F8"/>
    <w:rsid w:val="00772BE0"/>
    <w:rsid w:val="007732E5"/>
    <w:rsid w:val="007735C4"/>
    <w:rsid w:val="0077375B"/>
    <w:rsid w:val="00773CE8"/>
    <w:rsid w:val="00775069"/>
    <w:rsid w:val="0077537B"/>
    <w:rsid w:val="00775624"/>
    <w:rsid w:val="00775B5A"/>
    <w:rsid w:val="00775C83"/>
    <w:rsid w:val="0077658C"/>
    <w:rsid w:val="00776E28"/>
    <w:rsid w:val="00776FE7"/>
    <w:rsid w:val="0077723E"/>
    <w:rsid w:val="00777389"/>
    <w:rsid w:val="00777403"/>
    <w:rsid w:val="0077747E"/>
    <w:rsid w:val="0078049D"/>
    <w:rsid w:val="00781A08"/>
    <w:rsid w:val="00781ADE"/>
    <w:rsid w:val="00782592"/>
    <w:rsid w:val="007828AC"/>
    <w:rsid w:val="00782D5C"/>
    <w:rsid w:val="00783157"/>
    <w:rsid w:val="00783A38"/>
    <w:rsid w:val="00783D4B"/>
    <w:rsid w:val="0078401D"/>
    <w:rsid w:val="00784DFD"/>
    <w:rsid w:val="00784F86"/>
    <w:rsid w:val="00785821"/>
    <w:rsid w:val="007859CE"/>
    <w:rsid w:val="007864C2"/>
    <w:rsid w:val="00786A3C"/>
    <w:rsid w:val="00786EE6"/>
    <w:rsid w:val="0078779A"/>
    <w:rsid w:val="00787DF1"/>
    <w:rsid w:val="007908F2"/>
    <w:rsid w:val="00790909"/>
    <w:rsid w:val="00790DC4"/>
    <w:rsid w:val="0079162A"/>
    <w:rsid w:val="00791943"/>
    <w:rsid w:val="00791C81"/>
    <w:rsid w:val="0079226C"/>
    <w:rsid w:val="007923F1"/>
    <w:rsid w:val="00792814"/>
    <w:rsid w:val="00792918"/>
    <w:rsid w:val="00792BB4"/>
    <w:rsid w:val="0079312C"/>
    <w:rsid w:val="0079320B"/>
    <w:rsid w:val="00793E0F"/>
    <w:rsid w:val="0079437F"/>
    <w:rsid w:val="007947A4"/>
    <w:rsid w:val="00795081"/>
    <w:rsid w:val="007950AE"/>
    <w:rsid w:val="00795CEF"/>
    <w:rsid w:val="00795E14"/>
    <w:rsid w:val="00796F03"/>
    <w:rsid w:val="00797012"/>
    <w:rsid w:val="0079722F"/>
    <w:rsid w:val="00797309"/>
    <w:rsid w:val="00797956"/>
    <w:rsid w:val="007A0260"/>
    <w:rsid w:val="007A06CC"/>
    <w:rsid w:val="007A07A1"/>
    <w:rsid w:val="007A0D8E"/>
    <w:rsid w:val="007A1315"/>
    <w:rsid w:val="007A2091"/>
    <w:rsid w:val="007A2569"/>
    <w:rsid w:val="007A2601"/>
    <w:rsid w:val="007A373E"/>
    <w:rsid w:val="007A38BD"/>
    <w:rsid w:val="007A4C2A"/>
    <w:rsid w:val="007A4ECB"/>
    <w:rsid w:val="007A50E9"/>
    <w:rsid w:val="007A5493"/>
    <w:rsid w:val="007A590E"/>
    <w:rsid w:val="007A5BA6"/>
    <w:rsid w:val="007A6873"/>
    <w:rsid w:val="007A6941"/>
    <w:rsid w:val="007A695E"/>
    <w:rsid w:val="007A69EA"/>
    <w:rsid w:val="007A6B17"/>
    <w:rsid w:val="007A6BEF"/>
    <w:rsid w:val="007A75E6"/>
    <w:rsid w:val="007A7602"/>
    <w:rsid w:val="007A79DD"/>
    <w:rsid w:val="007A7D51"/>
    <w:rsid w:val="007A7E1B"/>
    <w:rsid w:val="007B0102"/>
    <w:rsid w:val="007B0715"/>
    <w:rsid w:val="007B0755"/>
    <w:rsid w:val="007B0C9A"/>
    <w:rsid w:val="007B1071"/>
    <w:rsid w:val="007B11AD"/>
    <w:rsid w:val="007B1352"/>
    <w:rsid w:val="007B13CA"/>
    <w:rsid w:val="007B1410"/>
    <w:rsid w:val="007B157A"/>
    <w:rsid w:val="007B1AE2"/>
    <w:rsid w:val="007B1E64"/>
    <w:rsid w:val="007B2136"/>
    <w:rsid w:val="007B23B7"/>
    <w:rsid w:val="007B2B1E"/>
    <w:rsid w:val="007B31FF"/>
    <w:rsid w:val="007B36A6"/>
    <w:rsid w:val="007B379B"/>
    <w:rsid w:val="007B3990"/>
    <w:rsid w:val="007B566B"/>
    <w:rsid w:val="007B597C"/>
    <w:rsid w:val="007B5BB2"/>
    <w:rsid w:val="007B5C70"/>
    <w:rsid w:val="007B5E2A"/>
    <w:rsid w:val="007B72C7"/>
    <w:rsid w:val="007B779F"/>
    <w:rsid w:val="007B7E3F"/>
    <w:rsid w:val="007C0024"/>
    <w:rsid w:val="007C0037"/>
    <w:rsid w:val="007C025E"/>
    <w:rsid w:val="007C03BD"/>
    <w:rsid w:val="007C0587"/>
    <w:rsid w:val="007C086A"/>
    <w:rsid w:val="007C090A"/>
    <w:rsid w:val="007C0B60"/>
    <w:rsid w:val="007C0CF5"/>
    <w:rsid w:val="007C0F24"/>
    <w:rsid w:val="007C1178"/>
    <w:rsid w:val="007C24E6"/>
    <w:rsid w:val="007C2DB7"/>
    <w:rsid w:val="007C32AE"/>
    <w:rsid w:val="007C32D4"/>
    <w:rsid w:val="007C35BB"/>
    <w:rsid w:val="007C39AF"/>
    <w:rsid w:val="007C3F23"/>
    <w:rsid w:val="007C447B"/>
    <w:rsid w:val="007C4ED6"/>
    <w:rsid w:val="007C4FCD"/>
    <w:rsid w:val="007C5011"/>
    <w:rsid w:val="007C5759"/>
    <w:rsid w:val="007C5898"/>
    <w:rsid w:val="007C6314"/>
    <w:rsid w:val="007C643C"/>
    <w:rsid w:val="007C650C"/>
    <w:rsid w:val="007C663B"/>
    <w:rsid w:val="007C67A0"/>
    <w:rsid w:val="007C6CB8"/>
    <w:rsid w:val="007C72E1"/>
    <w:rsid w:val="007C74DA"/>
    <w:rsid w:val="007C753F"/>
    <w:rsid w:val="007C7A73"/>
    <w:rsid w:val="007D0212"/>
    <w:rsid w:val="007D05C9"/>
    <w:rsid w:val="007D0DAF"/>
    <w:rsid w:val="007D17A3"/>
    <w:rsid w:val="007D17DB"/>
    <w:rsid w:val="007D191F"/>
    <w:rsid w:val="007D19C1"/>
    <w:rsid w:val="007D1AAF"/>
    <w:rsid w:val="007D2772"/>
    <w:rsid w:val="007D3785"/>
    <w:rsid w:val="007D38FB"/>
    <w:rsid w:val="007D3BD3"/>
    <w:rsid w:val="007D3FF3"/>
    <w:rsid w:val="007D41DF"/>
    <w:rsid w:val="007D46AB"/>
    <w:rsid w:val="007D4742"/>
    <w:rsid w:val="007D495B"/>
    <w:rsid w:val="007D49C6"/>
    <w:rsid w:val="007D4B6C"/>
    <w:rsid w:val="007D57C1"/>
    <w:rsid w:val="007D5DDA"/>
    <w:rsid w:val="007D63B7"/>
    <w:rsid w:val="007D664E"/>
    <w:rsid w:val="007D6AF5"/>
    <w:rsid w:val="007D71F4"/>
    <w:rsid w:val="007D796D"/>
    <w:rsid w:val="007D7D26"/>
    <w:rsid w:val="007D7E53"/>
    <w:rsid w:val="007E0447"/>
    <w:rsid w:val="007E089C"/>
    <w:rsid w:val="007E0C2F"/>
    <w:rsid w:val="007E1018"/>
    <w:rsid w:val="007E101F"/>
    <w:rsid w:val="007E164D"/>
    <w:rsid w:val="007E1BE1"/>
    <w:rsid w:val="007E2392"/>
    <w:rsid w:val="007E23A0"/>
    <w:rsid w:val="007E2C73"/>
    <w:rsid w:val="007E2EC8"/>
    <w:rsid w:val="007E2F6C"/>
    <w:rsid w:val="007E3A6F"/>
    <w:rsid w:val="007E3D75"/>
    <w:rsid w:val="007E3EBE"/>
    <w:rsid w:val="007E3FB1"/>
    <w:rsid w:val="007E42D9"/>
    <w:rsid w:val="007E4BEF"/>
    <w:rsid w:val="007E4D03"/>
    <w:rsid w:val="007E4FFA"/>
    <w:rsid w:val="007E5AD0"/>
    <w:rsid w:val="007E6577"/>
    <w:rsid w:val="007E744B"/>
    <w:rsid w:val="007E7A00"/>
    <w:rsid w:val="007E7F90"/>
    <w:rsid w:val="007F00E0"/>
    <w:rsid w:val="007F0246"/>
    <w:rsid w:val="007F02CC"/>
    <w:rsid w:val="007F0383"/>
    <w:rsid w:val="007F05B4"/>
    <w:rsid w:val="007F0607"/>
    <w:rsid w:val="007F0610"/>
    <w:rsid w:val="007F0E7D"/>
    <w:rsid w:val="007F1015"/>
    <w:rsid w:val="007F1118"/>
    <w:rsid w:val="007F12C7"/>
    <w:rsid w:val="007F164B"/>
    <w:rsid w:val="007F175B"/>
    <w:rsid w:val="007F1842"/>
    <w:rsid w:val="007F2306"/>
    <w:rsid w:val="007F26C0"/>
    <w:rsid w:val="007F2940"/>
    <w:rsid w:val="007F2A07"/>
    <w:rsid w:val="007F3B38"/>
    <w:rsid w:val="007F44F3"/>
    <w:rsid w:val="007F457D"/>
    <w:rsid w:val="007F4AAA"/>
    <w:rsid w:val="007F4E78"/>
    <w:rsid w:val="007F5383"/>
    <w:rsid w:val="007F58DF"/>
    <w:rsid w:val="007F60E6"/>
    <w:rsid w:val="007F62A7"/>
    <w:rsid w:val="007F654A"/>
    <w:rsid w:val="007F65AB"/>
    <w:rsid w:val="007F6BAD"/>
    <w:rsid w:val="007F6C76"/>
    <w:rsid w:val="007F6D67"/>
    <w:rsid w:val="007F7452"/>
    <w:rsid w:val="007F76E1"/>
    <w:rsid w:val="00800375"/>
    <w:rsid w:val="008007E7"/>
    <w:rsid w:val="00800900"/>
    <w:rsid w:val="00801131"/>
    <w:rsid w:val="00801C5C"/>
    <w:rsid w:val="00802232"/>
    <w:rsid w:val="00802D3A"/>
    <w:rsid w:val="00802E16"/>
    <w:rsid w:val="00803D99"/>
    <w:rsid w:val="00804635"/>
    <w:rsid w:val="00804859"/>
    <w:rsid w:val="0080502C"/>
    <w:rsid w:val="008062F2"/>
    <w:rsid w:val="0080692B"/>
    <w:rsid w:val="00806B95"/>
    <w:rsid w:val="008072E6"/>
    <w:rsid w:val="008075E2"/>
    <w:rsid w:val="0081039D"/>
    <w:rsid w:val="00810692"/>
    <w:rsid w:val="008106E3"/>
    <w:rsid w:val="00811B2B"/>
    <w:rsid w:val="00811F19"/>
    <w:rsid w:val="00812023"/>
    <w:rsid w:val="0081261F"/>
    <w:rsid w:val="00812975"/>
    <w:rsid w:val="00812E88"/>
    <w:rsid w:val="008130AD"/>
    <w:rsid w:val="00814244"/>
    <w:rsid w:val="008145C0"/>
    <w:rsid w:val="008147EB"/>
    <w:rsid w:val="008157B8"/>
    <w:rsid w:val="00815A5B"/>
    <w:rsid w:val="00815B7C"/>
    <w:rsid w:val="00815D53"/>
    <w:rsid w:val="00816328"/>
    <w:rsid w:val="008169A8"/>
    <w:rsid w:val="00817045"/>
    <w:rsid w:val="0081731A"/>
    <w:rsid w:val="0081752F"/>
    <w:rsid w:val="00817DE3"/>
    <w:rsid w:val="00817E9B"/>
    <w:rsid w:val="00820111"/>
    <w:rsid w:val="008201F8"/>
    <w:rsid w:val="00820D14"/>
    <w:rsid w:val="008214F2"/>
    <w:rsid w:val="00821582"/>
    <w:rsid w:val="0082160F"/>
    <w:rsid w:val="00821950"/>
    <w:rsid w:val="008219E5"/>
    <w:rsid w:val="00821F76"/>
    <w:rsid w:val="008225FE"/>
    <w:rsid w:val="008228F9"/>
    <w:rsid w:val="00822C46"/>
    <w:rsid w:val="00822D93"/>
    <w:rsid w:val="008231A2"/>
    <w:rsid w:val="0082321F"/>
    <w:rsid w:val="00823411"/>
    <w:rsid w:val="00823C99"/>
    <w:rsid w:val="00823DF3"/>
    <w:rsid w:val="00824DA0"/>
    <w:rsid w:val="008252BB"/>
    <w:rsid w:val="0082531C"/>
    <w:rsid w:val="00825466"/>
    <w:rsid w:val="0082552C"/>
    <w:rsid w:val="008256C8"/>
    <w:rsid w:val="00825E48"/>
    <w:rsid w:val="008260F4"/>
    <w:rsid w:val="00830432"/>
    <w:rsid w:val="00830BB4"/>
    <w:rsid w:val="00831013"/>
    <w:rsid w:val="008315D1"/>
    <w:rsid w:val="008319BC"/>
    <w:rsid w:val="008319E8"/>
    <w:rsid w:val="008320BB"/>
    <w:rsid w:val="008329D7"/>
    <w:rsid w:val="00832CCB"/>
    <w:rsid w:val="00832FF9"/>
    <w:rsid w:val="00833094"/>
    <w:rsid w:val="00833772"/>
    <w:rsid w:val="00833DCC"/>
    <w:rsid w:val="008342D6"/>
    <w:rsid w:val="00834559"/>
    <w:rsid w:val="00834678"/>
    <w:rsid w:val="00834A72"/>
    <w:rsid w:val="00834BB3"/>
    <w:rsid w:val="00834E03"/>
    <w:rsid w:val="00835B3D"/>
    <w:rsid w:val="008361CE"/>
    <w:rsid w:val="00836BC2"/>
    <w:rsid w:val="00837294"/>
    <w:rsid w:val="008406A2"/>
    <w:rsid w:val="008406CD"/>
    <w:rsid w:val="00840AF8"/>
    <w:rsid w:val="00841380"/>
    <w:rsid w:val="008414A2"/>
    <w:rsid w:val="00841870"/>
    <w:rsid w:val="00841DDE"/>
    <w:rsid w:val="008426CA"/>
    <w:rsid w:val="00842E67"/>
    <w:rsid w:val="00843556"/>
    <w:rsid w:val="00843776"/>
    <w:rsid w:val="008437A0"/>
    <w:rsid w:val="008446AC"/>
    <w:rsid w:val="008447F8"/>
    <w:rsid w:val="00845824"/>
    <w:rsid w:val="008472CE"/>
    <w:rsid w:val="008477F1"/>
    <w:rsid w:val="00847AE8"/>
    <w:rsid w:val="00847D6A"/>
    <w:rsid w:val="0085007E"/>
    <w:rsid w:val="00850414"/>
    <w:rsid w:val="0085074B"/>
    <w:rsid w:val="00850D36"/>
    <w:rsid w:val="00850D42"/>
    <w:rsid w:val="00850E90"/>
    <w:rsid w:val="00851062"/>
    <w:rsid w:val="0085131B"/>
    <w:rsid w:val="00851FD5"/>
    <w:rsid w:val="00852B61"/>
    <w:rsid w:val="00852B85"/>
    <w:rsid w:val="00852DED"/>
    <w:rsid w:val="0085315E"/>
    <w:rsid w:val="008536B0"/>
    <w:rsid w:val="008539D8"/>
    <w:rsid w:val="00853F64"/>
    <w:rsid w:val="00853FA2"/>
    <w:rsid w:val="00854393"/>
    <w:rsid w:val="00854A44"/>
    <w:rsid w:val="00855412"/>
    <w:rsid w:val="00855AD5"/>
    <w:rsid w:val="00855F1B"/>
    <w:rsid w:val="008561BC"/>
    <w:rsid w:val="0085643B"/>
    <w:rsid w:val="00856EE1"/>
    <w:rsid w:val="0085778A"/>
    <w:rsid w:val="0085787B"/>
    <w:rsid w:val="00857B25"/>
    <w:rsid w:val="00857F3B"/>
    <w:rsid w:val="008604AD"/>
    <w:rsid w:val="00860B21"/>
    <w:rsid w:val="00860CDE"/>
    <w:rsid w:val="00860E49"/>
    <w:rsid w:val="008612E8"/>
    <w:rsid w:val="008614EE"/>
    <w:rsid w:val="008616B4"/>
    <w:rsid w:val="008622CD"/>
    <w:rsid w:val="0086295B"/>
    <w:rsid w:val="00862C2B"/>
    <w:rsid w:val="0086302D"/>
    <w:rsid w:val="00863960"/>
    <w:rsid w:val="0086466F"/>
    <w:rsid w:val="00864F65"/>
    <w:rsid w:val="00864FA0"/>
    <w:rsid w:val="00865079"/>
    <w:rsid w:val="008650CF"/>
    <w:rsid w:val="008654B8"/>
    <w:rsid w:val="00865734"/>
    <w:rsid w:val="00865A11"/>
    <w:rsid w:val="00865A59"/>
    <w:rsid w:val="00865CB5"/>
    <w:rsid w:val="00866384"/>
    <w:rsid w:val="00866663"/>
    <w:rsid w:val="008669C7"/>
    <w:rsid w:val="00866B7D"/>
    <w:rsid w:val="0086767D"/>
    <w:rsid w:val="00867C2C"/>
    <w:rsid w:val="00867E26"/>
    <w:rsid w:val="008707B8"/>
    <w:rsid w:val="00870B54"/>
    <w:rsid w:val="0087158C"/>
    <w:rsid w:val="008717D6"/>
    <w:rsid w:val="008718E9"/>
    <w:rsid w:val="008725FE"/>
    <w:rsid w:val="0087276F"/>
    <w:rsid w:val="0087372F"/>
    <w:rsid w:val="008739D9"/>
    <w:rsid w:val="00873DF9"/>
    <w:rsid w:val="00873F22"/>
    <w:rsid w:val="00873FE8"/>
    <w:rsid w:val="008742B3"/>
    <w:rsid w:val="008744B7"/>
    <w:rsid w:val="00874662"/>
    <w:rsid w:val="008746A2"/>
    <w:rsid w:val="0087569A"/>
    <w:rsid w:val="008756CA"/>
    <w:rsid w:val="00876795"/>
    <w:rsid w:val="008774D1"/>
    <w:rsid w:val="00877A09"/>
    <w:rsid w:val="0088077B"/>
    <w:rsid w:val="00880D78"/>
    <w:rsid w:val="00881503"/>
    <w:rsid w:val="008816FE"/>
    <w:rsid w:val="00881C33"/>
    <w:rsid w:val="00881ED8"/>
    <w:rsid w:val="008821AA"/>
    <w:rsid w:val="0088256F"/>
    <w:rsid w:val="00882BF1"/>
    <w:rsid w:val="00882ED8"/>
    <w:rsid w:val="00883468"/>
    <w:rsid w:val="008838B0"/>
    <w:rsid w:val="00883948"/>
    <w:rsid w:val="00883F9A"/>
    <w:rsid w:val="008842BC"/>
    <w:rsid w:val="00884776"/>
    <w:rsid w:val="00884D38"/>
    <w:rsid w:val="008853C4"/>
    <w:rsid w:val="008855A2"/>
    <w:rsid w:val="0088596E"/>
    <w:rsid w:val="008859DB"/>
    <w:rsid w:val="00885B94"/>
    <w:rsid w:val="00885D06"/>
    <w:rsid w:val="00885FB7"/>
    <w:rsid w:val="00886188"/>
    <w:rsid w:val="00886413"/>
    <w:rsid w:val="00886788"/>
    <w:rsid w:val="008867C3"/>
    <w:rsid w:val="00886D77"/>
    <w:rsid w:val="008873B0"/>
    <w:rsid w:val="0088748B"/>
    <w:rsid w:val="008903A3"/>
    <w:rsid w:val="00890505"/>
    <w:rsid w:val="0089108C"/>
    <w:rsid w:val="008910FA"/>
    <w:rsid w:val="008913D0"/>
    <w:rsid w:val="00891B68"/>
    <w:rsid w:val="00891C4C"/>
    <w:rsid w:val="008920E5"/>
    <w:rsid w:val="00892284"/>
    <w:rsid w:val="0089246E"/>
    <w:rsid w:val="008927E0"/>
    <w:rsid w:val="00892E28"/>
    <w:rsid w:val="00893147"/>
    <w:rsid w:val="008938DC"/>
    <w:rsid w:val="008940E7"/>
    <w:rsid w:val="008944BF"/>
    <w:rsid w:val="00894819"/>
    <w:rsid w:val="00894EFF"/>
    <w:rsid w:val="00894F3E"/>
    <w:rsid w:val="00895478"/>
    <w:rsid w:val="00896428"/>
    <w:rsid w:val="00897394"/>
    <w:rsid w:val="008973BA"/>
    <w:rsid w:val="00897557"/>
    <w:rsid w:val="008979D9"/>
    <w:rsid w:val="008A0760"/>
    <w:rsid w:val="008A0A4E"/>
    <w:rsid w:val="008A0C25"/>
    <w:rsid w:val="008A1510"/>
    <w:rsid w:val="008A1B42"/>
    <w:rsid w:val="008A241C"/>
    <w:rsid w:val="008A2448"/>
    <w:rsid w:val="008A2510"/>
    <w:rsid w:val="008A280D"/>
    <w:rsid w:val="008A2836"/>
    <w:rsid w:val="008A2E2F"/>
    <w:rsid w:val="008A2E42"/>
    <w:rsid w:val="008A3535"/>
    <w:rsid w:val="008A38AD"/>
    <w:rsid w:val="008A438D"/>
    <w:rsid w:val="008A4789"/>
    <w:rsid w:val="008A4B10"/>
    <w:rsid w:val="008A4E5E"/>
    <w:rsid w:val="008A524E"/>
    <w:rsid w:val="008A5262"/>
    <w:rsid w:val="008A5326"/>
    <w:rsid w:val="008A5617"/>
    <w:rsid w:val="008A57AA"/>
    <w:rsid w:val="008A583E"/>
    <w:rsid w:val="008A5898"/>
    <w:rsid w:val="008A611F"/>
    <w:rsid w:val="008A6328"/>
    <w:rsid w:val="008A64AB"/>
    <w:rsid w:val="008A7374"/>
    <w:rsid w:val="008A75C1"/>
    <w:rsid w:val="008A7BE8"/>
    <w:rsid w:val="008A7FF9"/>
    <w:rsid w:val="008B00A6"/>
    <w:rsid w:val="008B035E"/>
    <w:rsid w:val="008B0805"/>
    <w:rsid w:val="008B12B3"/>
    <w:rsid w:val="008B28E9"/>
    <w:rsid w:val="008B3C74"/>
    <w:rsid w:val="008B40F2"/>
    <w:rsid w:val="008B45E3"/>
    <w:rsid w:val="008B4BF3"/>
    <w:rsid w:val="008B550D"/>
    <w:rsid w:val="008B5790"/>
    <w:rsid w:val="008B5F53"/>
    <w:rsid w:val="008B610B"/>
    <w:rsid w:val="008B7437"/>
    <w:rsid w:val="008B74AD"/>
    <w:rsid w:val="008C00E1"/>
    <w:rsid w:val="008C036D"/>
    <w:rsid w:val="008C045F"/>
    <w:rsid w:val="008C0597"/>
    <w:rsid w:val="008C0BD1"/>
    <w:rsid w:val="008C0DE3"/>
    <w:rsid w:val="008C0E23"/>
    <w:rsid w:val="008C172D"/>
    <w:rsid w:val="008C1CE5"/>
    <w:rsid w:val="008C1E5D"/>
    <w:rsid w:val="008C1F8E"/>
    <w:rsid w:val="008C205B"/>
    <w:rsid w:val="008C212B"/>
    <w:rsid w:val="008C2582"/>
    <w:rsid w:val="008C26C4"/>
    <w:rsid w:val="008C2722"/>
    <w:rsid w:val="008C2B5E"/>
    <w:rsid w:val="008C3039"/>
    <w:rsid w:val="008C3524"/>
    <w:rsid w:val="008C358D"/>
    <w:rsid w:val="008C4705"/>
    <w:rsid w:val="008C472B"/>
    <w:rsid w:val="008C48DE"/>
    <w:rsid w:val="008C4DA1"/>
    <w:rsid w:val="008C4F1F"/>
    <w:rsid w:val="008C5889"/>
    <w:rsid w:val="008C722A"/>
    <w:rsid w:val="008C74CF"/>
    <w:rsid w:val="008C7723"/>
    <w:rsid w:val="008D090A"/>
    <w:rsid w:val="008D0939"/>
    <w:rsid w:val="008D0E98"/>
    <w:rsid w:val="008D1399"/>
    <w:rsid w:val="008D16A8"/>
    <w:rsid w:val="008D2AD6"/>
    <w:rsid w:val="008D2D74"/>
    <w:rsid w:val="008D3B53"/>
    <w:rsid w:val="008D3EAD"/>
    <w:rsid w:val="008D3F22"/>
    <w:rsid w:val="008D40B9"/>
    <w:rsid w:val="008D490E"/>
    <w:rsid w:val="008D502E"/>
    <w:rsid w:val="008D6896"/>
    <w:rsid w:val="008D6C54"/>
    <w:rsid w:val="008D789F"/>
    <w:rsid w:val="008D7F14"/>
    <w:rsid w:val="008D7F49"/>
    <w:rsid w:val="008E01A5"/>
    <w:rsid w:val="008E07E9"/>
    <w:rsid w:val="008E0C5B"/>
    <w:rsid w:val="008E0F9E"/>
    <w:rsid w:val="008E1AB6"/>
    <w:rsid w:val="008E1FD7"/>
    <w:rsid w:val="008E237B"/>
    <w:rsid w:val="008E2ACF"/>
    <w:rsid w:val="008E316D"/>
    <w:rsid w:val="008E35A5"/>
    <w:rsid w:val="008E394F"/>
    <w:rsid w:val="008E3A73"/>
    <w:rsid w:val="008E3C60"/>
    <w:rsid w:val="008E40AD"/>
    <w:rsid w:val="008E5720"/>
    <w:rsid w:val="008E5CC0"/>
    <w:rsid w:val="008E62D3"/>
    <w:rsid w:val="008E62E7"/>
    <w:rsid w:val="008E6A81"/>
    <w:rsid w:val="008E71E5"/>
    <w:rsid w:val="008E762D"/>
    <w:rsid w:val="008E7BF8"/>
    <w:rsid w:val="008E7C81"/>
    <w:rsid w:val="008F035A"/>
    <w:rsid w:val="008F077F"/>
    <w:rsid w:val="008F0867"/>
    <w:rsid w:val="008F0A29"/>
    <w:rsid w:val="008F0D3D"/>
    <w:rsid w:val="008F19C3"/>
    <w:rsid w:val="008F1D77"/>
    <w:rsid w:val="008F26DE"/>
    <w:rsid w:val="008F31BE"/>
    <w:rsid w:val="008F37DB"/>
    <w:rsid w:val="008F3AFA"/>
    <w:rsid w:val="008F40A7"/>
    <w:rsid w:val="008F40CE"/>
    <w:rsid w:val="008F48BB"/>
    <w:rsid w:val="008F51D3"/>
    <w:rsid w:val="008F537A"/>
    <w:rsid w:val="008F54CE"/>
    <w:rsid w:val="008F587E"/>
    <w:rsid w:val="008F5E5C"/>
    <w:rsid w:val="008F717B"/>
    <w:rsid w:val="008F7226"/>
    <w:rsid w:val="008F7698"/>
    <w:rsid w:val="008F7702"/>
    <w:rsid w:val="008F793F"/>
    <w:rsid w:val="008F7FC3"/>
    <w:rsid w:val="009003EE"/>
    <w:rsid w:val="009007EC"/>
    <w:rsid w:val="00900A46"/>
    <w:rsid w:val="00900C50"/>
    <w:rsid w:val="009014FD"/>
    <w:rsid w:val="00902113"/>
    <w:rsid w:val="009023CF"/>
    <w:rsid w:val="00902EBD"/>
    <w:rsid w:val="009036EB"/>
    <w:rsid w:val="00903B37"/>
    <w:rsid w:val="00904F8C"/>
    <w:rsid w:val="009050AD"/>
    <w:rsid w:val="00905940"/>
    <w:rsid w:val="00905A00"/>
    <w:rsid w:val="00905AD9"/>
    <w:rsid w:val="00905D8D"/>
    <w:rsid w:val="0090646F"/>
    <w:rsid w:val="0090648F"/>
    <w:rsid w:val="009071F1"/>
    <w:rsid w:val="0090755A"/>
    <w:rsid w:val="009105B6"/>
    <w:rsid w:val="00910711"/>
    <w:rsid w:val="00910F27"/>
    <w:rsid w:val="00910FE7"/>
    <w:rsid w:val="0091114D"/>
    <w:rsid w:val="009116CC"/>
    <w:rsid w:val="00911CC7"/>
    <w:rsid w:val="00911E11"/>
    <w:rsid w:val="00911E68"/>
    <w:rsid w:val="009120EE"/>
    <w:rsid w:val="009122A5"/>
    <w:rsid w:val="00912570"/>
    <w:rsid w:val="009129B3"/>
    <w:rsid w:val="00912B92"/>
    <w:rsid w:val="00912F80"/>
    <w:rsid w:val="009134BB"/>
    <w:rsid w:val="009135A5"/>
    <w:rsid w:val="009141C5"/>
    <w:rsid w:val="00914DB0"/>
    <w:rsid w:val="00914EAE"/>
    <w:rsid w:val="00914F79"/>
    <w:rsid w:val="009151B8"/>
    <w:rsid w:val="009159C1"/>
    <w:rsid w:val="00915F47"/>
    <w:rsid w:val="0091637A"/>
    <w:rsid w:val="00916BC4"/>
    <w:rsid w:val="0091709B"/>
    <w:rsid w:val="0091790E"/>
    <w:rsid w:val="009179EF"/>
    <w:rsid w:val="00920492"/>
    <w:rsid w:val="0092082E"/>
    <w:rsid w:val="00920A64"/>
    <w:rsid w:val="00920B8B"/>
    <w:rsid w:val="00920D21"/>
    <w:rsid w:val="00920DA9"/>
    <w:rsid w:val="00921101"/>
    <w:rsid w:val="009211E2"/>
    <w:rsid w:val="00921651"/>
    <w:rsid w:val="00922222"/>
    <w:rsid w:val="00922B5F"/>
    <w:rsid w:val="00922BB7"/>
    <w:rsid w:val="00923353"/>
    <w:rsid w:val="009234C8"/>
    <w:rsid w:val="00923A4E"/>
    <w:rsid w:val="009241B0"/>
    <w:rsid w:val="0092437F"/>
    <w:rsid w:val="00924738"/>
    <w:rsid w:val="00924A4F"/>
    <w:rsid w:val="00925111"/>
    <w:rsid w:val="009251C3"/>
    <w:rsid w:val="00925490"/>
    <w:rsid w:val="00925564"/>
    <w:rsid w:val="00925AF6"/>
    <w:rsid w:val="00925BEC"/>
    <w:rsid w:val="0092612C"/>
    <w:rsid w:val="00926180"/>
    <w:rsid w:val="009262BC"/>
    <w:rsid w:val="0092662F"/>
    <w:rsid w:val="00926A73"/>
    <w:rsid w:val="00926DC2"/>
    <w:rsid w:val="00926F74"/>
    <w:rsid w:val="0092711F"/>
    <w:rsid w:val="0092774E"/>
    <w:rsid w:val="009277DA"/>
    <w:rsid w:val="00927E13"/>
    <w:rsid w:val="00927ECB"/>
    <w:rsid w:val="00930087"/>
    <w:rsid w:val="0093061E"/>
    <w:rsid w:val="00930CCF"/>
    <w:rsid w:val="00931899"/>
    <w:rsid w:val="0093199E"/>
    <w:rsid w:val="00931C6C"/>
    <w:rsid w:val="00931CFA"/>
    <w:rsid w:val="00931E4B"/>
    <w:rsid w:val="00932113"/>
    <w:rsid w:val="00932209"/>
    <w:rsid w:val="0093260C"/>
    <w:rsid w:val="00933C1B"/>
    <w:rsid w:val="0093443C"/>
    <w:rsid w:val="00934CFF"/>
    <w:rsid w:val="00934D27"/>
    <w:rsid w:val="009350DC"/>
    <w:rsid w:val="00935EED"/>
    <w:rsid w:val="00935EF1"/>
    <w:rsid w:val="00936291"/>
    <w:rsid w:val="009365B0"/>
    <w:rsid w:val="009369FE"/>
    <w:rsid w:val="0093704C"/>
    <w:rsid w:val="00937201"/>
    <w:rsid w:val="00937458"/>
    <w:rsid w:val="009376A8"/>
    <w:rsid w:val="00937AE7"/>
    <w:rsid w:val="00937B1A"/>
    <w:rsid w:val="00937C58"/>
    <w:rsid w:val="00937F10"/>
    <w:rsid w:val="0094062C"/>
    <w:rsid w:val="00941535"/>
    <w:rsid w:val="00941B55"/>
    <w:rsid w:val="009424F3"/>
    <w:rsid w:val="00942B30"/>
    <w:rsid w:val="00942C7E"/>
    <w:rsid w:val="009430A3"/>
    <w:rsid w:val="009435F5"/>
    <w:rsid w:val="00943725"/>
    <w:rsid w:val="00943D18"/>
    <w:rsid w:val="009440DA"/>
    <w:rsid w:val="0094431B"/>
    <w:rsid w:val="00944799"/>
    <w:rsid w:val="00944BAD"/>
    <w:rsid w:val="00944D2F"/>
    <w:rsid w:val="0094528F"/>
    <w:rsid w:val="009456A7"/>
    <w:rsid w:val="0094690E"/>
    <w:rsid w:val="009476AD"/>
    <w:rsid w:val="009477A4"/>
    <w:rsid w:val="00947B8B"/>
    <w:rsid w:val="00950A48"/>
    <w:rsid w:val="00950B5C"/>
    <w:rsid w:val="00951A28"/>
    <w:rsid w:val="00951ED6"/>
    <w:rsid w:val="00952BC8"/>
    <w:rsid w:val="0095323C"/>
    <w:rsid w:val="009532D1"/>
    <w:rsid w:val="00953944"/>
    <w:rsid w:val="0095396B"/>
    <w:rsid w:val="00953D72"/>
    <w:rsid w:val="00953F1B"/>
    <w:rsid w:val="0095482A"/>
    <w:rsid w:val="00954A03"/>
    <w:rsid w:val="00956600"/>
    <w:rsid w:val="00956855"/>
    <w:rsid w:val="00956B1F"/>
    <w:rsid w:val="00956FA2"/>
    <w:rsid w:val="00957194"/>
    <w:rsid w:val="00957CE6"/>
    <w:rsid w:val="00957DFF"/>
    <w:rsid w:val="0096014B"/>
    <w:rsid w:val="00960361"/>
    <w:rsid w:val="00960640"/>
    <w:rsid w:val="00960C5F"/>
    <w:rsid w:val="009618CC"/>
    <w:rsid w:val="00961AF9"/>
    <w:rsid w:val="00962208"/>
    <w:rsid w:val="0096222E"/>
    <w:rsid w:val="009624A5"/>
    <w:rsid w:val="00962E5A"/>
    <w:rsid w:val="009636CA"/>
    <w:rsid w:val="00963A84"/>
    <w:rsid w:val="00963C68"/>
    <w:rsid w:val="009644B5"/>
    <w:rsid w:val="009644E8"/>
    <w:rsid w:val="00965320"/>
    <w:rsid w:val="0096554D"/>
    <w:rsid w:val="009655B6"/>
    <w:rsid w:val="009655FE"/>
    <w:rsid w:val="00966222"/>
    <w:rsid w:val="00966838"/>
    <w:rsid w:val="009668F8"/>
    <w:rsid w:val="00966A3D"/>
    <w:rsid w:val="00966A58"/>
    <w:rsid w:val="00966A71"/>
    <w:rsid w:val="00966CDE"/>
    <w:rsid w:val="00967026"/>
    <w:rsid w:val="009677A4"/>
    <w:rsid w:val="009677F1"/>
    <w:rsid w:val="00967CE4"/>
    <w:rsid w:val="00967E15"/>
    <w:rsid w:val="009708A3"/>
    <w:rsid w:val="00970BB0"/>
    <w:rsid w:val="00970ECF"/>
    <w:rsid w:val="009718C3"/>
    <w:rsid w:val="00971BFF"/>
    <w:rsid w:val="00971D95"/>
    <w:rsid w:val="00972189"/>
    <w:rsid w:val="009729F4"/>
    <w:rsid w:val="00972CC5"/>
    <w:rsid w:val="00972DC9"/>
    <w:rsid w:val="00972E36"/>
    <w:rsid w:val="009736CC"/>
    <w:rsid w:val="00975CC1"/>
    <w:rsid w:val="009762CE"/>
    <w:rsid w:val="009763D0"/>
    <w:rsid w:val="0097666C"/>
    <w:rsid w:val="0097762E"/>
    <w:rsid w:val="009776E2"/>
    <w:rsid w:val="0097779D"/>
    <w:rsid w:val="00977C2B"/>
    <w:rsid w:val="00977CE7"/>
    <w:rsid w:val="0098002F"/>
    <w:rsid w:val="00980427"/>
    <w:rsid w:val="00980857"/>
    <w:rsid w:val="00980D5B"/>
    <w:rsid w:val="00980E08"/>
    <w:rsid w:val="00981248"/>
    <w:rsid w:val="0098147E"/>
    <w:rsid w:val="00981D73"/>
    <w:rsid w:val="0098219E"/>
    <w:rsid w:val="009821F0"/>
    <w:rsid w:val="0098225A"/>
    <w:rsid w:val="00982D60"/>
    <w:rsid w:val="00982DEA"/>
    <w:rsid w:val="0098315C"/>
    <w:rsid w:val="00983D3B"/>
    <w:rsid w:val="00983F94"/>
    <w:rsid w:val="00984180"/>
    <w:rsid w:val="00984204"/>
    <w:rsid w:val="00984CB9"/>
    <w:rsid w:val="00984E2B"/>
    <w:rsid w:val="009850CC"/>
    <w:rsid w:val="00985905"/>
    <w:rsid w:val="009859B9"/>
    <w:rsid w:val="00985B16"/>
    <w:rsid w:val="00986618"/>
    <w:rsid w:val="009867C2"/>
    <w:rsid w:val="0098694C"/>
    <w:rsid w:val="009872B4"/>
    <w:rsid w:val="00987BAA"/>
    <w:rsid w:val="009901E4"/>
    <w:rsid w:val="009902CB"/>
    <w:rsid w:val="00990B15"/>
    <w:rsid w:val="00990CDB"/>
    <w:rsid w:val="0099154B"/>
    <w:rsid w:val="009920DE"/>
    <w:rsid w:val="0099330A"/>
    <w:rsid w:val="0099410B"/>
    <w:rsid w:val="00994169"/>
    <w:rsid w:val="00994DB0"/>
    <w:rsid w:val="00995976"/>
    <w:rsid w:val="00995ADA"/>
    <w:rsid w:val="00996427"/>
    <w:rsid w:val="0099691D"/>
    <w:rsid w:val="00996A10"/>
    <w:rsid w:val="00996D0D"/>
    <w:rsid w:val="009A0617"/>
    <w:rsid w:val="009A08D1"/>
    <w:rsid w:val="009A0CDA"/>
    <w:rsid w:val="009A172C"/>
    <w:rsid w:val="009A190A"/>
    <w:rsid w:val="009A214B"/>
    <w:rsid w:val="009A226A"/>
    <w:rsid w:val="009A2297"/>
    <w:rsid w:val="009A2943"/>
    <w:rsid w:val="009A2EC2"/>
    <w:rsid w:val="009A3144"/>
    <w:rsid w:val="009A32E5"/>
    <w:rsid w:val="009A389A"/>
    <w:rsid w:val="009A41AC"/>
    <w:rsid w:val="009A454F"/>
    <w:rsid w:val="009A46C4"/>
    <w:rsid w:val="009A58E7"/>
    <w:rsid w:val="009A5B20"/>
    <w:rsid w:val="009A5E75"/>
    <w:rsid w:val="009A5ED6"/>
    <w:rsid w:val="009A602D"/>
    <w:rsid w:val="009A6417"/>
    <w:rsid w:val="009A6710"/>
    <w:rsid w:val="009A6BC4"/>
    <w:rsid w:val="009A793B"/>
    <w:rsid w:val="009A7D17"/>
    <w:rsid w:val="009A7E3B"/>
    <w:rsid w:val="009B0B35"/>
    <w:rsid w:val="009B18C2"/>
    <w:rsid w:val="009B257F"/>
    <w:rsid w:val="009B26C1"/>
    <w:rsid w:val="009B3432"/>
    <w:rsid w:val="009B36F2"/>
    <w:rsid w:val="009B3F3D"/>
    <w:rsid w:val="009B505A"/>
    <w:rsid w:val="009B50B2"/>
    <w:rsid w:val="009B5518"/>
    <w:rsid w:val="009B5702"/>
    <w:rsid w:val="009B58B8"/>
    <w:rsid w:val="009B5C56"/>
    <w:rsid w:val="009B6344"/>
    <w:rsid w:val="009B6EE2"/>
    <w:rsid w:val="009B709F"/>
    <w:rsid w:val="009B74B3"/>
    <w:rsid w:val="009B7CBD"/>
    <w:rsid w:val="009B7F31"/>
    <w:rsid w:val="009C0317"/>
    <w:rsid w:val="009C0333"/>
    <w:rsid w:val="009C0911"/>
    <w:rsid w:val="009C1086"/>
    <w:rsid w:val="009C10D7"/>
    <w:rsid w:val="009C1867"/>
    <w:rsid w:val="009C1A8E"/>
    <w:rsid w:val="009C1CCC"/>
    <w:rsid w:val="009C225E"/>
    <w:rsid w:val="009C2B2A"/>
    <w:rsid w:val="009C37FC"/>
    <w:rsid w:val="009C3BAB"/>
    <w:rsid w:val="009C3C43"/>
    <w:rsid w:val="009C48F1"/>
    <w:rsid w:val="009C53E9"/>
    <w:rsid w:val="009C59F4"/>
    <w:rsid w:val="009C6DAD"/>
    <w:rsid w:val="009C71B6"/>
    <w:rsid w:val="009C766B"/>
    <w:rsid w:val="009C790D"/>
    <w:rsid w:val="009C7A8E"/>
    <w:rsid w:val="009C7D00"/>
    <w:rsid w:val="009D01C5"/>
    <w:rsid w:val="009D0387"/>
    <w:rsid w:val="009D048E"/>
    <w:rsid w:val="009D0F30"/>
    <w:rsid w:val="009D1711"/>
    <w:rsid w:val="009D1842"/>
    <w:rsid w:val="009D223D"/>
    <w:rsid w:val="009D2A0D"/>
    <w:rsid w:val="009D2DB5"/>
    <w:rsid w:val="009D2F1E"/>
    <w:rsid w:val="009D3352"/>
    <w:rsid w:val="009D35E4"/>
    <w:rsid w:val="009D3830"/>
    <w:rsid w:val="009D3A76"/>
    <w:rsid w:val="009D41B3"/>
    <w:rsid w:val="009D4749"/>
    <w:rsid w:val="009D553A"/>
    <w:rsid w:val="009D5707"/>
    <w:rsid w:val="009D5763"/>
    <w:rsid w:val="009D5966"/>
    <w:rsid w:val="009D5A42"/>
    <w:rsid w:val="009D5D16"/>
    <w:rsid w:val="009D5F48"/>
    <w:rsid w:val="009D63A7"/>
    <w:rsid w:val="009D68EC"/>
    <w:rsid w:val="009D6926"/>
    <w:rsid w:val="009D6A80"/>
    <w:rsid w:val="009D6C15"/>
    <w:rsid w:val="009D6C9C"/>
    <w:rsid w:val="009D6DDB"/>
    <w:rsid w:val="009D6FB0"/>
    <w:rsid w:val="009D7515"/>
    <w:rsid w:val="009D7624"/>
    <w:rsid w:val="009D76B7"/>
    <w:rsid w:val="009D7E00"/>
    <w:rsid w:val="009E0179"/>
    <w:rsid w:val="009E090D"/>
    <w:rsid w:val="009E0C98"/>
    <w:rsid w:val="009E1119"/>
    <w:rsid w:val="009E12EE"/>
    <w:rsid w:val="009E133F"/>
    <w:rsid w:val="009E1C0C"/>
    <w:rsid w:val="009E1E93"/>
    <w:rsid w:val="009E1F8E"/>
    <w:rsid w:val="009E2362"/>
    <w:rsid w:val="009E257B"/>
    <w:rsid w:val="009E275D"/>
    <w:rsid w:val="009E3628"/>
    <w:rsid w:val="009E3738"/>
    <w:rsid w:val="009E3F80"/>
    <w:rsid w:val="009E4090"/>
    <w:rsid w:val="009E42E6"/>
    <w:rsid w:val="009E4726"/>
    <w:rsid w:val="009E52EB"/>
    <w:rsid w:val="009E576C"/>
    <w:rsid w:val="009E5F60"/>
    <w:rsid w:val="009E63E1"/>
    <w:rsid w:val="009E6CAB"/>
    <w:rsid w:val="009E77A3"/>
    <w:rsid w:val="009E78BC"/>
    <w:rsid w:val="009E7E21"/>
    <w:rsid w:val="009F0288"/>
    <w:rsid w:val="009F0416"/>
    <w:rsid w:val="009F0D8A"/>
    <w:rsid w:val="009F13E5"/>
    <w:rsid w:val="009F1D90"/>
    <w:rsid w:val="009F222A"/>
    <w:rsid w:val="009F32E0"/>
    <w:rsid w:val="009F3BD5"/>
    <w:rsid w:val="009F4E7D"/>
    <w:rsid w:val="009F5AA6"/>
    <w:rsid w:val="009F5C96"/>
    <w:rsid w:val="009F5DEA"/>
    <w:rsid w:val="009F62D4"/>
    <w:rsid w:val="009F6AB8"/>
    <w:rsid w:val="009F717A"/>
    <w:rsid w:val="009F766A"/>
    <w:rsid w:val="009F7951"/>
    <w:rsid w:val="009F797B"/>
    <w:rsid w:val="009F7B28"/>
    <w:rsid w:val="009F7B70"/>
    <w:rsid w:val="00A006ED"/>
    <w:rsid w:val="00A007F0"/>
    <w:rsid w:val="00A00D44"/>
    <w:rsid w:val="00A00D93"/>
    <w:rsid w:val="00A00E10"/>
    <w:rsid w:val="00A0137F"/>
    <w:rsid w:val="00A014CF"/>
    <w:rsid w:val="00A01707"/>
    <w:rsid w:val="00A01D07"/>
    <w:rsid w:val="00A0200E"/>
    <w:rsid w:val="00A020C9"/>
    <w:rsid w:val="00A02494"/>
    <w:rsid w:val="00A025F3"/>
    <w:rsid w:val="00A030C0"/>
    <w:rsid w:val="00A03652"/>
    <w:rsid w:val="00A04AE4"/>
    <w:rsid w:val="00A04E45"/>
    <w:rsid w:val="00A05062"/>
    <w:rsid w:val="00A0537B"/>
    <w:rsid w:val="00A055F9"/>
    <w:rsid w:val="00A0575B"/>
    <w:rsid w:val="00A05CDC"/>
    <w:rsid w:val="00A05E90"/>
    <w:rsid w:val="00A06052"/>
    <w:rsid w:val="00A07243"/>
    <w:rsid w:val="00A07440"/>
    <w:rsid w:val="00A0759F"/>
    <w:rsid w:val="00A10246"/>
    <w:rsid w:val="00A1024A"/>
    <w:rsid w:val="00A1047D"/>
    <w:rsid w:val="00A10C1F"/>
    <w:rsid w:val="00A1232E"/>
    <w:rsid w:val="00A12A3E"/>
    <w:rsid w:val="00A12B63"/>
    <w:rsid w:val="00A13D63"/>
    <w:rsid w:val="00A1407B"/>
    <w:rsid w:val="00A141BD"/>
    <w:rsid w:val="00A14572"/>
    <w:rsid w:val="00A150D5"/>
    <w:rsid w:val="00A1573F"/>
    <w:rsid w:val="00A15BCB"/>
    <w:rsid w:val="00A16137"/>
    <w:rsid w:val="00A161A4"/>
    <w:rsid w:val="00A16371"/>
    <w:rsid w:val="00A16642"/>
    <w:rsid w:val="00A167A6"/>
    <w:rsid w:val="00A169F2"/>
    <w:rsid w:val="00A16D40"/>
    <w:rsid w:val="00A16FD6"/>
    <w:rsid w:val="00A16FD7"/>
    <w:rsid w:val="00A17705"/>
    <w:rsid w:val="00A17848"/>
    <w:rsid w:val="00A17971"/>
    <w:rsid w:val="00A202FC"/>
    <w:rsid w:val="00A205A0"/>
    <w:rsid w:val="00A20C16"/>
    <w:rsid w:val="00A20ED4"/>
    <w:rsid w:val="00A218C5"/>
    <w:rsid w:val="00A21D18"/>
    <w:rsid w:val="00A22101"/>
    <w:rsid w:val="00A222A5"/>
    <w:rsid w:val="00A22332"/>
    <w:rsid w:val="00A22C8B"/>
    <w:rsid w:val="00A22DDB"/>
    <w:rsid w:val="00A22E36"/>
    <w:rsid w:val="00A22E41"/>
    <w:rsid w:val="00A23239"/>
    <w:rsid w:val="00A23805"/>
    <w:rsid w:val="00A23A43"/>
    <w:rsid w:val="00A23A75"/>
    <w:rsid w:val="00A23BB9"/>
    <w:rsid w:val="00A23CB5"/>
    <w:rsid w:val="00A2422B"/>
    <w:rsid w:val="00A2430E"/>
    <w:rsid w:val="00A24334"/>
    <w:rsid w:val="00A2473C"/>
    <w:rsid w:val="00A252AE"/>
    <w:rsid w:val="00A25507"/>
    <w:rsid w:val="00A25632"/>
    <w:rsid w:val="00A25793"/>
    <w:rsid w:val="00A26129"/>
    <w:rsid w:val="00A26930"/>
    <w:rsid w:val="00A26936"/>
    <w:rsid w:val="00A26EC6"/>
    <w:rsid w:val="00A27014"/>
    <w:rsid w:val="00A27462"/>
    <w:rsid w:val="00A27756"/>
    <w:rsid w:val="00A27BE5"/>
    <w:rsid w:val="00A27DB1"/>
    <w:rsid w:val="00A30972"/>
    <w:rsid w:val="00A30B8A"/>
    <w:rsid w:val="00A31091"/>
    <w:rsid w:val="00A316AE"/>
    <w:rsid w:val="00A31AF0"/>
    <w:rsid w:val="00A31F3E"/>
    <w:rsid w:val="00A32257"/>
    <w:rsid w:val="00A32BF3"/>
    <w:rsid w:val="00A33442"/>
    <w:rsid w:val="00A33BF0"/>
    <w:rsid w:val="00A33FF0"/>
    <w:rsid w:val="00A3405F"/>
    <w:rsid w:val="00A34422"/>
    <w:rsid w:val="00A346E4"/>
    <w:rsid w:val="00A36044"/>
    <w:rsid w:val="00A362C7"/>
    <w:rsid w:val="00A36FA8"/>
    <w:rsid w:val="00A376FB"/>
    <w:rsid w:val="00A37A08"/>
    <w:rsid w:val="00A37FB3"/>
    <w:rsid w:val="00A40181"/>
    <w:rsid w:val="00A406F6"/>
    <w:rsid w:val="00A40CA3"/>
    <w:rsid w:val="00A40F46"/>
    <w:rsid w:val="00A4129F"/>
    <w:rsid w:val="00A41CD7"/>
    <w:rsid w:val="00A41E9F"/>
    <w:rsid w:val="00A4278A"/>
    <w:rsid w:val="00A42791"/>
    <w:rsid w:val="00A42C19"/>
    <w:rsid w:val="00A42CF9"/>
    <w:rsid w:val="00A43846"/>
    <w:rsid w:val="00A43CF1"/>
    <w:rsid w:val="00A4439D"/>
    <w:rsid w:val="00A455AE"/>
    <w:rsid w:val="00A459DE"/>
    <w:rsid w:val="00A45A88"/>
    <w:rsid w:val="00A4621B"/>
    <w:rsid w:val="00A4628A"/>
    <w:rsid w:val="00A4762A"/>
    <w:rsid w:val="00A476A9"/>
    <w:rsid w:val="00A478EF"/>
    <w:rsid w:val="00A4790D"/>
    <w:rsid w:val="00A47F85"/>
    <w:rsid w:val="00A504C9"/>
    <w:rsid w:val="00A504F4"/>
    <w:rsid w:val="00A50DAC"/>
    <w:rsid w:val="00A50DCF"/>
    <w:rsid w:val="00A51286"/>
    <w:rsid w:val="00A512A9"/>
    <w:rsid w:val="00A51710"/>
    <w:rsid w:val="00A52427"/>
    <w:rsid w:val="00A524CE"/>
    <w:rsid w:val="00A52AF0"/>
    <w:rsid w:val="00A52AFB"/>
    <w:rsid w:val="00A53109"/>
    <w:rsid w:val="00A53553"/>
    <w:rsid w:val="00A53810"/>
    <w:rsid w:val="00A53D77"/>
    <w:rsid w:val="00A5413C"/>
    <w:rsid w:val="00A54A22"/>
    <w:rsid w:val="00A553DE"/>
    <w:rsid w:val="00A55F06"/>
    <w:rsid w:val="00A55F29"/>
    <w:rsid w:val="00A566EF"/>
    <w:rsid w:val="00A56BCC"/>
    <w:rsid w:val="00A56F46"/>
    <w:rsid w:val="00A5739F"/>
    <w:rsid w:val="00A577DC"/>
    <w:rsid w:val="00A577F3"/>
    <w:rsid w:val="00A5789D"/>
    <w:rsid w:val="00A57CD4"/>
    <w:rsid w:val="00A57DE7"/>
    <w:rsid w:val="00A57F53"/>
    <w:rsid w:val="00A60A49"/>
    <w:rsid w:val="00A60C33"/>
    <w:rsid w:val="00A60CFD"/>
    <w:rsid w:val="00A60F7B"/>
    <w:rsid w:val="00A61228"/>
    <w:rsid w:val="00A62358"/>
    <w:rsid w:val="00A6275D"/>
    <w:rsid w:val="00A627E2"/>
    <w:rsid w:val="00A62B7C"/>
    <w:rsid w:val="00A63709"/>
    <w:rsid w:val="00A63A58"/>
    <w:rsid w:val="00A63D8D"/>
    <w:rsid w:val="00A63EBD"/>
    <w:rsid w:val="00A6410F"/>
    <w:rsid w:val="00A64779"/>
    <w:rsid w:val="00A65A30"/>
    <w:rsid w:val="00A6718D"/>
    <w:rsid w:val="00A671CB"/>
    <w:rsid w:val="00A67B79"/>
    <w:rsid w:val="00A67C89"/>
    <w:rsid w:val="00A67F23"/>
    <w:rsid w:val="00A70504"/>
    <w:rsid w:val="00A70BB4"/>
    <w:rsid w:val="00A71758"/>
    <w:rsid w:val="00A717DC"/>
    <w:rsid w:val="00A71B9D"/>
    <w:rsid w:val="00A71BCD"/>
    <w:rsid w:val="00A71C11"/>
    <w:rsid w:val="00A72158"/>
    <w:rsid w:val="00A73059"/>
    <w:rsid w:val="00A73619"/>
    <w:rsid w:val="00A73808"/>
    <w:rsid w:val="00A738BB"/>
    <w:rsid w:val="00A74C6A"/>
    <w:rsid w:val="00A74CD8"/>
    <w:rsid w:val="00A74D83"/>
    <w:rsid w:val="00A74F94"/>
    <w:rsid w:val="00A75604"/>
    <w:rsid w:val="00A756F3"/>
    <w:rsid w:val="00A75C97"/>
    <w:rsid w:val="00A760E2"/>
    <w:rsid w:val="00A763AC"/>
    <w:rsid w:val="00A76E5B"/>
    <w:rsid w:val="00A76F03"/>
    <w:rsid w:val="00A7737B"/>
    <w:rsid w:val="00A77661"/>
    <w:rsid w:val="00A7787C"/>
    <w:rsid w:val="00A77A90"/>
    <w:rsid w:val="00A80455"/>
    <w:rsid w:val="00A817D8"/>
    <w:rsid w:val="00A81874"/>
    <w:rsid w:val="00A8202D"/>
    <w:rsid w:val="00A82959"/>
    <w:rsid w:val="00A82DAB"/>
    <w:rsid w:val="00A83DE3"/>
    <w:rsid w:val="00A83FBF"/>
    <w:rsid w:val="00A84C24"/>
    <w:rsid w:val="00A84DFF"/>
    <w:rsid w:val="00A84F75"/>
    <w:rsid w:val="00A851D1"/>
    <w:rsid w:val="00A85BEA"/>
    <w:rsid w:val="00A85E41"/>
    <w:rsid w:val="00A864A5"/>
    <w:rsid w:val="00A867C9"/>
    <w:rsid w:val="00A8680F"/>
    <w:rsid w:val="00A8721A"/>
    <w:rsid w:val="00A87457"/>
    <w:rsid w:val="00A874CB"/>
    <w:rsid w:val="00A8751F"/>
    <w:rsid w:val="00A87B34"/>
    <w:rsid w:val="00A87D2A"/>
    <w:rsid w:val="00A87EE2"/>
    <w:rsid w:val="00A90800"/>
    <w:rsid w:val="00A90965"/>
    <w:rsid w:val="00A90ACA"/>
    <w:rsid w:val="00A90EB3"/>
    <w:rsid w:val="00A91669"/>
    <w:rsid w:val="00A916B8"/>
    <w:rsid w:val="00A91AEB"/>
    <w:rsid w:val="00A91B30"/>
    <w:rsid w:val="00A91C3F"/>
    <w:rsid w:val="00A91E5B"/>
    <w:rsid w:val="00A92A4C"/>
    <w:rsid w:val="00A92AAD"/>
    <w:rsid w:val="00A93243"/>
    <w:rsid w:val="00A93319"/>
    <w:rsid w:val="00A93860"/>
    <w:rsid w:val="00A93973"/>
    <w:rsid w:val="00A93E82"/>
    <w:rsid w:val="00A94330"/>
    <w:rsid w:val="00A943AC"/>
    <w:rsid w:val="00A94CD6"/>
    <w:rsid w:val="00A94D06"/>
    <w:rsid w:val="00A951D1"/>
    <w:rsid w:val="00A954C2"/>
    <w:rsid w:val="00A95886"/>
    <w:rsid w:val="00A95B56"/>
    <w:rsid w:val="00A95CA8"/>
    <w:rsid w:val="00A95FFA"/>
    <w:rsid w:val="00A96023"/>
    <w:rsid w:val="00A96559"/>
    <w:rsid w:val="00A96A63"/>
    <w:rsid w:val="00A96F13"/>
    <w:rsid w:val="00A97ABB"/>
    <w:rsid w:val="00A97C2A"/>
    <w:rsid w:val="00A97DB2"/>
    <w:rsid w:val="00AA098F"/>
    <w:rsid w:val="00AA0AE1"/>
    <w:rsid w:val="00AA1058"/>
    <w:rsid w:val="00AA111F"/>
    <w:rsid w:val="00AA135C"/>
    <w:rsid w:val="00AA19D4"/>
    <w:rsid w:val="00AA1A4D"/>
    <w:rsid w:val="00AA1FC1"/>
    <w:rsid w:val="00AA2304"/>
    <w:rsid w:val="00AA249D"/>
    <w:rsid w:val="00AA2820"/>
    <w:rsid w:val="00AA2AA3"/>
    <w:rsid w:val="00AA2BEF"/>
    <w:rsid w:val="00AA2D1F"/>
    <w:rsid w:val="00AA33A8"/>
    <w:rsid w:val="00AA3FB6"/>
    <w:rsid w:val="00AA4337"/>
    <w:rsid w:val="00AA46DC"/>
    <w:rsid w:val="00AA4E52"/>
    <w:rsid w:val="00AA5A12"/>
    <w:rsid w:val="00AA6357"/>
    <w:rsid w:val="00AA6541"/>
    <w:rsid w:val="00AA6733"/>
    <w:rsid w:val="00AA6864"/>
    <w:rsid w:val="00AA71A6"/>
    <w:rsid w:val="00AA7344"/>
    <w:rsid w:val="00AA76EB"/>
    <w:rsid w:val="00AA7CA0"/>
    <w:rsid w:val="00AA7CF7"/>
    <w:rsid w:val="00AB0A47"/>
    <w:rsid w:val="00AB0E4E"/>
    <w:rsid w:val="00AB17A7"/>
    <w:rsid w:val="00AB1CD0"/>
    <w:rsid w:val="00AB1D44"/>
    <w:rsid w:val="00AB1D50"/>
    <w:rsid w:val="00AB2C3E"/>
    <w:rsid w:val="00AB38D3"/>
    <w:rsid w:val="00AB3988"/>
    <w:rsid w:val="00AB4817"/>
    <w:rsid w:val="00AB52D3"/>
    <w:rsid w:val="00AB55AF"/>
    <w:rsid w:val="00AB5C52"/>
    <w:rsid w:val="00AB63DC"/>
    <w:rsid w:val="00AB6965"/>
    <w:rsid w:val="00AB6FB7"/>
    <w:rsid w:val="00AB7581"/>
    <w:rsid w:val="00AB75AB"/>
    <w:rsid w:val="00AB776A"/>
    <w:rsid w:val="00AB78A2"/>
    <w:rsid w:val="00AC06C3"/>
    <w:rsid w:val="00AC08C8"/>
    <w:rsid w:val="00AC090A"/>
    <w:rsid w:val="00AC0939"/>
    <w:rsid w:val="00AC0B4C"/>
    <w:rsid w:val="00AC2363"/>
    <w:rsid w:val="00AC251C"/>
    <w:rsid w:val="00AC2714"/>
    <w:rsid w:val="00AC295E"/>
    <w:rsid w:val="00AC2E13"/>
    <w:rsid w:val="00AC3A98"/>
    <w:rsid w:val="00AC3F2C"/>
    <w:rsid w:val="00AC4B5B"/>
    <w:rsid w:val="00AC545F"/>
    <w:rsid w:val="00AC5C0C"/>
    <w:rsid w:val="00AC689D"/>
    <w:rsid w:val="00AC74D9"/>
    <w:rsid w:val="00AC76BF"/>
    <w:rsid w:val="00AC7823"/>
    <w:rsid w:val="00AC7D71"/>
    <w:rsid w:val="00AD06B0"/>
    <w:rsid w:val="00AD12AD"/>
    <w:rsid w:val="00AD1581"/>
    <w:rsid w:val="00AD1A1A"/>
    <w:rsid w:val="00AD2266"/>
    <w:rsid w:val="00AD260F"/>
    <w:rsid w:val="00AD2876"/>
    <w:rsid w:val="00AD2E25"/>
    <w:rsid w:val="00AD35F6"/>
    <w:rsid w:val="00AD3AE7"/>
    <w:rsid w:val="00AD3BBE"/>
    <w:rsid w:val="00AD3F6E"/>
    <w:rsid w:val="00AD3FC9"/>
    <w:rsid w:val="00AD4050"/>
    <w:rsid w:val="00AD45DB"/>
    <w:rsid w:val="00AD49C9"/>
    <w:rsid w:val="00AD4E40"/>
    <w:rsid w:val="00AD514A"/>
    <w:rsid w:val="00AD529A"/>
    <w:rsid w:val="00AD5839"/>
    <w:rsid w:val="00AD633A"/>
    <w:rsid w:val="00AD7A50"/>
    <w:rsid w:val="00AE0C34"/>
    <w:rsid w:val="00AE0D70"/>
    <w:rsid w:val="00AE0E3F"/>
    <w:rsid w:val="00AE1C6C"/>
    <w:rsid w:val="00AE1F3F"/>
    <w:rsid w:val="00AE205C"/>
    <w:rsid w:val="00AE2091"/>
    <w:rsid w:val="00AE20CD"/>
    <w:rsid w:val="00AE250E"/>
    <w:rsid w:val="00AE264E"/>
    <w:rsid w:val="00AE2D3D"/>
    <w:rsid w:val="00AE312C"/>
    <w:rsid w:val="00AE32C7"/>
    <w:rsid w:val="00AE3921"/>
    <w:rsid w:val="00AE3A27"/>
    <w:rsid w:val="00AE3D4D"/>
    <w:rsid w:val="00AE3F3F"/>
    <w:rsid w:val="00AE4124"/>
    <w:rsid w:val="00AE4306"/>
    <w:rsid w:val="00AE45DB"/>
    <w:rsid w:val="00AE4A20"/>
    <w:rsid w:val="00AE4C16"/>
    <w:rsid w:val="00AE5752"/>
    <w:rsid w:val="00AE5E95"/>
    <w:rsid w:val="00AE6048"/>
    <w:rsid w:val="00AE61FF"/>
    <w:rsid w:val="00AE657D"/>
    <w:rsid w:val="00AE65D1"/>
    <w:rsid w:val="00AE679D"/>
    <w:rsid w:val="00AE6D05"/>
    <w:rsid w:val="00AE6EE8"/>
    <w:rsid w:val="00AE71CC"/>
    <w:rsid w:val="00AE71F6"/>
    <w:rsid w:val="00AE79CA"/>
    <w:rsid w:val="00AE7FB8"/>
    <w:rsid w:val="00AF0170"/>
    <w:rsid w:val="00AF0371"/>
    <w:rsid w:val="00AF0CD5"/>
    <w:rsid w:val="00AF18C4"/>
    <w:rsid w:val="00AF29ED"/>
    <w:rsid w:val="00AF330F"/>
    <w:rsid w:val="00AF39ED"/>
    <w:rsid w:val="00AF3B7D"/>
    <w:rsid w:val="00AF4949"/>
    <w:rsid w:val="00AF4D5B"/>
    <w:rsid w:val="00AF5351"/>
    <w:rsid w:val="00AF558E"/>
    <w:rsid w:val="00AF5A4B"/>
    <w:rsid w:val="00AF5FD9"/>
    <w:rsid w:val="00AF6468"/>
    <w:rsid w:val="00AF6549"/>
    <w:rsid w:val="00AF6839"/>
    <w:rsid w:val="00AF6C5F"/>
    <w:rsid w:val="00AF6CCB"/>
    <w:rsid w:val="00AF7332"/>
    <w:rsid w:val="00AF7432"/>
    <w:rsid w:val="00AF764E"/>
    <w:rsid w:val="00AF7B72"/>
    <w:rsid w:val="00B000B0"/>
    <w:rsid w:val="00B000B5"/>
    <w:rsid w:val="00B00C1B"/>
    <w:rsid w:val="00B015CB"/>
    <w:rsid w:val="00B01625"/>
    <w:rsid w:val="00B0205C"/>
    <w:rsid w:val="00B02166"/>
    <w:rsid w:val="00B02432"/>
    <w:rsid w:val="00B0279C"/>
    <w:rsid w:val="00B0279E"/>
    <w:rsid w:val="00B02BA2"/>
    <w:rsid w:val="00B0337B"/>
    <w:rsid w:val="00B03437"/>
    <w:rsid w:val="00B03778"/>
    <w:rsid w:val="00B03833"/>
    <w:rsid w:val="00B046DC"/>
    <w:rsid w:val="00B04740"/>
    <w:rsid w:val="00B047BF"/>
    <w:rsid w:val="00B04FFB"/>
    <w:rsid w:val="00B052CD"/>
    <w:rsid w:val="00B05418"/>
    <w:rsid w:val="00B05915"/>
    <w:rsid w:val="00B059B1"/>
    <w:rsid w:val="00B061A3"/>
    <w:rsid w:val="00B0686A"/>
    <w:rsid w:val="00B0738D"/>
    <w:rsid w:val="00B076FF"/>
    <w:rsid w:val="00B07995"/>
    <w:rsid w:val="00B07A33"/>
    <w:rsid w:val="00B1014A"/>
    <w:rsid w:val="00B1162F"/>
    <w:rsid w:val="00B11F86"/>
    <w:rsid w:val="00B12712"/>
    <w:rsid w:val="00B131F3"/>
    <w:rsid w:val="00B13778"/>
    <w:rsid w:val="00B13B13"/>
    <w:rsid w:val="00B145DB"/>
    <w:rsid w:val="00B14AF4"/>
    <w:rsid w:val="00B14CFE"/>
    <w:rsid w:val="00B151E0"/>
    <w:rsid w:val="00B15746"/>
    <w:rsid w:val="00B15A4E"/>
    <w:rsid w:val="00B161BE"/>
    <w:rsid w:val="00B16E41"/>
    <w:rsid w:val="00B17104"/>
    <w:rsid w:val="00B172F1"/>
    <w:rsid w:val="00B17589"/>
    <w:rsid w:val="00B17750"/>
    <w:rsid w:val="00B205F9"/>
    <w:rsid w:val="00B209C2"/>
    <w:rsid w:val="00B20D9C"/>
    <w:rsid w:val="00B20DAC"/>
    <w:rsid w:val="00B20F5C"/>
    <w:rsid w:val="00B210CD"/>
    <w:rsid w:val="00B213C1"/>
    <w:rsid w:val="00B215A3"/>
    <w:rsid w:val="00B220FC"/>
    <w:rsid w:val="00B22165"/>
    <w:rsid w:val="00B223A5"/>
    <w:rsid w:val="00B223AB"/>
    <w:rsid w:val="00B22634"/>
    <w:rsid w:val="00B22728"/>
    <w:rsid w:val="00B22ABB"/>
    <w:rsid w:val="00B23297"/>
    <w:rsid w:val="00B238A4"/>
    <w:rsid w:val="00B23FC3"/>
    <w:rsid w:val="00B243E5"/>
    <w:rsid w:val="00B24931"/>
    <w:rsid w:val="00B25834"/>
    <w:rsid w:val="00B25919"/>
    <w:rsid w:val="00B2610E"/>
    <w:rsid w:val="00B26D2F"/>
    <w:rsid w:val="00B274EB"/>
    <w:rsid w:val="00B27529"/>
    <w:rsid w:val="00B27CA8"/>
    <w:rsid w:val="00B27F0E"/>
    <w:rsid w:val="00B30EB9"/>
    <w:rsid w:val="00B3114E"/>
    <w:rsid w:val="00B315FE"/>
    <w:rsid w:val="00B3193C"/>
    <w:rsid w:val="00B31C41"/>
    <w:rsid w:val="00B3263B"/>
    <w:rsid w:val="00B326A9"/>
    <w:rsid w:val="00B32CBC"/>
    <w:rsid w:val="00B33A02"/>
    <w:rsid w:val="00B33A8D"/>
    <w:rsid w:val="00B33E08"/>
    <w:rsid w:val="00B344A3"/>
    <w:rsid w:val="00B3458D"/>
    <w:rsid w:val="00B34A22"/>
    <w:rsid w:val="00B34D4E"/>
    <w:rsid w:val="00B34E66"/>
    <w:rsid w:val="00B352EC"/>
    <w:rsid w:val="00B356EC"/>
    <w:rsid w:val="00B35A7D"/>
    <w:rsid w:val="00B36176"/>
    <w:rsid w:val="00B3640D"/>
    <w:rsid w:val="00B36B0F"/>
    <w:rsid w:val="00B36C2B"/>
    <w:rsid w:val="00B36FEF"/>
    <w:rsid w:val="00B372D7"/>
    <w:rsid w:val="00B3782A"/>
    <w:rsid w:val="00B378AD"/>
    <w:rsid w:val="00B4036F"/>
    <w:rsid w:val="00B407C6"/>
    <w:rsid w:val="00B40930"/>
    <w:rsid w:val="00B40C41"/>
    <w:rsid w:val="00B4167C"/>
    <w:rsid w:val="00B41C67"/>
    <w:rsid w:val="00B42005"/>
    <w:rsid w:val="00B42BD3"/>
    <w:rsid w:val="00B4311A"/>
    <w:rsid w:val="00B431BD"/>
    <w:rsid w:val="00B43635"/>
    <w:rsid w:val="00B44501"/>
    <w:rsid w:val="00B447DC"/>
    <w:rsid w:val="00B44D26"/>
    <w:rsid w:val="00B45127"/>
    <w:rsid w:val="00B4522D"/>
    <w:rsid w:val="00B454AC"/>
    <w:rsid w:val="00B4571B"/>
    <w:rsid w:val="00B45D35"/>
    <w:rsid w:val="00B46003"/>
    <w:rsid w:val="00B4610C"/>
    <w:rsid w:val="00B4647B"/>
    <w:rsid w:val="00B4665B"/>
    <w:rsid w:val="00B46933"/>
    <w:rsid w:val="00B46949"/>
    <w:rsid w:val="00B46EEF"/>
    <w:rsid w:val="00B46EFA"/>
    <w:rsid w:val="00B46FE0"/>
    <w:rsid w:val="00B50386"/>
    <w:rsid w:val="00B51130"/>
    <w:rsid w:val="00B51479"/>
    <w:rsid w:val="00B52252"/>
    <w:rsid w:val="00B53876"/>
    <w:rsid w:val="00B5423E"/>
    <w:rsid w:val="00B54741"/>
    <w:rsid w:val="00B547F2"/>
    <w:rsid w:val="00B54896"/>
    <w:rsid w:val="00B54E32"/>
    <w:rsid w:val="00B54E68"/>
    <w:rsid w:val="00B55380"/>
    <w:rsid w:val="00B55962"/>
    <w:rsid w:val="00B55D38"/>
    <w:rsid w:val="00B55EAC"/>
    <w:rsid w:val="00B568F9"/>
    <w:rsid w:val="00B57079"/>
    <w:rsid w:val="00B57313"/>
    <w:rsid w:val="00B573D6"/>
    <w:rsid w:val="00B578FC"/>
    <w:rsid w:val="00B57939"/>
    <w:rsid w:val="00B60030"/>
    <w:rsid w:val="00B606A8"/>
    <w:rsid w:val="00B60A4A"/>
    <w:rsid w:val="00B60EB6"/>
    <w:rsid w:val="00B616A0"/>
    <w:rsid w:val="00B620A6"/>
    <w:rsid w:val="00B62227"/>
    <w:rsid w:val="00B62605"/>
    <w:rsid w:val="00B62829"/>
    <w:rsid w:val="00B63612"/>
    <w:rsid w:val="00B639C1"/>
    <w:rsid w:val="00B63AD4"/>
    <w:rsid w:val="00B63EE3"/>
    <w:rsid w:val="00B645A2"/>
    <w:rsid w:val="00B645C6"/>
    <w:rsid w:val="00B64829"/>
    <w:rsid w:val="00B6482B"/>
    <w:rsid w:val="00B65094"/>
    <w:rsid w:val="00B65723"/>
    <w:rsid w:val="00B65E46"/>
    <w:rsid w:val="00B660A1"/>
    <w:rsid w:val="00B66239"/>
    <w:rsid w:val="00B665CF"/>
    <w:rsid w:val="00B67125"/>
    <w:rsid w:val="00B67311"/>
    <w:rsid w:val="00B67A64"/>
    <w:rsid w:val="00B67BB4"/>
    <w:rsid w:val="00B67CE4"/>
    <w:rsid w:val="00B67D47"/>
    <w:rsid w:val="00B71822"/>
    <w:rsid w:val="00B71B16"/>
    <w:rsid w:val="00B7219F"/>
    <w:rsid w:val="00B7228A"/>
    <w:rsid w:val="00B72370"/>
    <w:rsid w:val="00B72431"/>
    <w:rsid w:val="00B72521"/>
    <w:rsid w:val="00B7265A"/>
    <w:rsid w:val="00B72A01"/>
    <w:rsid w:val="00B72F45"/>
    <w:rsid w:val="00B731E2"/>
    <w:rsid w:val="00B73372"/>
    <w:rsid w:val="00B7369A"/>
    <w:rsid w:val="00B749DB"/>
    <w:rsid w:val="00B75B7A"/>
    <w:rsid w:val="00B75E15"/>
    <w:rsid w:val="00B75ECF"/>
    <w:rsid w:val="00B75FC3"/>
    <w:rsid w:val="00B767B1"/>
    <w:rsid w:val="00B767C3"/>
    <w:rsid w:val="00B76C80"/>
    <w:rsid w:val="00B77162"/>
    <w:rsid w:val="00B7727A"/>
    <w:rsid w:val="00B778AD"/>
    <w:rsid w:val="00B77958"/>
    <w:rsid w:val="00B77C6C"/>
    <w:rsid w:val="00B77D6B"/>
    <w:rsid w:val="00B8055A"/>
    <w:rsid w:val="00B80830"/>
    <w:rsid w:val="00B81F2A"/>
    <w:rsid w:val="00B82226"/>
    <w:rsid w:val="00B823B6"/>
    <w:rsid w:val="00B82808"/>
    <w:rsid w:val="00B83073"/>
    <w:rsid w:val="00B8368D"/>
    <w:rsid w:val="00B836B9"/>
    <w:rsid w:val="00B8392F"/>
    <w:rsid w:val="00B83D39"/>
    <w:rsid w:val="00B83E5B"/>
    <w:rsid w:val="00B83E69"/>
    <w:rsid w:val="00B84178"/>
    <w:rsid w:val="00B84530"/>
    <w:rsid w:val="00B84BD4"/>
    <w:rsid w:val="00B84FEF"/>
    <w:rsid w:val="00B850BE"/>
    <w:rsid w:val="00B857BB"/>
    <w:rsid w:val="00B858EE"/>
    <w:rsid w:val="00B85ED0"/>
    <w:rsid w:val="00B862D3"/>
    <w:rsid w:val="00B863E3"/>
    <w:rsid w:val="00B86724"/>
    <w:rsid w:val="00B86A5F"/>
    <w:rsid w:val="00B87450"/>
    <w:rsid w:val="00B877E1"/>
    <w:rsid w:val="00B87B8B"/>
    <w:rsid w:val="00B903F5"/>
    <w:rsid w:val="00B9069D"/>
    <w:rsid w:val="00B90A4C"/>
    <w:rsid w:val="00B90C33"/>
    <w:rsid w:val="00B90CB9"/>
    <w:rsid w:val="00B90D1C"/>
    <w:rsid w:val="00B91A57"/>
    <w:rsid w:val="00B91BFC"/>
    <w:rsid w:val="00B91D70"/>
    <w:rsid w:val="00B92779"/>
    <w:rsid w:val="00B92881"/>
    <w:rsid w:val="00B93850"/>
    <w:rsid w:val="00B9476D"/>
    <w:rsid w:val="00B94F29"/>
    <w:rsid w:val="00B95230"/>
    <w:rsid w:val="00B9595A"/>
    <w:rsid w:val="00B95A9D"/>
    <w:rsid w:val="00B95CC1"/>
    <w:rsid w:val="00B96A2D"/>
    <w:rsid w:val="00B96D22"/>
    <w:rsid w:val="00B96D70"/>
    <w:rsid w:val="00B96F65"/>
    <w:rsid w:val="00B973E8"/>
    <w:rsid w:val="00B97458"/>
    <w:rsid w:val="00B97AEF"/>
    <w:rsid w:val="00B97EDA"/>
    <w:rsid w:val="00BA071D"/>
    <w:rsid w:val="00BA0800"/>
    <w:rsid w:val="00BA0CB7"/>
    <w:rsid w:val="00BA0D76"/>
    <w:rsid w:val="00BA123C"/>
    <w:rsid w:val="00BA1726"/>
    <w:rsid w:val="00BA1C08"/>
    <w:rsid w:val="00BA1E32"/>
    <w:rsid w:val="00BA21C8"/>
    <w:rsid w:val="00BA396C"/>
    <w:rsid w:val="00BA3A7F"/>
    <w:rsid w:val="00BA41D5"/>
    <w:rsid w:val="00BA4335"/>
    <w:rsid w:val="00BA49F9"/>
    <w:rsid w:val="00BA5476"/>
    <w:rsid w:val="00BA592E"/>
    <w:rsid w:val="00BA681B"/>
    <w:rsid w:val="00BA69E6"/>
    <w:rsid w:val="00BA6DC7"/>
    <w:rsid w:val="00BA72C4"/>
    <w:rsid w:val="00BB0282"/>
    <w:rsid w:val="00BB0356"/>
    <w:rsid w:val="00BB0DDB"/>
    <w:rsid w:val="00BB0EE2"/>
    <w:rsid w:val="00BB1037"/>
    <w:rsid w:val="00BB179B"/>
    <w:rsid w:val="00BB1EC9"/>
    <w:rsid w:val="00BB2E4E"/>
    <w:rsid w:val="00BB3151"/>
    <w:rsid w:val="00BB33C8"/>
    <w:rsid w:val="00BB36DE"/>
    <w:rsid w:val="00BB3BD5"/>
    <w:rsid w:val="00BB3E3C"/>
    <w:rsid w:val="00BB55A7"/>
    <w:rsid w:val="00BB592C"/>
    <w:rsid w:val="00BB6DE8"/>
    <w:rsid w:val="00BB725D"/>
    <w:rsid w:val="00BB7693"/>
    <w:rsid w:val="00BC04C8"/>
    <w:rsid w:val="00BC060F"/>
    <w:rsid w:val="00BC0C54"/>
    <w:rsid w:val="00BC0D67"/>
    <w:rsid w:val="00BC0E63"/>
    <w:rsid w:val="00BC159D"/>
    <w:rsid w:val="00BC17E5"/>
    <w:rsid w:val="00BC1DC9"/>
    <w:rsid w:val="00BC1E48"/>
    <w:rsid w:val="00BC24AD"/>
    <w:rsid w:val="00BC24B4"/>
    <w:rsid w:val="00BC3743"/>
    <w:rsid w:val="00BC399D"/>
    <w:rsid w:val="00BC3B8A"/>
    <w:rsid w:val="00BC3DF2"/>
    <w:rsid w:val="00BC4239"/>
    <w:rsid w:val="00BC4A6E"/>
    <w:rsid w:val="00BC4AC6"/>
    <w:rsid w:val="00BC4C70"/>
    <w:rsid w:val="00BC50FC"/>
    <w:rsid w:val="00BC52CC"/>
    <w:rsid w:val="00BC5C1E"/>
    <w:rsid w:val="00BC60FD"/>
    <w:rsid w:val="00BC62AE"/>
    <w:rsid w:val="00BC65BA"/>
    <w:rsid w:val="00BC66E5"/>
    <w:rsid w:val="00BC68F9"/>
    <w:rsid w:val="00BC69F0"/>
    <w:rsid w:val="00BC6D0D"/>
    <w:rsid w:val="00BC7614"/>
    <w:rsid w:val="00BC7FBE"/>
    <w:rsid w:val="00BD0689"/>
    <w:rsid w:val="00BD0A90"/>
    <w:rsid w:val="00BD0F2B"/>
    <w:rsid w:val="00BD1600"/>
    <w:rsid w:val="00BD163F"/>
    <w:rsid w:val="00BD1DFC"/>
    <w:rsid w:val="00BD2085"/>
    <w:rsid w:val="00BD246B"/>
    <w:rsid w:val="00BD2529"/>
    <w:rsid w:val="00BD27B6"/>
    <w:rsid w:val="00BD2884"/>
    <w:rsid w:val="00BD2B0F"/>
    <w:rsid w:val="00BD2D55"/>
    <w:rsid w:val="00BD2E7D"/>
    <w:rsid w:val="00BD31A8"/>
    <w:rsid w:val="00BD3846"/>
    <w:rsid w:val="00BD38C6"/>
    <w:rsid w:val="00BD43AA"/>
    <w:rsid w:val="00BD4BCA"/>
    <w:rsid w:val="00BD4D83"/>
    <w:rsid w:val="00BD4E83"/>
    <w:rsid w:val="00BD5200"/>
    <w:rsid w:val="00BD56AE"/>
    <w:rsid w:val="00BD56D8"/>
    <w:rsid w:val="00BD5F6B"/>
    <w:rsid w:val="00BD5FA6"/>
    <w:rsid w:val="00BD62F3"/>
    <w:rsid w:val="00BD631B"/>
    <w:rsid w:val="00BD635B"/>
    <w:rsid w:val="00BD641A"/>
    <w:rsid w:val="00BD64EA"/>
    <w:rsid w:val="00BD6E3A"/>
    <w:rsid w:val="00BD7C00"/>
    <w:rsid w:val="00BE0521"/>
    <w:rsid w:val="00BE06DE"/>
    <w:rsid w:val="00BE09DF"/>
    <w:rsid w:val="00BE0AD0"/>
    <w:rsid w:val="00BE0FF4"/>
    <w:rsid w:val="00BE11B7"/>
    <w:rsid w:val="00BE11F6"/>
    <w:rsid w:val="00BE136C"/>
    <w:rsid w:val="00BE1CA0"/>
    <w:rsid w:val="00BE234D"/>
    <w:rsid w:val="00BE32E7"/>
    <w:rsid w:val="00BE347D"/>
    <w:rsid w:val="00BE3A18"/>
    <w:rsid w:val="00BE4647"/>
    <w:rsid w:val="00BE46DD"/>
    <w:rsid w:val="00BE495B"/>
    <w:rsid w:val="00BE4D13"/>
    <w:rsid w:val="00BE4D38"/>
    <w:rsid w:val="00BE506C"/>
    <w:rsid w:val="00BE51C2"/>
    <w:rsid w:val="00BE54BA"/>
    <w:rsid w:val="00BE5DAA"/>
    <w:rsid w:val="00BE62F6"/>
    <w:rsid w:val="00BE6475"/>
    <w:rsid w:val="00BE690B"/>
    <w:rsid w:val="00BE6E66"/>
    <w:rsid w:val="00BE75E3"/>
    <w:rsid w:val="00BE7688"/>
    <w:rsid w:val="00BE7809"/>
    <w:rsid w:val="00BE7B00"/>
    <w:rsid w:val="00BE7C8D"/>
    <w:rsid w:val="00BE7ED0"/>
    <w:rsid w:val="00BF010A"/>
    <w:rsid w:val="00BF0872"/>
    <w:rsid w:val="00BF0A9F"/>
    <w:rsid w:val="00BF0C1D"/>
    <w:rsid w:val="00BF0F5F"/>
    <w:rsid w:val="00BF16DD"/>
    <w:rsid w:val="00BF1A87"/>
    <w:rsid w:val="00BF1CD8"/>
    <w:rsid w:val="00BF20B3"/>
    <w:rsid w:val="00BF2C15"/>
    <w:rsid w:val="00BF2D98"/>
    <w:rsid w:val="00BF3359"/>
    <w:rsid w:val="00BF340A"/>
    <w:rsid w:val="00BF3D85"/>
    <w:rsid w:val="00BF3DE3"/>
    <w:rsid w:val="00BF4028"/>
    <w:rsid w:val="00BF48E7"/>
    <w:rsid w:val="00BF4976"/>
    <w:rsid w:val="00BF4D9F"/>
    <w:rsid w:val="00BF5138"/>
    <w:rsid w:val="00BF515A"/>
    <w:rsid w:val="00BF516B"/>
    <w:rsid w:val="00BF5C6B"/>
    <w:rsid w:val="00BF6113"/>
    <w:rsid w:val="00BF6209"/>
    <w:rsid w:val="00BF6649"/>
    <w:rsid w:val="00BF7558"/>
    <w:rsid w:val="00BF7A07"/>
    <w:rsid w:val="00BF7DB4"/>
    <w:rsid w:val="00C00992"/>
    <w:rsid w:val="00C00D27"/>
    <w:rsid w:val="00C00ED6"/>
    <w:rsid w:val="00C0127C"/>
    <w:rsid w:val="00C015FD"/>
    <w:rsid w:val="00C0174B"/>
    <w:rsid w:val="00C01A71"/>
    <w:rsid w:val="00C01FA6"/>
    <w:rsid w:val="00C020AE"/>
    <w:rsid w:val="00C0256F"/>
    <w:rsid w:val="00C029BF"/>
    <w:rsid w:val="00C03175"/>
    <w:rsid w:val="00C03D57"/>
    <w:rsid w:val="00C03E9E"/>
    <w:rsid w:val="00C043BF"/>
    <w:rsid w:val="00C04A26"/>
    <w:rsid w:val="00C04B5B"/>
    <w:rsid w:val="00C04CA7"/>
    <w:rsid w:val="00C04EBB"/>
    <w:rsid w:val="00C05042"/>
    <w:rsid w:val="00C053A3"/>
    <w:rsid w:val="00C056C4"/>
    <w:rsid w:val="00C06663"/>
    <w:rsid w:val="00C0696F"/>
    <w:rsid w:val="00C06F08"/>
    <w:rsid w:val="00C076D6"/>
    <w:rsid w:val="00C100B3"/>
    <w:rsid w:val="00C1051A"/>
    <w:rsid w:val="00C1149F"/>
    <w:rsid w:val="00C114CB"/>
    <w:rsid w:val="00C1185A"/>
    <w:rsid w:val="00C11A7E"/>
    <w:rsid w:val="00C11BF4"/>
    <w:rsid w:val="00C11C0C"/>
    <w:rsid w:val="00C121DE"/>
    <w:rsid w:val="00C122E3"/>
    <w:rsid w:val="00C12725"/>
    <w:rsid w:val="00C1314D"/>
    <w:rsid w:val="00C13EBF"/>
    <w:rsid w:val="00C14192"/>
    <w:rsid w:val="00C14224"/>
    <w:rsid w:val="00C147A8"/>
    <w:rsid w:val="00C14A1F"/>
    <w:rsid w:val="00C14A4E"/>
    <w:rsid w:val="00C14D0F"/>
    <w:rsid w:val="00C14DB7"/>
    <w:rsid w:val="00C14ED9"/>
    <w:rsid w:val="00C15057"/>
    <w:rsid w:val="00C15144"/>
    <w:rsid w:val="00C15290"/>
    <w:rsid w:val="00C15BDB"/>
    <w:rsid w:val="00C16C4B"/>
    <w:rsid w:val="00C16D8B"/>
    <w:rsid w:val="00C16FE0"/>
    <w:rsid w:val="00C174DA"/>
    <w:rsid w:val="00C17976"/>
    <w:rsid w:val="00C17BF2"/>
    <w:rsid w:val="00C200C9"/>
    <w:rsid w:val="00C20865"/>
    <w:rsid w:val="00C21464"/>
    <w:rsid w:val="00C21905"/>
    <w:rsid w:val="00C21A4A"/>
    <w:rsid w:val="00C21E38"/>
    <w:rsid w:val="00C2272B"/>
    <w:rsid w:val="00C2280C"/>
    <w:rsid w:val="00C22D7E"/>
    <w:rsid w:val="00C23933"/>
    <w:rsid w:val="00C23A18"/>
    <w:rsid w:val="00C2402F"/>
    <w:rsid w:val="00C2424D"/>
    <w:rsid w:val="00C2455C"/>
    <w:rsid w:val="00C24632"/>
    <w:rsid w:val="00C2474B"/>
    <w:rsid w:val="00C249A7"/>
    <w:rsid w:val="00C251E0"/>
    <w:rsid w:val="00C25888"/>
    <w:rsid w:val="00C269CD"/>
    <w:rsid w:val="00C27225"/>
    <w:rsid w:val="00C27792"/>
    <w:rsid w:val="00C305A7"/>
    <w:rsid w:val="00C30B63"/>
    <w:rsid w:val="00C30D73"/>
    <w:rsid w:val="00C31746"/>
    <w:rsid w:val="00C32031"/>
    <w:rsid w:val="00C3284B"/>
    <w:rsid w:val="00C32D33"/>
    <w:rsid w:val="00C32F48"/>
    <w:rsid w:val="00C335BC"/>
    <w:rsid w:val="00C33F14"/>
    <w:rsid w:val="00C34D90"/>
    <w:rsid w:val="00C352FB"/>
    <w:rsid w:val="00C35300"/>
    <w:rsid w:val="00C35CB3"/>
    <w:rsid w:val="00C35E1B"/>
    <w:rsid w:val="00C36172"/>
    <w:rsid w:val="00C367EA"/>
    <w:rsid w:val="00C3685D"/>
    <w:rsid w:val="00C36A06"/>
    <w:rsid w:val="00C36E6E"/>
    <w:rsid w:val="00C36EE2"/>
    <w:rsid w:val="00C37FAF"/>
    <w:rsid w:val="00C401AA"/>
    <w:rsid w:val="00C4031A"/>
    <w:rsid w:val="00C40342"/>
    <w:rsid w:val="00C40DBD"/>
    <w:rsid w:val="00C41D4C"/>
    <w:rsid w:val="00C4265A"/>
    <w:rsid w:val="00C42CC4"/>
    <w:rsid w:val="00C42FD1"/>
    <w:rsid w:val="00C43F11"/>
    <w:rsid w:val="00C43F55"/>
    <w:rsid w:val="00C441F3"/>
    <w:rsid w:val="00C44349"/>
    <w:rsid w:val="00C44A9E"/>
    <w:rsid w:val="00C44DB3"/>
    <w:rsid w:val="00C44EC2"/>
    <w:rsid w:val="00C457EC"/>
    <w:rsid w:val="00C45985"/>
    <w:rsid w:val="00C46152"/>
    <w:rsid w:val="00C4619B"/>
    <w:rsid w:val="00C461C1"/>
    <w:rsid w:val="00C4662D"/>
    <w:rsid w:val="00C46E16"/>
    <w:rsid w:val="00C47633"/>
    <w:rsid w:val="00C47A31"/>
    <w:rsid w:val="00C47D46"/>
    <w:rsid w:val="00C5001F"/>
    <w:rsid w:val="00C5043B"/>
    <w:rsid w:val="00C512AB"/>
    <w:rsid w:val="00C51750"/>
    <w:rsid w:val="00C518A8"/>
    <w:rsid w:val="00C51F84"/>
    <w:rsid w:val="00C528C5"/>
    <w:rsid w:val="00C52902"/>
    <w:rsid w:val="00C529C1"/>
    <w:rsid w:val="00C52F62"/>
    <w:rsid w:val="00C530B9"/>
    <w:rsid w:val="00C532EC"/>
    <w:rsid w:val="00C538CB"/>
    <w:rsid w:val="00C53A5F"/>
    <w:rsid w:val="00C54149"/>
    <w:rsid w:val="00C54C74"/>
    <w:rsid w:val="00C54D67"/>
    <w:rsid w:val="00C5502C"/>
    <w:rsid w:val="00C556FF"/>
    <w:rsid w:val="00C5578D"/>
    <w:rsid w:val="00C55C22"/>
    <w:rsid w:val="00C55FEA"/>
    <w:rsid w:val="00C561B5"/>
    <w:rsid w:val="00C563E0"/>
    <w:rsid w:val="00C56D96"/>
    <w:rsid w:val="00C56D9D"/>
    <w:rsid w:val="00C56F8C"/>
    <w:rsid w:val="00C57226"/>
    <w:rsid w:val="00C57858"/>
    <w:rsid w:val="00C60CDD"/>
    <w:rsid w:val="00C60D17"/>
    <w:rsid w:val="00C61093"/>
    <w:rsid w:val="00C61242"/>
    <w:rsid w:val="00C61E9C"/>
    <w:rsid w:val="00C62CEE"/>
    <w:rsid w:val="00C62E94"/>
    <w:rsid w:val="00C62F0F"/>
    <w:rsid w:val="00C63047"/>
    <w:rsid w:val="00C63ABD"/>
    <w:rsid w:val="00C63AF2"/>
    <w:rsid w:val="00C63E6B"/>
    <w:rsid w:val="00C641A7"/>
    <w:rsid w:val="00C64AFA"/>
    <w:rsid w:val="00C64E06"/>
    <w:rsid w:val="00C651E3"/>
    <w:rsid w:val="00C65539"/>
    <w:rsid w:val="00C6557D"/>
    <w:rsid w:val="00C65DB8"/>
    <w:rsid w:val="00C65DF5"/>
    <w:rsid w:val="00C66045"/>
    <w:rsid w:val="00C66AE2"/>
    <w:rsid w:val="00C7010A"/>
    <w:rsid w:val="00C70DB5"/>
    <w:rsid w:val="00C710FA"/>
    <w:rsid w:val="00C7175F"/>
    <w:rsid w:val="00C71A84"/>
    <w:rsid w:val="00C71D55"/>
    <w:rsid w:val="00C721B4"/>
    <w:rsid w:val="00C7298F"/>
    <w:rsid w:val="00C72BC2"/>
    <w:rsid w:val="00C73244"/>
    <w:rsid w:val="00C743F7"/>
    <w:rsid w:val="00C7466D"/>
    <w:rsid w:val="00C75294"/>
    <w:rsid w:val="00C7530A"/>
    <w:rsid w:val="00C756B3"/>
    <w:rsid w:val="00C76257"/>
    <w:rsid w:val="00C76542"/>
    <w:rsid w:val="00C7663A"/>
    <w:rsid w:val="00C77F48"/>
    <w:rsid w:val="00C80037"/>
    <w:rsid w:val="00C8016F"/>
    <w:rsid w:val="00C804C7"/>
    <w:rsid w:val="00C80E06"/>
    <w:rsid w:val="00C80EB9"/>
    <w:rsid w:val="00C81301"/>
    <w:rsid w:val="00C8226D"/>
    <w:rsid w:val="00C825D7"/>
    <w:rsid w:val="00C82BD8"/>
    <w:rsid w:val="00C82ED1"/>
    <w:rsid w:val="00C82FDD"/>
    <w:rsid w:val="00C8355D"/>
    <w:rsid w:val="00C83833"/>
    <w:rsid w:val="00C8396D"/>
    <w:rsid w:val="00C83BCB"/>
    <w:rsid w:val="00C842C9"/>
    <w:rsid w:val="00C84DA0"/>
    <w:rsid w:val="00C85B7D"/>
    <w:rsid w:val="00C85F3C"/>
    <w:rsid w:val="00C85F7D"/>
    <w:rsid w:val="00C86361"/>
    <w:rsid w:val="00C8647F"/>
    <w:rsid w:val="00C865FA"/>
    <w:rsid w:val="00C86731"/>
    <w:rsid w:val="00C87047"/>
    <w:rsid w:val="00C87158"/>
    <w:rsid w:val="00C8747F"/>
    <w:rsid w:val="00C87883"/>
    <w:rsid w:val="00C87993"/>
    <w:rsid w:val="00C87BA2"/>
    <w:rsid w:val="00C87BE5"/>
    <w:rsid w:val="00C87CFE"/>
    <w:rsid w:val="00C91477"/>
    <w:rsid w:val="00C91480"/>
    <w:rsid w:val="00C919E4"/>
    <w:rsid w:val="00C91BA6"/>
    <w:rsid w:val="00C91ED5"/>
    <w:rsid w:val="00C91FA2"/>
    <w:rsid w:val="00C92034"/>
    <w:rsid w:val="00C93399"/>
    <w:rsid w:val="00C934EF"/>
    <w:rsid w:val="00C93C1E"/>
    <w:rsid w:val="00C944CE"/>
    <w:rsid w:val="00C94800"/>
    <w:rsid w:val="00C94E58"/>
    <w:rsid w:val="00C94F27"/>
    <w:rsid w:val="00C950D1"/>
    <w:rsid w:val="00C95C54"/>
    <w:rsid w:val="00C95E9A"/>
    <w:rsid w:val="00C963CE"/>
    <w:rsid w:val="00C966BC"/>
    <w:rsid w:val="00C967BE"/>
    <w:rsid w:val="00C96861"/>
    <w:rsid w:val="00C96CFE"/>
    <w:rsid w:val="00C96EB4"/>
    <w:rsid w:val="00C97246"/>
    <w:rsid w:val="00C97296"/>
    <w:rsid w:val="00C972CF"/>
    <w:rsid w:val="00C97357"/>
    <w:rsid w:val="00C97506"/>
    <w:rsid w:val="00C97ACD"/>
    <w:rsid w:val="00C97F5C"/>
    <w:rsid w:val="00CA022B"/>
    <w:rsid w:val="00CA05CC"/>
    <w:rsid w:val="00CA12E0"/>
    <w:rsid w:val="00CA164E"/>
    <w:rsid w:val="00CA1AF9"/>
    <w:rsid w:val="00CA1C11"/>
    <w:rsid w:val="00CA2470"/>
    <w:rsid w:val="00CA2634"/>
    <w:rsid w:val="00CA2CF0"/>
    <w:rsid w:val="00CA354F"/>
    <w:rsid w:val="00CA3D5A"/>
    <w:rsid w:val="00CA429F"/>
    <w:rsid w:val="00CA4480"/>
    <w:rsid w:val="00CA4E6D"/>
    <w:rsid w:val="00CA5768"/>
    <w:rsid w:val="00CA5884"/>
    <w:rsid w:val="00CA5DDA"/>
    <w:rsid w:val="00CA5F52"/>
    <w:rsid w:val="00CA650C"/>
    <w:rsid w:val="00CA67A7"/>
    <w:rsid w:val="00CA6A36"/>
    <w:rsid w:val="00CA7636"/>
    <w:rsid w:val="00CA7AC8"/>
    <w:rsid w:val="00CA7E79"/>
    <w:rsid w:val="00CB0004"/>
    <w:rsid w:val="00CB00AA"/>
    <w:rsid w:val="00CB0216"/>
    <w:rsid w:val="00CB038C"/>
    <w:rsid w:val="00CB0AE0"/>
    <w:rsid w:val="00CB111C"/>
    <w:rsid w:val="00CB1D6D"/>
    <w:rsid w:val="00CB243A"/>
    <w:rsid w:val="00CB2806"/>
    <w:rsid w:val="00CB337F"/>
    <w:rsid w:val="00CB35F7"/>
    <w:rsid w:val="00CB3709"/>
    <w:rsid w:val="00CB5473"/>
    <w:rsid w:val="00CB551B"/>
    <w:rsid w:val="00CB560A"/>
    <w:rsid w:val="00CB5D56"/>
    <w:rsid w:val="00CB6035"/>
    <w:rsid w:val="00CB614A"/>
    <w:rsid w:val="00CB6FBD"/>
    <w:rsid w:val="00CB746F"/>
    <w:rsid w:val="00CB7C02"/>
    <w:rsid w:val="00CC01D5"/>
    <w:rsid w:val="00CC01EF"/>
    <w:rsid w:val="00CC022B"/>
    <w:rsid w:val="00CC02AB"/>
    <w:rsid w:val="00CC05BE"/>
    <w:rsid w:val="00CC0E21"/>
    <w:rsid w:val="00CC0E8B"/>
    <w:rsid w:val="00CC0EF1"/>
    <w:rsid w:val="00CC158A"/>
    <w:rsid w:val="00CC1770"/>
    <w:rsid w:val="00CC239D"/>
    <w:rsid w:val="00CC2A70"/>
    <w:rsid w:val="00CC3253"/>
    <w:rsid w:val="00CC3469"/>
    <w:rsid w:val="00CC35AB"/>
    <w:rsid w:val="00CC364C"/>
    <w:rsid w:val="00CC396A"/>
    <w:rsid w:val="00CC3F39"/>
    <w:rsid w:val="00CC40DE"/>
    <w:rsid w:val="00CC5005"/>
    <w:rsid w:val="00CC5B74"/>
    <w:rsid w:val="00CC5C84"/>
    <w:rsid w:val="00CC5EB0"/>
    <w:rsid w:val="00CC5F4F"/>
    <w:rsid w:val="00CC64CE"/>
    <w:rsid w:val="00CC6633"/>
    <w:rsid w:val="00CC69D7"/>
    <w:rsid w:val="00CC6CB3"/>
    <w:rsid w:val="00CC6CF1"/>
    <w:rsid w:val="00CC7AB5"/>
    <w:rsid w:val="00CC7B0E"/>
    <w:rsid w:val="00CD0B24"/>
    <w:rsid w:val="00CD147A"/>
    <w:rsid w:val="00CD2084"/>
    <w:rsid w:val="00CD2F35"/>
    <w:rsid w:val="00CD300E"/>
    <w:rsid w:val="00CD3548"/>
    <w:rsid w:val="00CD3AC8"/>
    <w:rsid w:val="00CD3D28"/>
    <w:rsid w:val="00CD3FB1"/>
    <w:rsid w:val="00CD4440"/>
    <w:rsid w:val="00CD4F60"/>
    <w:rsid w:val="00CD5548"/>
    <w:rsid w:val="00CD6148"/>
    <w:rsid w:val="00CD61AE"/>
    <w:rsid w:val="00CD621C"/>
    <w:rsid w:val="00CD6A85"/>
    <w:rsid w:val="00CD6EE0"/>
    <w:rsid w:val="00CD7023"/>
    <w:rsid w:val="00CD7AFC"/>
    <w:rsid w:val="00CE06B6"/>
    <w:rsid w:val="00CE06D2"/>
    <w:rsid w:val="00CE0710"/>
    <w:rsid w:val="00CE0A0C"/>
    <w:rsid w:val="00CE0B35"/>
    <w:rsid w:val="00CE0B6D"/>
    <w:rsid w:val="00CE0E5E"/>
    <w:rsid w:val="00CE1318"/>
    <w:rsid w:val="00CE136E"/>
    <w:rsid w:val="00CE189C"/>
    <w:rsid w:val="00CE201C"/>
    <w:rsid w:val="00CE21BF"/>
    <w:rsid w:val="00CE2224"/>
    <w:rsid w:val="00CE2678"/>
    <w:rsid w:val="00CE2CEF"/>
    <w:rsid w:val="00CE38C7"/>
    <w:rsid w:val="00CE3C1F"/>
    <w:rsid w:val="00CE3E52"/>
    <w:rsid w:val="00CE4A93"/>
    <w:rsid w:val="00CE5606"/>
    <w:rsid w:val="00CE56EA"/>
    <w:rsid w:val="00CE5E93"/>
    <w:rsid w:val="00CE624A"/>
    <w:rsid w:val="00CE6331"/>
    <w:rsid w:val="00CE65FD"/>
    <w:rsid w:val="00CE6E63"/>
    <w:rsid w:val="00CE6FC2"/>
    <w:rsid w:val="00CE724E"/>
    <w:rsid w:val="00CE78BB"/>
    <w:rsid w:val="00CE78FC"/>
    <w:rsid w:val="00CF0074"/>
    <w:rsid w:val="00CF011E"/>
    <w:rsid w:val="00CF07FD"/>
    <w:rsid w:val="00CF0BF0"/>
    <w:rsid w:val="00CF0C59"/>
    <w:rsid w:val="00CF126E"/>
    <w:rsid w:val="00CF188E"/>
    <w:rsid w:val="00CF196A"/>
    <w:rsid w:val="00CF1AE6"/>
    <w:rsid w:val="00CF1B6E"/>
    <w:rsid w:val="00CF1BBD"/>
    <w:rsid w:val="00CF1FA2"/>
    <w:rsid w:val="00CF1FF1"/>
    <w:rsid w:val="00CF2789"/>
    <w:rsid w:val="00CF27CC"/>
    <w:rsid w:val="00CF2944"/>
    <w:rsid w:val="00CF2C94"/>
    <w:rsid w:val="00CF2E14"/>
    <w:rsid w:val="00CF3738"/>
    <w:rsid w:val="00CF38A2"/>
    <w:rsid w:val="00CF401D"/>
    <w:rsid w:val="00CF4BB2"/>
    <w:rsid w:val="00CF4F9B"/>
    <w:rsid w:val="00CF5406"/>
    <w:rsid w:val="00CF5C57"/>
    <w:rsid w:val="00CF60DC"/>
    <w:rsid w:val="00CF704D"/>
    <w:rsid w:val="00CF7313"/>
    <w:rsid w:val="00CF7E80"/>
    <w:rsid w:val="00CF7FE0"/>
    <w:rsid w:val="00D00066"/>
    <w:rsid w:val="00D00E36"/>
    <w:rsid w:val="00D0161B"/>
    <w:rsid w:val="00D01B83"/>
    <w:rsid w:val="00D0202E"/>
    <w:rsid w:val="00D022D9"/>
    <w:rsid w:val="00D029B3"/>
    <w:rsid w:val="00D0328E"/>
    <w:rsid w:val="00D03C9D"/>
    <w:rsid w:val="00D0437C"/>
    <w:rsid w:val="00D046B3"/>
    <w:rsid w:val="00D04F64"/>
    <w:rsid w:val="00D052FD"/>
    <w:rsid w:val="00D05C7A"/>
    <w:rsid w:val="00D06E64"/>
    <w:rsid w:val="00D072AF"/>
    <w:rsid w:val="00D10295"/>
    <w:rsid w:val="00D10F26"/>
    <w:rsid w:val="00D11431"/>
    <w:rsid w:val="00D11C41"/>
    <w:rsid w:val="00D11C86"/>
    <w:rsid w:val="00D11F8D"/>
    <w:rsid w:val="00D12957"/>
    <w:rsid w:val="00D12B14"/>
    <w:rsid w:val="00D12BD7"/>
    <w:rsid w:val="00D12C8B"/>
    <w:rsid w:val="00D12D8B"/>
    <w:rsid w:val="00D13066"/>
    <w:rsid w:val="00D13CC2"/>
    <w:rsid w:val="00D140CB"/>
    <w:rsid w:val="00D14501"/>
    <w:rsid w:val="00D14949"/>
    <w:rsid w:val="00D14953"/>
    <w:rsid w:val="00D14A24"/>
    <w:rsid w:val="00D1500A"/>
    <w:rsid w:val="00D151A5"/>
    <w:rsid w:val="00D15DCB"/>
    <w:rsid w:val="00D15F68"/>
    <w:rsid w:val="00D166A2"/>
    <w:rsid w:val="00D1707C"/>
    <w:rsid w:val="00D17228"/>
    <w:rsid w:val="00D172C3"/>
    <w:rsid w:val="00D17484"/>
    <w:rsid w:val="00D17538"/>
    <w:rsid w:val="00D1759F"/>
    <w:rsid w:val="00D177AB"/>
    <w:rsid w:val="00D17BCF"/>
    <w:rsid w:val="00D17C34"/>
    <w:rsid w:val="00D17F41"/>
    <w:rsid w:val="00D2034C"/>
    <w:rsid w:val="00D203D6"/>
    <w:rsid w:val="00D2047C"/>
    <w:rsid w:val="00D20A08"/>
    <w:rsid w:val="00D20BBD"/>
    <w:rsid w:val="00D20F3B"/>
    <w:rsid w:val="00D20FFB"/>
    <w:rsid w:val="00D2119A"/>
    <w:rsid w:val="00D212D9"/>
    <w:rsid w:val="00D21342"/>
    <w:rsid w:val="00D21C49"/>
    <w:rsid w:val="00D2203E"/>
    <w:rsid w:val="00D2253A"/>
    <w:rsid w:val="00D22900"/>
    <w:rsid w:val="00D233DB"/>
    <w:rsid w:val="00D23422"/>
    <w:rsid w:val="00D23D0A"/>
    <w:rsid w:val="00D24A29"/>
    <w:rsid w:val="00D25C9B"/>
    <w:rsid w:val="00D25CA2"/>
    <w:rsid w:val="00D25E9F"/>
    <w:rsid w:val="00D2600B"/>
    <w:rsid w:val="00D26076"/>
    <w:rsid w:val="00D267D7"/>
    <w:rsid w:val="00D270A0"/>
    <w:rsid w:val="00D272AF"/>
    <w:rsid w:val="00D273A8"/>
    <w:rsid w:val="00D274DA"/>
    <w:rsid w:val="00D27654"/>
    <w:rsid w:val="00D27F36"/>
    <w:rsid w:val="00D30796"/>
    <w:rsid w:val="00D30C60"/>
    <w:rsid w:val="00D313C9"/>
    <w:rsid w:val="00D32EC5"/>
    <w:rsid w:val="00D333E8"/>
    <w:rsid w:val="00D3388F"/>
    <w:rsid w:val="00D33FE5"/>
    <w:rsid w:val="00D3440E"/>
    <w:rsid w:val="00D346C2"/>
    <w:rsid w:val="00D34FC7"/>
    <w:rsid w:val="00D35F6A"/>
    <w:rsid w:val="00D36480"/>
    <w:rsid w:val="00D36E3F"/>
    <w:rsid w:val="00D36F51"/>
    <w:rsid w:val="00D372DB"/>
    <w:rsid w:val="00D37AB1"/>
    <w:rsid w:val="00D37EE1"/>
    <w:rsid w:val="00D40591"/>
    <w:rsid w:val="00D405F6"/>
    <w:rsid w:val="00D407E0"/>
    <w:rsid w:val="00D4161A"/>
    <w:rsid w:val="00D42158"/>
    <w:rsid w:val="00D42386"/>
    <w:rsid w:val="00D42394"/>
    <w:rsid w:val="00D42A7E"/>
    <w:rsid w:val="00D42DFD"/>
    <w:rsid w:val="00D42E14"/>
    <w:rsid w:val="00D434CC"/>
    <w:rsid w:val="00D43E8F"/>
    <w:rsid w:val="00D44E26"/>
    <w:rsid w:val="00D458DA"/>
    <w:rsid w:val="00D461D6"/>
    <w:rsid w:val="00D465CC"/>
    <w:rsid w:val="00D46AC0"/>
    <w:rsid w:val="00D473E1"/>
    <w:rsid w:val="00D477E2"/>
    <w:rsid w:val="00D478A1"/>
    <w:rsid w:val="00D47BAF"/>
    <w:rsid w:val="00D47E96"/>
    <w:rsid w:val="00D500A5"/>
    <w:rsid w:val="00D507B4"/>
    <w:rsid w:val="00D50889"/>
    <w:rsid w:val="00D508D9"/>
    <w:rsid w:val="00D50963"/>
    <w:rsid w:val="00D509CF"/>
    <w:rsid w:val="00D5129E"/>
    <w:rsid w:val="00D51BB8"/>
    <w:rsid w:val="00D51F9F"/>
    <w:rsid w:val="00D527C1"/>
    <w:rsid w:val="00D5287C"/>
    <w:rsid w:val="00D52C2E"/>
    <w:rsid w:val="00D52DAE"/>
    <w:rsid w:val="00D52FA1"/>
    <w:rsid w:val="00D5316A"/>
    <w:rsid w:val="00D53C9D"/>
    <w:rsid w:val="00D54B4F"/>
    <w:rsid w:val="00D54CFE"/>
    <w:rsid w:val="00D54FB7"/>
    <w:rsid w:val="00D553AC"/>
    <w:rsid w:val="00D5545F"/>
    <w:rsid w:val="00D55C18"/>
    <w:rsid w:val="00D55D9A"/>
    <w:rsid w:val="00D56BD5"/>
    <w:rsid w:val="00D57091"/>
    <w:rsid w:val="00D57499"/>
    <w:rsid w:val="00D60164"/>
    <w:rsid w:val="00D60B18"/>
    <w:rsid w:val="00D61519"/>
    <w:rsid w:val="00D61561"/>
    <w:rsid w:val="00D6273C"/>
    <w:rsid w:val="00D6280F"/>
    <w:rsid w:val="00D629FA"/>
    <w:rsid w:val="00D62C78"/>
    <w:rsid w:val="00D6384A"/>
    <w:rsid w:val="00D643E3"/>
    <w:rsid w:val="00D646D5"/>
    <w:rsid w:val="00D64C97"/>
    <w:rsid w:val="00D64E6C"/>
    <w:rsid w:val="00D66106"/>
    <w:rsid w:val="00D6628F"/>
    <w:rsid w:val="00D66308"/>
    <w:rsid w:val="00D66325"/>
    <w:rsid w:val="00D664F4"/>
    <w:rsid w:val="00D666E3"/>
    <w:rsid w:val="00D67219"/>
    <w:rsid w:val="00D674F1"/>
    <w:rsid w:val="00D67680"/>
    <w:rsid w:val="00D7072A"/>
    <w:rsid w:val="00D70E02"/>
    <w:rsid w:val="00D70FA1"/>
    <w:rsid w:val="00D723A3"/>
    <w:rsid w:val="00D72996"/>
    <w:rsid w:val="00D72ED4"/>
    <w:rsid w:val="00D7302F"/>
    <w:rsid w:val="00D738B8"/>
    <w:rsid w:val="00D738C0"/>
    <w:rsid w:val="00D739B7"/>
    <w:rsid w:val="00D73C35"/>
    <w:rsid w:val="00D73C9C"/>
    <w:rsid w:val="00D73D37"/>
    <w:rsid w:val="00D73F14"/>
    <w:rsid w:val="00D74215"/>
    <w:rsid w:val="00D74402"/>
    <w:rsid w:val="00D7448E"/>
    <w:rsid w:val="00D75793"/>
    <w:rsid w:val="00D759E8"/>
    <w:rsid w:val="00D7607A"/>
    <w:rsid w:val="00D761E9"/>
    <w:rsid w:val="00D7621D"/>
    <w:rsid w:val="00D771AD"/>
    <w:rsid w:val="00D77246"/>
    <w:rsid w:val="00D7731B"/>
    <w:rsid w:val="00D777D2"/>
    <w:rsid w:val="00D777F3"/>
    <w:rsid w:val="00D77832"/>
    <w:rsid w:val="00D77FA7"/>
    <w:rsid w:val="00D806A8"/>
    <w:rsid w:val="00D808F0"/>
    <w:rsid w:val="00D80C03"/>
    <w:rsid w:val="00D80E07"/>
    <w:rsid w:val="00D810A7"/>
    <w:rsid w:val="00D812D9"/>
    <w:rsid w:val="00D8284A"/>
    <w:rsid w:val="00D82A1F"/>
    <w:rsid w:val="00D82EDB"/>
    <w:rsid w:val="00D8398E"/>
    <w:rsid w:val="00D83DF3"/>
    <w:rsid w:val="00D841C9"/>
    <w:rsid w:val="00D84526"/>
    <w:rsid w:val="00D8496B"/>
    <w:rsid w:val="00D84EA9"/>
    <w:rsid w:val="00D85247"/>
    <w:rsid w:val="00D85A32"/>
    <w:rsid w:val="00D85AA2"/>
    <w:rsid w:val="00D8673E"/>
    <w:rsid w:val="00D86859"/>
    <w:rsid w:val="00D86917"/>
    <w:rsid w:val="00D86B62"/>
    <w:rsid w:val="00D872E7"/>
    <w:rsid w:val="00D87801"/>
    <w:rsid w:val="00D87D29"/>
    <w:rsid w:val="00D9089F"/>
    <w:rsid w:val="00D9117A"/>
    <w:rsid w:val="00D91478"/>
    <w:rsid w:val="00D91731"/>
    <w:rsid w:val="00D921EE"/>
    <w:rsid w:val="00D92FF1"/>
    <w:rsid w:val="00D9376E"/>
    <w:rsid w:val="00D93C73"/>
    <w:rsid w:val="00D94143"/>
    <w:rsid w:val="00D94307"/>
    <w:rsid w:val="00D9467D"/>
    <w:rsid w:val="00D94B71"/>
    <w:rsid w:val="00D95041"/>
    <w:rsid w:val="00D9512F"/>
    <w:rsid w:val="00D95413"/>
    <w:rsid w:val="00D9545B"/>
    <w:rsid w:val="00D95ECD"/>
    <w:rsid w:val="00D96467"/>
    <w:rsid w:val="00D965EF"/>
    <w:rsid w:val="00D970BE"/>
    <w:rsid w:val="00D9711D"/>
    <w:rsid w:val="00D974E8"/>
    <w:rsid w:val="00DA0287"/>
    <w:rsid w:val="00DA0397"/>
    <w:rsid w:val="00DA1AEA"/>
    <w:rsid w:val="00DA1F2C"/>
    <w:rsid w:val="00DA2A63"/>
    <w:rsid w:val="00DA3211"/>
    <w:rsid w:val="00DA3264"/>
    <w:rsid w:val="00DA349E"/>
    <w:rsid w:val="00DA355E"/>
    <w:rsid w:val="00DA3EF3"/>
    <w:rsid w:val="00DA433B"/>
    <w:rsid w:val="00DA435D"/>
    <w:rsid w:val="00DA4710"/>
    <w:rsid w:val="00DA47EB"/>
    <w:rsid w:val="00DA500B"/>
    <w:rsid w:val="00DA51E1"/>
    <w:rsid w:val="00DA5422"/>
    <w:rsid w:val="00DA55C4"/>
    <w:rsid w:val="00DA59A3"/>
    <w:rsid w:val="00DA5BCD"/>
    <w:rsid w:val="00DA6880"/>
    <w:rsid w:val="00DA694E"/>
    <w:rsid w:val="00DA6C4C"/>
    <w:rsid w:val="00DA74A8"/>
    <w:rsid w:val="00DA76A8"/>
    <w:rsid w:val="00DA7E7C"/>
    <w:rsid w:val="00DB0580"/>
    <w:rsid w:val="00DB096C"/>
    <w:rsid w:val="00DB0AF0"/>
    <w:rsid w:val="00DB1660"/>
    <w:rsid w:val="00DB2277"/>
    <w:rsid w:val="00DB2448"/>
    <w:rsid w:val="00DB2DC8"/>
    <w:rsid w:val="00DB2E1B"/>
    <w:rsid w:val="00DB3384"/>
    <w:rsid w:val="00DB3733"/>
    <w:rsid w:val="00DB380C"/>
    <w:rsid w:val="00DB3814"/>
    <w:rsid w:val="00DB3961"/>
    <w:rsid w:val="00DB3CDF"/>
    <w:rsid w:val="00DB3E04"/>
    <w:rsid w:val="00DB5533"/>
    <w:rsid w:val="00DB56F3"/>
    <w:rsid w:val="00DB5CEC"/>
    <w:rsid w:val="00DB726A"/>
    <w:rsid w:val="00DB7E65"/>
    <w:rsid w:val="00DC01FB"/>
    <w:rsid w:val="00DC0A08"/>
    <w:rsid w:val="00DC0A33"/>
    <w:rsid w:val="00DC0C93"/>
    <w:rsid w:val="00DC1118"/>
    <w:rsid w:val="00DC129B"/>
    <w:rsid w:val="00DC1E72"/>
    <w:rsid w:val="00DC1EB3"/>
    <w:rsid w:val="00DC1F1B"/>
    <w:rsid w:val="00DC2064"/>
    <w:rsid w:val="00DC2112"/>
    <w:rsid w:val="00DC25D0"/>
    <w:rsid w:val="00DC29B3"/>
    <w:rsid w:val="00DC2B6B"/>
    <w:rsid w:val="00DC4622"/>
    <w:rsid w:val="00DC4AD0"/>
    <w:rsid w:val="00DC5072"/>
    <w:rsid w:val="00DC57CE"/>
    <w:rsid w:val="00DC5ED1"/>
    <w:rsid w:val="00DC630D"/>
    <w:rsid w:val="00DC6550"/>
    <w:rsid w:val="00DC68F1"/>
    <w:rsid w:val="00DC6DDA"/>
    <w:rsid w:val="00DC6DEB"/>
    <w:rsid w:val="00DC7361"/>
    <w:rsid w:val="00DC7B2C"/>
    <w:rsid w:val="00DD017E"/>
    <w:rsid w:val="00DD0299"/>
    <w:rsid w:val="00DD08E7"/>
    <w:rsid w:val="00DD0AAF"/>
    <w:rsid w:val="00DD1501"/>
    <w:rsid w:val="00DD17D6"/>
    <w:rsid w:val="00DD1D47"/>
    <w:rsid w:val="00DD1DFD"/>
    <w:rsid w:val="00DD2BA7"/>
    <w:rsid w:val="00DD2E18"/>
    <w:rsid w:val="00DD36CF"/>
    <w:rsid w:val="00DD38CD"/>
    <w:rsid w:val="00DD3CC1"/>
    <w:rsid w:val="00DD41CA"/>
    <w:rsid w:val="00DD4426"/>
    <w:rsid w:val="00DD48D7"/>
    <w:rsid w:val="00DD59EB"/>
    <w:rsid w:val="00DD5C09"/>
    <w:rsid w:val="00DD5D89"/>
    <w:rsid w:val="00DD6159"/>
    <w:rsid w:val="00DD62FF"/>
    <w:rsid w:val="00DD7360"/>
    <w:rsid w:val="00DD73C6"/>
    <w:rsid w:val="00DD7731"/>
    <w:rsid w:val="00DD7DF4"/>
    <w:rsid w:val="00DD7ECF"/>
    <w:rsid w:val="00DE0DF0"/>
    <w:rsid w:val="00DE187A"/>
    <w:rsid w:val="00DE1ECD"/>
    <w:rsid w:val="00DE20FF"/>
    <w:rsid w:val="00DE3778"/>
    <w:rsid w:val="00DE3937"/>
    <w:rsid w:val="00DE3F7C"/>
    <w:rsid w:val="00DE43D5"/>
    <w:rsid w:val="00DE4D24"/>
    <w:rsid w:val="00DE51F8"/>
    <w:rsid w:val="00DE56DB"/>
    <w:rsid w:val="00DE588E"/>
    <w:rsid w:val="00DE5EF2"/>
    <w:rsid w:val="00DE5F06"/>
    <w:rsid w:val="00DE6053"/>
    <w:rsid w:val="00DE66EC"/>
    <w:rsid w:val="00DE6AAC"/>
    <w:rsid w:val="00DE6AD0"/>
    <w:rsid w:val="00DE6C61"/>
    <w:rsid w:val="00DE71FC"/>
    <w:rsid w:val="00DE7229"/>
    <w:rsid w:val="00DE7799"/>
    <w:rsid w:val="00DE77C9"/>
    <w:rsid w:val="00DE793A"/>
    <w:rsid w:val="00DE7A4C"/>
    <w:rsid w:val="00DF06DF"/>
    <w:rsid w:val="00DF0EBC"/>
    <w:rsid w:val="00DF0FBF"/>
    <w:rsid w:val="00DF13D1"/>
    <w:rsid w:val="00DF1473"/>
    <w:rsid w:val="00DF21F8"/>
    <w:rsid w:val="00DF2237"/>
    <w:rsid w:val="00DF270A"/>
    <w:rsid w:val="00DF2E19"/>
    <w:rsid w:val="00DF3B2A"/>
    <w:rsid w:val="00DF3B48"/>
    <w:rsid w:val="00DF424C"/>
    <w:rsid w:val="00DF4A80"/>
    <w:rsid w:val="00DF5743"/>
    <w:rsid w:val="00DF615B"/>
    <w:rsid w:val="00DF769A"/>
    <w:rsid w:val="00E0078E"/>
    <w:rsid w:val="00E009E6"/>
    <w:rsid w:val="00E00A28"/>
    <w:rsid w:val="00E00D3E"/>
    <w:rsid w:val="00E00D9F"/>
    <w:rsid w:val="00E012F7"/>
    <w:rsid w:val="00E01B08"/>
    <w:rsid w:val="00E02766"/>
    <w:rsid w:val="00E027B6"/>
    <w:rsid w:val="00E027FC"/>
    <w:rsid w:val="00E02A33"/>
    <w:rsid w:val="00E02C1B"/>
    <w:rsid w:val="00E02F83"/>
    <w:rsid w:val="00E036DA"/>
    <w:rsid w:val="00E04799"/>
    <w:rsid w:val="00E04872"/>
    <w:rsid w:val="00E04A24"/>
    <w:rsid w:val="00E058C2"/>
    <w:rsid w:val="00E05942"/>
    <w:rsid w:val="00E05B54"/>
    <w:rsid w:val="00E06703"/>
    <w:rsid w:val="00E06E7D"/>
    <w:rsid w:val="00E07528"/>
    <w:rsid w:val="00E07B5C"/>
    <w:rsid w:val="00E0E5F5"/>
    <w:rsid w:val="00E10599"/>
    <w:rsid w:val="00E10C78"/>
    <w:rsid w:val="00E11162"/>
    <w:rsid w:val="00E11405"/>
    <w:rsid w:val="00E11687"/>
    <w:rsid w:val="00E116ED"/>
    <w:rsid w:val="00E11EF6"/>
    <w:rsid w:val="00E12D73"/>
    <w:rsid w:val="00E12EE9"/>
    <w:rsid w:val="00E13099"/>
    <w:rsid w:val="00E13640"/>
    <w:rsid w:val="00E13912"/>
    <w:rsid w:val="00E139D7"/>
    <w:rsid w:val="00E13E62"/>
    <w:rsid w:val="00E13E90"/>
    <w:rsid w:val="00E14495"/>
    <w:rsid w:val="00E152D2"/>
    <w:rsid w:val="00E15370"/>
    <w:rsid w:val="00E15DC9"/>
    <w:rsid w:val="00E16643"/>
    <w:rsid w:val="00E16B43"/>
    <w:rsid w:val="00E16C4C"/>
    <w:rsid w:val="00E1713A"/>
    <w:rsid w:val="00E1732F"/>
    <w:rsid w:val="00E17681"/>
    <w:rsid w:val="00E178C5"/>
    <w:rsid w:val="00E20762"/>
    <w:rsid w:val="00E20A74"/>
    <w:rsid w:val="00E21F06"/>
    <w:rsid w:val="00E21F19"/>
    <w:rsid w:val="00E21FA4"/>
    <w:rsid w:val="00E2243F"/>
    <w:rsid w:val="00E22476"/>
    <w:rsid w:val="00E224F2"/>
    <w:rsid w:val="00E22554"/>
    <w:rsid w:val="00E22738"/>
    <w:rsid w:val="00E227D9"/>
    <w:rsid w:val="00E22943"/>
    <w:rsid w:val="00E24077"/>
    <w:rsid w:val="00E248CD"/>
    <w:rsid w:val="00E24A07"/>
    <w:rsid w:val="00E25204"/>
    <w:rsid w:val="00E258B3"/>
    <w:rsid w:val="00E26ECD"/>
    <w:rsid w:val="00E273A3"/>
    <w:rsid w:val="00E27494"/>
    <w:rsid w:val="00E27A7D"/>
    <w:rsid w:val="00E27D21"/>
    <w:rsid w:val="00E300B9"/>
    <w:rsid w:val="00E30698"/>
    <w:rsid w:val="00E30763"/>
    <w:rsid w:val="00E3091F"/>
    <w:rsid w:val="00E30D28"/>
    <w:rsid w:val="00E31ADF"/>
    <w:rsid w:val="00E31D75"/>
    <w:rsid w:val="00E31EFA"/>
    <w:rsid w:val="00E31F51"/>
    <w:rsid w:val="00E32EE1"/>
    <w:rsid w:val="00E331CA"/>
    <w:rsid w:val="00E33404"/>
    <w:rsid w:val="00E33E95"/>
    <w:rsid w:val="00E3457E"/>
    <w:rsid w:val="00E345BC"/>
    <w:rsid w:val="00E34606"/>
    <w:rsid w:val="00E34697"/>
    <w:rsid w:val="00E34CA2"/>
    <w:rsid w:val="00E34CE6"/>
    <w:rsid w:val="00E35551"/>
    <w:rsid w:val="00E35635"/>
    <w:rsid w:val="00E35F56"/>
    <w:rsid w:val="00E36094"/>
    <w:rsid w:val="00E3620A"/>
    <w:rsid w:val="00E36413"/>
    <w:rsid w:val="00E365D6"/>
    <w:rsid w:val="00E366D7"/>
    <w:rsid w:val="00E370FC"/>
    <w:rsid w:val="00E37675"/>
    <w:rsid w:val="00E37687"/>
    <w:rsid w:val="00E37C5F"/>
    <w:rsid w:val="00E37D14"/>
    <w:rsid w:val="00E400ED"/>
    <w:rsid w:val="00E4054F"/>
    <w:rsid w:val="00E40D45"/>
    <w:rsid w:val="00E40D7E"/>
    <w:rsid w:val="00E40D9C"/>
    <w:rsid w:val="00E416E6"/>
    <w:rsid w:val="00E41B4F"/>
    <w:rsid w:val="00E41E04"/>
    <w:rsid w:val="00E4235E"/>
    <w:rsid w:val="00E425BA"/>
    <w:rsid w:val="00E42649"/>
    <w:rsid w:val="00E4277C"/>
    <w:rsid w:val="00E4296A"/>
    <w:rsid w:val="00E434B9"/>
    <w:rsid w:val="00E444B6"/>
    <w:rsid w:val="00E4496A"/>
    <w:rsid w:val="00E44ADB"/>
    <w:rsid w:val="00E44BC6"/>
    <w:rsid w:val="00E44E1F"/>
    <w:rsid w:val="00E450A0"/>
    <w:rsid w:val="00E4519E"/>
    <w:rsid w:val="00E458E6"/>
    <w:rsid w:val="00E45A45"/>
    <w:rsid w:val="00E45AE8"/>
    <w:rsid w:val="00E461E0"/>
    <w:rsid w:val="00E464B2"/>
    <w:rsid w:val="00E4658D"/>
    <w:rsid w:val="00E4663C"/>
    <w:rsid w:val="00E46B34"/>
    <w:rsid w:val="00E4707B"/>
    <w:rsid w:val="00E4716B"/>
    <w:rsid w:val="00E472B5"/>
    <w:rsid w:val="00E477D5"/>
    <w:rsid w:val="00E50B31"/>
    <w:rsid w:val="00E516CC"/>
    <w:rsid w:val="00E521BD"/>
    <w:rsid w:val="00E53B01"/>
    <w:rsid w:val="00E540EE"/>
    <w:rsid w:val="00E546FC"/>
    <w:rsid w:val="00E54AAC"/>
    <w:rsid w:val="00E54C4C"/>
    <w:rsid w:val="00E5517F"/>
    <w:rsid w:val="00E55319"/>
    <w:rsid w:val="00E55BEC"/>
    <w:rsid w:val="00E55C26"/>
    <w:rsid w:val="00E5647E"/>
    <w:rsid w:val="00E5695F"/>
    <w:rsid w:val="00E569DD"/>
    <w:rsid w:val="00E56C7D"/>
    <w:rsid w:val="00E56F26"/>
    <w:rsid w:val="00E570BD"/>
    <w:rsid w:val="00E5757F"/>
    <w:rsid w:val="00E6005F"/>
    <w:rsid w:val="00E6034A"/>
    <w:rsid w:val="00E608EC"/>
    <w:rsid w:val="00E61051"/>
    <w:rsid w:val="00E623DE"/>
    <w:rsid w:val="00E6267E"/>
    <w:rsid w:val="00E626FC"/>
    <w:rsid w:val="00E62AB9"/>
    <w:rsid w:val="00E638BC"/>
    <w:rsid w:val="00E63A46"/>
    <w:rsid w:val="00E63E18"/>
    <w:rsid w:val="00E63E94"/>
    <w:rsid w:val="00E640DD"/>
    <w:rsid w:val="00E642E6"/>
    <w:rsid w:val="00E64DCF"/>
    <w:rsid w:val="00E65A49"/>
    <w:rsid w:val="00E660EC"/>
    <w:rsid w:val="00E66606"/>
    <w:rsid w:val="00E668A0"/>
    <w:rsid w:val="00E66B5F"/>
    <w:rsid w:val="00E67952"/>
    <w:rsid w:val="00E67F06"/>
    <w:rsid w:val="00E70006"/>
    <w:rsid w:val="00E704EF"/>
    <w:rsid w:val="00E70AE1"/>
    <w:rsid w:val="00E70BED"/>
    <w:rsid w:val="00E70D03"/>
    <w:rsid w:val="00E70DDA"/>
    <w:rsid w:val="00E71127"/>
    <w:rsid w:val="00E714B7"/>
    <w:rsid w:val="00E716B1"/>
    <w:rsid w:val="00E7178A"/>
    <w:rsid w:val="00E7199F"/>
    <w:rsid w:val="00E72197"/>
    <w:rsid w:val="00E722DE"/>
    <w:rsid w:val="00E72E39"/>
    <w:rsid w:val="00E733F6"/>
    <w:rsid w:val="00E741F4"/>
    <w:rsid w:val="00E7473A"/>
    <w:rsid w:val="00E74B11"/>
    <w:rsid w:val="00E74DBE"/>
    <w:rsid w:val="00E74FF4"/>
    <w:rsid w:val="00E75A0E"/>
    <w:rsid w:val="00E75EE7"/>
    <w:rsid w:val="00E769A7"/>
    <w:rsid w:val="00E76B98"/>
    <w:rsid w:val="00E77749"/>
    <w:rsid w:val="00E778EF"/>
    <w:rsid w:val="00E779B7"/>
    <w:rsid w:val="00E77B7B"/>
    <w:rsid w:val="00E77FF0"/>
    <w:rsid w:val="00E80898"/>
    <w:rsid w:val="00E80AA5"/>
    <w:rsid w:val="00E80D5C"/>
    <w:rsid w:val="00E8123D"/>
    <w:rsid w:val="00E81627"/>
    <w:rsid w:val="00E82057"/>
    <w:rsid w:val="00E825CC"/>
    <w:rsid w:val="00E826DE"/>
    <w:rsid w:val="00E829C8"/>
    <w:rsid w:val="00E82B91"/>
    <w:rsid w:val="00E82BF6"/>
    <w:rsid w:val="00E83064"/>
    <w:rsid w:val="00E837A2"/>
    <w:rsid w:val="00E84250"/>
    <w:rsid w:val="00E846E8"/>
    <w:rsid w:val="00E849DB"/>
    <w:rsid w:val="00E84F6D"/>
    <w:rsid w:val="00E8507B"/>
    <w:rsid w:val="00E85760"/>
    <w:rsid w:val="00E8598F"/>
    <w:rsid w:val="00E86290"/>
    <w:rsid w:val="00E863D4"/>
    <w:rsid w:val="00E863D7"/>
    <w:rsid w:val="00E86B55"/>
    <w:rsid w:val="00E86CC8"/>
    <w:rsid w:val="00E870B0"/>
    <w:rsid w:val="00E87308"/>
    <w:rsid w:val="00E87A2C"/>
    <w:rsid w:val="00E90161"/>
    <w:rsid w:val="00E90617"/>
    <w:rsid w:val="00E90783"/>
    <w:rsid w:val="00E90AB9"/>
    <w:rsid w:val="00E90AE0"/>
    <w:rsid w:val="00E90B34"/>
    <w:rsid w:val="00E90EB3"/>
    <w:rsid w:val="00E91035"/>
    <w:rsid w:val="00E91166"/>
    <w:rsid w:val="00E91B86"/>
    <w:rsid w:val="00E91D93"/>
    <w:rsid w:val="00E922C5"/>
    <w:rsid w:val="00E923AA"/>
    <w:rsid w:val="00E929C2"/>
    <w:rsid w:val="00E92B40"/>
    <w:rsid w:val="00E92C17"/>
    <w:rsid w:val="00E938B8"/>
    <w:rsid w:val="00E938FF"/>
    <w:rsid w:val="00E939A7"/>
    <w:rsid w:val="00E93A20"/>
    <w:rsid w:val="00E93B41"/>
    <w:rsid w:val="00E93F69"/>
    <w:rsid w:val="00E94A42"/>
    <w:rsid w:val="00E94AC1"/>
    <w:rsid w:val="00E96095"/>
    <w:rsid w:val="00E96CC0"/>
    <w:rsid w:val="00E976B2"/>
    <w:rsid w:val="00E97E65"/>
    <w:rsid w:val="00EA0B4F"/>
    <w:rsid w:val="00EA0B99"/>
    <w:rsid w:val="00EA0B9B"/>
    <w:rsid w:val="00EA13B4"/>
    <w:rsid w:val="00EA165B"/>
    <w:rsid w:val="00EA178E"/>
    <w:rsid w:val="00EA197D"/>
    <w:rsid w:val="00EA1A39"/>
    <w:rsid w:val="00EA1CC8"/>
    <w:rsid w:val="00EA2985"/>
    <w:rsid w:val="00EA2D4F"/>
    <w:rsid w:val="00EA3025"/>
    <w:rsid w:val="00EA33E3"/>
    <w:rsid w:val="00EA392F"/>
    <w:rsid w:val="00EA3DC7"/>
    <w:rsid w:val="00EA4240"/>
    <w:rsid w:val="00EA4337"/>
    <w:rsid w:val="00EA451B"/>
    <w:rsid w:val="00EA4976"/>
    <w:rsid w:val="00EA4E4B"/>
    <w:rsid w:val="00EA5BE2"/>
    <w:rsid w:val="00EA5F99"/>
    <w:rsid w:val="00EA5FD3"/>
    <w:rsid w:val="00EA6A6A"/>
    <w:rsid w:val="00EA6DA9"/>
    <w:rsid w:val="00EA6F0D"/>
    <w:rsid w:val="00EA76AD"/>
    <w:rsid w:val="00EB003B"/>
    <w:rsid w:val="00EB05AA"/>
    <w:rsid w:val="00EB0D89"/>
    <w:rsid w:val="00EB18E8"/>
    <w:rsid w:val="00EB2101"/>
    <w:rsid w:val="00EB2778"/>
    <w:rsid w:val="00EB2A73"/>
    <w:rsid w:val="00EB2E27"/>
    <w:rsid w:val="00EB32AA"/>
    <w:rsid w:val="00EB3D54"/>
    <w:rsid w:val="00EB3F8C"/>
    <w:rsid w:val="00EB4146"/>
    <w:rsid w:val="00EB4298"/>
    <w:rsid w:val="00EB44C7"/>
    <w:rsid w:val="00EB4555"/>
    <w:rsid w:val="00EB4934"/>
    <w:rsid w:val="00EB4936"/>
    <w:rsid w:val="00EB4D07"/>
    <w:rsid w:val="00EB4F31"/>
    <w:rsid w:val="00EB536B"/>
    <w:rsid w:val="00EB576F"/>
    <w:rsid w:val="00EB594C"/>
    <w:rsid w:val="00EB5B38"/>
    <w:rsid w:val="00EB5D5A"/>
    <w:rsid w:val="00EB62C9"/>
    <w:rsid w:val="00EB6E17"/>
    <w:rsid w:val="00EB7312"/>
    <w:rsid w:val="00EB7F24"/>
    <w:rsid w:val="00EC018F"/>
    <w:rsid w:val="00EC03C2"/>
    <w:rsid w:val="00EC04B2"/>
    <w:rsid w:val="00EC057B"/>
    <w:rsid w:val="00EC0777"/>
    <w:rsid w:val="00EC0A24"/>
    <w:rsid w:val="00EC0B65"/>
    <w:rsid w:val="00EC1208"/>
    <w:rsid w:val="00EC164E"/>
    <w:rsid w:val="00EC1A09"/>
    <w:rsid w:val="00EC1BEF"/>
    <w:rsid w:val="00EC2508"/>
    <w:rsid w:val="00EC26C1"/>
    <w:rsid w:val="00EC2F2C"/>
    <w:rsid w:val="00EC3A70"/>
    <w:rsid w:val="00EC40B6"/>
    <w:rsid w:val="00EC4311"/>
    <w:rsid w:val="00EC4609"/>
    <w:rsid w:val="00EC4B83"/>
    <w:rsid w:val="00EC4D8E"/>
    <w:rsid w:val="00EC4F07"/>
    <w:rsid w:val="00EC54A9"/>
    <w:rsid w:val="00EC5604"/>
    <w:rsid w:val="00EC5B96"/>
    <w:rsid w:val="00EC5D2B"/>
    <w:rsid w:val="00EC5EA8"/>
    <w:rsid w:val="00EC627C"/>
    <w:rsid w:val="00EC62D7"/>
    <w:rsid w:val="00EC6926"/>
    <w:rsid w:val="00EC6F85"/>
    <w:rsid w:val="00EC73F1"/>
    <w:rsid w:val="00EC7705"/>
    <w:rsid w:val="00EC7DF7"/>
    <w:rsid w:val="00EC7E37"/>
    <w:rsid w:val="00ED04D6"/>
    <w:rsid w:val="00ED07D6"/>
    <w:rsid w:val="00ED0DED"/>
    <w:rsid w:val="00ED1D24"/>
    <w:rsid w:val="00ED2099"/>
    <w:rsid w:val="00ED230A"/>
    <w:rsid w:val="00ED232E"/>
    <w:rsid w:val="00ED271C"/>
    <w:rsid w:val="00ED284F"/>
    <w:rsid w:val="00ED2BB8"/>
    <w:rsid w:val="00ED303B"/>
    <w:rsid w:val="00ED30D8"/>
    <w:rsid w:val="00ED39EF"/>
    <w:rsid w:val="00ED3DD0"/>
    <w:rsid w:val="00ED3EB8"/>
    <w:rsid w:val="00ED3F94"/>
    <w:rsid w:val="00ED44DA"/>
    <w:rsid w:val="00ED4618"/>
    <w:rsid w:val="00ED5164"/>
    <w:rsid w:val="00ED520C"/>
    <w:rsid w:val="00ED6558"/>
    <w:rsid w:val="00ED6DED"/>
    <w:rsid w:val="00ED7566"/>
    <w:rsid w:val="00ED75BF"/>
    <w:rsid w:val="00EE006D"/>
    <w:rsid w:val="00EE007A"/>
    <w:rsid w:val="00EE0258"/>
    <w:rsid w:val="00EE0E93"/>
    <w:rsid w:val="00EE13EB"/>
    <w:rsid w:val="00EE14A3"/>
    <w:rsid w:val="00EE2081"/>
    <w:rsid w:val="00EE2689"/>
    <w:rsid w:val="00EE2AF3"/>
    <w:rsid w:val="00EE32CF"/>
    <w:rsid w:val="00EE3D0B"/>
    <w:rsid w:val="00EE44C4"/>
    <w:rsid w:val="00EE576E"/>
    <w:rsid w:val="00EE59D6"/>
    <w:rsid w:val="00EE59E6"/>
    <w:rsid w:val="00EE5D5E"/>
    <w:rsid w:val="00EE5E6F"/>
    <w:rsid w:val="00EE5EB5"/>
    <w:rsid w:val="00EE677B"/>
    <w:rsid w:val="00EE70D6"/>
    <w:rsid w:val="00EE74B4"/>
    <w:rsid w:val="00EE74CA"/>
    <w:rsid w:val="00EE79E6"/>
    <w:rsid w:val="00EE7DE3"/>
    <w:rsid w:val="00EE7FBF"/>
    <w:rsid w:val="00EF0076"/>
    <w:rsid w:val="00EF0216"/>
    <w:rsid w:val="00EF0E28"/>
    <w:rsid w:val="00EF1391"/>
    <w:rsid w:val="00EF18B3"/>
    <w:rsid w:val="00EF18F9"/>
    <w:rsid w:val="00EF1EEE"/>
    <w:rsid w:val="00EF227E"/>
    <w:rsid w:val="00EF260C"/>
    <w:rsid w:val="00EF4465"/>
    <w:rsid w:val="00EF4515"/>
    <w:rsid w:val="00EF4884"/>
    <w:rsid w:val="00EF50FE"/>
    <w:rsid w:val="00EF5409"/>
    <w:rsid w:val="00EF55EC"/>
    <w:rsid w:val="00EF601C"/>
    <w:rsid w:val="00EF684D"/>
    <w:rsid w:val="00EF710A"/>
    <w:rsid w:val="00EF7677"/>
    <w:rsid w:val="00EF76F6"/>
    <w:rsid w:val="00EF7CA2"/>
    <w:rsid w:val="00F007C5"/>
    <w:rsid w:val="00F007F4"/>
    <w:rsid w:val="00F0084C"/>
    <w:rsid w:val="00F01060"/>
    <w:rsid w:val="00F013F0"/>
    <w:rsid w:val="00F01474"/>
    <w:rsid w:val="00F01E80"/>
    <w:rsid w:val="00F02056"/>
    <w:rsid w:val="00F0211B"/>
    <w:rsid w:val="00F02777"/>
    <w:rsid w:val="00F0279D"/>
    <w:rsid w:val="00F029E3"/>
    <w:rsid w:val="00F0317D"/>
    <w:rsid w:val="00F031A6"/>
    <w:rsid w:val="00F039F8"/>
    <w:rsid w:val="00F03A6E"/>
    <w:rsid w:val="00F03C06"/>
    <w:rsid w:val="00F043EC"/>
    <w:rsid w:val="00F04462"/>
    <w:rsid w:val="00F04A1A"/>
    <w:rsid w:val="00F04E1B"/>
    <w:rsid w:val="00F056DD"/>
    <w:rsid w:val="00F0574A"/>
    <w:rsid w:val="00F05C98"/>
    <w:rsid w:val="00F06238"/>
    <w:rsid w:val="00F06608"/>
    <w:rsid w:val="00F067E3"/>
    <w:rsid w:val="00F06922"/>
    <w:rsid w:val="00F070FD"/>
    <w:rsid w:val="00F072EC"/>
    <w:rsid w:val="00F07D16"/>
    <w:rsid w:val="00F07D19"/>
    <w:rsid w:val="00F101E9"/>
    <w:rsid w:val="00F1093D"/>
    <w:rsid w:val="00F10CC2"/>
    <w:rsid w:val="00F10E36"/>
    <w:rsid w:val="00F111A3"/>
    <w:rsid w:val="00F118DD"/>
    <w:rsid w:val="00F11FFB"/>
    <w:rsid w:val="00F1246D"/>
    <w:rsid w:val="00F127E2"/>
    <w:rsid w:val="00F1367D"/>
    <w:rsid w:val="00F13B6E"/>
    <w:rsid w:val="00F14421"/>
    <w:rsid w:val="00F14448"/>
    <w:rsid w:val="00F14C02"/>
    <w:rsid w:val="00F14C46"/>
    <w:rsid w:val="00F153BD"/>
    <w:rsid w:val="00F16033"/>
    <w:rsid w:val="00F161FC"/>
    <w:rsid w:val="00F16D14"/>
    <w:rsid w:val="00F17046"/>
    <w:rsid w:val="00F17157"/>
    <w:rsid w:val="00F1761A"/>
    <w:rsid w:val="00F17663"/>
    <w:rsid w:val="00F17BAC"/>
    <w:rsid w:val="00F17D9F"/>
    <w:rsid w:val="00F17F93"/>
    <w:rsid w:val="00F2173F"/>
    <w:rsid w:val="00F21918"/>
    <w:rsid w:val="00F22173"/>
    <w:rsid w:val="00F22427"/>
    <w:rsid w:val="00F226FB"/>
    <w:rsid w:val="00F22BB2"/>
    <w:rsid w:val="00F23563"/>
    <w:rsid w:val="00F23740"/>
    <w:rsid w:val="00F23B10"/>
    <w:rsid w:val="00F24513"/>
    <w:rsid w:val="00F24880"/>
    <w:rsid w:val="00F24B16"/>
    <w:rsid w:val="00F24C5D"/>
    <w:rsid w:val="00F24D32"/>
    <w:rsid w:val="00F253FF"/>
    <w:rsid w:val="00F256E8"/>
    <w:rsid w:val="00F25D01"/>
    <w:rsid w:val="00F25F7A"/>
    <w:rsid w:val="00F26675"/>
    <w:rsid w:val="00F26E7E"/>
    <w:rsid w:val="00F2706A"/>
    <w:rsid w:val="00F27109"/>
    <w:rsid w:val="00F2735F"/>
    <w:rsid w:val="00F27A88"/>
    <w:rsid w:val="00F27AB6"/>
    <w:rsid w:val="00F27CC0"/>
    <w:rsid w:val="00F27D54"/>
    <w:rsid w:val="00F3052B"/>
    <w:rsid w:val="00F3054D"/>
    <w:rsid w:val="00F305B3"/>
    <w:rsid w:val="00F31037"/>
    <w:rsid w:val="00F3126F"/>
    <w:rsid w:val="00F31876"/>
    <w:rsid w:val="00F319DE"/>
    <w:rsid w:val="00F32017"/>
    <w:rsid w:val="00F3256D"/>
    <w:rsid w:val="00F332F1"/>
    <w:rsid w:val="00F333A1"/>
    <w:rsid w:val="00F33ABC"/>
    <w:rsid w:val="00F34528"/>
    <w:rsid w:val="00F34885"/>
    <w:rsid w:val="00F34B45"/>
    <w:rsid w:val="00F34CFA"/>
    <w:rsid w:val="00F350AF"/>
    <w:rsid w:val="00F358DC"/>
    <w:rsid w:val="00F3591C"/>
    <w:rsid w:val="00F3634A"/>
    <w:rsid w:val="00F363A3"/>
    <w:rsid w:val="00F364FB"/>
    <w:rsid w:val="00F3687F"/>
    <w:rsid w:val="00F36962"/>
    <w:rsid w:val="00F375D1"/>
    <w:rsid w:val="00F377AC"/>
    <w:rsid w:val="00F3795F"/>
    <w:rsid w:val="00F37BF9"/>
    <w:rsid w:val="00F40194"/>
    <w:rsid w:val="00F40B5E"/>
    <w:rsid w:val="00F40FD0"/>
    <w:rsid w:val="00F414B2"/>
    <w:rsid w:val="00F41D58"/>
    <w:rsid w:val="00F424F9"/>
    <w:rsid w:val="00F42523"/>
    <w:rsid w:val="00F42616"/>
    <w:rsid w:val="00F42650"/>
    <w:rsid w:val="00F42757"/>
    <w:rsid w:val="00F42DC4"/>
    <w:rsid w:val="00F42E2C"/>
    <w:rsid w:val="00F42FF3"/>
    <w:rsid w:val="00F4355E"/>
    <w:rsid w:val="00F43E51"/>
    <w:rsid w:val="00F44083"/>
    <w:rsid w:val="00F440EC"/>
    <w:rsid w:val="00F4467F"/>
    <w:rsid w:val="00F4563E"/>
    <w:rsid w:val="00F456AB"/>
    <w:rsid w:val="00F45741"/>
    <w:rsid w:val="00F4574E"/>
    <w:rsid w:val="00F45986"/>
    <w:rsid w:val="00F4614D"/>
    <w:rsid w:val="00F463F5"/>
    <w:rsid w:val="00F4642E"/>
    <w:rsid w:val="00F46F56"/>
    <w:rsid w:val="00F47B98"/>
    <w:rsid w:val="00F47C13"/>
    <w:rsid w:val="00F504FA"/>
    <w:rsid w:val="00F50C51"/>
    <w:rsid w:val="00F50D06"/>
    <w:rsid w:val="00F51343"/>
    <w:rsid w:val="00F527A9"/>
    <w:rsid w:val="00F52CF0"/>
    <w:rsid w:val="00F52E57"/>
    <w:rsid w:val="00F53CCC"/>
    <w:rsid w:val="00F541CB"/>
    <w:rsid w:val="00F5434B"/>
    <w:rsid w:val="00F54419"/>
    <w:rsid w:val="00F5446B"/>
    <w:rsid w:val="00F5487D"/>
    <w:rsid w:val="00F54C1A"/>
    <w:rsid w:val="00F550DB"/>
    <w:rsid w:val="00F5513A"/>
    <w:rsid w:val="00F55322"/>
    <w:rsid w:val="00F55517"/>
    <w:rsid w:val="00F55AF4"/>
    <w:rsid w:val="00F55E80"/>
    <w:rsid w:val="00F56455"/>
    <w:rsid w:val="00F57587"/>
    <w:rsid w:val="00F576F1"/>
    <w:rsid w:val="00F579AB"/>
    <w:rsid w:val="00F603CB"/>
    <w:rsid w:val="00F605B7"/>
    <w:rsid w:val="00F61610"/>
    <w:rsid w:val="00F6229E"/>
    <w:rsid w:val="00F631A5"/>
    <w:rsid w:val="00F634F7"/>
    <w:rsid w:val="00F64115"/>
    <w:rsid w:val="00F64698"/>
    <w:rsid w:val="00F64A5F"/>
    <w:rsid w:val="00F651CB"/>
    <w:rsid w:val="00F652D7"/>
    <w:rsid w:val="00F6559A"/>
    <w:rsid w:val="00F6590E"/>
    <w:rsid w:val="00F66336"/>
    <w:rsid w:val="00F665C0"/>
    <w:rsid w:val="00F66732"/>
    <w:rsid w:val="00F66D51"/>
    <w:rsid w:val="00F67853"/>
    <w:rsid w:val="00F67B26"/>
    <w:rsid w:val="00F709E4"/>
    <w:rsid w:val="00F70F0F"/>
    <w:rsid w:val="00F70FBB"/>
    <w:rsid w:val="00F7120B"/>
    <w:rsid w:val="00F7129B"/>
    <w:rsid w:val="00F712A3"/>
    <w:rsid w:val="00F716EE"/>
    <w:rsid w:val="00F71899"/>
    <w:rsid w:val="00F7193C"/>
    <w:rsid w:val="00F7250B"/>
    <w:rsid w:val="00F72575"/>
    <w:rsid w:val="00F72C2F"/>
    <w:rsid w:val="00F72DD6"/>
    <w:rsid w:val="00F73459"/>
    <w:rsid w:val="00F7354A"/>
    <w:rsid w:val="00F73745"/>
    <w:rsid w:val="00F73E60"/>
    <w:rsid w:val="00F74138"/>
    <w:rsid w:val="00F74774"/>
    <w:rsid w:val="00F750AC"/>
    <w:rsid w:val="00F75203"/>
    <w:rsid w:val="00F752DE"/>
    <w:rsid w:val="00F75D2B"/>
    <w:rsid w:val="00F76665"/>
    <w:rsid w:val="00F7720D"/>
    <w:rsid w:val="00F7754B"/>
    <w:rsid w:val="00F77F8A"/>
    <w:rsid w:val="00F7FE0E"/>
    <w:rsid w:val="00F80190"/>
    <w:rsid w:val="00F803BD"/>
    <w:rsid w:val="00F804CF"/>
    <w:rsid w:val="00F804F5"/>
    <w:rsid w:val="00F80EFE"/>
    <w:rsid w:val="00F81340"/>
    <w:rsid w:val="00F82128"/>
    <w:rsid w:val="00F8264C"/>
    <w:rsid w:val="00F82AE6"/>
    <w:rsid w:val="00F82DD0"/>
    <w:rsid w:val="00F8396B"/>
    <w:rsid w:val="00F83E41"/>
    <w:rsid w:val="00F84008"/>
    <w:rsid w:val="00F8400E"/>
    <w:rsid w:val="00F8425A"/>
    <w:rsid w:val="00F84295"/>
    <w:rsid w:val="00F84297"/>
    <w:rsid w:val="00F846E1"/>
    <w:rsid w:val="00F84A95"/>
    <w:rsid w:val="00F84ED9"/>
    <w:rsid w:val="00F8508D"/>
    <w:rsid w:val="00F8510E"/>
    <w:rsid w:val="00F85823"/>
    <w:rsid w:val="00F85B6B"/>
    <w:rsid w:val="00F85CC3"/>
    <w:rsid w:val="00F85D29"/>
    <w:rsid w:val="00F85E79"/>
    <w:rsid w:val="00F8634F"/>
    <w:rsid w:val="00F8635C"/>
    <w:rsid w:val="00F869CC"/>
    <w:rsid w:val="00F86C18"/>
    <w:rsid w:val="00F8710A"/>
    <w:rsid w:val="00F8774C"/>
    <w:rsid w:val="00F90288"/>
    <w:rsid w:val="00F903AE"/>
    <w:rsid w:val="00F90821"/>
    <w:rsid w:val="00F91557"/>
    <w:rsid w:val="00F91FB0"/>
    <w:rsid w:val="00F92324"/>
    <w:rsid w:val="00F924AD"/>
    <w:rsid w:val="00F929BD"/>
    <w:rsid w:val="00F92F44"/>
    <w:rsid w:val="00F938F1"/>
    <w:rsid w:val="00F940B5"/>
    <w:rsid w:val="00F941AA"/>
    <w:rsid w:val="00F94418"/>
    <w:rsid w:val="00F94798"/>
    <w:rsid w:val="00F94CA7"/>
    <w:rsid w:val="00F94E78"/>
    <w:rsid w:val="00F94EFA"/>
    <w:rsid w:val="00F95F23"/>
    <w:rsid w:val="00F97F43"/>
    <w:rsid w:val="00FA0088"/>
    <w:rsid w:val="00FA077E"/>
    <w:rsid w:val="00FA08B7"/>
    <w:rsid w:val="00FA0E7E"/>
    <w:rsid w:val="00FA12D7"/>
    <w:rsid w:val="00FA1839"/>
    <w:rsid w:val="00FA1E4A"/>
    <w:rsid w:val="00FA1F63"/>
    <w:rsid w:val="00FA2641"/>
    <w:rsid w:val="00FA2AA3"/>
    <w:rsid w:val="00FA2CAE"/>
    <w:rsid w:val="00FA3167"/>
    <w:rsid w:val="00FA37D8"/>
    <w:rsid w:val="00FA3987"/>
    <w:rsid w:val="00FA440A"/>
    <w:rsid w:val="00FA4F0C"/>
    <w:rsid w:val="00FA4FF7"/>
    <w:rsid w:val="00FA55DE"/>
    <w:rsid w:val="00FA665C"/>
    <w:rsid w:val="00FA670A"/>
    <w:rsid w:val="00FA6882"/>
    <w:rsid w:val="00FA6A2B"/>
    <w:rsid w:val="00FA6C67"/>
    <w:rsid w:val="00FA758F"/>
    <w:rsid w:val="00FA7A16"/>
    <w:rsid w:val="00FA7F6E"/>
    <w:rsid w:val="00FB0789"/>
    <w:rsid w:val="00FB0A67"/>
    <w:rsid w:val="00FB0BC2"/>
    <w:rsid w:val="00FB1036"/>
    <w:rsid w:val="00FB118C"/>
    <w:rsid w:val="00FB172C"/>
    <w:rsid w:val="00FB18BD"/>
    <w:rsid w:val="00FB1B85"/>
    <w:rsid w:val="00FB1C1E"/>
    <w:rsid w:val="00FB20A7"/>
    <w:rsid w:val="00FB243B"/>
    <w:rsid w:val="00FB2608"/>
    <w:rsid w:val="00FB2750"/>
    <w:rsid w:val="00FB3062"/>
    <w:rsid w:val="00FB3245"/>
    <w:rsid w:val="00FB38E1"/>
    <w:rsid w:val="00FB3923"/>
    <w:rsid w:val="00FB41F6"/>
    <w:rsid w:val="00FB44A2"/>
    <w:rsid w:val="00FB4927"/>
    <w:rsid w:val="00FB493B"/>
    <w:rsid w:val="00FB4FFF"/>
    <w:rsid w:val="00FB596C"/>
    <w:rsid w:val="00FB59A3"/>
    <w:rsid w:val="00FB61FE"/>
    <w:rsid w:val="00FB65DC"/>
    <w:rsid w:val="00FB6892"/>
    <w:rsid w:val="00FB699A"/>
    <w:rsid w:val="00FB6D82"/>
    <w:rsid w:val="00FB6DDB"/>
    <w:rsid w:val="00FB71AA"/>
    <w:rsid w:val="00FB7380"/>
    <w:rsid w:val="00FB7823"/>
    <w:rsid w:val="00FB7AC5"/>
    <w:rsid w:val="00FB7CD0"/>
    <w:rsid w:val="00FC04F2"/>
    <w:rsid w:val="00FC1121"/>
    <w:rsid w:val="00FC144A"/>
    <w:rsid w:val="00FC1532"/>
    <w:rsid w:val="00FC1B48"/>
    <w:rsid w:val="00FC1B86"/>
    <w:rsid w:val="00FC2291"/>
    <w:rsid w:val="00FC25A0"/>
    <w:rsid w:val="00FC2841"/>
    <w:rsid w:val="00FC2FF6"/>
    <w:rsid w:val="00FC30D7"/>
    <w:rsid w:val="00FC325F"/>
    <w:rsid w:val="00FC35DD"/>
    <w:rsid w:val="00FC3F01"/>
    <w:rsid w:val="00FC40BE"/>
    <w:rsid w:val="00FC4470"/>
    <w:rsid w:val="00FC4683"/>
    <w:rsid w:val="00FC4F0F"/>
    <w:rsid w:val="00FC4F8B"/>
    <w:rsid w:val="00FC51F9"/>
    <w:rsid w:val="00FC579E"/>
    <w:rsid w:val="00FC584C"/>
    <w:rsid w:val="00FC5BA3"/>
    <w:rsid w:val="00FC5CD0"/>
    <w:rsid w:val="00FC665A"/>
    <w:rsid w:val="00FC6FFC"/>
    <w:rsid w:val="00FC74DC"/>
    <w:rsid w:val="00FC7A86"/>
    <w:rsid w:val="00FC7E41"/>
    <w:rsid w:val="00FD013C"/>
    <w:rsid w:val="00FD0705"/>
    <w:rsid w:val="00FD0707"/>
    <w:rsid w:val="00FD1562"/>
    <w:rsid w:val="00FD1ABF"/>
    <w:rsid w:val="00FD1D04"/>
    <w:rsid w:val="00FD1D85"/>
    <w:rsid w:val="00FD1DDC"/>
    <w:rsid w:val="00FD2B6E"/>
    <w:rsid w:val="00FD2E02"/>
    <w:rsid w:val="00FD3140"/>
    <w:rsid w:val="00FD31FD"/>
    <w:rsid w:val="00FD37B2"/>
    <w:rsid w:val="00FD422B"/>
    <w:rsid w:val="00FD4495"/>
    <w:rsid w:val="00FD51F6"/>
    <w:rsid w:val="00FD555A"/>
    <w:rsid w:val="00FD5A71"/>
    <w:rsid w:val="00FD5E3B"/>
    <w:rsid w:val="00FD6162"/>
    <w:rsid w:val="00FD6415"/>
    <w:rsid w:val="00FD6826"/>
    <w:rsid w:val="00FD682C"/>
    <w:rsid w:val="00FD739F"/>
    <w:rsid w:val="00FD7723"/>
    <w:rsid w:val="00FD787B"/>
    <w:rsid w:val="00FE0A5C"/>
    <w:rsid w:val="00FE0C5B"/>
    <w:rsid w:val="00FE0D7C"/>
    <w:rsid w:val="00FE1374"/>
    <w:rsid w:val="00FE154A"/>
    <w:rsid w:val="00FE19B8"/>
    <w:rsid w:val="00FE1C1F"/>
    <w:rsid w:val="00FE22B5"/>
    <w:rsid w:val="00FE270C"/>
    <w:rsid w:val="00FE2879"/>
    <w:rsid w:val="00FE2AF9"/>
    <w:rsid w:val="00FE2D71"/>
    <w:rsid w:val="00FE3421"/>
    <w:rsid w:val="00FE3466"/>
    <w:rsid w:val="00FE3CA5"/>
    <w:rsid w:val="00FE4168"/>
    <w:rsid w:val="00FE45B2"/>
    <w:rsid w:val="00FE45E7"/>
    <w:rsid w:val="00FE4777"/>
    <w:rsid w:val="00FE4B17"/>
    <w:rsid w:val="00FE5A04"/>
    <w:rsid w:val="00FE5DCF"/>
    <w:rsid w:val="00FE6204"/>
    <w:rsid w:val="00FE6403"/>
    <w:rsid w:val="00FE643A"/>
    <w:rsid w:val="00FE6AE4"/>
    <w:rsid w:val="00FE6F10"/>
    <w:rsid w:val="00FE744B"/>
    <w:rsid w:val="00FE7AA2"/>
    <w:rsid w:val="00FE7BFF"/>
    <w:rsid w:val="00FE7D5A"/>
    <w:rsid w:val="00FF076A"/>
    <w:rsid w:val="00FF0B5D"/>
    <w:rsid w:val="00FF13C5"/>
    <w:rsid w:val="00FF1943"/>
    <w:rsid w:val="00FF1FBA"/>
    <w:rsid w:val="00FF219A"/>
    <w:rsid w:val="00FF2235"/>
    <w:rsid w:val="00FF28E9"/>
    <w:rsid w:val="00FF2F67"/>
    <w:rsid w:val="00FF3480"/>
    <w:rsid w:val="00FF3605"/>
    <w:rsid w:val="00FF360F"/>
    <w:rsid w:val="00FF3B97"/>
    <w:rsid w:val="00FF456C"/>
    <w:rsid w:val="00FF4939"/>
    <w:rsid w:val="00FF4CD6"/>
    <w:rsid w:val="00FF535B"/>
    <w:rsid w:val="00FF6BD0"/>
    <w:rsid w:val="00FF6CCB"/>
    <w:rsid w:val="00FF6DC3"/>
    <w:rsid w:val="00FF7149"/>
    <w:rsid w:val="00FF72CB"/>
    <w:rsid w:val="00FF779E"/>
    <w:rsid w:val="00FF7840"/>
    <w:rsid w:val="0103A0DD"/>
    <w:rsid w:val="01188046"/>
    <w:rsid w:val="012E9255"/>
    <w:rsid w:val="0136C8F3"/>
    <w:rsid w:val="0137041C"/>
    <w:rsid w:val="0166FEAC"/>
    <w:rsid w:val="016A369D"/>
    <w:rsid w:val="017B5292"/>
    <w:rsid w:val="017CD707"/>
    <w:rsid w:val="018A757C"/>
    <w:rsid w:val="01959786"/>
    <w:rsid w:val="01A98BC0"/>
    <w:rsid w:val="01B77C41"/>
    <w:rsid w:val="01FDC272"/>
    <w:rsid w:val="020C6471"/>
    <w:rsid w:val="022B7A18"/>
    <w:rsid w:val="0234B470"/>
    <w:rsid w:val="025F8F2B"/>
    <w:rsid w:val="026011E4"/>
    <w:rsid w:val="029CCC52"/>
    <w:rsid w:val="02CCDB8F"/>
    <w:rsid w:val="02E6A2BD"/>
    <w:rsid w:val="02E73BED"/>
    <w:rsid w:val="02E936B4"/>
    <w:rsid w:val="02F29DBC"/>
    <w:rsid w:val="0331B9AD"/>
    <w:rsid w:val="035645E5"/>
    <w:rsid w:val="0372A450"/>
    <w:rsid w:val="03765B01"/>
    <w:rsid w:val="03787F27"/>
    <w:rsid w:val="039C6E57"/>
    <w:rsid w:val="039F66F6"/>
    <w:rsid w:val="03E81A49"/>
    <w:rsid w:val="03F9665A"/>
    <w:rsid w:val="0400547C"/>
    <w:rsid w:val="0405910D"/>
    <w:rsid w:val="04109B28"/>
    <w:rsid w:val="04281B48"/>
    <w:rsid w:val="0454F98E"/>
    <w:rsid w:val="04842F3A"/>
    <w:rsid w:val="04886A9A"/>
    <w:rsid w:val="04B7218B"/>
    <w:rsid w:val="04B78FBD"/>
    <w:rsid w:val="04C17633"/>
    <w:rsid w:val="04D50004"/>
    <w:rsid w:val="04E726CC"/>
    <w:rsid w:val="0507A5DB"/>
    <w:rsid w:val="055E1B62"/>
    <w:rsid w:val="0574850C"/>
    <w:rsid w:val="058761B4"/>
    <w:rsid w:val="058F3C9E"/>
    <w:rsid w:val="05A442EF"/>
    <w:rsid w:val="05AB4619"/>
    <w:rsid w:val="05BF0AA9"/>
    <w:rsid w:val="05E1F5FE"/>
    <w:rsid w:val="06111D1B"/>
    <w:rsid w:val="063079FB"/>
    <w:rsid w:val="065FEE8D"/>
    <w:rsid w:val="06626E98"/>
    <w:rsid w:val="0671436D"/>
    <w:rsid w:val="0671F4BF"/>
    <w:rsid w:val="067A9C2A"/>
    <w:rsid w:val="067F4EBE"/>
    <w:rsid w:val="06907D0E"/>
    <w:rsid w:val="06C6B386"/>
    <w:rsid w:val="06FD5170"/>
    <w:rsid w:val="0703F090"/>
    <w:rsid w:val="072121D7"/>
    <w:rsid w:val="07B0BD74"/>
    <w:rsid w:val="07C719CF"/>
    <w:rsid w:val="07D5514A"/>
    <w:rsid w:val="07DC303E"/>
    <w:rsid w:val="07E3C351"/>
    <w:rsid w:val="080926D1"/>
    <w:rsid w:val="081C033F"/>
    <w:rsid w:val="082A74D2"/>
    <w:rsid w:val="08655671"/>
    <w:rsid w:val="086D28CF"/>
    <w:rsid w:val="08ADE65D"/>
    <w:rsid w:val="08CE816B"/>
    <w:rsid w:val="08D0C1DE"/>
    <w:rsid w:val="08D93A3A"/>
    <w:rsid w:val="0903F6E6"/>
    <w:rsid w:val="091590B1"/>
    <w:rsid w:val="09217A47"/>
    <w:rsid w:val="0932DDA1"/>
    <w:rsid w:val="0946FC07"/>
    <w:rsid w:val="099628A4"/>
    <w:rsid w:val="09DAD95C"/>
    <w:rsid w:val="09E166B9"/>
    <w:rsid w:val="09E77805"/>
    <w:rsid w:val="09EE3C5B"/>
    <w:rsid w:val="0A0DAC8B"/>
    <w:rsid w:val="0A250344"/>
    <w:rsid w:val="0A38B953"/>
    <w:rsid w:val="0A5D284A"/>
    <w:rsid w:val="0A6D6592"/>
    <w:rsid w:val="0AD31731"/>
    <w:rsid w:val="0AF105BC"/>
    <w:rsid w:val="0AF81EB4"/>
    <w:rsid w:val="0B05D94F"/>
    <w:rsid w:val="0B4E32BB"/>
    <w:rsid w:val="0B674832"/>
    <w:rsid w:val="0BA84BD5"/>
    <w:rsid w:val="0BAC9AB6"/>
    <w:rsid w:val="0BBF8532"/>
    <w:rsid w:val="0BCB814C"/>
    <w:rsid w:val="0C09DB04"/>
    <w:rsid w:val="0C120807"/>
    <w:rsid w:val="0C2D10EE"/>
    <w:rsid w:val="0C3A2C09"/>
    <w:rsid w:val="0C8413A3"/>
    <w:rsid w:val="0C865C1C"/>
    <w:rsid w:val="0C94B249"/>
    <w:rsid w:val="0CB1C6C5"/>
    <w:rsid w:val="0D25A518"/>
    <w:rsid w:val="0D2D5CC0"/>
    <w:rsid w:val="0D584361"/>
    <w:rsid w:val="0D5C4510"/>
    <w:rsid w:val="0D7FB80C"/>
    <w:rsid w:val="0DB024E8"/>
    <w:rsid w:val="0DB8D2A5"/>
    <w:rsid w:val="0DC26110"/>
    <w:rsid w:val="0DCF2E48"/>
    <w:rsid w:val="0DDA442E"/>
    <w:rsid w:val="0DE83B6D"/>
    <w:rsid w:val="0E09F6C9"/>
    <w:rsid w:val="0E10E7DE"/>
    <w:rsid w:val="0E4E9FEA"/>
    <w:rsid w:val="0E6FE8B7"/>
    <w:rsid w:val="0E87A461"/>
    <w:rsid w:val="0E87D8AB"/>
    <w:rsid w:val="0E94FE60"/>
    <w:rsid w:val="0EB9EF8C"/>
    <w:rsid w:val="0EBB0F07"/>
    <w:rsid w:val="0EBFB3CD"/>
    <w:rsid w:val="0ECCF398"/>
    <w:rsid w:val="0EE6E80A"/>
    <w:rsid w:val="0EEDD81F"/>
    <w:rsid w:val="0EF793C4"/>
    <w:rsid w:val="0F148145"/>
    <w:rsid w:val="0F24C282"/>
    <w:rsid w:val="0F29069B"/>
    <w:rsid w:val="0F40D145"/>
    <w:rsid w:val="0F5298C0"/>
    <w:rsid w:val="0F54BAE9"/>
    <w:rsid w:val="0F5B1068"/>
    <w:rsid w:val="0FAF2665"/>
    <w:rsid w:val="0FCF25A8"/>
    <w:rsid w:val="10190175"/>
    <w:rsid w:val="1054FA5F"/>
    <w:rsid w:val="105E4874"/>
    <w:rsid w:val="10715A29"/>
    <w:rsid w:val="10A5A39D"/>
    <w:rsid w:val="10DCCBED"/>
    <w:rsid w:val="10DCF653"/>
    <w:rsid w:val="10F1FF02"/>
    <w:rsid w:val="1132ED7C"/>
    <w:rsid w:val="113DEC2A"/>
    <w:rsid w:val="1140F4F9"/>
    <w:rsid w:val="114B52F7"/>
    <w:rsid w:val="11762499"/>
    <w:rsid w:val="1180BD5B"/>
    <w:rsid w:val="11D5CADE"/>
    <w:rsid w:val="11D8D224"/>
    <w:rsid w:val="11DBA754"/>
    <w:rsid w:val="120C476B"/>
    <w:rsid w:val="1229A090"/>
    <w:rsid w:val="123DCF01"/>
    <w:rsid w:val="12A37A7E"/>
    <w:rsid w:val="12A6FEA5"/>
    <w:rsid w:val="12EC1B20"/>
    <w:rsid w:val="12FAED5C"/>
    <w:rsid w:val="13065249"/>
    <w:rsid w:val="1341CF2B"/>
    <w:rsid w:val="134E3DD1"/>
    <w:rsid w:val="13835F64"/>
    <w:rsid w:val="13966C63"/>
    <w:rsid w:val="139A6D32"/>
    <w:rsid w:val="13A455BD"/>
    <w:rsid w:val="13B5EDB1"/>
    <w:rsid w:val="13B9E29D"/>
    <w:rsid w:val="13C2FF7F"/>
    <w:rsid w:val="13DAA8C2"/>
    <w:rsid w:val="13EB2584"/>
    <w:rsid w:val="13F5D767"/>
    <w:rsid w:val="1432A155"/>
    <w:rsid w:val="145B8AD9"/>
    <w:rsid w:val="147531C2"/>
    <w:rsid w:val="14945605"/>
    <w:rsid w:val="149C6057"/>
    <w:rsid w:val="14A18EE7"/>
    <w:rsid w:val="14AE7007"/>
    <w:rsid w:val="14BA95A0"/>
    <w:rsid w:val="14CB1576"/>
    <w:rsid w:val="14CD08D7"/>
    <w:rsid w:val="152790E2"/>
    <w:rsid w:val="1536F454"/>
    <w:rsid w:val="155C0556"/>
    <w:rsid w:val="1568001A"/>
    <w:rsid w:val="1577259F"/>
    <w:rsid w:val="157F6EBC"/>
    <w:rsid w:val="158BA483"/>
    <w:rsid w:val="1596CA11"/>
    <w:rsid w:val="159ABE85"/>
    <w:rsid w:val="1616D0F2"/>
    <w:rsid w:val="163A5F2A"/>
    <w:rsid w:val="1657204A"/>
    <w:rsid w:val="166D7BD9"/>
    <w:rsid w:val="16974F2E"/>
    <w:rsid w:val="1698D7D8"/>
    <w:rsid w:val="16BC3532"/>
    <w:rsid w:val="16CF801B"/>
    <w:rsid w:val="16E82957"/>
    <w:rsid w:val="170A317A"/>
    <w:rsid w:val="173ADCA8"/>
    <w:rsid w:val="17566B88"/>
    <w:rsid w:val="175DD884"/>
    <w:rsid w:val="1797B6B4"/>
    <w:rsid w:val="17A7FDA5"/>
    <w:rsid w:val="17A822DB"/>
    <w:rsid w:val="17C33590"/>
    <w:rsid w:val="17E6835D"/>
    <w:rsid w:val="17FB0584"/>
    <w:rsid w:val="180E2EEF"/>
    <w:rsid w:val="181E72C2"/>
    <w:rsid w:val="18201327"/>
    <w:rsid w:val="184C6650"/>
    <w:rsid w:val="1865C71C"/>
    <w:rsid w:val="1867F04B"/>
    <w:rsid w:val="1875CE86"/>
    <w:rsid w:val="188ECC7E"/>
    <w:rsid w:val="18AE142E"/>
    <w:rsid w:val="18AE9357"/>
    <w:rsid w:val="18C0D352"/>
    <w:rsid w:val="18D1FE02"/>
    <w:rsid w:val="18DF25E5"/>
    <w:rsid w:val="18ED7737"/>
    <w:rsid w:val="18EE42B1"/>
    <w:rsid w:val="19347364"/>
    <w:rsid w:val="1976D3AF"/>
    <w:rsid w:val="19974CA9"/>
    <w:rsid w:val="19A5ADBC"/>
    <w:rsid w:val="19AA1A14"/>
    <w:rsid w:val="19C19770"/>
    <w:rsid w:val="19D11977"/>
    <w:rsid w:val="19E34E6A"/>
    <w:rsid w:val="19E6FA85"/>
    <w:rsid w:val="19F96668"/>
    <w:rsid w:val="1A16D6EA"/>
    <w:rsid w:val="1A691EB7"/>
    <w:rsid w:val="1A6BE6EC"/>
    <w:rsid w:val="1A7CE925"/>
    <w:rsid w:val="1A860323"/>
    <w:rsid w:val="1A8B5B5C"/>
    <w:rsid w:val="1A8DF51E"/>
    <w:rsid w:val="1A91AE3D"/>
    <w:rsid w:val="1ABB39F1"/>
    <w:rsid w:val="1AC280B9"/>
    <w:rsid w:val="1AC9E06B"/>
    <w:rsid w:val="1AEB1E56"/>
    <w:rsid w:val="1B1D32CB"/>
    <w:rsid w:val="1B2305F6"/>
    <w:rsid w:val="1B3565C1"/>
    <w:rsid w:val="1B4E9E70"/>
    <w:rsid w:val="1B69269E"/>
    <w:rsid w:val="1B6D5D69"/>
    <w:rsid w:val="1B703A33"/>
    <w:rsid w:val="1B742B7D"/>
    <w:rsid w:val="1BA485BA"/>
    <w:rsid w:val="1BA5AAF3"/>
    <w:rsid w:val="1BED60C0"/>
    <w:rsid w:val="1C63DB9B"/>
    <w:rsid w:val="1C6CA719"/>
    <w:rsid w:val="1C8A57B2"/>
    <w:rsid w:val="1CA23AE5"/>
    <w:rsid w:val="1CB44B9C"/>
    <w:rsid w:val="1CC12B0F"/>
    <w:rsid w:val="1CC2EB17"/>
    <w:rsid w:val="1CC38006"/>
    <w:rsid w:val="1CEC1F71"/>
    <w:rsid w:val="1D0ADDAB"/>
    <w:rsid w:val="1D271B0A"/>
    <w:rsid w:val="1D4C8982"/>
    <w:rsid w:val="1D6E7F67"/>
    <w:rsid w:val="1D826D81"/>
    <w:rsid w:val="1D8C0AB2"/>
    <w:rsid w:val="1D90D185"/>
    <w:rsid w:val="1DA506FD"/>
    <w:rsid w:val="1DB0B51C"/>
    <w:rsid w:val="1DCBBE04"/>
    <w:rsid w:val="1DCD8E52"/>
    <w:rsid w:val="1E189637"/>
    <w:rsid w:val="1E2C611C"/>
    <w:rsid w:val="1E471F0B"/>
    <w:rsid w:val="1E572690"/>
    <w:rsid w:val="1E8178A4"/>
    <w:rsid w:val="1E967C72"/>
    <w:rsid w:val="1E989C8E"/>
    <w:rsid w:val="1E990DD7"/>
    <w:rsid w:val="1E9EC993"/>
    <w:rsid w:val="1EB8BB9F"/>
    <w:rsid w:val="1EBA4A0A"/>
    <w:rsid w:val="1EEEC161"/>
    <w:rsid w:val="1F1F1C8E"/>
    <w:rsid w:val="1F42665A"/>
    <w:rsid w:val="1F6BAD51"/>
    <w:rsid w:val="1FFC3047"/>
    <w:rsid w:val="2028108F"/>
    <w:rsid w:val="202E4E82"/>
    <w:rsid w:val="20A8500C"/>
    <w:rsid w:val="20CE025D"/>
    <w:rsid w:val="20DFC27C"/>
    <w:rsid w:val="20E00C24"/>
    <w:rsid w:val="20E625F5"/>
    <w:rsid w:val="211ED9B6"/>
    <w:rsid w:val="213E18AF"/>
    <w:rsid w:val="2168ED22"/>
    <w:rsid w:val="2173A49E"/>
    <w:rsid w:val="219233FA"/>
    <w:rsid w:val="21C20CB7"/>
    <w:rsid w:val="21C3F8E1"/>
    <w:rsid w:val="21D62DD1"/>
    <w:rsid w:val="220176AB"/>
    <w:rsid w:val="220CCCE0"/>
    <w:rsid w:val="2240D098"/>
    <w:rsid w:val="2251158F"/>
    <w:rsid w:val="227CB370"/>
    <w:rsid w:val="2287E5CA"/>
    <w:rsid w:val="228E9E32"/>
    <w:rsid w:val="22A1122B"/>
    <w:rsid w:val="22FE3768"/>
    <w:rsid w:val="23AA0046"/>
    <w:rsid w:val="24044B88"/>
    <w:rsid w:val="240EE295"/>
    <w:rsid w:val="2447AD18"/>
    <w:rsid w:val="245F0686"/>
    <w:rsid w:val="2495AE83"/>
    <w:rsid w:val="24999A40"/>
    <w:rsid w:val="24B6B07A"/>
    <w:rsid w:val="24C47207"/>
    <w:rsid w:val="2528ABC2"/>
    <w:rsid w:val="2529109E"/>
    <w:rsid w:val="25351D24"/>
    <w:rsid w:val="2546494A"/>
    <w:rsid w:val="256005D2"/>
    <w:rsid w:val="257654CE"/>
    <w:rsid w:val="25831875"/>
    <w:rsid w:val="2587FDFE"/>
    <w:rsid w:val="2596BC1E"/>
    <w:rsid w:val="259AE03F"/>
    <w:rsid w:val="259F547E"/>
    <w:rsid w:val="25A11360"/>
    <w:rsid w:val="25A1F379"/>
    <w:rsid w:val="25B7B8D5"/>
    <w:rsid w:val="25B836F2"/>
    <w:rsid w:val="25C8EF13"/>
    <w:rsid w:val="25F1D184"/>
    <w:rsid w:val="26389428"/>
    <w:rsid w:val="263AAD43"/>
    <w:rsid w:val="2641AEE2"/>
    <w:rsid w:val="266ABB39"/>
    <w:rsid w:val="267B5B66"/>
    <w:rsid w:val="26B06765"/>
    <w:rsid w:val="26EACA53"/>
    <w:rsid w:val="26ECFD9D"/>
    <w:rsid w:val="26EF223A"/>
    <w:rsid w:val="26FC6D5C"/>
    <w:rsid w:val="2720E2AD"/>
    <w:rsid w:val="272FDBE1"/>
    <w:rsid w:val="2731BBD0"/>
    <w:rsid w:val="279294AE"/>
    <w:rsid w:val="2794F92C"/>
    <w:rsid w:val="27BDB02C"/>
    <w:rsid w:val="27E80CE1"/>
    <w:rsid w:val="28714745"/>
    <w:rsid w:val="28CF869F"/>
    <w:rsid w:val="28F54E8A"/>
    <w:rsid w:val="28F83532"/>
    <w:rsid w:val="291A5FBA"/>
    <w:rsid w:val="291D5AF5"/>
    <w:rsid w:val="29203654"/>
    <w:rsid w:val="292752DA"/>
    <w:rsid w:val="29423996"/>
    <w:rsid w:val="294792A5"/>
    <w:rsid w:val="2952893E"/>
    <w:rsid w:val="295EA927"/>
    <w:rsid w:val="29DEB6EE"/>
    <w:rsid w:val="29FE4C95"/>
    <w:rsid w:val="2A00306B"/>
    <w:rsid w:val="2A1AAF7A"/>
    <w:rsid w:val="2A291C74"/>
    <w:rsid w:val="2A7F8D20"/>
    <w:rsid w:val="2A839602"/>
    <w:rsid w:val="2AB27FF2"/>
    <w:rsid w:val="2ADCA14C"/>
    <w:rsid w:val="2AF66EB2"/>
    <w:rsid w:val="2B13249F"/>
    <w:rsid w:val="2B1607B4"/>
    <w:rsid w:val="2B26F56E"/>
    <w:rsid w:val="2B2CACEE"/>
    <w:rsid w:val="2B310045"/>
    <w:rsid w:val="2B5A3443"/>
    <w:rsid w:val="2B694513"/>
    <w:rsid w:val="2B700E6B"/>
    <w:rsid w:val="2B94249A"/>
    <w:rsid w:val="2BE42D6C"/>
    <w:rsid w:val="2BEF0DE9"/>
    <w:rsid w:val="2C05BBF9"/>
    <w:rsid w:val="2C0EDC27"/>
    <w:rsid w:val="2C230831"/>
    <w:rsid w:val="2C236CDC"/>
    <w:rsid w:val="2C3207B3"/>
    <w:rsid w:val="2C40A68C"/>
    <w:rsid w:val="2C46EC69"/>
    <w:rsid w:val="2C58E3CF"/>
    <w:rsid w:val="2C7E6BE7"/>
    <w:rsid w:val="2C9436F0"/>
    <w:rsid w:val="2CB7361A"/>
    <w:rsid w:val="2CBC42ED"/>
    <w:rsid w:val="2CCADFA3"/>
    <w:rsid w:val="2CD97C23"/>
    <w:rsid w:val="2CED8E60"/>
    <w:rsid w:val="2D01775C"/>
    <w:rsid w:val="2D2CF888"/>
    <w:rsid w:val="2D2D438E"/>
    <w:rsid w:val="2D3EBF4B"/>
    <w:rsid w:val="2D4F28F7"/>
    <w:rsid w:val="2D5FBF3C"/>
    <w:rsid w:val="2D73E438"/>
    <w:rsid w:val="2D77900D"/>
    <w:rsid w:val="2D7A3E24"/>
    <w:rsid w:val="2D8B9D32"/>
    <w:rsid w:val="2D8F4BE5"/>
    <w:rsid w:val="2D940000"/>
    <w:rsid w:val="2DE66D30"/>
    <w:rsid w:val="2E002E01"/>
    <w:rsid w:val="2E04A613"/>
    <w:rsid w:val="2E720885"/>
    <w:rsid w:val="2E972480"/>
    <w:rsid w:val="2F049DB5"/>
    <w:rsid w:val="2F08A6B1"/>
    <w:rsid w:val="2F0B4876"/>
    <w:rsid w:val="2F2F94B5"/>
    <w:rsid w:val="2F36914F"/>
    <w:rsid w:val="2F3EFACF"/>
    <w:rsid w:val="2F4B4F18"/>
    <w:rsid w:val="2F665F1F"/>
    <w:rsid w:val="2F8141D1"/>
    <w:rsid w:val="2F90F312"/>
    <w:rsid w:val="2FC61F84"/>
    <w:rsid w:val="2FF43AF6"/>
    <w:rsid w:val="304B515F"/>
    <w:rsid w:val="3063199A"/>
    <w:rsid w:val="306A2051"/>
    <w:rsid w:val="3070C495"/>
    <w:rsid w:val="3073E04A"/>
    <w:rsid w:val="308934EE"/>
    <w:rsid w:val="30C88493"/>
    <w:rsid w:val="30D88167"/>
    <w:rsid w:val="30DA6EDA"/>
    <w:rsid w:val="317DCAC6"/>
    <w:rsid w:val="319D047F"/>
    <w:rsid w:val="31A8E9C6"/>
    <w:rsid w:val="31BD43A6"/>
    <w:rsid w:val="31DBC528"/>
    <w:rsid w:val="31E258C2"/>
    <w:rsid w:val="32060DB3"/>
    <w:rsid w:val="32108868"/>
    <w:rsid w:val="32266E45"/>
    <w:rsid w:val="325A4179"/>
    <w:rsid w:val="328325DA"/>
    <w:rsid w:val="328C0EC2"/>
    <w:rsid w:val="32BAD720"/>
    <w:rsid w:val="32D71C6C"/>
    <w:rsid w:val="32F49FB6"/>
    <w:rsid w:val="33678F92"/>
    <w:rsid w:val="336C8EC1"/>
    <w:rsid w:val="3378D2B4"/>
    <w:rsid w:val="33962E7E"/>
    <w:rsid w:val="33AE9CA9"/>
    <w:rsid w:val="33C2A841"/>
    <w:rsid w:val="33D04D6B"/>
    <w:rsid w:val="341424A1"/>
    <w:rsid w:val="3433C36C"/>
    <w:rsid w:val="347CBF43"/>
    <w:rsid w:val="34844EE3"/>
    <w:rsid w:val="34A158F3"/>
    <w:rsid w:val="350075A0"/>
    <w:rsid w:val="3532D9E8"/>
    <w:rsid w:val="356A61AC"/>
    <w:rsid w:val="35709E84"/>
    <w:rsid w:val="35833852"/>
    <w:rsid w:val="3589315A"/>
    <w:rsid w:val="35956C48"/>
    <w:rsid w:val="359F5320"/>
    <w:rsid w:val="35B06C3D"/>
    <w:rsid w:val="35B7D48E"/>
    <w:rsid w:val="3611A7C5"/>
    <w:rsid w:val="361300C8"/>
    <w:rsid w:val="36214734"/>
    <w:rsid w:val="3649B0B3"/>
    <w:rsid w:val="36A71536"/>
    <w:rsid w:val="36B8EE84"/>
    <w:rsid w:val="36EC69F6"/>
    <w:rsid w:val="36F61265"/>
    <w:rsid w:val="36F6AEF1"/>
    <w:rsid w:val="370B7D26"/>
    <w:rsid w:val="3715D32E"/>
    <w:rsid w:val="3761B78B"/>
    <w:rsid w:val="37AF5FAE"/>
    <w:rsid w:val="37B25C6A"/>
    <w:rsid w:val="37C167DF"/>
    <w:rsid w:val="37E7B98B"/>
    <w:rsid w:val="380B7146"/>
    <w:rsid w:val="382D0F70"/>
    <w:rsid w:val="38471EED"/>
    <w:rsid w:val="3849C36B"/>
    <w:rsid w:val="387E3B70"/>
    <w:rsid w:val="388E2F65"/>
    <w:rsid w:val="38BE587F"/>
    <w:rsid w:val="38E8250B"/>
    <w:rsid w:val="3901F812"/>
    <w:rsid w:val="394AA89C"/>
    <w:rsid w:val="397B8844"/>
    <w:rsid w:val="39811483"/>
    <w:rsid w:val="39D830CC"/>
    <w:rsid w:val="3A014F19"/>
    <w:rsid w:val="3A3256F6"/>
    <w:rsid w:val="3A54AD52"/>
    <w:rsid w:val="3A5DE3A1"/>
    <w:rsid w:val="3A91AE79"/>
    <w:rsid w:val="3A9403C8"/>
    <w:rsid w:val="3AAFB1DF"/>
    <w:rsid w:val="3AD1AB49"/>
    <w:rsid w:val="3AF23DD9"/>
    <w:rsid w:val="3B49F935"/>
    <w:rsid w:val="3B4A61B1"/>
    <w:rsid w:val="3B507581"/>
    <w:rsid w:val="3B65A042"/>
    <w:rsid w:val="3BCF06A0"/>
    <w:rsid w:val="3BE7F797"/>
    <w:rsid w:val="3BE8C22B"/>
    <w:rsid w:val="3BF10D82"/>
    <w:rsid w:val="3C058DC4"/>
    <w:rsid w:val="3C198C25"/>
    <w:rsid w:val="3C581C0B"/>
    <w:rsid w:val="3C91B7DC"/>
    <w:rsid w:val="3C9CCFC0"/>
    <w:rsid w:val="3CA5286F"/>
    <w:rsid w:val="3CDB0067"/>
    <w:rsid w:val="3CFA10D3"/>
    <w:rsid w:val="3D0A3FB9"/>
    <w:rsid w:val="3D1297C6"/>
    <w:rsid w:val="3D2B166D"/>
    <w:rsid w:val="3D4947D6"/>
    <w:rsid w:val="3D588EE1"/>
    <w:rsid w:val="3D5FB01B"/>
    <w:rsid w:val="3DCFB3E5"/>
    <w:rsid w:val="3DE01A0C"/>
    <w:rsid w:val="3DF5112F"/>
    <w:rsid w:val="3DF9D785"/>
    <w:rsid w:val="3E0E84E0"/>
    <w:rsid w:val="3E119681"/>
    <w:rsid w:val="3E33C4A2"/>
    <w:rsid w:val="3E5EC170"/>
    <w:rsid w:val="3E695A72"/>
    <w:rsid w:val="3E8F9A9B"/>
    <w:rsid w:val="3E8FF3BC"/>
    <w:rsid w:val="3E9B7C7C"/>
    <w:rsid w:val="3EA968BB"/>
    <w:rsid w:val="3EACC819"/>
    <w:rsid w:val="3EDC1263"/>
    <w:rsid w:val="3EE36DB8"/>
    <w:rsid w:val="3F181B2D"/>
    <w:rsid w:val="3F200ED8"/>
    <w:rsid w:val="3F27780C"/>
    <w:rsid w:val="3F39C904"/>
    <w:rsid w:val="3F469604"/>
    <w:rsid w:val="3F490C42"/>
    <w:rsid w:val="3F812225"/>
    <w:rsid w:val="3F8FD7D0"/>
    <w:rsid w:val="3F9909DE"/>
    <w:rsid w:val="3FA1DC7D"/>
    <w:rsid w:val="3FB322AF"/>
    <w:rsid w:val="3FE72F95"/>
    <w:rsid w:val="40362811"/>
    <w:rsid w:val="40536E9A"/>
    <w:rsid w:val="4054BA99"/>
    <w:rsid w:val="40869ADF"/>
    <w:rsid w:val="40AB00CC"/>
    <w:rsid w:val="40AED1B0"/>
    <w:rsid w:val="40C7E5B6"/>
    <w:rsid w:val="41151BFB"/>
    <w:rsid w:val="41214800"/>
    <w:rsid w:val="412CE749"/>
    <w:rsid w:val="412E70DA"/>
    <w:rsid w:val="41371673"/>
    <w:rsid w:val="4152A896"/>
    <w:rsid w:val="416334DF"/>
    <w:rsid w:val="41BBD57E"/>
    <w:rsid w:val="41BFF754"/>
    <w:rsid w:val="41C8A8A0"/>
    <w:rsid w:val="41CEA101"/>
    <w:rsid w:val="420CB631"/>
    <w:rsid w:val="422495E0"/>
    <w:rsid w:val="423874AF"/>
    <w:rsid w:val="425EB17E"/>
    <w:rsid w:val="42759671"/>
    <w:rsid w:val="427EC483"/>
    <w:rsid w:val="4288D34E"/>
    <w:rsid w:val="42AA575B"/>
    <w:rsid w:val="42D5C698"/>
    <w:rsid w:val="42E27860"/>
    <w:rsid w:val="42E9042F"/>
    <w:rsid w:val="42EF5A0F"/>
    <w:rsid w:val="43004179"/>
    <w:rsid w:val="43713F88"/>
    <w:rsid w:val="437596D6"/>
    <w:rsid w:val="437C4E58"/>
    <w:rsid w:val="437CD640"/>
    <w:rsid w:val="43917F62"/>
    <w:rsid w:val="43A811A9"/>
    <w:rsid w:val="43DEC27B"/>
    <w:rsid w:val="43F17A1C"/>
    <w:rsid w:val="440CAF03"/>
    <w:rsid w:val="44109054"/>
    <w:rsid w:val="4416E29B"/>
    <w:rsid w:val="45302C6E"/>
    <w:rsid w:val="45549534"/>
    <w:rsid w:val="4555AC2C"/>
    <w:rsid w:val="457F095E"/>
    <w:rsid w:val="4589F5F3"/>
    <w:rsid w:val="45BB8053"/>
    <w:rsid w:val="45DF2BDE"/>
    <w:rsid w:val="45F346C2"/>
    <w:rsid w:val="46062842"/>
    <w:rsid w:val="461C1DDA"/>
    <w:rsid w:val="462F1F2A"/>
    <w:rsid w:val="46414F34"/>
    <w:rsid w:val="4660A0EE"/>
    <w:rsid w:val="4662C088"/>
    <w:rsid w:val="46635B4E"/>
    <w:rsid w:val="46685FD4"/>
    <w:rsid w:val="46A7AC1A"/>
    <w:rsid w:val="46BBD0CF"/>
    <w:rsid w:val="46CAB6BA"/>
    <w:rsid w:val="4716E263"/>
    <w:rsid w:val="47261514"/>
    <w:rsid w:val="47489D46"/>
    <w:rsid w:val="47760626"/>
    <w:rsid w:val="477DBE8C"/>
    <w:rsid w:val="4785BC3E"/>
    <w:rsid w:val="47BF23B3"/>
    <w:rsid w:val="47E21107"/>
    <w:rsid w:val="4808F283"/>
    <w:rsid w:val="481893AE"/>
    <w:rsid w:val="481ECD79"/>
    <w:rsid w:val="484A43E6"/>
    <w:rsid w:val="486175F6"/>
    <w:rsid w:val="488F0030"/>
    <w:rsid w:val="4891D585"/>
    <w:rsid w:val="48932846"/>
    <w:rsid w:val="4893E2BB"/>
    <w:rsid w:val="489407F0"/>
    <w:rsid w:val="48ACEE39"/>
    <w:rsid w:val="48DEA378"/>
    <w:rsid w:val="48F9B309"/>
    <w:rsid w:val="49059D05"/>
    <w:rsid w:val="49141D64"/>
    <w:rsid w:val="4916A09F"/>
    <w:rsid w:val="494DDA8E"/>
    <w:rsid w:val="49505BEC"/>
    <w:rsid w:val="49534B60"/>
    <w:rsid w:val="496A197E"/>
    <w:rsid w:val="49874153"/>
    <w:rsid w:val="4992BC88"/>
    <w:rsid w:val="499FEF7A"/>
    <w:rsid w:val="49B942E1"/>
    <w:rsid w:val="4A0FB55B"/>
    <w:rsid w:val="4A203AE5"/>
    <w:rsid w:val="4A3AA1B7"/>
    <w:rsid w:val="4AB2FE1B"/>
    <w:rsid w:val="4AC453CA"/>
    <w:rsid w:val="4AD03C94"/>
    <w:rsid w:val="4AD8C00F"/>
    <w:rsid w:val="4AF0CDA5"/>
    <w:rsid w:val="4B0066CD"/>
    <w:rsid w:val="4B486DE2"/>
    <w:rsid w:val="4B6FB9CF"/>
    <w:rsid w:val="4B813A7B"/>
    <w:rsid w:val="4B851B59"/>
    <w:rsid w:val="4B8A54DC"/>
    <w:rsid w:val="4B9EAB14"/>
    <w:rsid w:val="4B9FF5E3"/>
    <w:rsid w:val="4BE2DB3E"/>
    <w:rsid w:val="4BFB7FA2"/>
    <w:rsid w:val="4C2CB452"/>
    <w:rsid w:val="4C2E8CDB"/>
    <w:rsid w:val="4C4522DA"/>
    <w:rsid w:val="4C8B0D27"/>
    <w:rsid w:val="4C91504C"/>
    <w:rsid w:val="4CFAD6C1"/>
    <w:rsid w:val="4CFC7348"/>
    <w:rsid w:val="4D3FEAF9"/>
    <w:rsid w:val="4D5691A6"/>
    <w:rsid w:val="4D6D2557"/>
    <w:rsid w:val="4D8BFA11"/>
    <w:rsid w:val="4DCBF735"/>
    <w:rsid w:val="4DE957B7"/>
    <w:rsid w:val="4DF52457"/>
    <w:rsid w:val="4E283400"/>
    <w:rsid w:val="4E2EE581"/>
    <w:rsid w:val="4E324742"/>
    <w:rsid w:val="4E48797A"/>
    <w:rsid w:val="4E70C3B9"/>
    <w:rsid w:val="4E8309ED"/>
    <w:rsid w:val="4E9BB2B0"/>
    <w:rsid w:val="4E9DB1FD"/>
    <w:rsid w:val="4EB8F371"/>
    <w:rsid w:val="4ED09DA2"/>
    <w:rsid w:val="4ED47082"/>
    <w:rsid w:val="4EFF9E4B"/>
    <w:rsid w:val="4F14EC0E"/>
    <w:rsid w:val="4F21ECD1"/>
    <w:rsid w:val="4F3BAD8D"/>
    <w:rsid w:val="4F7D616F"/>
    <w:rsid w:val="4F80BEA4"/>
    <w:rsid w:val="4FAD7878"/>
    <w:rsid w:val="4FE1B7DE"/>
    <w:rsid w:val="4FEFB667"/>
    <w:rsid w:val="503EFAD0"/>
    <w:rsid w:val="50814908"/>
    <w:rsid w:val="5081E259"/>
    <w:rsid w:val="50B04D6F"/>
    <w:rsid w:val="50B98A33"/>
    <w:rsid w:val="50CCB3BD"/>
    <w:rsid w:val="50E5C950"/>
    <w:rsid w:val="51026D9A"/>
    <w:rsid w:val="511E9878"/>
    <w:rsid w:val="51264174"/>
    <w:rsid w:val="51659993"/>
    <w:rsid w:val="519FCB3E"/>
    <w:rsid w:val="51A080F2"/>
    <w:rsid w:val="51A8C184"/>
    <w:rsid w:val="51BF6F8D"/>
    <w:rsid w:val="51E33D90"/>
    <w:rsid w:val="520B6867"/>
    <w:rsid w:val="520D2C7C"/>
    <w:rsid w:val="524B3DF4"/>
    <w:rsid w:val="525A0FDD"/>
    <w:rsid w:val="525EC6B2"/>
    <w:rsid w:val="5283421A"/>
    <w:rsid w:val="528CDD90"/>
    <w:rsid w:val="52F48DE2"/>
    <w:rsid w:val="52F799AB"/>
    <w:rsid w:val="53017B02"/>
    <w:rsid w:val="530EDEE8"/>
    <w:rsid w:val="5329689A"/>
    <w:rsid w:val="5332B372"/>
    <w:rsid w:val="5344D785"/>
    <w:rsid w:val="53747F12"/>
    <w:rsid w:val="53A5C661"/>
    <w:rsid w:val="53B32C26"/>
    <w:rsid w:val="53BB92FA"/>
    <w:rsid w:val="53F72AA0"/>
    <w:rsid w:val="541C91FA"/>
    <w:rsid w:val="54551A90"/>
    <w:rsid w:val="54607AE4"/>
    <w:rsid w:val="5475D2DE"/>
    <w:rsid w:val="54A29D84"/>
    <w:rsid w:val="54A53F0B"/>
    <w:rsid w:val="54AD1D1C"/>
    <w:rsid w:val="54D24464"/>
    <w:rsid w:val="54DB38EB"/>
    <w:rsid w:val="54E05DA0"/>
    <w:rsid w:val="54E104C9"/>
    <w:rsid w:val="54F87225"/>
    <w:rsid w:val="551559CA"/>
    <w:rsid w:val="552B2D31"/>
    <w:rsid w:val="5552E6FF"/>
    <w:rsid w:val="55831701"/>
    <w:rsid w:val="55D65B05"/>
    <w:rsid w:val="55D7F06F"/>
    <w:rsid w:val="5632014E"/>
    <w:rsid w:val="5633B78A"/>
    <w:rsid w:val="563ADB7E"/>
    <w:rsid w:val="565308BA"/>
    <w:rsid w:val="56818366"/>
    <w:rsid w:val="56BB6034"/>
    <w:rsid w:val="56D7EF6B"/>
    <w:rsid w:val="56F99D25"/>
    <w:rsid w:val="571E089F"/>
    <w:rsid w:val="574DD968"/>
    <w:rsid w:val="5752937D"/>
    <w:rsid w:val="575D13C8"/>
    <w:rsid w:val="5771AC40"/>
    <w:rsid w:val="578517B8"/>
    <w:rsid w:val="57CBFA3A"/>
    <w:rsid w:val="57EADB2E"/>
    <w:rsid w:val="57FB9ADF"/>
    <w:rsid w:val="582DE8C0"/>
    <w:rsid w:val="583BFBD6"/>
    <w:rsid w:val="585C663F"/>
    <w:rsid w:val="5876E2A8"/>
    <w:rsid w:val="587C4088"/>
    <w:rsid w:val="587C7FA9"/>
    <w:rsid w:val="5887A818"/>
    <w:rsid w:val="588D4D3E"/>
    <w:rsid w:val="58965175"/>
    <w:rsid w:val="58A61FB4"/>
    <w:rsid w:val="58CF39BF"/>
    <w:rsid w:val="58E3A299"/>
    <w:rsid w:val="594C7EA3"/>
    <w:rsid w:val="5960AB23"/>
    <w:rsid w:val="599825EB"/>
    <w:rsid w:val="59B59F7C"/>
    <w:rsid w:val="59BDAD56"/>
    <w:rsid w:val="59D89FB8"/>
    <w:rsid w:val="5A4F6A18"/>
    <w:rsid w:val="5A65DC0C"/>
    <w:rsid w:val="5A71D65C"/>
    <w:rsid w:val="5A8BD663"/>
    <w:rsid w:val="5A9636AA"/>
    <w:rsid w:val="5AA974BD"/>
    <w:rsid w:val="5AB600F1"/>
    <w:rsid w:val="5ADBECF2"/>
    <w:rsid w:val="5AEC1F0B"/>
    <w:rsid w:val="5B06495F"/>
    <w:rsid w:val="5B09488C"/>
    <w:rsid w:val="5B35970B"/>
    <w:rsid w:val="5B59E3FA"/>
    <w:rsid w:val="5B5BDA6B"/>
    <w:rsid w:val="5B9B0710"/>
    <w:rsid w:val="5B9D6D29"/>
    <w:rsid w:val="5BCC0769"/>
    <w:rsid w:val="5C278A74"/>
    <w:rsid w:val="5C3414C1"/>
    <w:rsid w:val="5C483E3D"/>
    <w:rsid w:val="5C48C1FE"/>
    <w:rsid w:val="5C58060B"/>
    <w:rsid w:val="5C8116BC"/>
    <w:rsid w:val="5C883882"/>
    <w:rsid w:val="5C9E25E4"/>
    <w:rsid w:val="5CC57FB6"/>
    <w:rsid w:val="5D15192E"/>
    <w:rsid w:val="5D47DBAE"/>
    <w:rsid w:val="5D804A62"/>
    <w:rsid w:val="5DE29B55"/>
    <w:rsid w:val="5DEAA137"/>
    <w:rsid w:val="5DF1F44E"/>
    <w:rsid w:val="5DF4A76D"/>
    <w:rsid w:val="5DFC3A1B"/>
    <w:rsid w:val="5DFFFCD9"/>
    <w:rsid w:val="5E27324A"/>
    <w:rsid w:val="5E304F1F"/>
    <w:rsid w:val="5E480173"/>
    <w:rsid w:val="5E58343B"/>
    <w:rsid w:val="5E636482"/>
    <w:rsid w:val="5E6EEF71"/>
    <w:rsid w:val="5E7A9A14"/>
    <w:rsid w:val="5E9473BF"/>
    <w:rsid w:val="5EA65CFB"/>
    <w:rsid w:val="5EB66D10"/>
    <w:rsid w:val="5EB77989"/>
    <w:rsid w:val="5F4071A6"/>
    <w:rsid w:val="5F87820B"/>
    <w:rsid w:val="5F8EFD97"/>
    <w:rsid w:val="5FA2CE5C"/>
    <w:rsid w:val="5FBA6248"/>
    <w:rsid w:val="5FD6C620"/>
    <w:rsid w:val="5FE24171"/>
    <w:rsid w:val="5FE6D084"/>
    <w:rsid w:val="5FE9AFDC"/>
    <w:rsid w:val="6041152B"/>
    <w:rsid w:val="60748FEF"/>
    <w:rsid w:val="60786E80"/>
    <w:rsid w:val="608CCF76"/>
    <w:rsid w:val="60A209E7"/>
    <w:rsid w:val="60BC9118"/>
    <w:rsid w:val="60DED25B"/>
    <w:rsid w:val="60DFC968"/>
    <w:rsid w:val="60F072B0"/>
    <w:rsid w:val="60F5F3B2"/>
    <w:rsid w:val="60F618C2"/>
    <w:rsid w:val="6139C1AA"/>
    <w:rsid w:val="613F688F"/>
    <w:rsid w:val="614C7B10"/>
    <w:rsid w:val="618A0C29"/>
    <w:rsid w:val="61C5D7BE"/>
    <w:rsid w:val="61DB4ADD"/>
    <w:rsid w:val="620854A3"/>
    <w:rsid w:val="620D7196"/>
    <w:rsid w:val="6217D920"/>
    <w:rsid w:val="621D4FDA"/>
    <w:rsid w:val="6221F594"/>
    <w:rsid w:val="622F8F2B"/>
    <w:rsid w:val="62406443"/>
    <w:rsid w:val="62679D32"/>
    <w:rsid w:val="628CDC01"/>
    <w:rsid w:val="6290E3DC"/>
    <w:rsid w:val="62B58C6C"/>
    <w:rsid w:val="62B8F22D"/>
    <w:rsid w:val="62CECB96"/>
    <w:rsid w:val="62F24FB8"/>
    <w:rsid w:val="6307C13C"/>
    <w:rsid w:val="631B1CBD"/>
    <w:rsid w:val="631DCA88"/>
    <w:rsid w:val="634F2C99"/>
    <w:rsid w:val="6368916F"/>
    <w:rsid w:val="6368920D"/>
    <w:rsid w:val="639FB3CE"/>
    <w:rsid w:val="63A0BCF5"/>
    <w:rsid w:val="63A2D65D"/>
    <w:rsid w:val="63E9006E"/>
    <w:rsid w:val="64006904"/>
    <w:rsid w:val="643E61EC"/>
    <w:rsid w:val="643E8EC3"/>
    <w:rsid w:val="644AC4C7"/>
    <w:rsid w:val="64816CB1"/>
    <w:rsid w:val="649E0A21"/>
    <w:rsid w:val="64A47AA8"/>
    <w:rsid w:val="64AF44AD"/>
    <w:rsid w:val="64B09547"/>
    <w:rsid w:val="64B7DD90"/>
    <w:rsid w:val="64DAE5B4"/>
    <w:rsid w:val="64E03775"/>
    <w:rsid w:val="64EF0F42"/>
    <w:rsid w:val="64F54BE5"/>
    <w:rsid w:val="64FC94A4"/>
    <w:rsid w:val="650F2222"/>
    <w:rsid w:val="651C0D47"/>
    <w:rsid w:val="655DF1E3"/>
    <w:rsid w:val="659ECB61"/>
    <w:rsid w:val="65CF97C1"/>
    <w:rsid w:val="65E28AE8"/>
    <w:rsid w:val="6608D7F7"/>
    <w:rsid w:val="6616AFF1"/>
    <w:rsid w:val="661F69CF"/>
    <w:rsid w:val="6623E03C"/>
    <w:rsid w:val="6629B64B"/>
    <w:rsid w:val="662E6D49"/>
    <w:rsid w:val="6660DAF2"/>
    <w:rsid w:val="669D26BC"/>
    <w:rsid w:val="66BA9369"/>
    <w:rsid w:val="66CA82EB"/>
    <w:rsid w:val="66F16D51"/>
    <w:rsid w:val="6711DDF4"/>
    <w:rsid w:val="6722D0E2"/>
    <w:rsid w:val="6747C8F7"/>
    <w:rsid w:val="674E8DAD"/>
    <w:rsid w:val="67607BD1"/>
    <w:rsid w:val="6777B6F6"/>
    <w:rsid w:val="67A69E1E"/>
    <w:rsid w:val="67B951D7"/>
    <w:rsid w:val="67BBB801"/>
    <w:rsid w:val="67E969E6"/>
    <w:rsid w:val="67F8550D"/>
    <w:rsid w:val="6810737E"/>
    <w:rsid w:val="681BC359"/>
    <w:rsid w:val="682478FC"/>
    <w:rsid w:val="68546878"/>
    <w:rsid w:val="685537E0"/>
    <w:rsid w:val="6869D742"/>
    <w:rsid w:val="688FC32A"/>
    <w:rsid w:val="68B3065B"/>
    <w:rsid w:val="68C91A40"/>
    <w:rsid w:val="68F29472"/>
    <w:rsid w:val="68F983D3"/>
    <w:rsid w:val="69143898"/>
    <w:rsid w:val="69797ED9"/>
    <w:rsid w:val="69CE4BD1"/>
    <w:rsid w:val="69EBEB7A"/>
    <w:rsid w:val="69F8CA17"/>
    <w:rsid w:val="6A023D43"/>
    <w:rsid w:val="6A03F2C8"/>
    <w:rsid w:val="6A1D5B13"/>
    <w:rsid w:val="6A4314C0"/>
    <w:rsid w:val="6A51A872"/>
    <w:rsid w:val="6A87BB5B"/>
    <w:rsid w:val="6AC411BB"/>
    <w:rsid w:val="6AFFA7A1"/>
    <w:rsid w:val="6B078433"/>
    <w:rsid w:val="6B0F31F5"/>
    <w:rsid w:val="6B17B4D8"/>
    <w:rsid w:val="6B39AA0D"/>
    <w:rsid w:val="6B47817C"/>
    <w:rsid w:val="6B97BF3B"/>
    <w:rsid w:val="6BACBE4F"/>
    <w:rsid w:val="6BB7A1E7"/>
    <w:rsid w:val="6BCECB95"/>
    <w:rsid w:val="6BD11CA7"/>
    <w:rsid w:val="6C11356A"/>
    <w:rsid w:val="6C18D2B0"/>
    <w:rsid w:val="6C3CD5BE"/>
    <w:rsid w:val="6C784838"/>
    <w:rsid w:val="6C98BBF4"/>
    <w:rsid w:val="6C9C1094"/>
    <w:rsid w:val="6CA84A43"/>
    <w:rsid w:val="6CB347EF"/>
    <w:rsid w:val="6CB742A3"/>
    <w:rsid w:val="6CCFA841"/>
    <w:rsid w:val="6CD55A51"/>
    <w:rsid w:val="6CDA40C8"/>
    <w:rsid w:val="6D250432"/>
    <w:rsid w:val="6D7AA30D"/>
    <w:rsid w:val="6DA8A423"/>
    <w:rsid w:val="6DD85075"/>
    <w:rsid w:val="6DE1E2D6"/>
    <w:rsid w:val="6E107031"/>
    <w:rsid w:val="6E477666"/>
    <w:rsid w:val="6E60F0D4"/>
    <w:rsid w:val="6E7A95EF"/>
    <w:rsid w:val="6E872EF0"/>
    <w:rsid w:val="6E878AD9"/>
    <w:rsid w:val="6E9B6C5E"/>
    <w:rsid w:val="6EA0BCD2"/>
    <w:rsid w:val="6EAE9C9A"/>
    <w:rsid w:val="6EBACCFB"/>
    <w:rsid w:val="6EC0D0AC"/>
    <w:rsid w:val="6ECDDA7F"/>
    <w:rsid w:val="6ED064E4"/>
    <w:rsid w:val="6EF27FFA"/>
    <w:rsid w:val="6F05092C"/>
    <w:rsid w:val="6F1CE1BD"/>
    <w:rsid w:val="6F31DAB3"/>
    <w:rsid w:val="6F3FBD0F"/>
    <w:rsid w:val="6F467391"/>
    <w:rsid w:val="6F4FCDB9"/>
    <w:rsid w:val="6F588EB5"/>
    <w:rsid w:val="6F7CCAC6"/>
    <w:rsid w:val="6F9EB9A3"/>
    <w:rsid w:val="6FA8772A"/>
    <w:rsid w:val="6FC2DBCD"/>
    <w:rsid w:val="7016C134"/>
    <w:rsid w:val="7020539C"/>
    <w:rsid w:val="702FCAA6"/>
    <w:rsid w:val="7036B405"/>
    <w:rsid w:val="70403B77"/>
    <w:rsid w:val="705842BB"/>
    <w:rsid w:val="705B97EE"/>
    <w:rsid w:val="7067EB03"/>
    <w:rsid w:val="707028C1"/>
    <w:rsid w:val="708635A6"/>
    <w:rsid w:val="70B57070"/>
    <w:rsid w:val="70E0984B"/>
    <w:rsid w:val="70E48C3C"/>
    <w:rsid w:val="70F8140B"/>
    <w:rsid w:val="710DCBB7"/>
    <w:rsid w:val="710EDBE2"/>
    <w:rsid w:val="71132913"/>
    <w:rsid w:val="7146205E"/>
    <w:rsid w:val="71490123"/>
    <w:rsid w:val="71529F4B"/>
    <w:rsid w:val="71602726"/>
    <w:rsid w:val="7167507F"/>
    <w:rsid w:val="7169887C"/>
    <w:rsid w:val="719B8B4A"/>
    <w:rsid w:val="719FFDF0"/>
    <w:rsid w:val="71CF9A10"/>
    <w:rsid w:val="71F947C3"/>
    <w:rsid w:val="71FD0FF5"/>
    <w:rsid w:val="720C8B9F"/>
    <w:rsid w:val="723C4918"/>
    <w:rsid w:val="72510D92"/>
    <w:rsid w:val="7267EAA4"/>
    <w:rsid w:val="72891F66"/>
    <w:rsid w:val="7292E399"/>
    <w:rsid w:val="729DB1A6"/>
    <w:rsid w:val="72A45B9A"/>
    <w:rsid w:val="72D8D257"/>
    <w:rsid w:val="72EC1BF6"/>
    <w:rsid w:val="72FF70FE"/>
    <w:rsid w:val="7302EFF8"/>
    <w:rsid w:val="7312EFEF"/>
    <w:rsid w:val="732B8D46"/>
    <w:rsid w:val="73773B0D"/>
    <w:rsid w:val="738410BE"/>
    <w:rsid w:val="7394CC99"/>
    <w:rsid w:val="73987ECF"/>
    <w:rsid w:val="73C7C43D"/>
    <w:rsid w:val="73D42FD2"/>
    <w:rsid w:val="73F66D5B"/>
    <w:rsid w:val="73FCD5FB"/>
    <w:rsid w:val="74049D9C"/>
    <w:rsid w:val="740FD954"/>
    <w:rsid w:val="74377F00"/>
    <w:rsid w:val="743ECC8E"/>
    <w:rsid w:val="746548DB"/>
    <w:rsid w:val="74898DF9"/>
    <w:rsid w:val="749F8349"/>
    <w:rsid w:val="74D81A97"/>
    <w:rsid w:val="7508AFF0"/>
    <w:rsid w:val="750C9117"/>
    <w:rsid w:val="750FD392"/>
    <w:rsid w:val="75175A19"/>
    <w:rsid w:val="7574A727"/>
    <w:rsid w:val="757E6A33"/>
    <w:rsid w:val="7598023B"/>
    <w:rsid w:val="75ADD3D1"/>
    <w:rsid w:val="75C1E54B"/>
    <w:rsid w:val="75DEB04C"/>
    <w:rsid w:val="75E346D3"/>
    <w:rsid w:val="75EA154D"/>
    <w:rsid w:val="762CD26E"/>
    <w:rsid w:val="767A6ABA"/>
    <w:rsid w:val="768E73D6"/>
    <w:rsid w:val="76B33F05"/>
    <w:rsid w:val="76B844DD"/>
    <w:rsid w:val="76F887E8"/>
    <w:rsid w:val="7715666C"/>
    <w:rsid w:val="776D2EED"/>
    <w:rsid w:val="777E8C9B"/>
    <w:rsid w:val="7798F873"/>
    <w:rsid w:val="77D43B85"/>
    <w:rsid w:val="77FE203C"/>
    <w:rsid w:val="780B46A1"/>
    <w:rsid w:val="78167CF8"/>
    <w:rsid w:val="78320731"/>
    <w:rsid w:val="78321B8C"/>
    <w:rsid w:val="784B59EF"/>
    <w:rsid w:val="784D6AA9"/>
    <w:rsid w:val="789FC891"/>
    <w:rsid w:val="78A1667E"/>
    <w:rsid w:val="78DD33EB"/>
    <w:rsid w:val="7917DF57"/>
    <w:rsid w:val="792F9B52"/>
    <w:rsid w:val="793090BE"/>
    <w:rsid w:val="79461031"/>
    <w:rsid w:val="7947C759"/>
    <w:rsid w:val="794E2299"/>
    <w:rsid w:val="79516337"/>
    <w:rsid w:val="7965FA11"/>
    <w:rsid w:val="798D2728"/>
    <w:rsid w:val="799DD11A"/>
    <w:rsid w:val="79B258C0"/>
    <w:rsid w:val="79D0FB6D"/>
    <w:rsid w:val="79D76B68"/>
    <w:rsid w:val="7A0E8F93"/>
    <w:rsid w:val="7A537005"/>
    <w:rsid w:val="7A62D157"/>
    <w:rsid w:val="7A781F92"/>
    <w:rsid w:val="7AC4C804"/>
    <w:rsid w:val="7AC4FFED"/>
    <w:rsid w:val="7ADDE4D2"/>
    <w:rsid w:val="7AEE5407"/>
    <w:rsid w:val="7B395194"/>
    <w:rsid w:val="7B4225CC"/>
    <w:rsid w:val="7B5B5E4C"/>
    <w:rsid w:val="7B8CA5B1"/>
    <w:rsid w:val="7BAB002B"/>
    <w:rsid w:val="7BAC7320"/>
    <w:rsid w:val="7BC03E18"/>
    <w:rsid w:val="7BD92CA1"/>
    <w:rsid w:val="7BE66DFF"/>
    <w:rsid w:val="7C07C0B2"/>
    <w:rsid w:val="7C0B702F"/>
    <w:rsid w:val="7C48176D"/>
    <w:rsid w:val="7C969906"/>
    <w:rsid w:val="7C98D2A3"/>
    <w:rsid w:val="7C9DC7B3"/>
    <w:rsid w:val="7CC2E731"/>
    <w:rsid w:val="7CD343D5"/>
    <w:rsid w:val="7D1849A8"/>
    <w:rsid w:val="7D36E2EF"/>
    <w:rsid w:val="7D392D00"/>
    <w:rsid w:val="7D4793EA"/>
    <w:rsid w:val="7D734FE2"/>
    <w:rsid w:val="7DAB8E3A"/>
    <w:rsid w:val="7DDF3BE6"/>
    <w:rsid w:val="7DE4FC8B"/>
    <w:rsid w:val="7DF90757"/>
    <w:rsid w:val="7DFCED10"/>
    <w:rsid w:val="7E1307E9"/>
    <w:rsid w:val="7E17D0B0"/>
    <w:rsid w:val="7E287644"/>
    <w:rsid w:val="7E309E8F"/>
    <w:rsid w:val="7E4BDF1A"/>
    <w:rsid w:val="7E879732"/>
    <w:rsid w:val="7E8D55EE"/>
    <w:rsid w:val="7E94EC16"/>
    <w:rsid w:val="7EA60645"/>
    <w:rsid w:val="7EC09A39"/>
    <w:rsid w:val="7EF996FC"/>
    <w:rsid w:val="7EFE8F83"/>
    <w:rsid w:val="7F0CA95B"/>
    <w:rsid w:val="7F33FE6A"/>
    <w:rsid w:val="7F49EC4D"/>
    <w:rsid w:val="7F534579"/>
    <w:rsid w:val="7F6491ED"/>
    <w:rsid w:val="7F6A69A5"/>
    <w:rsid w:val="7F73C5F3"/>
    <w:rsid w:val="7F87B963"/>
    <w:rsid w:val="7FBE62C1"/>
    <w:rsid w:val="7FCD293B"/>
    <w:rsid w:val="7FD75FF8"/>
    <w:rsid w:val="7FD9175E"/>
    <w:rsid w:val="7FE912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C59C2"/>
  <w15:chartTrackingRefBased/>
  <w15:docId w15:val="{CBC3E3FE-3782-43E3-8505-BF2920797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CDC"/>
  </w:style>
  <w:style w:type="paragraph" w:styleId="Heading1">
    <w:name w:val="heading 1"/>
    <w:basedOn w:val="Normal"/>
    <w:next w:val="Normal"/>
    <w:link w:val="Heading1Char"/>
    <w:uiPriority w:val="9"/>
    <w:qFormat/>
    <w:rsid w:val="00296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4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D3"/>
  </w:style>
  <w:style w:type="paragraph" w:styleId="Footer">
    <w:name w:val="footer"/>
    <w:basedOn w:val="Normal"/>
    <w:link w:val="FooterChar"/>
    <w:uiPriority w:val="99"/>
    <w:unhideWhenUsed/>
    <w:rsid w:val="00B8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D3"/>
  </w:style>
  <w:style w:type="paragraph" w:styleId="ListParagraph">
    <w:name w:val="List Paragraph"/>
    <w:basedOn w:val="Normal"/>
    <w:link w:val="ListParagraphChar"/>
    <w:uiPriority w:val="34"/>
    <w:qFormat/>
    <w:rsid w:val="00D95ECD"/>
    <w:pPr>
      <w:ind w:left="720"/>
      <w:contextualSpacing/>
    </w:pPr>
  </w:style>
  <w:style w:type="character" w:customStyle="1" w:styleId="Heading1Char">
    <w:name w:val="Heading 1 Char"/>
    <w:basedOn w:val="DefaultParagraphFont"/>
    <w:link w:val="Heading1"/>
    <w:uiPriority w:val="9"/>
    <w:rsid w:val="00296B0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B03"/>
    <w:pPr>
      <w:outlineLvl w:val="9"/>
    </w:pPr>
  </w:style>
  <w:style w:type="paragraph" w:styleId="TOC1">
    <w:name w:val="toc 1"/>
    <w:basedOn w:val="Normal"/>
    <w:next w:val="Normal"/>
    <w:autoRedefine/>
    <w:uiPriority w:val="39"/>
    <w:unhideWhenUsed/>
    <w:rsid w:val="00447631"/>
    <w:pPr>
      <w:tabs>
        <w:tab w:val="left" w:pos="440"/>
        <w:tab w:val="right" w:leader="dot" w:pos="9350"/>
      </w:tabs>
      <w:spacing w:before="120" w:after="120"/>
    </w:pPr>
    <w:rPr>
      <w:rFonts w:ascii="Arial" w:hAnsi="Arial"/>
    </w:rPr>
  </w:style>
  <w:style w:type="character" w:styleId="Hyperlink">
    <w:name w:val="Hyperlink"/>
    <w:basedOn w:val="DefaultParagraphFont"/>
    <w:uiPriority w:val="99"/>
    <w:unhideWhenUsed/>
    <w:rsid w:val="00296B03"/>
    <w:rPr>
      <w:color w:val="0563C1" w:themeColor="hyperlink"/>
      <w:u w:val="single"/>
    </w:rPr>
  </w:style>
  <w:style w:type="character" w:customStyle="1" w:styleId="Heading2Char">
    <w:name w:val="Heading 2 Char"/>
    <w:basedOn w:val="DefaultParagraphFont"/>
    <w:link w:val="Heading2"/>
    <w:uiPriority w:val="9"/>
    <w:rsid w:val="001B44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44C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46AC0"/>
    <w:pPr>
      <w:tabs>
        <w:tab w:val="left" w:pos="880"/>
        <w:tab w:val="right" w:leader="dot" w:pos="9350"/>
      </w:tabs>
      <w:spacing w:after="0"/>
      <w:ind w:left="220"/>
    </w:pPr>
    <w:rPr>
      <w:rFonts w:ascii="Arial" w:hAnsi="Arial"/>
    </w:rPr>
  </w:style>
  <w:style w:type="paragraph" w:styleId="TOC3">
    <w:name w:val="toc 3"/>
    <w:basedOn w:val="Normal"/>
    <w:next w:val="Normal"/>
    <w:autoRedefine/>
    <w:uiPriority w:val="39"/>
    <w:unhideWhenUsed/>
    <w:rsid w:val="00922BB7"/>
    <w:pPr>
      <w:tabs>
        <w:tab w:val="left" w:pos="1320"/>
        <w:tab w:val="right" w:leader="dot" w:pos="9350"/>
      </w:tabs>
      <w:spacing w:after="0"/>
      <w:ind w:left="220"/>
    </w:pPr>
    <w:rPr>
      <w:rFonts w:ascii="Arial" w:hAnsi="Arial"/>
      <w:strike/>
      <w:lang w:val="en-GB"/>
    </w:rPr>
  </w:style>
  <w:style w:type="table" w:styleId="TableGrid">
    <w:name w:val="Table Grid"/>
    <w:basedOn w:val="TableNormal"/>
    <w:uiPriority w:val="39"/>
    <w:rsid w:val="0010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B03778"/>
  </w:style>
  <w:style w:type="character" w:customStyle="1" w:styleId="eop">
    <w:name w:val="eop"/>
    <w:basedOn w:val="DefaultParagraphFont"/>
    <w:rsid w:val="00B03778"/>
  </w:style>
  <w:style w:type="character" w:styleId="CommentReference">
    <w:name w:val="annotation reference"/>
    <w:basedOn w:val="DefaultParagraphFont"/>
    <w:uiPriority w:val="99"/>
    <w:semiHidden/>
    <w:unhideWhenUsed/>
    <w:rsid w:val="008F035A"/>
    <w:rPr>
      <w:sz w:val="16"/>
      <w:szCs w:val="16"/>
    </w:rPr>
  </w:style>
  <w:style w:type="paragraph" w:styleId="CommentText">
    <w:name w:val="annotation text"/>
    <w:basedOn w:val="Normal"/>
    <w:link w:val="CommentTextChar"/>
    <w:uiPriority w:val="99"/>
    <w:unhideWhenUsed/>
    <w:rsid w:val="008F035A"/>
    <w:pPr>
      <w:spacing w:line="240" w:lineRule="auto"/>
    </w:pPr>
    <w:rPr>
      <w:sz w:val="20"/>
      <w:szCs w:val="20"/>
    </w:rPr>
  </w:style>
  <w:style w:type="character" w:customStyle="1" w:styleId="CommentTextChar">
    <w:name w:val="Comment Text Char"/>
    <w:basedOn w:val="DefaultParagraphFont"/>
    <w:link w:val="CommentText"/>
    <w:uiPriority w:val="99"/>
    <w:rsid w:val="008F035A"/>
    <w:rPr>
      <w:sz w:val="20"/>
      <w:szCs w:val="20"/>
    </w:rPr>
  </w:style>
  <w:style w:type="paragraph" w:styleId="CommentSubject">
    <w:name w:val="annotation subject"/>
    <w:basedOn w:val="CommentText"/>
    <w:next w:val="CommentText"/>
    <w:link w:val="CommentSubjectChar"/>
    <w:uiPriority w:val="99"/>
    <w:semiHidden/>
    <w:unhideWhenUsed/>
    <w:rsid w:val="008F035A"/>
    <w:rPr>
      <w:b/>
      <w:bCs/>
    </w:rPr>
  </w:style>
  <w:style w:type="character" w:customStyle="1" w:styleId="CommentSubjectChar">
    <w:name w:val="Comment Subject Char"/>
    <w:basedOn w:val="CommentTextChar"/>
    <w:link w:val="CommentSubject"/>
    <w:uiPriority w:val="99"/>
    <w:semiHidden/>
    <w:rsid w:val="008F035A"/>
    <w:rPr>
      <w:b/>
      <w:bCs/>
      <w:sz w:val="20"/>
      <w:szCs w:val="20"/>
    </w:rPr>
  </w:style>
  <w:style w:type="paragraph" w:styleId="FootnoteText">
    <w:name w:val="footnote text"/>
    <w:basedOn w:val="Normal"/>
    <w:link w:val="FootnoteTextChar"/>
    <w:uiPriority w:val="99"/>
    <w:semiHidden/>
    <w:unhideWhenUsed/>
    <w:rsid w:val="00F95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F23"/>
    <w:rPr>
      <w:sz w:val="20"/>
      <w:szCs w:val="20"/>
    </w:rPr>
  </w:style>
  <w:style w:type="character" w:styleId="FootnoteReference">
    <w:name w:val="footnote reference"/>
    <w:basedOn w:val="DefaultParagraphFont"/>
    <w:uiPriority w:val="99"/>
    <w:semiHidden/>
    <w:unhideWhenUsed/>
    <w:rsid w:val="00F95F23"/>
    <w:rPr>
      <w:vertAlign w:val="superscript"/>
    </w:rPr>
  </w:style>
  <w:style w:type="character" w:styleId="UnresolvedMention">
    <w:name w:val="Unresolved Mention"/>
    <w:basedOn w:val="DefaultParagraphFont"/>
    <w:uiPriority w:val="99"/>
    <w:semiHidden/>
    <w:unhideWhenUsed/>
    <w:rsid w:val="00F27109"/>
    <w:rPr>
      <w:color w:val="605E5C"/>
      <w:shd w:val="clear" w:color="auto" w:fill="E1DFDD"/>
    </w:rPr>
  </w:style>
  <w:style w:type="paragraph" w:styleId="Revision">
    <w:name w:val="Revision"/>
    <w:hidden/>
    <w:uiPriority w:val="99"/>
    <w:semiHidden/>
    <w:rsid w:val="00D05C7A"/>
    <w:pPr>
      <w:spacing w:after="0" w:line="240" w:lineRule="auto"/>
    </w:pPr>
  </w:style>
  <w:style w:type="character" w:styleId="FollowedHyperlink">
    <w:name w:val="FollowedHyperlink"/>
    <w:basedOn w:val="DefaultParagraphFont"/>
    <w:uiPriority w:val="99"/>
    <w:semiHidden/>
    <w:unhideWhenUsed/>
    <w:rsid w:val="00B616A0"/>
    <w:rPr>
      <w:color w:val="954F72" w:themeColor="followedHyperlink"/>
      <w:u w:val="single"/>
    </w:rPr>
  </w:style>
  <w:style w:type="character" w:styleId="PlaceholderText">
    <w:name w:val="Placeholder Text"/>
    <w:basedOn w:val="DefaultParagraphFont"/>
    <w:uiPriority w:val="99"/>
    <w:semiHidden/>
    <w:rsid w:val="00AD3AE7"/>
    <w:rPr>
      <w:color w:val="808080"/>
    </w:rPr>
  </w:style>
  <w:style w:type="paragraph" w:customStyle="1" w:styleId="Level3">
    <w:name w:val="Level 3"/>
    <w:basedOn w:val="Heading3"/>
    <w:link w:val="Level3Char"/>
    <w:qFormat/>
    <w:rsid w:val="00D46AC0"/>
    <w:pPr>
      <w:numPr>
        <w:ilvl w:val="2"/>
        <w:numId w:val="1"/>
      </w:numPr>
      <w:ind w:left="709" w:hanging="709"/>
      <w:jc w:val="both"/>
    </w:pPr>
    <w:rPr>
      <w:rFonts w:ascii="Arial" w:hAnsi="Arial" w:cs="Arial"/>
      <w:color w:val="000000" w:themeColor="text1"/>
      <w:lang w:val="en-GB"/>
    </w:rPr>
  </w:style>
  <w:style w:type="character" w:customStyle="1" w:styleId="Level3Char">
    <w:name w:val="Level 3 Char"/>
    <w:basedOn w:val="Heading3Char"/>
    <w:link w:val="Level3"/>
    <w:rsid w:val="00D46AC0"/>
    <w:rPr>
      <w:rFonts w:ascii="Arial" w:eastAsiaTheme="majorEastAsia" w:hAnsi="Arial" w:cs="Arial"/>
      <w:color w:val="000000" w:themeColor="text1"/>
      <w:sz w:val="24"/>
      <w:szCs w:val="24"/>
      <w:lang w:val="en-GB"/>
    </w:rPr>
  </w:style>
  <w:style w:type="paragraph" w:customStyle="1" w:styleId="Default">
    <w:name w:val="Default"/>
    <w:rsid w:val="0022521B"/>
    <w:pPr>
      <w:autoSpaceDE w:val="0"/>
      <w:autoSpaceDN w:val="0"/>
      <w:adjustRightInd w:val="0"/>
      <w:spacing w:after="0" w:line="240" w:lineRule="auto"/>
    </w:pPr>
    <w:rPr>
      <w:rFonts w:ascii="Arial" w:hAnsi="Arial" w:cs="Arial"/>
      <w:color w:val="000000"/>
      <w:sz w:val="24"/>
      <w:szCs w:val="24"/>
      <w:lang w:val="de-DE"/>
    </w:rPr>
  </w:style>
  <w:style w:type="paragraph" w:customStyle="1" w:styleId="paragraph">
    <w:name w:val="paragraph"/>
    <w:basedOn w:val="Normal"/>
    <w:rsid w:val="005E48D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customStyle="1" w:styleId="Level4">
    <w:name w:val="Level 4"/>
    <w:basedOn w:val="Level3"/>
    <w:qFormat/>
    <w:rsid w:val="00245A17"/>
    <w:pPr>
      <w:numPr>
        <w:ilvl w:val="0"/>
        <w:numId w:val="0"/>
      </w:numPr>
      <w:ind w:left="1098" w:hanging="648"/>
    </w:pPr>
    <w:rPr>
      <w:color w:val="auto"/>
    </w:rPr>
  </w:style>
  <w:style w:type="character" w:customStyle="1" w:styleId="ui-provider">
    <w:name w:val="ui-provider"/>
    <w:basedOn w:val="DefaultParagraphFont"/>
    <w:rsid w:val="03787F27"/>
    <w:rPr>
      <w:rFonts w:asciiTheme="minorHAnsi" w:eastAsiaTheme="minorEastAsia" w:hAnsiTheme="minorHAnsi" w:cstheme="minorBidi"/>
      <w:sz w:val="22"/>
      <w:szCs w:val="22"/>
    </w:rPr>
  </w:style>
  <w:style w:type="character" w:customStyle="1" w:styleId="ListParagraphChar">
    <w:name w:val="List Paragraph Char"/>
    <w:basedOn w:val="DefaultParagraphFont"/>
    <w:link w:val="ListParagraph"/>
    <w:uiPriority w:val="34"/>
    <w:rsid w:val="00CE2678"/>
  </w:style>
  <w:style w:type="paragraph" w:styleId="NoSpacing">
    <w:name w:val="No Spacing"/>
    <w:uiPriority w:val="1"/>
    <w:qFormat/>
    <w:rsid w:val="00656A01"/>
    <w:pPr>
      <w:spacing w:after="0" w:line="240" w:lineRule="auto"/>
    </w:pPr>
  </w:style>
  <w:style w:type="table" w:customStyle="1" w:styleId="TableGrid1">
    <w:name w:val="Table Grid1"/>
    <w:basedOn w:val="TableNormal"/>
    <w:next w:val="TableGrid"/>
    <w:uiPriority w:val="39"/>
    <w:rsid w:val="00C46E16"/>
    <w:pPr>
      <w:spacing w:after="0" w:line="240" w:lineRule="auto"/>
    </w:pPr>
    <w:rPr>
      <w:kern w:val="2"/>
      <w:lang w:val="de-D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2347">
      <w:bodyDiv w:val="1"/>
      <w:marLeft w:val="0"/>
      <w:marRight w:val="0"/>
      <w:marTop w:val="0"/>
      <w:marBottom w:val="0"/>
      <w:divBdr>
        <w:top w:val="none" w:sz="0" w:space="0" w:color="auto"/>
        <w:left w:val="none" w:sz="0" w:space="0" w:color="auto"/>
        <w:bottom w:val="none" w:sz="0" w:space="0" w:color="auto"/>
        <w:right w:val="none" w:sz="0" w:space="0" w:color="auto"/>
      </w:divBdr>
      <w:divsChild>
        <w:div w:id="1685549044">
          <w:marLeft w:val="0"/>
          <w:marRight w:val="0"/>
          <w:marTop w:val="0"/>
          <w:marBottom w:val="0"/>
          <w:divBdr>
            <w:top w:val="none" w:sz="0" w:space="0" w:color="auto"/>
            <w:left w:val="none" w:sz="0" w:space="0" w:color="auto"/>
            <w:bottom w:val="none" w:sz="0" w:space="0" w:color="auto"/>
            <w:right w:val="none" w:sz="0" w:space="0" w:color="auto"/>
          </w:divBdr>
          <w:divsChild>
            <w:div w:id="2119984871">
              <w:marLeft w:val="0"/>
              <w:marRight w:val="0"/>
              <w:marTop w:val="0"/>
              <w:marBottom w:val="0"/>
              <w:divBdr>
                <w:top w:val="none" w:sz="0" w:space="0" w:color="auto"/>
                <w:left w:val="none" w:sz="0" w:space="0" w:color="auto"/>
                <w:bottom w:val="none" w:sz="0" w:space="0" w:color="auto"/>
                <w:right w:val="none" w:sz="0" w:space="0" w:color="auto"/>
              </w:divBdr>
              <w:divsChild>
                <w:div w:id="1623030999">
                  <w:marLeft w:val="0"/>
                  <w:marRight w:val="0"/>
                  <w:marTop w:val="0"/>
                  <w:marBottom w:val="0"/>
                  <w:divBdr>
                    <w:top w:val="none" w:sz="0" w:space="0" w:color="auto"/>
                    <w:left w:val="none" w:sz="0" w:space="0" w:color="auto"/>
                    <w:bottom w:val="none" w:sz="0" w:space="0" w:color="auto"/>
                    <w:right w:val="none" w:sz="0" w:space="0" w:color="auto"/>
                  </w:divBdr>
                  <w:divsChild>
                    <w:div w:id="725224801">
                      <w:marLeft w:val="0"/>
                      <w:marRight w:val="0"/>
                      <w:marTop w:val="0"/>
                      <w:marBottom w:val="0"/>
                      <w:divBdr>
                        <w:top w:val="none" w:sz="0" w:space="0" w:color="auto"/>
                        <w:left w:val="none" w:sz="0" w:space="0" w:color="auto"/>
                        <w:bottom w:val="none" w:sz="0" w:space="0" w:color="auto"/>
                        <w:right w:val="none" w:sz="0" w:space="0" w:color="auto"/>
                      </w:divBdr>
                      <w:divsChild>
                        <w:div w:id="1676882698">
                          <w:marLeft w:val="0"/>
                          <w:marRight w:val="0"/>
                          <w:marTop w:val="0"/>
                          <w:marBottom w:val="0"/>
                          <w:divBdr>
                            <w:top w:val="none" w:sz="0" w:space="0" w:color="auto"/>
                            <w:left w:val="none" w:sz="0" w:space="0" w:color="auto"/>
                            <w:bottom w:val="none" w:sz="0" w:space="0" w:color="auto"/>
                            <w:right w:val="none" w:sz="0" w:space="0" w:color="auto"/>
                          </w:divBdr>
                          <w:divsChild>
                            <w:div w:id="1067219822">
                              <w:marLeft w:val="0"/>
                              <w:marRight w:val="0"/>
                              <w:marTop w:val="0"/>
                              <w:marBottom w:val="0"/>
                              <w:divBdr>
                                <w:top w:val="none" w:sz="0" w:space="0" w:color="auto"/>
                                <w:left w:val="none" w:sz="0" w:space="0" w:color="auto"/>
                                <w:bottom w:val="none" w:sz="0" w:space="0" w:color="auto"/>
                                <w:right w:val="none" w:sz="0" w:space="0" w:color="auto"/>
                              </w:divBdr>
                              <w:divsChild>
                                <w:div w:id="937982846">
                                  <w:marLeft w:val="0"/>
                                  <w:marRight w:val="0"/>
                                  <w:marTop w:val="0"/>
                                  <w:marBottom w:val="0"/>
                                  <w:divBdr>
                                    <w:top w:val="none" w:sz="0" w:space="0" w:color="auto"/>
                                    <w:left w:val="none" w:sz="0" w:space="0" w:color="auto"/>
                                    <w:bottom w:val="none" w:sz="0" w:space="0" w:color="auto"/>
                                    <w:right w:val="none" w:sz="0" w:space="0" w:color="auto"/>
                                  </w:divBdr>
                                  <w:divsChild>
                                    <w:div w:id="1411806931">
                                      <w:marLeft w:val="0"/>
                                      <w:marRight w:val="0"/>
                                      <w:marTop w:val="0"/>
                                      <w:marBottom w:val="0"/>
                                      <w:divBdr>
                                        <w:top w:val="none" w:sz="0" w:space="0" w:color="auto"/>
                                        <w:left w:val="none" w:sz="0" w:space="0" w:color="auto"/>
                                        <w:bottom w:val="none" w:sz="0" w:space="0" w:color="auto"/>
                                        <w:right w:val="none" w:sz="0" w:space="0" w:color="auto"/>
                                      </w:divBdr>
                                      <w:divsChild>
                                        <w:div w:id="900018285">
                                          <w:marLeft w:val="0"/>
                                          <w:marRight w:val="0"/>
                                          <w:marTop w:val="0"/>
                                          <w:marBottom w:val="0"/>
                                          <w:divBdr>
                                            <w:top w:val="none" w:sz="0" w:space="0" w:color="auto"/>
                                            <w:left w:val="none" w:sz="0" w:space="0" w:color="auto"/>
                                            <w:bottom w:val="none" w:sz="0" w:space="0" w:color="auto"/>
                                            <w:right w:val="none" w:sz="0" w:space="0" w:color="auto"/>
                                          </w:divBdr>
                                          <w:divsChild>
                                            <w:div w:id="1920946280">
                                              <w:marLeft w:val="0"/>
                                              <w:marRight w:val="0"/>
                                              <w:marTop w:val="0"/>
                                              <w:marBottom w:val="0"/>
                                              <w:divBdr>
                                                <w:top w:val="none" w:sz="0" w:space="0" w:color="auto"/>
                                                <w:left w:val="none" w:sz="0" w:space="0" w:color="auto"/>
                                                <w:bottom w:val="none" w:sz="0" w:space="0" w:color="auto"/>
                                                <w:right w:val="none" w:sz="0" w:space="0" w:color="auto"/>
                                              </w:divBdr>
                                              <w:divsChild>
                                                <w:div w:id="240259189">
                                                  <w:marLeft w:val="0"/>
                                                  <w:marRight w:val="0"/>
                                                  <w:marTop w:val="0"/>
                                                  <w:marBottom w:val="0"/>
                                                  <w:divBdr>
                                                    <w:top w:val="none" w:sz="0" w:space="0" w:color="auto"/>
                                                    <w:left w:val="none" w:sz="0" w:space="0" w:color="auto"/>
                                                    <w:bottom w:val="none" w:sz="0" w:space="0" w:color="auto"/>
                                                    <w:right w:val="none" w:sz="0" w:space="0" w:color="auto"/>
                                                  </w:divBdr>
                                                  <w:divsChild>
                                                    <w:div w:id="751586957">
                                                      <w:marLeft w:val="0"/>
                                                      <w:marRight w:val="0"/>
                                                      <w:marTop w:val="0"/>
                                                      <w:marBottom w:val="0"/>
                                                      <w:divBdr>
                                                        <w:top w:val="none" w:sz="0" w:space="0" w:color="auto"/>
                                                        <w:left w:val="none" w:sz="0" w:space="0" w:color="auto"/>
                                                        <w:bottom w:val="none" w:sz="0" w:space="0" w:color="auto"/>
                                                        <w:right w:val="none" w:sz="0" w:space="0" w:color="auto"/>
                                                      </w:divBdr>
                                                      <w:divsChild>
                                                        <w:div w:id="1768235942">
                                                          <w:marLeft w:val="0"/>
                                                          <w:marRight w:val="0"/>
                                                          <w:marTop w:val="0"/>
                                                          <w:marBottom w:val="0"/>
                                                          <w:divBdr>
                                                            <w:top w:val="none" w:sz="0" w:space="0" w:color="auto"/>
                                                            <w:left w:val="none" w:sz="0" w:space="0" w:color="auto"/>
                                                            <w:bottom w:val="none" w:sz="0" w:space="0" w:color="auto"/>
                                                            <w:right w:val="none" w:sz="0" w:space="0" w:color="auto"/>
                                                          </w:divBdr>
                                                          <w:divsChild>
                                                            <w:div w:id="11099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043406">
      <w:bodyDiv w:val="1"/>
      <w:marLeft w:val="0"/>
      <w:marRight w:val="0"/>
      <w:marTop w:val="0"/>
      <w:marBottom w:val="0"/>
      <w:divBdr>
        <w:top w:val="none" w:sz="0" w:space="0" w:color="auto"/>
        <w:left w:val="none" w:sz="0" w:space="0" w:color="auto"/>
        <w:bottom w:val="none" w:sz="0" w:space="0" w:color="auto"/>
        <w:right w:val="none" w:sz="0" w:space="0" w:color="auto"/>
      </w:divBdr>
      <w:divsChild>
        <w:div w:id="1115639593">
          <w:marLeft w:val="0"/>
          <w:marRight w:val="0"/>
          <w:marTop w:val="0"/>
          <w:marBottom w:val="0"/>
          <w:divBdr>
            <w:top w:val="none" w:sz="0" w:space="0" w:color="auto"/>
            <w:left w:val="none" w:sz="0" w:space="0" w:color="auto"/>
            <w:bottom w:val="none" w:sz="0" w:space="0" w:color="auto"/>
            <w:right w:val="none" w:sz="0" w:space="0" w:color="auto"/>
          </w:divBdr>
        </w:div>
        <w:div w:id="1328751927">
          <w:marLeft w:val="0"/>
          <w:marRight w:val="0"/>
          <w:marTop w:val="0"/>
          <w:marBottom w:val="0"/>
          <w:divBdr>
            <w:top w:val="none" w:sz="0" w:space="0" w:color="auto"/>
            <w:left w:val="none" w:sz="0" w:space="0" w:color="auto"/>
            <w:bottom w:val="none" w:sz="0" w:space="0" w:color="auto"/>
            <w:right w:val="none" w:sz="0" w:space="0" w:color="auto"/>
          </w:divBdr>
        </w:div>
        <w:div w:id="1683163960">
          <w:marLeft w:val="0"/>
          <w:marRight w:val="0"/>
          <w:marTop w:val="0"/>
          <w:marBottom w:val="0"/>
          <w:divBdr>
            <w:top w:val="none" w:sz="0" w:space="0" w:color="auto"/>
            <w:left w:val="none" w:sz="0" w:space="0" w:color="auto"/>
            <w:bottom w:val="none" w:sz="0" w:space="0" w:color="auto"/>
            <w:right w:val="none" w:sz="0" w:space="0" w:color="auto"/>
          </w:divBdr>
        </w:div>
        <w:div w:id="2102722572">
          <w:marLeft w:val="0"/>
          <w:marRight w:val="0"/>
          <w:marTop w:val="0"/>
          <w:marBottom w:val="0"/>
          <w:divBdr>
            <w:top w:val="none" w:sz="0" w:space="0" w:color="auto"/>
            <w:left w:val="none" w:sz="0" w:space="0" w:color="auto"/>
            <w:bottom w:val="none" w:sz="0" w:space="0" w:color="auto"/>
            <w:right w:val="none" w:sz="0" w:space="0" w:color="auto"/>
          </w:divBdr>
        </w:div>
      </w:divsChild>
    </w:div>
    <w:div w:id="199973594">
      <w:bodyDiv w:val="1"/>
      <w:marLeft w:val="0"/>
      <w:marRight w:val="0"/>
      <w:marTop w:val="0"/>
      <w:marBottom w:val="0"/>
      <w:divBdr>
        <w:top w:val="none" w:sz="0" w:space="0" w:color="auto"/>
        <w:left w:val="none" w:sz="0" w:space="0" w:color="auto"/>
        <w:bottom w:val="none" w:sz="0" w:space="0" w:color="auto"/>
        <w:right w:val="none" w:sz="0" w:space="0" w:color="auto"/>
      </w:divBdr>
    </w:div>
    <w:div w:id="333068884">
      <w:bodyDiv w:val="1"/>
      <w:marLeft w:val="0"/>
      <w:marRight w:val="0"/>
      <w:marTop w:val="0"/>
      <w:marBottom w:val="0"/>
      <w:divBdr>
        <w:top w:val="none" w:sz="0" w:space="0" w:color="auto"/>
        <w:left w:val="none" w:sz="0" w:space="0" w:color="auto"/>
        <w:bottom w:val="none" w:sz="0" w:space="0" w:color="auto"/>
        <w:right w:val="none" w:sz="0" w:space="0" w:color="auto"/>
      </w:divBdr>
      <w:divsChild>
        <w:div w:id="828863456">
          <w:marLeft w:val="0"/>
          <w:marRight w:val="0"/>
          <w:marTop w:val="0"/>
          <w:marBottom w:val="0"/>
          <w:divBdr>
            <w:top w:val="none" w:sz="0" w:space="0" w:color="auto"/>
            <w:left w:val="none" w:sz="0" w:space="0" w:color="auto"/>
            <w:bottom w:val="none" w:sz="0" w:space="0" w:color="auto"/>
            <w:right w:val="none" w:sz="0" w:space="0" w:color="auto"/>
          </w:divBdr>
          <w:divsChild>
            <w:div w:id="1815098510">
              <w:marLeft w:val="0"/>
              <w:marRight w:val="0"/>
              <w:marTop w:val="0"/>
              <w:marBottom w:val="0"/>
              <w:divBdr>
                <w:top w:val="none" w:sz="0" w:space="0" w:color="auto"/>
                <w:left w:val="none" w:sz="0" w:space="0" w:color="auto"/>
                <w:bottom w:val="none" w:sz="0" w:space="0" w:color="auto"/>
                <w:right w:val="none" w:sz="0" w:space="0" w:color="auto"/>
              </w:divBdr>
              <w:divsChild>
                <w:div w:id="1892888799">
                  <w:marLeft w:val="0"/>
                  <w:marRight w:val="0"/>
                  <w:marTop w:val="0"/>
                  <w:marBottom w:val="0"/>
                  <w:divBdr>
                    <w:top w:val="none" w:sz="0" w:space="0" w:color="auto"/>
                    <w:left w:val="none" w:sz="0" w:space="0" w:color="auto"/>
                    <w:bottom w:val="none" w:sz="0" w:space="0" w:color="auto"/>
                    <w:right w:val="none" w:sz="0" w:space="0" w:color="auto"/>
                  </w:divBdr>
                  <w:divsChild>
                    <w:div w:id="383137231">
                      <w:marLeft w:val="0"/>
                      <w:marRight w:val="0"/>
                      <w:marTop w:val="0"/>
                      <w:marBottom w:val="0"/>
                      <w:divBdr>
                        <w:top w:val="none" w:sz="0" w:space="0" w:color="auto"/>
                        <w:left w:val="none" w:sz="0" w:space="0" w:color="auto"/>
                        <w:bottom w:val="none" w:sz="0" w:space="0" w:color="auto"/>
                        <w:right w:val="none" w:sz="0" w:space="0" w:color="auto"/>
                      </w:divBdr>
                      <w:divsChild>
                        <w:div w:id="519705762">
                          <w:marLeft w:val="0"/>
                          <w:marRight w:val="0"/>
                          <w:marTop w:val="0"/>
                          <w:marBottom w:val="0"/>
                          <w:divBdr>
                            <w:top w:val="none" w:sz="0" w:space="0" w:color="auto"/>
                            <w:left w:val="none" w:sz="0" w:space="0" w:color="auto"/>
                            <w:bottom w:val="none" w:sz="0" w:space="0" w:color="auto"/>
                            <w:right w:val="none" w:sz="0" w:space="0" w:color="auto"/>
                          </w:divBdr>
                          <w:divsChild>
                            <w:div w:id="910575765">
                              <w:marLeft w:val="0"/>
                              <w:marRight w:val="0"/>
                              <w:marTop w:val="0"/>
                              <w:marBottom w:val="0"/>
                              <w:divBdr>
                                <w:top w:val="none" w:sz="0" w:space="0" w:color="auto"/>
                                <w:left w:val="none" w:sz="0" w:space="0" w:color="auto"/>
                                <w:bottom w:val="none" w:sz="0" w:space="0" w:color="auto"/>
                                <w:right w:val="none" w:sz="0" w:space="0" w:color="auto"/>
                              </w:divBdr>
                              <w:divsChild>
                                <w:div w:id="1455977875">
                                  <w:marLeft w:val="0"/>
                                  <w:marRight w:val="0"/>
                                  <w:marTop w:val="0"/>
                                  <w:marBottom w:val="0"/>
                                  <w:divBdr>
                                    <w:top w:val="none" w:sz="0" w:space="0" w:color="auto"/>
                                    <w:left w:val="none" w:sz="0" w:space="0" w:color="auto"/>
                                    <w:bottom w:val="none" w:sz="0" w:space="0" w:color="auto"/>
                                    <w:right w:val="none" w:sz="0" w:space="0" w:color="auto"/>
                                  </w:divBdr>
                                  <w:divsChild>
                                    <w:div w:id="1028063588">
                                      <w:marLeft w:val="0"/>
                                      <w:marRight w:val="0"/>
                                      <w:marTop w:val="0"/>
                                      <w:marBottom w:val="0"/>
                                      <w:divBdr>
                                        <w:top w:val="none" w:sz="0" w:space="0" w:color="auto"/>
                                        <w:left w:val="none" w:sz="0" w:space="0" w:color="auto"/>
                                        <w:bottom w:val="none" w:sz="0" w:space="0" w:color="auto"/>
                                        <w:right w:val="none" w:sz="0" w:space="0" w:color="auto"/>
                                      </w:divBdr>
                                      <w:divsChild>
                                        <w:div w:id="1345404570">
                                          <w:marLeft w:val="0"/>
                                          <w:marRight w:val="0"/>
                                          <w:marTop w:val="0"/>
                                          <w:marBottom w:val="0"/>
                                          <w:divBdr>
                                            <w:top w:val="none" w:sz="0" w:space="0" w:color="auto"/>
                                            <w:left w:val="none" w:sz="0" w:space="0" w:color="auto"/>
                                            <w:bottom w:val="none" w:sz="0" w:space="0" w:color="auto"/>
                                            <w:right w:val="none" w:sz="0" w:space="0" w:color="auto"/>
                                          </w:divBdr>
                                          <w:divsChild>
                                            <w:div w:id="1029061852">
                                              <w:marLeft w:val="0"/>
                                              <w:marRight w:val="0"/>
                                              <w:marTop w:val="0"/>
                                              <w:marBottom w:val="0"/>
                                              <w:divBdr>
                                                <w:top w:val="none" w:sz="0" w:space="0" w:color="auto"/>
                                                <w:left w:val="none" w:sz="0" w:space="0" w:color="auto"/>
                                                <w:bottom w:val="none" w:sz="0" w:space="0" w:color="auto"/>
                                                <w:right w:val="none" w:sz="0" w:space="0" w:color="auto"/>
                                              </w:divBdr>
                                              <w:divsChild>
                                                <w:div w:id="840661602">
                                                  <w:marLeft w:val="0"/>
                                                  <w:marRight w:val="0"/>
                                                  <w:marTop w:val="0"/>
                                                  <w:marBottom w:val="0"/>
                                                  <w:divBdr>
                                                    <w:top w:val="none" w:sz="0" w:space="0" w:color="auto"/>
                                                    <w:left w:val="none" w:sz="0" w:space="0" w:color="auto"/>
                                                    <w:bottom w:val="none" w:sz="0" w:space="0" w:color="auto"/>
                                                    <w:right w:val="none" w:sz="0" w:space="0" w:color="auto"/>
                                                  </w:divBdr>
                                                  <w:divsChild>
                                                    <w:div w:id="668948447">
                                                      <w:marLeft w:val="0"/>
                                                      <w:marRight w:val="0"/>
                                                      <w:marTop w:val="0"/>
                                                      <w:marBottom w:val="0"/>
                                                      <w:divBdr>
                                                        <w:top w:val="none" w:sz="0" w:space="0" w:color="auto"/>
                                                        <w:left w:val="none" w:sz="0" w:space="0" w:color="auto"/>
                                                        <w:bottom w:val="none" w:sz="0" w:space="0" w:color="auto"/>
                                                        <w:right w:val="none" w:sz="0" w:space="0" w:color="auto"/>
                                                      </w:divBdr>
                                                      <w:divsChild>
                                                        <w:div w:id="1749814184">
                                                          <w:marLeft w:val="0"/>
                                                          <w:marRight w:val="0"/>
                                                          <w:marTop w:val="0"/>
                                                          <w:marBottom w:val="0"/>
                                                          <w:divBdr>
                                                            <w:top w:val="none" w:sz="0" w:space="0" w:color="auto"/>
                                                            <w:left w:val="none" w:sz="0" w:space="0" w:color="auto"/>
                                                            <w:bottom w:val="none" w:sz="0" w:space="0" w:color="auto"/>
                                                            <w:right w:val="none" w:sz="0" w:space="0" w:color="auto"/>
                                                          </w:divBdr>
                                                          <w:divsChild>
                                                            <w:div w:id="624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5975386">
      <w:bodyDiv w:val="1"/>
      <w:marLeft w:val="0"/>
      <w:marRight w:val="0"/>
      <w:marTop w:val="0"/>
      <w:marBottom w:val="0"/>
      <w:divBdr>
        <w:top w:val="none" w:sz="0" w:space="0" w:color="auto"/>
        <w:left w:val="none" w:sz="0" w:space="0" w:color="auto"/>
        <w:bottom w:val="none" w:sz="0" w:space="0" w:color="auto"/>
        <w:right w:val="none" w:sz="0" w:space="0" w:color="auto"/>
      </w:divBdr>
      <w:divsChild>
        <w:div w:id="1685597532">
          <w:marLeft w:val="0"/>
          <w:marRight w:val="0"/>
          <w:marTop w:val="0"/>
          <w:marBottom w:val="0"/>
          <w:divBdr>
            <w:top w:val="none" w:sz="0" w:space="0" w:color="auto"/>
            <w:left w:val="none" w:sz="0" w:space="0" w:color="auto"/>
            <w:bottom w:val="none" w:sz="0" w:space="0" w:color="auto"/>
            <w:right w:val="none" w:sz="0" w:space="0" w:color="auto"/>
          </w:divBdr>
          <w:divsChild>
            <w:div w:id="10113619">
              <w:marLeft w:val="0"/>
              <w:marRight w:val="0"/>
              <w:marTop w:val="0"/>
              <w:marBottom w:val="0"/>
              <w:divBdr>
                <w:top w:val="none" w:sz="0" w:space="0" w:color="auto"/>
                <w:left w:val="none" w:sz="0" w:space="0" w:color="auto"/>
                <w:bottom w:val="none" w:sz="0" w:space="0" w:color="auto"/>
                <w:right w:val="none" w:sz="0" w:space="0" w:color="auto"/>
              </w:divBdr>
              <w:divsChild>
                <w:div w:id="2122449663">
                  <w:marLeft w:val="0"/>
                  <w:marRight w:val="0"/>
                  <w:marTop w:val="0"/>
                  <w:marBottom w:val="0"/>
                  <w:divBdr>
                    <w:top w:val="none" w:sz="0" w:space="0" w:color="auto"/>
                    <w:left w:val="none" w:sz="0" w:space="0" w:color="auto"/>
                    <w:bottom w:val="none" w:sz="0" w:space="0" w:color="auto"/>
                    <w:right w:val="none" w:sz="0" w:space="0" w:color="auto"/>
                  </w:divBdr>
                  <w:divsChild>
                    <w:div w:id="175385333">
                      <w:marLeft w:val="0"/>
                      <w:marRight w:val="0"/>
                      <w:marTop w:val="0"/>
                      <w:marBottom w:val="0"/>
                      <w:divBdr>
                        <w:top w:val="none" w:sz="0" w:space="0" w:color="auto"/>
                        <w:left w:val="none" w:sz="0" w:space="0" w:color="auto"/>
                        <w:bottom w:val="none" w:sz="0" w:space="0" w:color="auto"/>
                        <w:right w:val="none" w:sz="0" w:space="0" w:color="auto"/>
                      </w:divBdr>
                      <w:divsChild>
                        <w:div w:id="964234821">
                          <w:marLeft w:val="0"/>
                          <w:marRight w:val="0"/>
                          <w:marTop w:val="0"/>
                          <w:marBottom w:val="0"/>
                          <w:divBdr>
                            <w:top w:val="none" w:sz="0" w:space="0" w:color="auto"/>
                            <w:left w:val="none" w:sz="0" w:space="0" w:color="auto"/>
                            <w:bottom w:val="none" w:sz="0" w:space="0" w:color="auto"/>
                            <w:right w:val="none" w:sz="0" w:space="0" w:color="auto"/>
                          </w:divBdr>
                          <w:divsChild>
                            <w:div w:id="259339876">
                              <w:marLeft w:val="0"/>
                              <w:marRight w:val="0"/>
                              <w:marTop w:val="0"/>
                              <w:marBottom w:val="0"/>
                              <w:divBdr>
                                <w:top w:val="none" w:sz="0" w:space="0" w:color="auto"/>
                                <w:left w:val="none" w:sz="0" w:space="0" w:color="auto"/>
                                <w:bottom w:val="none" w:sz="0" w:space="0" w:color="auto"/>
                                <w:right w:val="none" w:sz="0" w:space="0" w:color="auto"/>
                              </w:divBdr>
                              <w:divsChild>
                                <w:div w:id="1784349069">
                                  <w:marLeft w:val="0"/>
                                  <w:marRight w:val="0"/>
                                  <w:marTop w:val="0"/>
                                  <w:marBottom w:val="0"/>
                                  <w:divBdr>
                                    <w:top w:val="none" w:sz="0" w:space="0" w:color="auto"/>
                                    <w:left w:val="none" w:sz="0" w:space="0" w:color="auto"/>
                                    <w:bottom w:val="none" w:sz="0" w:space="0" w:color="auto"/>
                                    <w:right w:val="none" w:sz="0" w:space="0" w:color="auto"/>
                                  </w:divBdr>
                                  <w:divsChild>
                                    <w:div w:id="1516505735">
                                      <w:marLeft w:val="0"/>
                                      <w:marRight w:val="0"/>
                                      <w:marTop w:val="0"/>
                                      <w:marBottom w:val="0"/>
                                      <w:divBdr>
                                        <w:top w:val="none" w:sz="0" w:space="0" w:color="auto"/>
                                        <w:left w:val="none" w:sz="0" w:space="0" w:color="auto"/>
                                        <w:bottom w:val="none" w:sz="0" w:space="0" w:color="auto"/>
                                        <w:right w:val="none" w:sz="0" w:space="0" w:color="auto"/>
                                      </w:divBdr>
                                      <w:divsChild>
                                        <w:div w:id="588389293">
                                          <w:marLeft w:val="0"/>
                                          <w:marRight w:val="0"/>
                                          <w:marTop w:val="0"/>
                                          <w:marBottom w:val="0"/>
                                          <w:divBdr>
                                            <w:top w:val="none" w:sz="0" w:space="0" w:color="auto"/>
                                            <w:left w:val="none" w:sz="0" w:space="0" w:color="auto"/>
                                            <w:bottom w:val="none" w:sz="0" w:space="0" w:color="auto"/>
                                            <w:right w:val="none" w:sz="0" w:space="0" w:color="auto"/>
                                          </w:divBdr>
                                          <w:divsChild>
                                            <w:div w:id="824398821">
                                              <w:marLeft w:val="0"/>
                                              <w:marRight w:val="0"/>
                                              <w:marTop w:val="0"/>
                                              <w:marBottom w:val="0"/>
                                              <w:divBdr>
                                                <w:top w:val="none" w:sz="0" w:space="0" w:color="auto"/>
                                                <w:left w:val="none" w:sz="0" w:space="0" w:color="auto"/>
                                                <w:bottom w:val="none" w:sz="0" w:space="0" w:color="auto"/>
                                                <w:right w:val="none" w:sz="0" w:space="0" w:color="auto"/>
                                              </w:divBdr>
                                              <w:divsChild>
                                                <w:div w:id="537355606">
                                                  <w:marLeft w:val="0"/>
                                                  <w:marRight w:val="0"/>
                                                  <w:marTop w:val="0"/>
                                                  <w:marBottom w:val="0"/>
                                                  <w:divBdr>
                                                    <w:top w:val="none" w:sz="0" w:space="0" w:color="auto"/>
                                                    <w:left w:val="none" w:sz="0" w:space="0" w:color="auto"/>
                                                    <w:bottom w:val="none" w:sz="0" w:space="0" w:color="auto"/>
                                                    <w:right w:val="none" w:sz="0" w:space="0" w:color="auto"/>
                                                  </w:divBdr>
                                                  <w:divsChild>
                                                    <w:div w:id="1130704433">
                                                      <w:marLeft w:val="0"/>
                                                      <w:marRight w:val="0"/>
                                                      <w:marTop w:val="0"/>
                                                      <w:marBottom w:val="0"/>
                                                      <w:divBdr>
                                                        <w:top w:val="none" w:sz="0" w:space="0" w:color="auto"/>
                                                        <w:left w:val="none" w:sz="0" w:space="0" w:color="auto"/>
                                                        <w:bottom w:val="none" w:sz="0" w:space="0" w:color="auto"/>
                                                        <w:right w:val="none" w:sz="0" w:space="0" w:color="auto"/>
                                                      </w:divBdr>
                                                      <w:divsChild>
                                                        <w:div w:id="869801381">
                                                          <w:marLeft w:val="0"/>
                                                          <w:marRight w:val="0"/>
                                                          <w:marTop w:val="0"/>
                                                          <w:marBottom w:val="0"/>
                                                          <w:divBdr>
                                                            <w:top w:val="none" w:sz="0" w:space="0" w:color="auto"/>
                                                            <w:left w:val="none" w:sz="0" w:space="0" w:color="auto"/>
                                                            <w:bottom w:val="none" w:sz="0" w:space="0" w:color="auto"/>
                                                            <w:right w:val="none" w:sz="0" w:space="0" w:color="auto"/>
                                                          </w:divBdr>
                                                          <w:divsChild>
                                                            <w:div w:id="255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058036">
      <w:bodyDiv w:val="1"/>
      <w:marLeft w:val="0"/>
      <w:marRight w:val="0"/>
      <w:marTop w:val="0"/>
      <w:marBottom w:val="0"/>
      <w:divBdr>
        <w:top w:val="none" w:sz="0" w:space="0" w:color="auto"/>
        <w:left w:val="none" w:sz="0" w:space="0" w:color="auto"/>
        <w:bottom w:val="none" w:sz="0" w:space="0" w:color="auto"/>
        <w:right w:val="none" w:sz="0" w:space="0" w:color="auto"/>
      </w:divBdr>
    </w:div>
    <w:div w:id="864713002">
      <w:bodyDiv w:val="1"/>
      <w:marLeft w:val="0"/>
      <w:marRight w:val="0"/>
      <w:marTop w:val="0"/>
      <w:marBottom w:val="0"/>
      <w:divBdr>
        <w:top w:val="none" w:sz="0" w:space="0" w:color="auto"/>
        <w:left w:val="none" w:sz="0" w:space="0" w:color="auto"/>
        <w:bottom w:val="none" w:sz="0" w:space="0" w:color="auto"/>
        <w:right w:val="none" w:sz="0" w:space="0" w:color="auto"/>
      </w:divBdr>
      <w:divsChild>
        <w:div w:id="108740036">
          <w:marLeft w:val="0"/>
          <w:marRight w:val="0"/>
          <w:marTop w:val="0"/>
          <w:marBottom w:val="0"/>
          <w:divBdr>
            <w:top w:val="none" w:sz="0" w:space="0" w:color="auto"/>
            <w:left w:val="none" w:sz="0" w:space="0" w:color="auto"/>
            <w:bottom w:val="none" w:sz="0" w:space="0" w:color="auto"/>
            <w:right w:val="none" w:sz="0" w:space="0" w:color="auto"/>
          </w:divBdr>
          <w:divsChild>
            <w:div w:id="44646118">
              <w:marLeft w:val="0"/>
              <w:marRight w:val="0"/>
              <w:marTop w:val="0"/>
              <w:marBottom w:val="0"/>
              <w:divBdr>
                <w:top w:val="none" w:sz="0" w:space="0" w:color="auto"/>
                <w:left w:val="none" w:sz="0" w:space="0" w:color="auto"/>
                <w:bottom w:val="none" w:sz="0" w:space="0" w:color="auto"/>
                <w:right w:val="none" w:sz="0" w:space="0" w:color="auto"/>
              </w:divBdr>
              <w:divsChild>
                <w:div w:id="926618195">
                  <w:marLeft w:val="0"/>
                  <w:marRight w:val="0"/>
                  <w:marTop w:val="0"/>
                  <w:marBottom w:val="0"/>
                  <w:divBdr>
                    <w:top w:val="none" w:sz="0" w:space="0" w:color="auto"/>
                    <w:left w:val="none" w:sz="0" w:space="0" w:color="auto"/>
                    <w:bottom w:val="none" w:sz="0" w:space="0" w:color="auto"/>
                    <w:right w:val="none" w:sz="0" w:space="0" w:color="auto"/>
                  </w:divBdr>
                  <w:divsChild>
                    <w:div w:id="1754542382">
                      <w:marLeft w:val="0"/>
                      <w:marRight w:val="0"/>
                      <w:marTop w:val="0"/>
                      <w:marBottom w:val="0"/>
                      <w:divBdr>
                        <w:top w:val="none" w:sz="0" w:space="0" w:color="auto"/>
                        <w:left w:val="none" w:sz="0" w:space="0" w:color="auto"/>
                        <w:bottom w:val="none" w:sz="0" w:space="0" w:color="auto"/>
                        <w:right w:val="none" w:sz="0" w:space="0" w:color="auto"/>
                      </w:divBdr>
                      <w:divsChild>
                        <w:div w:id="475689344">
                          <w:marLeft w:val="0"/>
                          <w:marRight w:val="0"/>
                          <w:marTop w:val="0"/>
                          <w:marBottom w:val="0"/>
                          <w:divBdr>
                            <w:top w:val="none" w:sz="0" w:space="0" w:color="auto"/>
                            <w:left w:val="none" w:sz="0" w:space="0" w:color="auto"/>
                            <w:bottom w:val="none" w:sz="0" w:space="0" w:color="auto"/>
                            <w:right w:val="none" w:sz="0" w:space="0" w:color="auto"/>
                          </w:divBdr>
                          <w:divsChild>
                            <w:div w:id="324624425">
                              <w:marLeft w:val="0"/>
                              <w:marRight w:val="0"/>
                              <w:marTop w:val="0"/>
                              <w:marBottom w:val="0"/>
                              <w:divBdr>
                                <w:top w:val="none" w:sz="0" w:space="0" w:color="auto"/>
                                <w:left w:val="none" w:sz="0" w:space="0" w:color="auto"/>
                                <w:bottom w:val="none" w:sz="0" w:space="0" w:color="auto"/>
                                <w:right w:val="none" w:sz="0" w:space="0" w:color="auto"/>
                              </w:divBdr>
                              <w:divsChild>
                                <w:div w:id="735395097">
                                  <w:marLeft w:val="0"/>
                                  <w:marRight w:val="0"/>
                                  <w:marTop w:val="0"/>
                                  <w:marBottom w:val="0"/>
                                  <w:divBdr>
                                    <w:top w:val="none" w:sz="0" w:space="0" w:color="auto"/>
                                    <w:left w:val="none" w:sz="0" w:space="0" w:color="auto"/>
                                    <w:bottom w:val="none" w:sz="0" w:space="0" w:color="auto"/>
                                    <w:right w:val="none" w:sz="0" w:space="0" w:color="auto"/>
                                  </w:divBdr>
                                  <w:divsChild>
                                    <w:div w:id="1892961253">
                                      <w:marLeft w:val="0"/>
                                      <w:marRight w:val="0"/>
                                      <w:marTop w:val="0"/>
                                      <w:marBottom w:val="0"/>
                                      <w:divBdr>
                                        <w:top w:val="none" w:sz="0" w:space="0" w:color="auto"/>
                                        <w:left w:val="none" w:sz="0" w:space="0" w:color="auto"/>
                                        <w:bottom w:val="none" w:sz="0" w:space="0" w:color="auto"/>
                                        <w:right w:val="none" w:sz="0" w:space="0" w:color="auto"/>
                                      </w:divBdr>
                                      <w:divsChild>
                                        <w:div w:id="1972901796">
                                          <w:marLeft w:val="0"/>
                                          <w:marRight w:val="0"/>
                                          <w:marTop w:val="0"/>
                                          <w:marBottom w:val="0"/>
                                          <w:divBdr>
                                            <w:top w:val="none" w:sz="0" w:space="0" w:color="auto"/>
                                            <w:left w:val="none" w:sz="0" w:space="0" w:color="auto"/>
                                            <w:bottom w:val="none" w:sz="0" w:space="0" w:color="auto"/>
                                            <w:right w:val="none" w:sz="0" w:space="0" w:color="auto"/>
                                          </w:divBdr>
                                          <w:divsChild>
                                            <w:div w:id="1068916746">
                                              <w:marLeft w:val="0"/>
                                              <w:marRight w:val="0"/>
                                              <w:marTop w:val="0"/>
                                              <w:marBottom w:val="0"/>
                                              <w:divBdr>
                                                <w:top w:val="none" w:sz="0" w:space="0" w:color="auto"/>
                                                <w:left w:val="none" w:sz="0" w:space="0" w:color="auto"/>
                                                <w:bottom w:val="none" w:sz="0" w:space="0" w:color="auto"/>
                                                <w:right w:val="none" w:sz="0" w:space="0" w:color="auto"/>
                                              </w:divBdr>
                                              <w:divsChild>
                                                <w:div w:id="1860272088">
                                                  <w:marLeft w:val="0"/>
                                                  <w:marRight w:val="0"/>
                                                  <w:marTop w:val="0"/>
                                                  <w:marBottom w:val="0"/>
                                                  <w:divBdr>
                                                    <w:top w:val="none" w:sz="0" w:space="0" w:color="auto"/>
                                                    <w:left w:val="none" w:sz="0" w:space="0" w:color="auto"/>
                                                    <w:bottom w:val="none" w:sz="0" w:space="0" w:color="auto"/>
                                                    <w:right w:val="none" w:sz="0" w:space="0" w:color="auto"/>
                                                  </w:divBdr>
                                                  <w:divsChild>
                                                    <w:div w:id="1263489229">
                                                      <w:marLeft w:val="0"/>
                                                      <w:marRight w:val="0"/>
                                                      <w:marTop w:val="0"/>
                                                      <w:marBottom w:val="0"/>
                                                      <w:divBdr>
                                                        <w:top w:val="none" w:sz="0" w:space="0" w:color="auto"/>
                                                        <w:left w:val="none" w:sz="0" w:space="0" w:color="auto"/>
                                                        <w:bottom w:val="none" w:sz="0" w:space="0" w:color="auto"/>
                                                        <w:right w:val="none" w:sz="0" w:space="0" w:color="auto"/>
                                                      </w:divBdr>
                                                      <w:divsChild>
                                                        <w:div w:id="454645621">
                                                          <w:marLeft w:val="0"/>
                                                          <w:marRight w:val="0"/>
                                                          <w:marTop w:val="0"/>
                                                          <w:marBottom w:val="0"/>
                                                          <w:divBdr>
                                                            <w:top w:val="none" w:sz="0" w:space="0" w:color="auto"/>
                                                            <w:left w:val="none" w:sz="0" w:space="0" w:color="auto"/>
                                                            <w:bottom w:val="none" w:sz="0" w:space="0" w:color="auto"/>
                                                            <w:right w:val="none" w:sz="0" w:space="0" w:color="auto"/>
                                                          </w:divBdr>
                                                          <w:divsChild>
                                                            <w:div w:id="1177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8079331">
      <w:bodyDiv w:val="1"/>
      <w:marLeft w:val="0"/>
      <w:marRight w:val="0"/>
      <w:marTop w:val="0"/>
      <w:marBottom w:val="0"/>
      <w:divBdr>
        <w:top w:val="none" w:sz="0" w:space="0" w:color="auto"/>
        <w:left w:val="none" w:sz="0" w:space="0" w:color="auto"/>
        <w:bottom w:val="none" w:sz="0" w:space="0" w:color="auto"/>
        <w:right w:val="none" w:sz="0" w:space="0" w:color="auto"/>
      </w:divBdr>
      <w:divsChild>
        <w:div w:id="503861011">
          <w:marLeft w:val="0"/>
          <w:marRight w:val="0"/>
          <w:marTop w:val="0"/>
          <w:marBottom w:val="0"/>
          <w:divBdr>
            <w:top w:val="none" w:sz="0" w:space="0" w:color="auto"/>
            <w:left w:val="none" w:sz="0" w:space="0" w:color="auto"/>
            <w:bottom w:val="none" w:sz="0" w:space="0" w:color="auto"/>
            <w:right w:val="none" w:sz="0" w:space="0" w:color="auto"/>
          </w:divBdr>
        </w:div>
        <w:div w:id="758410706">
          <w:marLeft w:val="0"/>
          <w:marRight w:val="0"/>
          <w:marTop w:val="0"/>
          <w:marBottom w:val="0"/>
          <w:divBdr>
            <w:top w:val="none" w:sz="0" w:space="0" w:color="auto"/>
            <w:left w:val="none" w:sz="0" w:space="0" w:color="auto"/>
            <w:bottom w:val="none" w:sz="0" w:space="0" w:color="auto"/>
            <w:right w:val="none" w:sz="0" w:space="0" w:color="auto"/>
          </w:divBdr>
        </w:div>
      </w:divsChild>
    </w:div>
    <w:div w:id="952980477">
      <w:bodyDiv w:val="1"/>
      <w:marLeft w:val="0"/>
      <w:marRight w:val="0"/>
      <w:marTop w:val="0"/>
      <w:marBottom w:val="0"/>
      <w:divBdr>
        <w:top w:val="none" w:sz="0" w:space="0" w:color="auto"/>
        <w:left w:val="none" w:sz="0" w:space="0" w:color="auto"/>
        <w:bottom w:val="none" w:sz="0" w:space="0" w:color="auto"/>
        <w:right w:val="none" w:sz="0" w:space="0" w:color="auto"/>
      </w:divBdr>
      <w:divsChild>
        <w:div w:id="862935781">
          <w:marLeft w:val="0"/>
          <w:marRight w:val="0"/>
          <w:marTop w:val="0"/>
          <w:marBottom w:val="0"/>
          <w:divBdr>
            <w:top w:val="none" w:sz="0" w:space="0" w:color="auto"/>
            <w:left w:val="none" w:sz="0" w:space="0" w:color="auto"/>
            <w:bottom w:val="none" w:sz="0" w:space="0" w:color="auto"/>
            <w:right w:val="none" w:sz="0" w:space="0" w:color="auto"/>
          </w:divBdr>
          <w:divsChild>
            <w:div w:id="4484345">
              <w:marLeft w:val="0"/>
              <w:marRight w:val="0"/>
              <w:marTop w:val="0"/>
              <w:marBottom w:val="0"/>
              <w:divBdr>
                <w:top w:val="none" w:sz="0" w:space="0" w:color="auto"/>
                <w:left w:val="none" w:sz="0" w:space="0" w:color="auto"/>
                <w:bottom w:val="none" w:sz="0" w:space="0" w:color="auto"/>
                <w:right w:val="none" w:sz="0" w:space="0" w:color="auto"/>
              </w:divBdr>
              <w:divsChild>
                <w:div w:id="828448413">
                  <w:marLeft w:val="0"/>
                  <w:marRight w:val="0"/>
                  <w:marTop w:val="0"/>
                  <w:marBottom w:val="0"/>
                  <w:divBdr>
                    <w:top w:val="none" w:sz="0" w:space="0" w:color="auto"/>
                    <w:left w:val="none" w:sz="0" w:space="0" w:color="auto"/>
                    <w:bottom w:val="none" w:sz="0" w:space="0" w:color="auto"/>
                    <w:right w:val="none" w:sz="0" w:space="0" w:color="auto"/>
                  </w:divBdr>
                  <w:divsChild>
                    <w:div w:id="306470186">
                      <w:marLeft w:val="0"/>
                      <w:marRight w:val="0"/>
                      <w:marTop w:val="0"/>
                      <w:marBottom w:val="0"/>
                      <w:divBdr>
                        <w:top w:val="none" w:sz="0" w:space="0" w:color="auto"/>
                        <w:left w:val="none" w:sz="0" w:space="0" w:color="auto"/>
                        <w:bottom w:val="none" w:sz="0" w:space="0" w:color="auto"/>
                        <w:right w:val="none" w:sz="0" w:space="0" w:color="auto"/>
                      </w:divBdr>
                      <w:divsChild>
                        <w:div w:id="890383640">
                          <w:marLeft w:val="0"/>
                          <w:marRight w:val="0"/>
                          <w:marTop w:val="0"/>
                          <w:marBottom w:val="0"/>
                          <w:divBdr>
                            <w:top w:val="none" w:sz="0" w:space="0" w:color="auto"/>
                            <w:left w:val="none" w:sz="0" w:space="0" w:color="auto"/>
                            <w:bottom w:val="none" w:sz="0" w:space="0" w:color="auto"/>
                            <w:right w:val="none" w:sz="0" w:space="0" w:color="auto"/>
                          </w:divBdr>
                          <w:divsChild>
                            <w:div w:id="15427389">
                              <w:marLeft w:val="0"/>
                              <w:marRight w:val="0"/>
                              <w:marTop w:val="0"/>
                              <w:marBottom w:val="0"/>
                              <w:divBdr>
                                <w:top w:val="none" w:sz="0" w:space="0" w:color="auto"/>
                                <w:left w:val="none" w:sz="0" w:space="0" w:color="auto"/>
                                <w:bottom w:val="none" w:sz="0" w:space="0" w:color="auto"/>
                                <w:right w:val="none" w:sz="0" w:space="0" w:color="auto"/>
                              </w:divBdr>
                              <w:divsChild>
                                <w:div w:id="1021662964">
                                  <w:marLeft w:val="0"/>
                                  <w:marRight w:val="0"/>
                                  <w:marTop w:val="0"/>
                                  <w:marBottom w:val="0"/>
                                  <w:divBdr>
                                    <w:top w:val="none" w:sz="0" w:space="0" w:color="auto"/>
                                    <w:left w:val="none" w:sz="0" w:space="0" w:color="auto"/>
                                    <w:bottom w:val="none" w:sz="0" w:space="0" w:color="auto"/>
                                    <w:right w:val="none" w:sz="0" w:space="0" w:color="auto"/>
                                  </w:divBdr>
                                  <w:divsChild>
                                    <w:div w:id="185949629">
                                      <w:marLeft w:val="0"/>
                                      <w:marRight w:val="0"/>
                                      <w:marTop w:val="0"/>
                                      <w:marBottom w:val="0"/>
                                      <w:divBdr>
                                        <w:top w:val="none" w:sz="0" w:space="0" w:color="auto"/>
                                        <w:left w:val="none" w:sz="0" w:space="0" w:color="auto"/>
                                        <w:bottom w:val="none" w:sz="0" w:space="0" w:color="auto"/>
                                        <w:right w:val="none" w:sz="0" w:space="0" w:color="auto"/>
                                      </w:divBdr>
                                      <w:divsChild>
                                        <w:div w:id="1190532271">
                                          <w:marLeft w:val="0"/>
                                          <w:marRight w:val="0"/>
                                          <w:marTop w:val="0"/>
                                          <w:marBottom w:val="0"/>
                                          <w:divBdr>
                                            <w:top w:val="none" w:sz="0" w:space="0" w:color="auto"/>
                                            <w:left w:val="none" w:sz="0" w:space="0" w:color="auto"/>
                                            <w:bottom w:val="none" w:sz="0" w:space="0" w:color="auto"/>
                                            <w:right w:val="none" w:sz="0" w:space="0" w:color="auto"/>
                                          </w:divBdr>
                                          <w:divsChild>
                                            <w:div w:id="760178467">
                                              <w:marLeft w:val="0"/>
                                              <w:marRight w:val="0"/>
                                              <w:marTop w:val="0"/>
                                              <w:marBottom w:val="0"/>
                                              <w:divBdr>
                                                <w:top w:val="none" w:sz="0" w:space="0" w:color="auto"/>
                                                <w:left w:val="none" w:sz="0" w:space="0" w:color="auto"/>
                                                <w:bottom w:val="none" w:sz="0" w:space="0" w:color="auto"/>
                                                <w:right w:val="none" w:sz="0" w:space="0" w:color="auto"/>
                                              </w:divBdr>
                                              <w:divsChild>
                                                <w:div w:id="824200395">
                                                  <w:marLeft w:val="0"/>
                                                  <w:marRight w:val="0"/>
                                                  <w:marTop w:val="0"/>
                                                  <w:marBottom w:val="0"/>
                                                  <w:divBdr>
                                                    <w:top w:val="none" w:sz="0" w:space="0" w:color="auto"/>
                                                    <w:left w:val="none" w:sz="0" w:space="0" w:color="auto"/>
                                                    <w:bottom w:val="none" w:sz="0" w:space="0" w:color="auto"/>
                                                    <w:right w:val="none" w:sz="0" w:space="0" w:color="auto"/>
                                                  </w:divBdr>
                                                  <w:divsChild>
                                                    <w:div w:id="1010792901">
                                                      <w:marLeft w:val="0"/>
                                                      <w:marRight w:val="0"/>
                                                      <w:marTop w:val="0"/>
                                                      <w:marBottom w:val="0"/>
                                                      <w:divBdr>
                                                        <w:top w:val="none" w:sz="0" w:space="0" w:color="auto"/>
                                                        <w:left w:val="none" w:sz="0" w:space="0" w:color="auto"/>
                                                        <w:bottom w:val="none" w:sz="0" w:space="0" w:color="auto"/>
                                                        <w:right w:val="none" w:sz="0" w:space="0" w:color="auto"/>
                                                      </w:divBdr>
                                                      <w:divsChild>
                                                        <w:div w:id="1807312644">
                                                          <w:marLeft w:val="0"/>
                                                          <w:marRight w:val="0"/>
                                                          <w:marTop w:val="0"/>
                                                          <w:marBottom w:val="0"/>
                                                          <w:divBdr>
                                                            <w:top w:val="none" w:sz="0" w:space="0" w:color="auto"/>
                                                            <w:left w:val="none" w:sz="0" w:space="0" w:color="auto"/>
                                                            <w:bottom w:val="none" w:sz="0" w:space="0" w:color="auto"/>
                                                            <w:right w:val="none" w:sz="0" w:space="0" w:color="auto"/>
                                                          </w:divBdr>
                                                          <w:divsChild>
                                                            <w:div w:id="15328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1888210">
      <w:bodyDiv w:val="1"/>
      <w:marLeft w:val="0"/>
      <w:marRight w:val="0"/>
      <w:marTop w:val="0"/>
      <w:marBottom w:val="0"/>
      <w:divBdr>
        <w:top w:val="none" w:sz="0" w:space="0" w:color="auto"/>
        <w:left w:val="none" w:sz="0" w:space="0" w:color="auto"/>
        <w:bottom w:val="none" w:sz="0" w:space="0" w:color="auto"/>
        <w:right w:val="none" w:sz="0" w:space="0" w:color="auto"/>
      </w:divBdr>
      <w:divsChild>
        <w:div w:id="2022051653">
          <w:marLeft w:val="0"/>
          <w:marRight w:val="0"/>
          <w:marTop w:val="0"/>
          <w:marBottom w:val="0"/>
          <w:divBdr>
            <w:top w:val="none" w:sz="0" w:space="0" w:color="auto"/>
            <w:left w:val="none" w:sz="0" w:space="0" w:color="auto"/>
            <w:bottom w:val="none" w:sz="0" w:space="0" w:color="auto"/>
            <w:right w:val="none" w:sz="0" w:space="0" w:color="auto"/>
          </w:divBdr>
          <w:divsChild>
            <w:div w:id="580137564">
              <w:marLeft w:val="0"/>
              <w:marRight w:val="0"/>
              <w:marTop w:val="0"/>
              <w:marBottom w:val="0"/>
              <w:divBdr>
                <w:top w:val="none" w:sz="0" w:space="0" w:color="auto"/>
                <w:left w:val="none" w:sz="0" w:space="0" w:color="auto"/>
                <w:bottom w:val="none" w:sz="0" w:space="0" w:color="auto"/>
                <w:right w:val="none" w:sz="0" w:space="0" w:color="auto"/>
              </w:divBdr>
              <w:divsChild>
                <w:div w:id="603805910">
                  <w:marLeft w:val="0"/>
                  <w:marRight w:val="0"/>
                  <w:marTop w:val="0"/>
                  <w:marBottom w:val="0"/>
                  <w:divBdr>
                    <w:top w:val="none" w:sz="0" w:space="0" w:color="auto"/>
                    <w:left w:val="none" w:sz="0" w:space="0" w:color="auto"/>
                    <w:bottom w:val="none" w:sz="0" w:space="0" w:color="auto"/>
                    <w:right w:val="none" w:sz="0" w:space="0" w:color="auto"/>
                  </w:divBdr>
                  <w:divsChild>
                    <w:div w:id="1213076926">
                      <w:marLeft w:val="0"/>
                      <w:marRight w:val="0"/>
                      <w:marTop w:val="0"/>
                      <w:marBottom w:val="0"/>
                      <w:divBdr>
                        <w:top w:val="none" w:sz="0" w:space="0" w:color="auto"/>
                        <w:left w:val="none" w:sz="0" w:space="0" w:color="auto"/>
                        <w:bottom w:val="none" w:sz="0" w:space="0" w:color="auto"/>
                        <w:right w:val="none" w:sz="0" w:space="0" w:color="auto"/>
                      </w:divBdr>
                      <w:divsChild>
                        <w:div w:id="991563595">
                          <w:marLeft w:val="0"/>
                          <w:marRight w:val="0"/>
                          <w:marTop w:val="0"/>
                          <w:marBottom w:val="0"/>
                          <w:divBdr>
                            <w:top w:val="none" w:sz="0" w:space="0" w:color="auto"/>
                            <w:left w:val="none" w:sz="0" w:space="0" w:color="auto"/>
                            <w:bottom w:val="none" w:sz="0" w:space="0" w:color="auto"/>
                            <w:right w:val="none" w:sz="0" w:space="0" w:color="auto"/>
                          </w:divBdr>
                          <w:divsChild>
                            <w:div w:id="328600468">
                              <w:marLeft w:val="0"/>
                              <w:marRight w:val="0"/>
                              <w:marTop w:val="0"/>
                              <w:marBottom w:val="0"/>
                              <w:divBdr>
                                <w:top w:val="none" w:sz="0" w:space="0" w:color="auto"/>
                                <w:left w:val="none" w:sz="0" w:space="0" w:color="auto"/>
                                <w:bottom w:val="none" w:sz="0" w:space="0" w:color="auto"/>
                                <w:right w:val="none" w:sz="0" w:space="0" w:color="auto"/>
                              </w:divBdr>
                              <w:divsChild>
                                <w:div w:id="849488092">
                                  <w:marLeft w:val="0"/>
                                  <w:marRight w:val="0"/>
                                  <w:marTop w:val="0"/>
                                  <w:marBottom w:val="0"/>
                                  <w:divBdr>
                                    <w:top w:val="none" w:sz="0" w:space="0" w:color="auto"/>
                                    <w:left w:val="none" w:sz="0" w:space="0" w:color="auto"/>
                                    <w:bottom w:val="none" w:sz="0" w:space="0" w:color="auto"/>
                                    <w:right w:val="none" w:sz="0" w:space="0" w:color="auto"/>
                                  </w:divBdr>
                                  <w:divsChild>
                                    <w:div w:id="1110470345">
                                      <w:marLeft w:val="0"/>
                                      <w:marRight w:val="0"/>
                                      <w:marTop w:val="0"/>
                                      <w:marBottom w:val="0"/>
                                      <w:divBdr>
                                        <w:top w:val="none" w:sz="0" w:space="0" w:color="auto"/>
                                        <w:left w:val="none" w:sz="0" w:space="0" w:color="auto"/>
                                        <w:bottom w:val="none" w:sz="0" w:space="0" w:color="auto"/>
                                        <w:right w:val="none" w:sz="0" w:space="0" w:color="auto"/>
                                      </w:divBdr>
                                      <w:divsChild>
                                        <w:div w:id="976764627">
                                          <w:marLeft w:val="0"/>
                                          <w:marRight w:val="0"/>
                                          <w:marTop w:val="0"/>
                                          <w:marBottom w:val="0"/>
                                          <w:divBdr>
                                            <w:top w:val="none" w:sz="0" w:space="0" w:color="auto"/>
                                            <w:left w:val="none" w:sz="0" w:space="0" w:color="auto"/>
                                            <w:bottom w:val="none" w:sz="0" w:space="0" w:color="auto"/>
                                            <w:right w:val="none" w:sz="0" w:space="0" w:color="auto"/>
                                          </w:divBdr>
                                          <w:divsChild>
                                            <w:div w:id="1241913230">
                                              <w:marLeft w:val="0"/>
                                              <w:marRight w:val="0"/>
                                              <w:marTop w:val="0"/>
                                              <w:marBottom w:val="0"/>
                                              <w:divBdr>
                                                <w:top w:val="none" w:sz="0" w:space="0" w:color="auto"/>
                                                <w:left w:val="none" w:sz="0" w:space="0" w:color="auto"/>
                                                <w:bottom w:val="none" w:sz="0" w:space="0" w:color="auto"/>
                                                <w:right w:val="none" w:sz="0" w:space="0" w:color="auto"/>
                                              </w:divBdr>
                                              <w:divsChild>
                                                <w:div w:id="76290375">
                                                  <w:marLeft w:val="0"/>
                                                  <w:marRight w:val="0"/>
                                                  <w:marTop w:val="0"/>
                                                  <w:marBottom w:val="0"/>
                                                  <w:divBdr>
                                                    <w:top w:val="none" w:sz="0" w:space="0" w:color="auto"/>
                                                    <w:left w:val="none" w:sz="0" w:space="0" w:color="auto"/>
                                                    <w:bottom w:val="none" w:sz="0" w:space="0" w:color="auto"/>
                                                    <w:right w:val="none" w:sz="0" w:space="0" w:color="auto"/>
                                                  </w:divBdr>
                                                  <w:divsChild>
                                                    <w:div w:id="561647193">
                                                      <w:marLeft w:val="0"/>
                                                      <w:marRight w:val="0"/>
                                                      <w:marTop w:val="0"/>
                                                      <w:marBottom w:val="0"/>
                                                      <w:divBdr>
                                                        <w:top w:val="none" w:sz="0" w:space="0" w:color="auto"/>
                                                        <w:left w:val="none" w:sz="0" w:space="0" w:color="auto"/>
                                                        <w:bottom w:val="none" w:sz="0" w:space="0" w:color="auto"/>
                                                        <w:right w:val="none" w:sz="0" w:space="0" w:color="auto"/>
                                                      </w:divBdr>
                                                      <w:divsChild>
                                                        <w:div w:id="1094402337">
                                                          <w:marLeft w:val="0"/>
                                                          <w:marRight w:val="0"/>
                                                          <w:marTop w:val="0"/>
                                                          <w:marBottom w:val="0"/>
                                                          <w:divBdr>
                                                            <w:top w:val="none" w:sz="0" w:space="0" w:color="auto"/>
                                                            <w:left w:val="none" w:sz="0" w:space="0" w:color="auto"/>
                                                            <w:bottom w:val="none" w:sz="0" w:space="0" w:color="auto"/>
                                                            <w:right w:val="none" w:sz="0" w:space="0" w:color="auto"/>
                                                          </w:divBdr>
                                                          <w:divsChild>
                                                            <w:div w:id="5465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6634082">
      <w:bodyDiv w:val="1"/>
      <w:marLeft w:val="0"/>
      <w:marRight w:val="0"/>
      <w:marTop w:val="0"/>
      <w:marBottom w:val="0"/>
      <w:divBdr>
        <w:top w:val="none" w:sz="0" w:space="0" w:color="auto"/>
        <w:left w:val="none" w:sz="0" w:space="0" w:color="auto"/>
        <w:bottom w:val="none" w:sz="0" w:space="0" w:color="auto"/>
        <w:right w:val="none" w:sz="0" w:space="0" w:color="auto"/>
      </w:divBdr>
    </w:div>
    <w:div w:id="1426654520">
      <w:bodyDiv w:val="1"/>
      <w:marLeft w:val="0"/>
      <w:marRight w:val="0"/>
      <w:marTop w:val="0"/>
      <w:marBottom w:val="0"/>
      <w:divBdr>
        <w:top w:val="none" w:sz="0" w:space="0" w:color="auto"/>
        <w:left w:val="none" w:sz="0" w:space="0" w:color="auto"/>
        <w:bottom w:val="none" w:sz="0" w:space="0" w:color="auto"/>
        <w:right w:val="none" w:sz="0" w:space="0" w:color="auto"/>
      </w:divBdr>
    </w:div>
    <w:div w:id="1480995760">
      <w:bodyDiv w:val="1"/>
      <w:marLeft w:val="0"/>
      <w:marRight w:val="0"/>
      <w:marTop w:val="0"/>
      <w:marBottom w:val="0"/>
      <w:divBdr>
        <w:top w:val="none" w:sz="0" w:space="0" w:color="auto"/>
        <w:left w:val="none" w:sz="0" w:space="0" w:color="auto"/>
        <w:bottom w:val="none" w:sz="0" w:space="0" w:color="auto"/>
        <w:right w:val="none" w:sz="0" w:space="0" w:color="auto"/>
      </w:divBdr>
    </w:div>
    <w:div w:id="1482699564">
      <w:bodyDiv w:val="1"/>
      <w:marLeft w:val="0"/>
      <w:marRight w:val="0"/>
      <w:marTop w:val="0"/>
      <w:marBottom w:val="0"/>
      <w:divBdr>
        <w:top w:val="none" w:sz="0" w:space="0" w:color="auto"/>
        <w:left w:val="none" w:sz="0" w:space="0" w:color="auto"/>
        <w:bottom w:val="none" w:sz="0" w:space="0" w:color="auto"/>
        <w:right w:val="none" w:sz="0" w:space="0" w:color="auto"/>
      </w:divBdr>
    </w:div>
    <w:div w:id="1809856169">
      <w:bodyDiv w:val="1"/>
      <w:marLeft w:val="0"/>
      <w:marRight w:val="0"/>
      <w:marTop w:val="0"/>
      <w:marBottom w:val="0"/>
      <w:divBdr>
        <w:top w:val="none" w:sz="0" w:space="0" w:color="auto"/>
        <w:left w:val="none" w:sz="0" w:space="0" w:color="auto"/>
        <w:bottom w:val="none" w:sz="0" w:space="0" w:color="auto"/>
        <w:right w:val="none" w:sz="0" w:space="0" w:color="auto"/>
      </w:divBdr>
      <w:divsChild>
        <w:div w:id="499976172">
          <w:marLeft w:val="0"/>
          <w:marRight w:val="0"/>
          <w:marTop w:val="0"/>
          <w:marBottom w:val="0"/>
          <w:divBdr>
            <w:top w:val="none" w:sz="0" w:space="0" w:color="auto"/>
            <w:left w:val="none" w:sz="0" w:space="0" w:color="auto"/>
            <w:bottom w:val="none" w:sz="0" w:space="0" w:color="auto"/>
            <w:right w:val="none" w:sz="0" w:space="0" w:color="auto"/>
          </w:divBdr>
          <w:divsChild>
            <w:div w:id="2072537566">
              <w:marLeft w:val="0"/>
              <w:marRight w:val="0"/>
              <w:marTop w:val="0"/>
              <w:marBottom w:val="0"/>
              <w:divBdr>
                <w:top w:val="none" w:sz="0" w:space="0" w:color="auto"/>
                <w:left w:val="none" w:sz="0" w:space="0" w:color="auto"/>
                <w:bottom w:val="none" w:sz="0" w:space="0" w:color="auto"/>
                <w:right w:val="none" w:sz="0" w:space="0" w:color="auto"/>
              </w:divBdr>
            </w:div>
          </w:divsChild>
        </w:div>
        <w:div w:id="503981122">
          <w:marLeft w:val="0"/>
          <w:marRight w:val="0"/>
          <w:marTop w:val="0"/>
          <w:marBottom w:val="0"/>
          <w:divBdr>
            <w:top w:val="none" w:sz="0" w:space="0" w:color="auto"/>
            <w:left w:val="none" w:sz="0" w:space="0" w:color="auto"/>
            <w:bottom w:val="none" w:sz="0" w:space="0" w:color="auto"/>
            <w:right w:val="none" w:sz="0" w:space="0" w:color="auto"/>
          </w:divBdr>
          <w:divsChild>
            <w:div w:id="1834104089">
              <w:marLeft w:val="0"/>
              <w:marRight w:val="0"/>
              <w:marTop w:val="0"/>
              <w:marBottom w:val="0"/>
              <w:divBdr>
                <w:top w:val="none" w:sz="0" w:space="0" w:color="auto"/>
                <w:left w:val="none" w:sz="0" w:space="0" w:color="auto"/>
                <w:bottom w:val="none" w:sz="0" w:space="0" w:color="auto"/>
                <w:right w:val="none" w:sz="0" w:space="0" w:color="auto"/>
              </w:divBdr>
            </w:div>
          </w:divsChild>
        </w:div>
        <w:div w:id="515460782">
          <w:marLeft w:val="0"/>
          <w:marRight w:val="0"/>
          <w:marTop w:val="0"/>
          <w:marBottom w:val="0"/>
          <w:divBdr>
            <w:top w:val="none" w:sz="0" w:space="0" w:color="auto"/>
            <w:left w:val="none" w:sz="0" w:space="0" w:color="auto"/>
            <w:bottom w:val="none" w:sz="0" w:space="0" w:color="auto"/>
            <w:right w:val="none" w:sz="0" w:space="0" w:color="auto"/>
          </w:divBdr>
          <w:divsChild>
            <w:div w:id="1819496324">
              <w:marLeft w:val="0"/>
              <w:marRight w:val="0"/>
              <w:marTop w:val="0"/>
              <w:marBottom w:val="0"/>
              <w:divBdr>
                <w:top w:val="none" w:sz="0" w:space="0" w:color="auto"/>
                <w:left w:val="none" w:sz="0" w:space="0" w:color="auto"/>
                <w:bottom w:val="none" w:sz="0" w:space="0" w:color="auto"/>
                <w:right w:val="none" w:sz="0" w:space="0" w:color="auto"/>
              </w:divBdr>
            </w:div>
          </w:divsChild>
        </w:div>
        <w:div w:id="690690413">
          <w:marLeft w:val="0"/>
          <w:marRight w:val="0"/>
          <w:marTop w:val="0"/>
          <w:marBottom w:val="0"/>
          <w:divBdr>
            <w:top w:val="none" w:sz="0" w:space="0" w:color="auto"/>
            <w:left w:val="none" w:sz="0" w:space="0" w:color="auto"/>
            <w:bottom w:val="none" w:sz="0" w:space="0" w:color="auto"/>
            <w:right w:val="none" w:sz="0" w:space="0" w:color="auto"/>
          </w:divBdr>
          <w:divsChild>
            <w:div w:id="195511235">
              <w:marLeft w:val="0"/>
              <w:marRight w:val="0"/>
              <w:marTop w:val="0"/>
              <w:marBottom w:val="0"/>
              <w:divBdr>
                <w:top w:val="none" w:sz="0" w:space="0" w:color="auto"/>
                <w:left w:val="none" w:sz="0" w:space="0" w:color="auto"/>
                <w:bottom w:val="none" w:sz="0" w:space="0" w:color="auto"/>
                <w:right w:val="none" w:sz="0" w:space="0" w:color="auto"/>
              </w:divBdr>
            </w:div>
          </w:divsChild>
        </w:div>
        <w:div w:id="943419283">
          <w:marLeft w:val="0"/>
          <w:marRight w:val="0"/>
          <w:marTop w:val="0"/>
          <w:marBottom w:val="0"/>
          <w:divBdr>
            <w:top w:val="none" w:sz="0" w:space="0" w:color="auto"/>
            <w:left w:val="none" w:sz="0" w:space="0" w:color="auto"/>
            <w:bottom w:val="none" w:sz="0" w:space="0" w:color="auto"/>
            <w:right w:val="none" w:sz="0" w:space="0" w:color="auto"/>
          </w:divBdr>
          <w:divsChild>
            <w:div w:id="1434403249">
              <w:marLeft w:val="0"/>
              <w:marRight w:val="0"/>
              <w:marTop w:val="0"/>
              <w:marBottom w:val="0"/>
              <w:divBdr>
                <w:top w:val="none" w:sz="0" w:space="0" w:color="auto"/>
                <w:left w:val="none" w:sz="0" w:space="0" w:color="auto"/>
                <w:bottom w:val="none" w:sz="0" w:space="0" w:color="auto"/>
                <w:right w:val="none" w:sz="0" w:space="0" w:color="auto"/>
              </w:divBdr>
            </w:div>
          </w:divsChild>
        </w:div>
        <w:div w:id="1083338177">
          <w:marLeft w:val="0"/>
          <w:marRight w:val="0"/>
          <w:marTop w:val="0"/>
          <w:marBottom w:val="0"/>
          <w:divBdr>
            <w:top w:val="none" w:sz="0" w:space="0" w:color="auto"/>
            <w:left w:val="none" w:sz="0" w:space="0" w:color="auto"/>
            <w:bottom w:val="none" w:sz="0" w:space="0" w:color="auto"/>
            <w:right w:val="none" w:sz="0" w:space="0" w:color="auto"/>
          </w:divBdr>
          <w:divsChild>
            <w:div w:id="216479549">
              <w:marLeft w:val="0"/>
              <w:marRight w:val="0"/>
              <w:marTop w:val="0"/>
              <w:marBottom w:val="0"/>
              <w:divBdr>
                <w:top w:val="none" w:sz="0" w:space="0" w:color="auto"/>
                <w:left w:val="none" w:sz="0" w:space="0" w:color="auto"/>
                <w:bottom w:val="none" w:sz="0" w:space="0" w:color="auto"/>
                <w:right w:val="none" w:sz="0" w:space="0" w:color="auto"/>
              </w:divBdr>
            </w:div>
          </w:divsChild>
        </w:div>
        <w:div w:id="1431896769">
          <w:marLeft w:val="0"/>
          <w:marRight w:val="0"/>
          <w:marTop w:val="0"/>
          <w:marBottom w:val="0"/>
          <w:divBdr>
            <w:top w:val="none" w:sz="0" w:space="0" w:color="auto"/>
            <w:left w:val="none" w:sz="0" w:space="0" w:color="auto"/>
            <w:bottom w:val="none" w:sz="0" w:space="0" w:color="auto"/>
            <w:right w:val="none" w:sz="0" w:space="0" w:color="auto"/>
          </w:divBdr>
          <w:divsChild>
            <w:div w:id="1574504307">
              <w:marLeft w:val="0"/>
              <w:marRight w:val="0"/>
              <w:marTop w:val="0"/>
              <w:marBottom w:val="0"/>
              <w:divBdr>
                <w:top w:val="none" w:sz="0" w:space="0" w:color="auto"/>
                <w:left w:val="none" w:sz="0" w:space="0" w:color="auto"/>
                <w:bottom w:val="none" w:sz="0" w:space="0" w:color="auto"/>
                <w:right w:val="none" w:sz="0" w:space="0" w:color="auto"/>
              </w:divBdr>
            </w:div>
          </w:divsChild>
        </w:div>
        <w:div w:id="1657106337">
          <w:marLeft w:val="0"/>
          <w:marRight w:val="0"/>
          <w:marTop w:val="0"/>
          <w:marBottom w:val="0"/>
          <w:divBdr>
            <w:top w:val="none" w:sz="0" w:space="0" w:color="auto"/>
            <w:left w:val="none" w:sz="0" w:space="0" w:color="auto"/>
            <w:bottom w:val="none" w:sz="0" w:space="0" w:color="auto"/>
            <w:right w:val="none" w:sz="0" w:space="0" w:color="auto"/>
          </w:divBdr>
          <w:divsChild>
            <w:div w:id="205683376">
              <w:marLeft w:val="0"/>
              <w:marRight w:val="0"/>
              <w:marTop w:val="0"/>
              <w:marBottom w:val="0"/>
              <w:divBdr>
                <w:top w:val="none" w:sz="0" w:space="0" w:color="auto"/>
                <w:left w:val="none" w:sz="0" w:space="0" w:color="auto"/>
                <w:bottom w:val="none" w:sz="0" w:space="0" w:color="auto"/>
                <w:right w:val="none" w:sz="0" w:space="0" w:color="auto"/>
              </w:divBdr>
            </w:div>
            <w:div w:id="398750367">
              <w:marLeft w:val="0"/>
              <w:marRight w:val="0"/>
              <w:marTop w:val="0"/>
              <w:marBottom w:val="0"/>
              <w:divBdr>
                <w:top w:val="none" w:sz="0" w:space="0" w:color="auto"/>
                <w:left w:val="none" w:sz="0" w:space="0" w:color="auto"/>
                <w:bottom w:val="none" w:sz="0" w:space="0" w:color="auto"/>
                <w:right w:val="none" w:sz="0" w:space="0" w:color="auto"/>
              </w:divBdr>
            </w:div>
            <w:div w:id="995260601">
              <w:marLeft w:val="0"/>
              <w:marRight w:val="0"/>
              <w:marTop w:val="0"/>
              <w:marBottom w:val="0"/>
              <w:divBdr>
                <w:top w:val="none" w:sz="0" w:space="0" w:color="auto"/>
                <w:left w:val="none" w:sz="0" w:space="0" w:color="auto"/>
                <w:bottom w:val="none" w:sz="0" w:space="0" w:color="auto"/>
                <w:right w:val="none" w:sz="0" w:space="0" w:color="auto"/>
              </w:divBdr>
            </w:div>
            <w:div w:id="1266116712">
              <w:marLeft w:val="0"/>
              <w:marRight w:val="0"/>
              <w:marTop w:val="0"/>
              <w:marBottom w:val="0"/>
              <w:divBdr>
                <w:top w:val="none" w:sz="0" w:space="0" w:color="auto"/>
                <w:left w:val="none" w:sz="0" w:space="0" w:color="auto"/>
                <w:bottom w:val="none" w:sz="0" w:space="0" w:color="auto"/>
                <w:right w:val="none" w:sz="0" w:space="0" w:color="auto"/>
              </w:divBdr>
            </w:div>
          </w:divsChild>
        </w:div>
        <w:div w:id="1931085651">
          <w:marLeft w:val="0"/>
          <w:marRight w:val="0"/>
          <w:marTop w:val="0"/>
          <w:marBottom w:val="0"/>
          <w:divBdr>
            <w:top w:val="none" w:sz="0" w:space="0" w:color="auto"/>
            <w:left w:val="none" w:sz="0" w:space="0" w:color="auto"/>
            <w:bottom w:val="none" w:sz="0" w:space="0" w:color="auto"/>
            <w:right w:val="none" w:sz="0" w:space="0" w:color="auto"/>
          </w:divBdr>
          <w:divsChild>
            <w:div w:id="2062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73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4D23B7832CBAF4ABDEB967D420D9644" ma:contentTypeVersion="17" ma:contentTypeDescription="Create a new document." ma:contentTypeScope="" ma:versionID="13fe71563a2966299fdb0378d0160172">
  <xsd:schema xmlns:xsd="http://www.w3.org/2001/XMLSchema" xmlns:xs="http://www.w3.org/2001/XMLSchema" xmlns:p="http://schemas.microsoft.com/office/2006/metadata/properties" xmlns:ns2="70d096f2-c357-41fe-be71-7ed143ef5d00" xmlns:ns3="4baf49af-62c5-4fdb-8bab-63ad10ed2f31" targetNamespace="http://schemas.microsoft.com/office/2006/metadata/properties" ma:root="true" ma:fieldsID="1914d3e52fdf09bc3e8f3855025c9a94" ns2:_="" ns3:_="">
    <xsd:import namespace="70d096f2-c357-41fe-be71-7ed143ef5d00"/>
    <xsd:import namespace="4baf49af-62c5-4fdb-8bab-63ad10ed2f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096f2-c357-41fe-be71-7ed143ef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af49af-62c5-4fdb-8bab-63ad10ed2f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c2b8b1-9b87-49a8-ab27-cbc6cc342781}" ma:internalName="TaxCatchAll" ma:showField="CatchAllData" ma:web="4baf49af-62c5-4fdb-8bab-63ad10ed2f3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0d096f2-c357-41fe-be71-7ed143ef5d00">
      <Terms xmlns="http://schemas.microsoft.com/office/infopath/2007/PartnerControls"/>
    </lcf76f155ced4ddcb4097134ff3c332f>
    <TaxCatchAll xmlns="4baf49af-62c5-4fdb-8bab-63ad10ed2f31" xsi:nil="true"/>
    <SharedWithUsers xmlns="4baf49af-62c5-4fdb-8bab-63ad10ed2f31">
      <UserInfo>
        <DisplayName/>
        <AccountId xsi:nil="true"/>
        <AccountType/>
      </UserInfo>
    </SharedWithUsers>
  </documentManagement>
</p:properties>
</file>

<file path=customXml/itemProps1.xml><?xml version="1.0" encoding="utf-8"?>
<ds:datastoreItem xmlns:ds="http://schemas.openxmlformats.org/officeDocument/2006/customXml" ds:itemID="{494A1A81-8CF3-4157-9295-95295936A4C8}">
  <ds:schemaRefs>
    <ds:schemaRef ds:uri="http://schemas.microsoft.com/sharepoint/v3/contenttype/forms"/>
  </ds:schemaRefs>
</ds:datastoreItem>
</file>

<file path=customXml/itemProps2.xml><?xml version="1.0" encoding="utf-8"?>
<ds:datastoreItem xmlns:ds="http://schemas.openxmlformats.org/officeDocument/2006/customXml" ds:itemID="{8F94301B-F4B8-4125-9F4E-82E881B8A973}">
  <ds:schemaRefs>
    <ds:schemaRef ds:uri="http://schemas.openxmlformats.org/officeDocument/2006/bibliography"/>
  </ds:schemaRefs>
</ds:datastoreItem>
</file>

<file path=customXml/itemProps3.xml><?xml version="1.0" encoding="utf-8"?>
<ds:datastoreItem xmlns:ds="http://schemas.openxmlformats.org/officeDocument/2006/customXml" ds:itemID="{108184C0-11FA-4E82-AB48-14EE4EF43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096f2-c357-41fe-be71-7ed143ef5d00"/>
    <ds:schemaRef ds:uri="4baf49af-62c5-4fdb-8bab-63ad10ed2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73A18B-750F-454A-9464-4BC0B6DE97CD}">
  <ds:schemaRefs>
    <ds:schemaRef ds:uri="http://schemas.microsoft.com/office/2006/metadata/properties"/>
    <ds:schemaRef ds:uri="http://schemas.microsoft.com/office/infopath/2007/PartnerControls"/>
    <ds:schemaRef ds:uri="70d096f2-c357-41fe-be71-7ed143ef5d00"/>
    <ds:schemaRef ds:uri="4baf49af-62c5-4fdb-8bab-63ad10ed2f31"/>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3930</Words>
  <Characters>22406</Characters>
  <Application>Microsoft Office Word</Application>
  <DocSecurity>0</DocSecurity>
  <Lines>186</Lines>
  <Paragraphs>52</Paragraphs>
  <ScaleCrop>false</ScaleCrop>
  <Company/>
  <LinksUpToDate>false</LinksUpToDate>
  <CharactersWithSpaces>26284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Erhan Saylam</dc:creator>
  <cp:keywords/>
  <dc:description/>
  <cp:lastModifiedBy>Hanh Nguyen</cp:lastModifiedBy>
  <cp:revision>5</cp:revision>
  <cp:lastPrinted>2025-08-21T12:36:00Z</cp:lastPrinted>
  <dcterms:created xsi:type="dcterms:W3CDTF">2026-08-11T16:49:00Z</dcterms:created>
  <dcterms:modified xsi:type="dcterms:W3CDTF">2026-08-20T09:00:00Z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ac3fa56,3bf10b65,50eef456,7200ca7,3713803e,4d8dfda2</vt:lpwstr>
  </property>
  <property fmtid="{D5CDD505-2E9C-101B-9397-08002B2CF9AE}" pid="3" name="ClassificationContentMarkingFooterFontProps">
    <vt:lpwstr>#000000,10,Calibri</vt:lpwstr>
  </property>
  <property fmtid="{D5CDD505-2E9C-101B-9397-08002B2CF9AE}" pid="4" name="ClassificationContentMarkingFooterText">
    <vt:lpwstr>Internal</vt:lpwstr>
  </property>
  <property fmtid="{D5CDD505-2E9C-101B-9397-08002B2CF9AE}" pid="5" name="MSIP_Label_2e952e98-911c-4aff-840a-f71bc6baaf7f_Enabled">
    <vt:lpwstr>true</vt:lpwstr>
  </property>
  <property fmtid="{D5CDD505-2E9C-101B-9397-08002B2CF9AE}" pid="6" name="MSIP_Label_2e952e98-911c-4aff-840a-f71bc6baaf7f_SetDate">
    <vt:lpwstr>2024-11-19T07:33:42Z</vt:lpwstr>
  </property>
  <property fmtid="{D5CDD505-2E9C-101B-9397-08002B2CF9AE}" pid="7" name="MSIP_Label_2e952e98-911c-4aff-840a-f71bc6baaf7f_Method">
    <vt:lpwstr>Standard</vt:lpwstr>
  </property>
  <property fmtid="{D5CDD505-2E9C-101B-9397-08002B2CF9AE}" pid="8" name="MSIP_Label_2e952e98-911c-4aff-840a-f71bc6baaf7f_Name">
    <vt:lpwstr>2e952e98-911c-4aff-840a-f71bc6baaf7f</vt:lpwstr>
  </property>
  <property fmtid="{D5CDD505-2E9C-101B-9397-08002B2CF9AE}" pid="9" name="MSIP_Label_2e952e98-911c-4aff-840a-f71bc6baaf7f_SiteId">
    <vt:lpwstr>e00ddcdf-1e0f-4be5-a37a-894a4731986a</vt:lpwstr>
  </property>
  <property fmtid="{D5CDD505-2E9C-101B-9397-08002B2CF9AE}" pid="10" name="MSIP_Label_2e952e98-911c-4aff-840a-f71bc6baaf7f_ActionId">
    <vt:lpwstr>12ba0250-f0a5-4ba9-8891-5e7d3553d570</vt:lpwstr>
  </property>
  <property fmtid="{D5CDD505-2E9C-101B-9397-08002B2CF9AE}" pid="11" name="MSIP_Label_2e952e98-911c-4aff-840a-f71bc6baaf7f_ContentBits">
    <vt:lpwstr>2</vt:lpwstr>
  </property>
  <property fmtid="{D5CDD505-2E9C-101B-9397-08002B2CF9AE}" pid="12" name="MSIP_Label_ea60d57e-af5b-4752-ac57-3e4f28ca11dc_ContentBits">
    <vt:lpwstr>0</vt:lpwstr>
  </property>
  <property fmtid="{D5CDD505-2E9C-101B-9397-08002B2CF9AE}" pid="13" name="MSIP_Label_ea60d57e-af5b-4752-ac57-3e4f28ca11dc_Enabled">
    <vt:lpwstr>true</vt:lpwstr>
  </property>
  <property fmtid="{D5CDD505-2E9C-101B-9397-08002B2CF9AE}" pid="14" name="MSIP_Label_ea60d57e-af5b-4752-ac57-3e4f28ca11dc_Name">
    <vt:lpwstr>ea60d57e-af5b-4752-ac57-3e4f28ca11dc</vt:lpwstr>
  </property>
  <property fmtid="{D5CDD505-2E9C-101B-9397-08002B2CF9AE}" pid="15" name="MediaServiceImageTags">
    <vt:lpwstr/>
  </property>
  <property fmtid="{D5CDD505-2E9C-101B-9397-08002B2CF9AE}" pid="16" name="MSIP_Label_ea60d57e-af5b-4752-ac57-3e4f28ca11dc_SetDate">
    <vt:lpwstr>2024-10-16T12:51:17Z</vt:lpwstr>
  </property>
  <property fmtid="{D5CDD505-2E9C-101B-9397-08002B2CF9AE}" pid="17" name="ContentTypeId">
    <vt:lpwstr>0x010100E4D23B7832CBAF4ABDEB967D420D9644</vt:lpwstr>
  </property>
  <property fmtid="{D5CDD505-2E9C-101B-9397-08002B2CF9AE}" pid="18" name="43b072f0-0f82-4aac-be1e-8abeffc32f66">
    <vt:bool>false</vt:bool>
  </property>
  <property fmtid="{D5CDD505-2E9C-101B-9397-08002B2CF9AE}" pid="19" name="MSIP_Label_ea60d57e-af5b-4752-ac57-3e4f28ca11dc_SiteId">
    <vt:lpwstr>36da45f1-dd2c-4d1f-af13-5abe46b99921</vt:lpwstr>
  </property>
  <property fmtid="{D5CDD505-2E9C-101B-9397-08002B2CF9AE}" pid="20" name="MSIP_Label_ea60d57e-af5b-4752-ac57-3e4f28ca11dc_Method">
    <vt:lpwstr>Standard</vt:lpwstr>
  </property>
  <property fmtid="{D5CDD505-2E9C-101B-9397-08002B2CF9AE}" pid="21" name="MSIP_Label_ea60d57e-af5b-4752-ac57-3e4f28ca11dc_ActionId">
    <vt:lpwstr>3cdfdba0-fef5-4546-abb0-1a91f4ab6ea1</vt:lpwstr>
  </property>
  <property fmtid="{D5CDD505-2E9C-101B-9397-08002B2CF9AE}" pid="22" name="Order">
    <vt:r8>679600</vt:r8>
  </property>
  <property fmtid="{D5CDD505-2E9C-101B-9397-08002B2CF9AE}" pid="23" name="xd_Signature">
    <vt:bool>false</vt:bool>
  </property>
  <property fmtid="{D5CDD505-2E9C-101B-9397-08002B2CF9AE}" pid="24" name="xd_ProgID">
    <vt:lpwstr/>
  </property>
  <property fmtid="{D5CDD505-2E9C-101B-9397-08002B2CF9AE}" pid="25" name="ComplianceAssetId">
    <vt:lpwstr/>
  </property>
  <property fmtid="{D5CDD505-2E9C-101B-9397-08002B2CF9AE}" pid="26" name="TemplateUrl">
    <vt:lpwstr/>
  </property>
  <property fmtid="{D5CDD505-2E9C-101B-9397-08002B2CF9AE}" pid="27" name="_ExtendedDescription">
    <vt:lpwstr/>
  </property>
  <property fmtid="{D5CDD505-2E9C-101B-9397-08002B2CF9AE}" pid="28" name="TriggerFlowInfo">
    <vt:lpwstr/>
  </property>
  <property fmtid="{D5CDD505-2E9C-101B-9397-08002B2CF9AE}" pid="29" name="docLang">
    <vt:lpwstr>en</vt:lpwstr>
  </property>
</Properties>
</file>