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14119" w14:textId="77777777" w:rsidR="00F4574E" w:rsidRPr="00E345AC" w:rsidRDefault="00BC2052" w:rsidP="00030AAD">
      <w:pPr>
        <w:jc w:val="both"/>
        <w:rPr>
          <w:rFonts w:ascii="Arial" w:hAnsi="Arial" w:cs="Arial"/>
          <w:sz w:val="20"/>
          <w:szCs w:val="20"/>
        </w:rPr>
        <w:sectPr w:rsidR="00F4574E" w:rsidRPr="00E345AC" w:rsidSect="00A95B8D">
          <w:headerReference w:type="even" r:id="rId11"/>
          <w:headerReference w:type="default" r:id="rId12"/>
          <w:footerReference w:type="even" r:id="rId13"/>
          <w:footerReference w:type="default" r:id="rId14"/>
          <w:headerReference w:type="first" r:id="rId15"/>
          <w:footerReference w:type="first" r:id="rId16"/>
          <w:pgSz w:w="11906" w:h="16838" w:code="9"/>
          <w:pgMar w:top="1236" w:right="900" w:bottom="266" w:left="900" w:header="720" w:footer="720" w:gutter="0"/>
          <w:cols w:space="720"/>
          <w:noEndnote/>
          <w:docGrid w:linePitch="299"/>
        </w:sectPr>
      </w:pPr>
      <w:ins w:id="0" w:author="Hanh Nguyen" w:date="2026-07-30T13:08:00Z" w16du:dateUtc="2026-07-30T11:08:00Z">
        <w:r w:rsidRPr="0061785A">
          <w:rPr>
            <w:rFonts w:ascii="Arial" w:hAnsi="Arial" w:cs="Arial"/>
            <w:b/>
            <w:bCs/>
            <w:noProof/>
            <w:sz w:val="20"/>
            <w:szCs w:val="20"/>
            <w:lang w:val="en-GB"/>
          </w:rPr>
          <mc:AlternateContent>
            <mc:Choice Requires="wps">
              <w:drawing>
                <wp:anchor distT="0" distB="0" distL="114300" distR="114300" simplePos="0" relativeHeight="251660289" behindDoc="0" locked="0" layoutInCell="1" allowOverlap="1" wp14:anchorId="3F72EDE4" wp14:editId="68A814EA">
                  <wp:simplePos x="0" y="0"/>
                  <wp:positionH relativeFrom="margin">
                    <wp:align>left</wp:align>
                  </wp:positionH>
                  <wp:positionV relativeFrom="paragraph">
                    <wp:posOffset>8168532</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2A5F966C" w14:textId="77777777" w:rsidR="00BC2052" w:rsidRPr="00551840" w:rsidRDefault="00BC2052" w:rsidP="00BC2052">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301A7C23" w14:textId="77777777" w:rsidR="00BC2052" w:rsidRPr="00551840" w:rsidRDefault="00BC2052" w:rsidP="00BC2052">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72EDE4" id="_x0000_t202" coordsize="21600,21600" o:spt="202" path="m,l,21600r21600,l21600,xe">
                  <v:stroke joinstyle="miter"/>
                  <v:path gradientshapeok="t" o:connecttype="rect"/>
                </v:shapetype>
                <v:shape id="Text Box 6" o:spid="_x0000_s1026" type="#_x0000_t202" style="position:absolute;left:0;text-align:left;margin-left:0;margin-top:643.2pt;width:532.35pt;height:102.3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" fillcolor="white [3201]" stroked="f" strokeweight=".5pt">
                  <v:textbox>
                    <w:txbxContent>
                      <w:p w14:paraId="314763D1" w14:textId="77777777" w:rsidR="00BC2052" w:rsidRPr="00551840" w:rsidRDefault="00BC2052" w:rsidP="00BC2052">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w:t>
                        </w:r>
                        <w:proofErr w:type="gramStart"/>
                        <w:r w:rsidRPr="001D40DA">
                          <w:rPr>
                            <w:rFonts w:ascii="Arial" w:hAnsi="Arial" w:cs="Arial"/>
                            <w:sz w:val="20"/>
                            <w:szCs w:val="20"/>
                          </w:rPr>
                          <w:t>avoided</w:t>
                        </w:r>
                        <w:proofErr w:type="gramEnd"/>
                        <w:r w:rsidRPr="001D40DA">
                          <w:rPr>
                            <w:rFonts w:ascii="Arial" w:hAnsi="Arial" w:cs="Arial"/>
                            <w:sz w:val="20"/>
                            <w:szCs w:val="20"/>
                          </w:rPr>
                          <w:t xml:space="preserve"> and all employees of any gender identity (m/f/d) are addressed.</w:t>
                        </w:r>
                      </w:p>
                      <w:p w14:paraId="1ACD246A" w14:textId="77777777" w:rsidR="00BC2052" w:rsidRPr="00551840" w:rsidRDefault="00BC2052" w:rsidP="00BC2052">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ins>
      <w:r w:rsidR="007E6926" w:rsidRPr="00937477">
        <w:rPr>
          <w:noProof/>
        </w:rPr>
        <w:drawing>
          <wp:inline distT="0" distB="0" distL="0" distR="0" wp14:anchorId="7406DCCF" wp14:editId="5E7BBABD">
            <wp:extent cx="1115060" cy="1108075"/>
            <wp:effectExtent l="0" t="0" r="8890" b="0"/>
            <wp:docPr id="1419251948" name="Picture 1">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384A5A2-6C48-5901-3327-2A5A21826D07}"/>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E345AC">
        <w:rPr>
          <w:rFonts w:ascii="Arial" w:hAnsi="Arial" w:cs="Arial"/>
          <w:b/>
          <w:bCs/>
          <w:noProof/>
          <w:sz w:val="20"/>
          <w:szCs w:val="20"/>
        </w:rPr>
        <w:drawing>
          <wp:anchor distT="0" distB="0" distL="114300" distR="114300" simplePos="0" relativeHeight="251658241" behindDoc="1" locked="0" layoutInCell="1" allowOverlap="1" wp14:anchorId="40E151B7" wp14:editId="4133E720">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1" w:name="_Hlk158814414"/>
      <w:bookmarkEnd w:id="1"/>
      <w:r w:rsidR="001E2930" w:rsidRPr="00E345AC">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04E25433">
                <wp:simplePos x="0" y="0"/>
                <wp:positionH relativeFrom="column">
                  <wp:posOffset>143123</wp:posOffset>
                </wp:positionH>
                <wp:positionV relativeFrom="paragraph">
                  <wp:posOffset>3315694</wp:posOffset>
                </wp:positionV>
                <wp:extent cx="5740400" cy="2154555"/>
                <wp:effectExtent l="0" t="0" r="0" b="0"/>
                <wp:wrapNone/>
                <wp:docPr id="2" name="Text Box 2"/>
                <wp:cNvGraphicFramePr/>
                <a:graphic xmlns:a="http://schemas.openxmlformats.org/drawingml/2006/main">
                  <a:graphicData uri="http://schemas.microsoft.com/office/word/2010/wordprocessingShape">
                    <wps:wsp>
                      <wps:cNvSpPr/>
                      <wps:spPr>
                        <a:xfrm>
                          <a:off x="0" y="0"/>
                          <a:ext cx="5740400" cy="2154555"/>
                        </a:xfrm>
                        <a:prstGeom prst="rect">
                          <a:avLst/>
                        </a:prstGeom>
                        <a:noFill/>
                        <a:ln w="6350">
                          <a:noFill/>
                        </a:ln>
                      </wps:spPr>
                      <wps:txbx>
                        <w:txbxContent>
                          <w:p w14:paraId="72663DC1" w14:textId="77777777" w:rsidR="001D686F" w:rsidRPr="00392A83" w:rsidRDefault="002C376E" w:rsidP="00083AA9">
                            <w:pPr>
                              <w:spacing w:line="276" w:lineRule="auto"/>
                              <w:jc w:val="center"/>
                              <w:rPr>
                                <w:rFonts w:ascii="Arial" w:hAnsi="Arial" w:cs="Arial"/>
                                <w:b/>
                                <w:bCs/>
                                <w:sz w:val="52"/>
                                <w:szCs w:val="52"/>
                              </w:rPr>
                            </w:pPr>
                            <w:r w:rsidRPr="00392A83">
                              <w:rPr>
                                <w:rFonts w:ascii="Arial" w:hAnsi="Arial" w:cs="Arial"/>
                                <w:b/>
                                <w:sz w:val="52"/>
                                <w:szCs w:val="52"/>
                              </w:rPr>
                              <w:t xml:space="preserve">Identity and Access Management </w:t>
                            </w:r>
                            <w:r w:rsidR="00922BB7" w:rsidRPr="00392A83">
                              <w:rPr>
                                <w:rFonts w:ascii="Arial" w:hAnsi="Arial" w:cs="Arial"/>
                                <w:b/>
                                <w:sz w:val="52"/>
                                <w:szCs w:val="52"/>
                              </w:rPr>
                              <w:t>Guideline</w:t>
                            </w:r>
                          </w:p>
                          <w:p w14:paraId="575BF95E" w14:textId="77777777" w:rsidR="00CE3CF9" w:rsidRPr="00392A83" w:rsidRDefault="001373A1" w:rsidP="00083AA9">
                            <w:pPr>
                              <w:spacing w:line="276" w:lineRule="auto"/>
                              <w:jc w:val="center"/>
                              <w:rPr>
                                <w:rFonts w:ascii="Arial" w:hAnsi="Arial" w:cs="Arial"/>
                                <w:sz w:val="28"/>
                                <w:szCs w:val="28"/>
                              </w:rPr>
                            </w:pPr>
                            <w:r w:rsidRPr="00392A83">
                              <w:rPr>
                                <w:rFonts w:ascii="Arial" w:hAnsi="Arial" w:cs="Arial"/>
                                <w:sz w:val="28"/>
                                <w:szCs w:val="28"/>
                              </w:rPr>
                              <w:t xml:space="preserve">Version: </w:t>
                            </w:r>
                            <w:r w:rsidR="002F30B6" w:rsidRPr="000D0A31">
                              <w:rPr>
                                <w:rFonts w:ascii="Arial" w:hAnsi="Arial" w:cs="Arial"/>
                                <w:sz w:val="28"/>
                                <w:szCs w:val="28"/>
                                <w:highlight w:val="yellow"/>
                              </w:rPr>
                              <w:t>2.0</w:t>
                            </w:r>
                          </w:p>
                          <w:p w14:paraId="7E7A7D69" w14:textId="46FD8E77" w:rsidR="001373A1" w:rsidRPr="00392A83" w:rsidRDefault="00CE3CF9" w:rsidP="00083AA9">
                            <w:pPr>
                              <w:spacing w:line="276" w:lineRule="auto"/>
                              <w:jc w:val="center"/>
                              <w:rPr>
                                <w:rFonts w:ascii="Arial" w:hAnsi="Arial" w:cs="Arial"/>
                                <w:sz w:val="28"/>
                                <w:szCs w:val="28"/>
                              </w:rPr>
                            </w:pPr>
                            <w:r w:rsidRPr="00392A83">
                              <w:rPr>
                                <w:rFonts w:ascii="Arial" w:hAnsi="Arial" w:cs="Arial"/>
                                <w:sz w:val="28"/>
                                <w:szCs w:val="28"/>
                              </w:rPr>
                              <w:t>Valid From</w:t>
                            </w:r>
                            <w:r w:rsidR="001373A1" w:rsidRPr="00392A83">
                              <w:rPr>
                                <w:rFonts w:ascii="Arial" w:hAnsi="Arial" w:cs="Arial"/>
                                <w:sz w:val="28"/>
                                <w:szCs w:val="28"/>
                              </w:rPr>
                              <w:t xml:space="preserve"> Date: </w:t>
                            </w:r>
                            <w:r w:rsidR="00500D77" w:rsidRPr="000D0A31">
                              <w:rPr>
                                <w:rFonts w:ascii="Arial" w:hAnsi="Arial" w:cs="Arial"/>
                                <w:sz w:val="28"/>
                                <w:szCs w:val="28"/>
                                <w:highlight w:val="yellow"/>
                              </w:rPr>
                              <w:t>1</w:t>
                            </w:r>
                            <w:r w:rsidR="002951DB">
                              <w:rPr>
                                <w:rFonts w:ascii="Arial" w:hAnsi="Arial" w:cs="Arial"/>
                                <w:sz w:val="28"/>
                                <w:szCs w:val="28"/>
                                <w:highlight w:val="yellow"/>
                              </w:rPr>
                              <w:t>9</w:t>
                            </w:r>
                            <w:r w:rsidR="00500D77" w:rsidRPr="000D0A31">
                              <w:rPr>
                                <w:rFonts w:ascii="Arial" w:hAnsi="Arial" w:cs="Arial"/>
                                <w:sz w:val="28"/>
                                <w:szCs w:val="28"/>
                                <w:highlight w:val="yellow"/>
                              </w:rPr>
                              <w:t>.08</w:t>
                            </w:r>
                            <w:r w:rsidR="002F30B6" w:rsidRPr="000D0A31">
                              <w:rPr>
                                <w:rFonts w:ascii="Arial" w:hAnsi="Arial" w:cs="Arial"/>
                                <w:sz w:val="28"/>
                                <w:szCs w:val="28"/>
                                <w:highlight w:val="yellow"/>
                              </w:rPr>
                              <w:t>.2026</w:t>
                            </w:r>
                          </w:p>
                          <w:p w14:paraId="3C2A256C" w14:textId="77777777" w:rsidR="001373A1" w:rsidRPr="00E345AC" w:rsidRDefault="00CE3CF9" w:rsidP="00083AA9">
                            <w:pPr>
                              <w:spacing w:line="276" w:lineRule="auto"/>
                              <w:jc w:val="center"/>
                              <w:rPr>
                                <w:rFonts w:ascii="Arial" w:hAnsi="Arial" w:cs="Arial"/>
                                <w:sz w:val="28"/>
                                <w:szCs w:val="28"/>
                              </w:rPr>
                            </w:pPr>
                            <w:r w:rsidRPr="00392A83">
                              <w:rPr>
                                <w:rFonts w:ascii="Arial" w:hAnsi="Arial" w:cs="Arial"/>
                                <w:sz w:val="28"/>
                                <w:szCs w:val="28"/>
                              </w:rPr>
                              <w:t xml:space="preserve">Last Review Date: </w:t>
                            </w:r>
                            <w:r w:rsidR="00500D77" w:rsidRPr="000D0A31">
                              <w:rPr>
                                <w:rFonts w:ascii="Arial" w:hAnsi="Arial" w:cs="Arial"/>
                                <w:sz w:val="28"/>
                                <w:szCs w:val="28"/>
                                <w:highlight w:val="yellow"/>
                              </w:rPr>
                              <w:t>14</w:t>
                            </w:r>
                            <w:r w:rsidR="00D70D51" w:rsidRPr="000D0A31">
                              <w:rPr>
                                <w:rFonts w:ascii="Arial" w:hAnsi="Arial" w:cs="Arial"/>
                                <w:sz w:val="28"/>
                                <w:szCs w:val="28"/>
                                <w:highlight w:val="yellow"/>
                              </w:rPr>
                              <w:t>.0</w:t>
                            </w:r>
                            <w:r w:rsidR="00500D77" w:rsidRPr="000D0A31">
                              <w:rPr>
                                <w:rFonts w:ascii="Arial" w:hAnsi="Arial" w:cs="Arial"/>
                                <w:sz w:val="28"/>
                                <w:szCs w:val="28"/>
                                <w:highlight w:val="yellow"/>
                              </w:rPr>
                              <w:t>8</w:t>
                            </w:r>
                            <w:r w:rsidR="00D70D51" w:rsidRPr="000D0A31">
                              <w:rPr>
                                <w:rFonts w:ascii="Arial" w:hAnsi="Arial" w:cs="Arial"/>
                                <w:sz w:val="28"/>
                                <w:szCs w:val="28"/>
                                <w:highlight w:val="yellow"/>
                              </w:rPr>
                              <w:t>.202</w:t>
                            </w:r>
                            <w:r w:rsidR="00500D77" w:rsidRPr="000D0A31">
                              <w:rPr>
                                <w:rFonts w:ascii="Arial" w:hAnsi="Arial" w:cs="Arial"/>
                                <w:sz w:val="28"/>
                                <w:szCs w:val="28"/>
                                <w:highlight w:val="yellow"/>
                              </w:rPr>
                              <w:t>6</w:t>
                            </w:r>
                          </w:p>
                        </w:txbxContent>
                      </wps:txbx>
                      <wps:bodyPr spcFirstLastPara="0" wrap="square" lIns="91440" tIns="45720" rIns="91440" bIns="45720" anchor="t">
                        <a:noAutofit/>
                      </wps:bodyPr>
                    </wps:wsp>
                  </a:graphicData>
                </a:graphic>
              </wp:anchor>
            </w:drawing>
          </mc:Choice>
          <mc:Fallback>
            <w:pict>
              <v:rect w14:anchorId="0F9F916C" id="Text Box 2" o:spid="_x0000_s1027" style="position:absolute;left:0;text-align:left;margin-left:11.25pt;margin-top:261.1pt;width:452pt;height:16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" filled="f" stroked="f" strokeweight=".5pt">
                <v:textbox>
                  <w:txbxContent>
                    <w:p w14:paraId="72663DC1" w14:textId="77777777" w:rsidR="001D686F" w:rsidRPr="00392A83" w:rsidRDefault="002C376E" w:rsidP="00083AA9">
                      <w:pPr>
                        <w:spacing w:line="276" w:lineRule="auto"/>
                        <w:jc w:val="center"/>
                        <w:rPr>
                          <w:rFonts w:ascii="Arial" w:hAnsi="Arial" w:cs="Arial"/>
                          <w:b/>
                          <w:bCs/>
                          <w:sz w:val="52"/>
                          <w:szCs w:val="52"/>
                        </w:rPr>
                      </w:pPr>
                      <w:r w:rsidRPr="00392A83">
                        <w:rPr>
                          <w:rFonts w:ascii="Arial" w:hAnsi="Arial" w:cs="Arial"/>
                          <w:b/>
                          <w:sz w:val="52"/>
                          <w:szCs w:val="52"/>
                        </w:rPr>
                        <w:t xml:space="preserve">Identity and Access Management </w:t>
                      </w:r>
                      <w:r w:rsidR="00922BB7" w:rsidRPr="00392A83">
                        <w:rPr>
                          <w:rFonts w:ascii="Arial" w:hAnsi="Arial" w:cs="Arial"/>
                          <w:b/>
                          <w:sz w:val="52"/>
                          <w:szCs w:val="52"/>
                        </w:rPr>
                        <w:t>Guideline</w:t>
                      </w:r>
                    </w:p>
                    <w:p w14:paraId="575BF95E" w14:textId="77777777" w:rsidR="00CE3CF9" w:rsidRPr="00392A83" w:rsidRDefault="001373A1" w:rsidP="00083AA9">
                      <w:pPr>
                        <w:spacing w:line="276" w:lineRule="auto"/>
                        <w:jc w:val="center"/>
                        <w:rPr>
                          <w:rFonts w:ascii="Arial" w:hAnsi="Arial" w:cs="Arial"/>
                          <w:sz w:val="28"/>
                          <w:szCs w:val="28"/>
                        </w:rPr>
                      </w:pPr>
                      <w:r w:rsidRPr="00392A83">
                        <w:rPr>
                          <w:rFonts w:ascii="Arial" w:hAnsi="Arial" w:cs="Arial"/>
                          <w:sz w:val="28"/>
                          <w:szCs w:val="28"/>
                        </w:rPr>
                        <w:t xml:space="preserve">Version: </w:t>
                      </w:r>
                      <w:r w:rsidR="002F30B6" w:rsidRPr="000D0A31">
                        <w:rPr>
                          <w:rFonts w:ascii="Arial" w:hAnsi="Arial" w:cs="Arial"/>
                          <w:sz w:val="28"/>
                          <w:szCs w:val="28"/>
                          <w:highlight w:val="yellow"/>
                        </w:rPr>
                        <w:t>2.0</w:t>
                      </w:r>
                    </w:p>
                    <w:p w14:paraId="7E7A7D69" w14:textId="46FD8E77" w:rsidR="001373A1" w:rsidRPr="00392A83" w:rsidRDefault="00CE3CF9" w:rsidP="00083AA9">
                      <w:pPr>
                        <w:spacing w:line="276" w:lineRule="auto"/>
                        <w:jc w:val="center"/>
                        <w:rPr>
                          <w:rFonts w:ascii="Arial" w:hAnsi="Arial" w:cs="Arial"/>
                          <w:sz w:val="28"/>
                          <w:szCs w:val="28"/>
                        </w:rPr>
                      </w:pPr>
                      <w:r w:rsidRPr="00392A83">
                        <w:rPr>
                          <w:rFonts w:ascii="Arial" w:hAnsi="Arial" w:cs="Arial"/>
                          <w:sz w:val="28"/>
                          <w:szCs w:val="28"/>
                        </w:rPr>
                        <w:t>Valid From</w:t>
                      </w:r>
                      <w:r w:rsidR="001373A1" w:rsidRPr="00392A83">
                        <w:rPr>
                          <w:rFonts w:ascii="Arial" w:hAnsi="Arial" w:cs="Arial"/>
                          <w:sz w:val="28"/>
                          <w:szCs w:val="28"/>
                        </w:rPr>
                        <w:t xml:space="preserve"> Date: </w:t>
                      </w:r>
                      <w:r w:rsidR="00500D77" w:rsidRPr="000D0A31">
                        <w:rPr>
                          <w:rFonts w:ascii="Arial" w:hAnsi="Arial" w:cs="Arial"/>
                          <w:sz w:val="28"/>
                          <w:szCs w:val="28"/>
                          <w:highlight w:val="yellow"/>
                        </w:rPr>
                        <w:t>1</w:t>
                      </w:r>
                      <w:r w:rsidR="002951DB">
                        <w:rPr>
                          <w:rFonts w:ascii="Arial" w:hAnsi="Arial" w:cs="Arial"/>
                          <w:sz w:val="28"/>
                          <w:szCs w:val="28"/>
                          <w:highlight w:val="yellow"/>
                        </w:rPr>
                        <w:t>9</w:t>
                      </w:r>
                      <w:r w:rsidR="00500D77" w:rsidRPr="000D0A31">
                        <w:rPr>
                          <w:rFonts w:ascii="Arial" w:hAnsi="Arial" w:cs="Arial"/>
                          <w:sz w:val="28"/>
                          <w:szCs w:val="28"/>
                          <w:highlight w:val="yellow"/>
                        </w:rPr>
                        <w:t>.08</w:t>
                      </w:r>
                      <w:r w:rsidR="002F30B6" w:rsidRPr="000D0A31">
                        <w:rPr>
                          <w:rFonts w:ascii="Arial" w:hAnsi="Arial" w:cs="Arial"/>
                          <w:sz w:val="28"/>
                          <w:szCs w:val="28"/>
                          <w:highlight w:val="yellow"/>
                        </w:rPr>
                        <w:t>.2026</w:t>
                      </w:r>
                    </w:p>
                    <w:p w14:paraId="3C2A256C" w14:textId="77777777" w:rsidR="001373A1" w:rsidRPr="00E345AC" w:rsidRDefault="00CE3CF9" w:rsidP="00083AA9">
                      <w:pPr>
                        <w:spacing w:line="276" w:lineRule="auto"/>
                        <w:jc w:val="center"/>
                        <w:rPr>
                          <w:rFonts w:ascii="Arial" w:hAnsi="Arial" w:cs="Arial"/>
                          <w:sz w:val="28"/>
                          <w:szCs w:val="28"/>
                        </w:rPr>
                      </w:pPr>
                      <w:r w:rsidRPr="00392A83">
                        <w:rPr>
                          <w:rFonts w:ascii="Arial" w:hAnsi="Arial" w:cs="Arial"/>
                          <w:sz w:val="28"/>
                          <w:szCs w:val="28"/>
                        </w:rPr>
                        <w:t xml:space="preserve">Last Review Date: </w:t>
                      </w:r>
                      <w:r w:rsidR="00500D77" w:rsidRPr="000D0A31">
                        <w:rPr>
                          <w:rFonts w:ascii="Arial" w:hAnsi="Arial" w:cs="Arial"/>
                          <w:sz w:val="28"/>
                          <w:szCs w:val="28"/>
                          <w:highlight w:val="yellow"/>
                        </w:rPr>
                        <w:t>14</w:t>
                      </w:r>
                      <w:r w:rsidR="00D70D51" w:rsidRPr="000D0A31">
                        <w:rPr>
                          <w:rFonts w:ascii="Arial" w:hAnsi="Arial" w:cs="Arial"/>
                          <w:sz w:val="28"/>
                          <w:szCs w:val="28"/>
                          <w:highlight w:val="yellow"/>
                        </w:rPr>
                        <w:t>.0</w:t>
                      </w:r>
                      <w:r w:rsidR="00500D77" w:rsidRPr="000D0A31">
                        <w:rPr>
                          <w:rFonts w:ascii="Arial" w:hAnsi="Arial" w:cs="Arial"/>
                          <w:sz w:val="28"/>
                          <w:szCs w:val="28"/>
                          <w:highlight w:val="yellow"/>
                        </w:rPr>
                        <w:t>8</w:t>
                      </w:r>
                      <w:r w:rsidR="00D70D51" w:rsidRPr="000D0A31">
                        <w:rPr>
                          <w:rFonts w:ascii="Arial" w:hAnsi="Arial" w:cs="Arial"/>
                          <w:sz w:val="28"/>
                          <w:szCs w:val="28"/>
                          <w:highlight w:val="yellow"/>
                        </w:rPr>
                        <w:t>.202</w:t>
                      </w:r>
                      <w:r w:rsidR="00500D77" w:rsidRPr="000D0A31">
                        <w:rPr>
                          <w:rFonts w:ascii="Arial" w:hAnsi="Arial" w:cs="Arial"/>
                          <w:sz w:val="28"/>
                          <w:szCs w:val="28"/>
                          <w:highlight w:val="yellow"/>
                        </w:rPr>
                        <w:t>6</w:t>
                      </w:r>
                    </w:p>
                  </w:txbxContent>
                </v:textbox>
              </v:rect>
            </w:pict>
          </mc:Fallback>
        </mc:AlternateContent>
      </w:r>
      <w:r w:rsidR="00296B03" w:rsidRPr="00E345AC">
        <w:rPr>
          <w:rFonts w:ascii="Arial" w:hAnsi="Arial" w:cs="Arial"/>
          <w:b/>
          <w:bCs/>
          <w:sz w:val="20"/>
          <w:szCs w:val="20"/>
        </w:rPr>
        <w:br w:type="page"/>
      </w:r>
    </w:p>
    <w:p w14:paraId="049B242B" w14:textId="77777777" w:rsidR="00296B03" w:rsidRPr="00E345AC" w:rsidRDefault="0027643D">
      <w:pPr>
        <w:rPr>
          <w:rFonts w:ascii="Arial" w:hAnsi="Arial" w:cs="Arial"/>
          <w:b/>
          <w:bCs/>
          <w:sz w:val="44"/>
          <w:szCs w:val="44"/>
        </w:rPr>
      </w:pPr>
      <w:r w:rsidRPr="00E345AC">
        <w:rPr>
          <w:rFonts w:ascii="Arial" w:hAnsi="Arial" w:cs="Arial"/>
          <w:b/>
          <w:bCs/>
          <w:sz w:val="44"/>
          <w:szCs w:val="44"/>
        </w:rPr>
        <w:lastRenderedPageBreak/>
        <w:t>Conten</w:t>
      </w:r>
      <w:r w:rsidR="00D04F64" w:rsidRPr="00E345AC">
        <w:rPr>
          <w:rFonts w:ascii="Arial" w:hAnsi="Arial" w:cs="Arial"/>
          <w:b/>
          <w:bCs/>
          <w:sz w:val="44"/>
          <w:szCs w:val="44"/>
        </w:rPr>
        <w:t>t</w:t>
      </w:r>
    </w:p>
    <w:sdt>
      <w:sdtPr>
        <w:rPr>
          <w:rFonts w:ascii="Arial" w:eastAsiaTheme="minorEastAsia" w:hAnsi="Arial" w:cs="Arial"/>
          <w:color w:val="auto"/>
          <w:sz w:val="20"/>
          <w:szCs w:val="20"/>
        </w:rPr>
        <w:id w:val="-1977136037"/>
        <w:docPartObj>
          <w:docPartGallery w:val="Table of Contents"/>
          <w:docPartUnique/>
        </w:docPartObj>
      </w:sdtPr>
      <w:sdtEndPr>
        <w:rPr>
          <w:b/>
          <w:bCs/>
        </w:rPr>
      </w:sdtEndPr>
      <w:sdtContent>
        <w:p w14:paraId="4EC72F0E" w14:textId="77777777" w:rsidR="001B44C5" w:rsidRPr="00602BD1" w:rsidRDefault="001B44C5" w:rsidP="00B55EAC">
          <w:pPr>
            <w:pStyle w:val="TOCHeading"/>
            <w:rPr>
              <w:color w:val="auto"/>
            </w:rPr>
          </w:pPr>
        </w:p>
        <w:p w14:paraId="4A651715" w14:textId="77777777" w:rsidR="00C242DF" w:rsidRDefault="00D46AC0">
          <w:pPr>
            <w:pStyle w:val="TOC1"/>
            <w:rPr>
              <w:rFonts w:asciiTheme="minorHAnsi" w:eastAsiaTheme="minorEastAsia" w:hAnsiTheme="minorHAnsi"/>
              <w:noProof/>
              <w:kern w:val="2"/>
              <w:sz w:val="24"/>
              <w:szCs w:val="24"/>
              <w:lang w:val="en-DE" w:eastAsia="en-DE"/>
              <w14:ligatures w14:val="standardContextual"/>
            </w:rPr>
          </w:pPr>
          <w:r w:rsidRPr="00E345AC">
            <w:rPr>
              <w:sz w:val="20"/>
              <w:szCs w:val="20"/>
            </w:rPr>
            <w:fldChar w:fldCharType="begin"/>
          </w:r>
          <w:r w:rsidRPr="00E345AC">
            <w:rPr>
              <w:sz w:val="20"/>
              <w:szCs w:val="20"/>
            </w:rPr>
            <w:instrText xml:space="preserve"> TOC \o "1-3" \h \z \u </w:instrText>
          </w:r>
          <w:r w:rsidRPr="00E345AC">
            <w:rPr>
              <w:sz w:val="20"/>
              <w:szCs w:val="20"/>
            </w:rPr>
            <w:fldChar w:fldCharType="separate"/>
          </w:r>
          <w:hyperlink w:anchor="_Toc236216756" w:history="1">
            <w:r w:rsidR="00C242DF" w:rsidRPr="0028693C">
              <w:rPr>
                <w:rStyle w:val="Hyperlink"/>
                <w:rFonts w:cs="Arial"/>
                <w:b/>
                <w:bCs/>
                <w:noProof/>
              </w:rPr>
              <w:t>1.</w:t>
            </w:r>
            <w:r w:rsidR="00C242DF">
              <w:rPr>
                <w:rFonts w:asciiTheme="minorHAnsi" w:eastAsiaTheme="minorEastAsia" w:hAnsiTheme="minorHAnsi"/>
                <w:noProof/>
                <w:kern w:val="2"/>
                <w:sz w:val="24"/>
                <w:szCs w:val="24"/>
                <w:lang w:val="en-DE" w:eastAsia="en-DE"/>
                <w14:ligatures w14:val="standardContextual"/>
              </w:rPr>
              <w:tab/>
            </w:r>
            <w:r w:rsidR="00C242DF" w:rsidRPr="0028693C">
              <w:rPr>
                <w:rStyle w:val="Hyperlink"/>
                <w:rFonts w:cs="Arial"/>
                <w:b/>
                <w:bCs/>
                <w:noProof/>
              </w:rPr>
              <w:t>Purpose, Objectives and Basis</w:t>
            </w:r>
            <w:r w:rsidR="00C242DF">
              <w:rPr>
                <w:noProof/>
                <w:webHidden/>
              </w:rPr>
              <w:tab/>
            </w:r>
            <w:r w:rsidR="00C242DF">
              <w:rPr>
                <w:noProof/>
                <w:webHidden/>
              </w:rPr>
              <w:fldChar w:fldCharType="begin"/>
            </w:r>
            <w:r w:rsidR="00C242DF">
              <w:rPr>
                <w:noProof/>
                <w:webHidden/>
              </w:rPr>
              <w:instrText xml:space="preserve"> PAGEREF _Toc236216756 \h </w:instrText>
            </w:r>
            <w:r w:rsidR="00C242DF">
              <w:rPr>
                <w:noProof/>
                <w:webHidden/>
              </w:rPr>
            </w:r>
            <w:r w:rsidR="00C242DF">
              <w:rPr>
                <w:noProof/>
                <w:webHidden/>
              </w:rPr>
              <w:fldChar w:fldCharType="separate"/>
            </w:r>
            <w:r w:rsidR="00DB3ACF">
              <w:rPr>
                <w:noProof/>
                <w:webHidden/>
              </w:rPr>
              <w:t>3</w:t>
            </w:r>
            <w:r w:rsidR="00C242DF">
              <w:rPr>
                <w:noProof/>
                <w:webHidden/>
              </w:rPr>
              <w:fldChar w:fldCharType="end"/>
            </w:r>
          </w:hyperlink>
        </w:p>
        <w:p w14:paraId="23336928"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57" w:history="1">
            <w:r w:rsidRPr="0028693C">
              <w:rPr>
                <w:rStyle w:val="Hyperlink"/>
                <w:rFonts w:cs="Arial"/>
                <w:noProof/>
              </w:rPr>
              <w:t>1.1.</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Purpose and Objectives</w:t>
            </w:r>
            <w:r>
              <w:rPr>
                <w:noProof/>
                <w:webHidden/>
              </w:rPr>
              <w:tab/>
            </w:r>
            <w:r>
              <w:rPr>
                <w:noProof/>
                <w:webHidden/>
              </w:rPr>
              <w:fldChar w:fldCharType="begin"/>
            </w:r>
            <w:r>
              <w:rPr>
                <w:noProof/>
                <w:webHidden/>
              </w:rPr>
              <w:instrText xml:space="preserve"> PAGEREF _Toc236216757 \h </w:instrText>
            </w:r>
            <w:r>
              <w:rPr>
                <w:noProof/>
                <w:webHidden/>
              </w:rPr>
            </w:r>
            <w:r>
              <w:rPr>
                <w:noProof/>
                <w:webHidden/>
              </w:rPr>
              <w:fldChar w:fldCharType="separate"/>
            </w:r>
            <w:r w:rsidR="00DB3ACF">
              <w:rPr>
                <w:noProof/>
                <w:webHidden/>
              </w:rPr>
              <w:t>3</w:t>
            </w:r>
            <w:r>
              <w:rPr>
                <w:noProof/>
                <w:webHidden/>
              </w:rPr>
              <w:fldChar w:fldCharType="end"/>
            </w:r>
          </w:hyperlink>
        </w:p>
        <w:p w14:paraId="0655E5EC"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58" w:history="1">
            <w:r w:rsidRPr="0028693C">
              <w:rPr>
                <w:rStyle w:val="Hyperlink"/>
                <w:rFonts w:cs="Arial"/>
                <w:noProof/>
              </w:rPr>
              <w:t>1.2.</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Basis of this Guideline</w:t>
            </w:r>
            <w:r>
              <w:rPr>
                <w:noProof/>
                <w:webHidden/>
              </w:rPr>
              <w:tab/>
            </w:r>
            <w:r>
              <w:rPr>
                <w:noProof/>
                <w:webHidden/>
              </w:rPr>
              <w:fldChar w:fldCharType="begin"/>
            </w:r>
            <w:r>
              <w:rPr>
                <w:noProof/>
                <w:webHidden/>
              </w:rPr>
              <w:instrText xml:space="preserve"> PAGEREF _Toc236216758 \h </w:instrText>
            </w:r>
            <w:r>
              <w:rPr>
                <w:noProof/>
                <w:webHidden/>
              </w:rPr>
            </w:r>
            <w:r>
              <w:rPr>
                <w:noProof/>
                <w:webHidden/>
              </w:rPr>
              <w:fldChar w:fldCharType="separate"/>
            </w:r>
            <w:r w:rsidR="00DB3ACF">
              <w:rPr>
                <w:noProof/>
                <w:webHidden/>
              </w:rPr>
              <w:t>4</w:t>
            </w:r>
            <w:r>
              <w:rPr>
                <w:noProof/>
                <w:webHidden/>
              </w:rPr>
              <w:fldChar w:fldCharType="end"/>
            </w:r>
          </w:hyperlink>
        </w:p>
        <w:p w14:paraId="28623FAA" w14:textId="77777777" w:rsidR="00C242DF" w:rsidRDefault="00C242DF">
          <w:pPr>
            <w:pStyle w:val="TOC1"/>
            <w:rPr>
              <w:rFonts w:asciiTheme="minorHAnsi" w:eastAsiaTheme="minorEastAsia" w:hAnsiTheme="minorHAnsi"/>
              <w:noProof/>
              <w:kern w:val="2"/>
              <w:sz w:val="24"/>
              <w:szCs w:val="24"/>
              <w:lang w:val="en-DE" w:eastAsia="en-DE"/>
              <w14:ligatures w14:val="standardContextual"/>
            </w:rPr>
          </w:pPr>
          <w:hyperlink w:anchor="_Toc236216759" w:history="1">
            <w:r w:rsidRPr="0028693C">
              <w:rPr>
                <w:rStyle w:val="Hyperlink"/>
                <w:rFonts w:cs="Arial"/>
                <w:b/>
                <w:bCs/>
                <w:noProof/>
              </w:rPr>
              <w:t>2.</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b/>
                <w:bCs/>
                <w:noProof/>
                <w:highlight w:val="yellow"/>
              </w:rPr>
              <w:t>Functional</w:t>
            </w:r>
            <w:r w:rsidRPr="0028693C">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_Toc236216759 \h </w:instrText>
            </w:r>
            <w:r>
              <w:rPr>
                <w:noProof/>
                <w:webHidden/>
              </w:rPr>
            </w:r>
            <w:r>
              <w:rPr>
                <w:noProof/>
                <w:webHidden/>
              </w:rPr>
              <w:fldChar w:fldCharType="separate"/>
            </w:r>
            <w:r w:rsidR="00DB3ACF">
              <w:rPr>
                <w:noProof/>
                <w:webHidden/>
              </w:rPr>
              <w:t>5</w:t>
            </w:r>
            <w:r>
              <w:rPr>
                <w:noProof/>
                <w:webHidden/>
              </w:rPr>
              <w:fldChar w:fldCharType="end"/>
            </w:r>
          </w:hyperlink>
        </w:p>
        <w:p w14:paraId="5C3127AF"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60" w:history="1">
            <w:r w:rsidRPr="0028693C">
              <w:rPr>
                <w:rStyle w:val="Hyperlink"/>
                <w:rFonts w:cs="Arial"/>
                <w:noProof/>
              </w:rPr>
              <w:t>2.1.</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highlight w:val="yellow"/>
              </w:rPr>
              <w:t>Functional</w:t>
            </w:r>
            <w:r w:rsidRPr="0028693C">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_Toc236216760 \h </w:instrText>
            </w:r>
            <w:r>
              <w:rPr>
                <w:noProof/>
                <w:webHidden/>
              </w:rPr>
            </w:r>
            <w:r>
              <w:rPr>
                <w:noProof/>
                <w:webHidden/>
              </w:rPr>
              <w:fldChar w:fldCharType="separate"/>
            </w:r>
            <w:r w:rsidR="00DB3ACF">
              <w:rPr>
                <w:noProof/>
                <w:webHidden/>
              </w:rPr>
              <w:t>5</w:t>
            </w:r>
            <w:r>
              <w:rPr>
                <w:noProof/>
                <w:webHidden/>
              </w:rPr>
              <w:fldChar w:fldCharType="end"/>
            </w:r>
          </w:hyperlink>
        </w:p>
        <w:p w14:paraId="64CC56FD"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61" w:history="1">
            <w:r w:rsidRPr="0028693C">
              <w:rPr>
                <w:rStyle w:val="Hyperlink"/>
                <w:rFonts w:cs="Arial"/>
                <w:noProof/>
              </w:rPr>
              <w:t>2.2.</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Target groups</w:t>
            </w:r>
            <w:r>
              <w:rPr>
                <w:noProof/>
                <w:webHidden/>
              </w:rPr>
              <w:tab/>
            </w:r>
            <w:r>
              <w:rPr>
                <w:noProof/>
                <w:webHidden/>
              </w:rPr>
              <w:fldChar w:fldCharType="begin"/>
            </w:r>
            <w:r>
              <w:rPr>
                <w:noProof/>
                <w:webHidden/>
              </w:rPr>
              <w:instrText xml:space="preserve"> PAGEREF _Toc236216761 \h </w:instrText>
            </w:r>
            <w:r>
              <w:rPr>
                <w:noProof/>
                <w:webHidden/>
              </w:rPr>
            </w:r>
            <w:r>
              <w:rPr>
                <w:noProof/>
                <w:webHidden/>
              </w:rPr>
              <w:fldChar w:fldCharType="separate"/>
            </w:r>
            <w:r w:rsidR="00DB3ACF">
              <w:rPr>
                <w:noProof/>
                <w:webHidden/>
              </w:rPr>
              <w:t>5</w:t>
            </w:r>
            <w:r>
              <w:rPr>
                <w:noProof/>
                <w:webHidden/>
              </w:rPr>
              <w:fldChar w:fldCharType="end"/>
            </w:r>
          </w:hyperlink>
        </w:p>
        <w:p w14:paraId="0E320FC4"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62" w:history="1">
            <w:r w:rsidRPr="0028693C">
              <w:rPr>
                <w:rStyle w:val="Hyperlink"/>
                <w:rFonts w:cs="Arial"/>
                <w:noProof/>
              </w:rPr>
              <w:t>2.3.</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Transition period</w:t>
            </w:r>
            <w:r>
              <w:rPr>
                <w:noProof/>
                <w:webHidden/>
              </w:rPr>
              <w:tab/>
            </w:r>
            <w:r>
              <w:rPr>
                <w:noProof/>
                <w:webHidden/>
              </w:rPr>
              <w:fldChar w:fldCharType="begin"/>
            </w:r>
            <w:r>
              <w:rPr>
                <w:noProof/>
                <w:webHidden/>
              </w:rPr>
              <w:instrText xml:space="preserve"> PAGEREF _Toc236216762 \h </w:instrText>
            </w:r>
            <w:r>
              <w:rPr>
                <w:noProof/>
                <w:webHidden/>
              </w:rPr>
            </w:r>
            <w:r>
              <w:rPr>
                <w:noProof/>
                <w:webHidden/>
              </w:rPr>
              <w:fldChar w:fldCharType="separate"/>
            </w:r>
            <w:r w:rsidR="00DB3ACF">
              <w:rPr>
                <w:noProof/>
                <w:webHidden/>
              </w:rPr>
              <w:t>6</w:t>
            </w:r>
            <w:r>
              <w:rPr>
                <w:noProof/>
                <w:webHidden/>
              </w:rPr>
              <w:fldChar w:fldCharType="end"/>
            </w:r>
          </w:hyperlink>
        </w:p>
        <w:p w14:paraId="31937C3D" w14:textId="77777777" w:rsidR="00C242DF" w:rsidRDefault="00C242DF">
          <w:pPr>
            <w:pStyle w:val="TOC1"/>
            <w:rPr>
              <w:rFonts w:asciiTheme="minorHAnsi" w:eastAsiaTheme="minorEastAsia" w:hAnsiTheme="minorHAnsi"/>
              <w:noProof/>
              <w:kern w:val="2"/>
              <w:sz w:val="24"/>
              <w:szCs w:val="24"/>
              <w:lang w:val="en-DE" w:eastAsia="en-DE"/>
              <w14:ligatures w14:val="standardContextual"/>
            </w:rPr>
          </w:pPr>
          <w:hyperlink w:anchor="_Toc236216763" w:history="1">
            <w:r w:rsidRPr="0028693C">
              <w:rPr>
                <w:rStyle w:val="Hyperlink"/>
                <w:rFonts w:cs="Arial"/>
                <w:b/>
                <w:bCs/>
                <w:noProof/>
              </w:rPr>
              <w:t>3.</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b/>
                <w:bCs/>
                <w:noProof/>
              </w:rPr>
              <w:t>Definitions</w:t>
            </w:r>
            <w:r>
              <w:rPr>
                <w:noProof/>
                <w:webHidden/>
              </w:rPr>
              <w:tab/>
            </w:r>
            <w:r>
              <w:rPr>
                <w:noProof/>
                <w:webHidden/>
              </w:rPr>
              <w:fldChar w:fldCharType="begin"/>
            </w:r>
            <w:r>
              <w:rPr>
                <w:noProof/>
                <w:webHidden/>
              </w:rPr>
              <w:instrText xml:space="preserve"> PAGEREF _Toc236216763 \h </w:instrText>
            </w:r>
            <w:r>
              <w:rPr>
                <w:noProof/>
                <w:webHidden/>
              </w:rPr>
            </w:r>
            <w:r>
              <w:rPr>
                <w:noProof/>
                <w:webHidden/>
              </w:rPr>
              <w:fldChar w:fldCharType="separate"/>
            </w:r>
            <w:r w:rsidR="00DB3ACF">
              <w:rPr>
                <w:noProof/>
                <w:webHidden/>
              </w:rPr>
              <w:t>7</w:t>
            </w:r>
            <w:r>
              <w:rPr>
                <w:noProof/>
                <w:webHidden/>
              </w:rPr>
              <w:fldChar w:fldCharType="end"/>
            </w:r>
          </w:hyperlink>
        </w:p>
        <w:p w14:paraId="0212062F"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64" w:history="1">
            <w:r w:rsidRPr="0028693C">
              <w:rPr>
                <w:rStyle w:val="Hyperlink"/>
                <w:rFonts w:cs="Arial"/>
                <w:noProof/>
              </w:rPr>
              <w:t>3.1.</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Requirements</w:t>
            </w:r>
            <w:r>
              <w:rPr>
                <w:noProof/>
                <w:webHidden/>
              </w:rPr>
              <w:tab/>
            </w:r>
            <w:r>
              <w:rPr>
                <w:noProof/>
                <w:webHidden/>
              </w:rPr>
              <w:fldChar w:fldCharType="begin"/>
            </w:r>
            <w:r>
              <w:rPr>
                <w:noProof/>
                <w:webHidden/>
              </w:rPr>
              <w:instrText xml:space="preserve"> PAGEREF _Toc236216764 \h </w:instrText>
            </w:r>
            <w:r>
              <w:rPr>
                <w:noProof/>
                <w:webHidden/>
              </w:rPr>
            </w:r>
            <w:r>
              <w:rPr>
                <w:noProof/>
                <w:webHidden/>
              </w:rPr>
              <w:fldChar w:fldCharType="separate"/>
            </w:r>
            <w:r w:rsidR="00DB3ACF">
              <w:rPr>
                <w:noProof/>
                <w:webHidden/>
              </w:rPr>
              <w:t>7</w:t>
            </w:r>
            <w:r>
              <w:rPr>
                <w:noProof/>
                <w:webHidden/>
              </w:rPr>
              <w:fldChar w:fldCharType="end"/>
            </w:r>
          </w:hyperlink>
        </w:p>
        <w:p w14:paraId="0883DA45"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65" w:history="1">
            <w:r w:rsidRPr="0028693C">
              <w:rPr>
                <w:rStyle w:val="Hyperlink"/>
                <w:rFonts w:cs="Arial"/>
                <w:noProof/>
              </w:rPr>
              <w:t>3.2.</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_Toc236216765 \h </w:instrText>
            </w:r>
            <w:r>
              <w:rPr>
                <w:noProof/>
                <w:webHidden/>
              </w:rPr>
            </w:r>
            <w:r>
              <w:rPr>
                <w:noProof/>
                <w:webHidden/>
              </w:rPr>
              <w:fldChar w:fldCharType="separate"/>
            </w:r>
            <w:r w:rsidR="00DB3ACF">
              <w:rPr>
                <w:noProof/>
                <w:webHidden/>
              </w:rPr>
              <w:t>8</w:t>
            </w:r>
            <w:r>
              <w:rPr>
                <w:noProof/>
                <w:webHidden/>
              </w:rPr>
              <w:fldChar w:fldCharType="end"/>
            </w:r>
          </w:hyperlink>
        </w:p>
        <w:p w14:paraId="45594E74"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66" w:history="1">
            <w:r w:rsidRPr="0028693C">
              <w:rPr>
                <w:rStyle w:val="Hyperlink"/>
                <w:rFonts w:cs="Arial"/>
                <w:noProof/>
              </w:rPr>
              <w:t>3.3.</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Account types</w:t>
            </w:r>
            <w:r>
              <w:rPr>
                <w:noProof/>
                <w:webHidden/>
              </w:rPr>
              <w:tab/>
            </w:r>
            <w:r>
              <w:rPr>
                <w:noProof/>
                <w:webHidden/>
              </w:rPr>
              <w:fldChar w:fldCharType="begin"/>
            </w:r>
            <w:r>
              <w:rPr>
                <w:noProof/>
                <w:webHidden/>
              </w:rPr>
              <w:instrText xml:space="preserve"> PAGEREF _Toc236216766 \h </w:instrText>
            </w:r>
            <w:r>
              <w:rPr>
                <w:noProof/>
                <w:webHidden/>
              </w:rPr>
            </w:r>
            <w:r>
              <w:rPr>
                <w:noProof/>
                <w:webHidden/>
              </w:rPr>
              <w:fldChar w:fldCharType="separate"/>
            </w:r>
            <w:r w:rsidR="00DB3ACF">
              <w:rPr>
                <w:noProof/>
                <w:webHidden/>
              </w:rPr>
              <w:t>9</w:t>
            </w:r>
            <w:r>
              <w:rPr>
                <w:noProof/>
                <w:webHidden/>
              </w:rPr>
              <w:fldChar w:fldCharType="end"/>
            </w:r>
          </w:hyperlink>
        </w:p>
        <w:p w14:paraId="0E238A42" w14:textId="77777777" w:rsidR="00C242DF" w:rsidRDefault="00C242DF">
          <w:pPr>
            <w:pStyle w:val="TOC1"/>
            <w:rPr>
              <w:rFonts w:asciiTheme="minorHAnsi" w:eastAsiaTheme="minorEastAsia" w:hAnsiTheme="minorHAnsi"/>
              <w:noProof/>
              <w:kern w:val="2"/>
              <w:sz w:val="24"/>
              <w:szCs w:val="24"/>
              <w:lang w:val="en-DE" w:eastAsia="en-DE"/>
              <w14:ligatures w14:val="standardContextual"/>
            </w:rPr>
          </w:pPr>
          <w:hyperlink w:anchor="_Toc236216767" w:history="1">
            <w:r w:rsidRPr="0028693C">
              <w:rPr>
                <w:rStyle w:val="Hyperlink"/>
                <w:rFonts w:cs="Arial"/>
                <w:b/>
                <w:bCs/>
                <w:noProof/>
              </w:rPr>
              <w:t>4.</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b/>
                <w:bCs/>
                <w:noProof/>
              </w:rPr>
              <w:t>Requirements</w:t>
            </w:r>
            <w:r>
              <w:rPr>
                <w:noProof/>
                <w:webHidden/>
              </w:rPr>
              <w:tab/>
            </w:r>
            <w:r>
              <w:rPr>
                <w:noProof/>
                <w:webHidden/>
              </w:rPr>
              <w:fldChar w:fldCharType="begin"/>
            </w:r>
            <w:r>
              <w:rPr>
                <w:noProof/>
                <w:webHidden/>
              </w:rPr>
              <w:instrText xml:space="preserve"> PAGEREF _Toc236216767 \h </w:instrText>
            </w:r>
            <w:r>
              <w:rPr>
                <w:noProof/>
                <w:webHidden/>
              </w:rPr>
            </w:r>
            <w:r>
              <w:rPr>
                <w:noProof/>
                <w:webHidden/>
              </w:rPr>
              <w:fldChar w:fldCharType="separate"/>
            </w:r>
            <w:r w:rsidR="00DB3ACF">
              <w:rPr>
                <w:noProof/>
                <w:webHidden/>
              </w:rPr>
              <w:t>11</w:t>
            </w:r>
            <w:r>
              <w:rPr>
                <w:noProof/>
                <w:webHidden/>
              </w:rPr>
              <w:fldChar w:fldCharType="end"/>
            </w:r>
          </w:hyperlink>
        </w:p>
        <w:p w14:paraId="047BAD2B"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68" w:history="1">
            <w:r w:rsidRPr="0028693C">
              <w:rPr>
                <w:rStyle w:val="Hyperlink"/>
                <w:rFonts w:cs="Arial"/>
                <w:noProof/>
              </w:rPr>
              <w:t>4.1.</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Control requirement</w:t>
            </w:r>
            <w:r>
              <w:rPr>
                <w:noProof/>
                <w:webHidden/>
              </w:rPr>
              <w:tab/>
            </w:r>
            <w:r>
              <w:rPr>
                <w:noProof/>
                <w:webHidden/>
              </w:rPr>
              <w:fldChar w:fldCharType="begin"/>
            </w:r>
            <w:r>
              <w:rPr>
                <w:noProof/>
                <w:webHidden/>
              </w:rPr>
              <w:instrText xml:space="preserve"> PAGEREF _Toc236216768 \h </w:instrText>
            </w:r>
            <w:r>
              <w:rPr>
                <w:noProof/>
                <w:webHidden/>
              </w:rPr>
            </w:r>
            <w:r>
              <w:rPr>
                <w:noProof/>
                <w:webHidden/>
              </w:rPr>
              <w:fldChar w:fldCharType="separate"/>
            </w:r>
            <w:r w:rsidR="00DB3ACF">
              <w:rPr>
                <w:noProof/>
                <w:webHidden/>
              </w:rPr>
              <w:t>11</w:t>
            </w:r>
            <w:r>
              <w:rPr>
                <w:noProof/>
                <w:webHidden/>
              </w:rPr>
              <w:fldChar w:fldCharType="end"/>
            </w:r>
          </w:hyperlink>
        </w:p>
        <w:p w14:paraId="17AEFE06" w14:textId="77777777" w:rsidR="00C242DF" w:rsidRDefault="00C242DF">
          <w:pPr>
            <w:pStyle w:val="TOC1"/>
            <w:rPr>
              <w:rFonts w:asciiTheme="minorHAnsi" w:eastAsiaTheme="minorEastAsia" w:hAnsiTheme="minorHAnsi"/>
              <w:noProof/>
              <w:kern w:val="2"/>
              <w:sz w:val="24"/>
              <w:szCs w:val="24"/>
              <w:lang w:val="en-DE" w:eastAsia="en-DE"/>
              <w14:ligatures w14:val="standardContextual"/>
            </w:rPr>
          </w:pPr>
          <w:hyperlink w:anchor="_Toc236216769" w:history="1">
            <w:r w:rsidRPr="0028693C">
              <w:rPr>
                <w:rStyle w:val="Hyperlink"/>
                <w:rFonts w:cs="Arial"/>
                <w:b/>
                <w:bCs/>
                <w:noProof/>
              </w:rPr>
              <w:t>5.</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b/>
                <w:bCs/>
                <w:noProof/>
              </w:rPr>
              <w:t>Roles and Responsibilities</w:t>
            </w:r>
            <w:r>
              <w:rPr>
                <w:noProof/>
                <w:webHidden/>
              </w:rPr>
              <w:tab/>
            </w:r>
            <w:r>
              <w:rPr>
                <w:noProof/>
                <w:webHidden/>
              </w:rPr>
              <w:fldChar w:fldCharType="begin"/>
            </w:r>
            <w:r>
              <w:rPr>
                <w:noProof/>
                <w:webHidden/>
              </w:rPr>
              <w:instrText xml:space="preserve"> PAGEREF _Toc236216769 \h </w:instrText>
            </w:r>
            <w:r>
              <w:rPr>
                <w:noProof/>
                <w:webHidden/>
              </w:rPr>
            </w:r>
            <w:r>
              <w:rPr>
                <w:noProof/>
                <w:webHidden/>
              </w:rPr>
              <w:fldChar w:fldCharType="separate"/>
            </w:r>
            <w:r w:rsidR="00DB3ACF">
              <w:rPr>
                <w:noProof/>
                <w:webHidden/>
              </w:rPr>
              <w:t>23</w:t>
            </w:r>
            <w:r>
              <w:rPr>
                <w:noProof/>
                <w:webHidden/>
              </w:rPr>
              <w:fldChar w:fldCharType="end"/>
            </w:r>
          </w:hyperlink>
        </w:p>
        <w:p w14:paraId="2F53F6E2"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70" w:history="1">
            <w:r w:rsidRPr="0028693C">
              <w:rPr>
                <w:rStyle w:val="Hyperlink"/>
                <w:rFonts w:cs="Arial"/>
                <w:noProof/>
              </w:rPr>
              <w:t>5.1.</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Creator</w:t>
            </w:r>
            <w:r>
              <w:rPr>
                <w:noProof/>
                <w:webHidden/>
              </w:rPr>
              <w:tab/>
            </w:r>
            <w:r>
              <w:rPr>
                <w:noProof/>
                <w:webHidden/>
              </w:rPr>
              <w:fldChar w:fldCharType="begin"/>
            </w:r>
            <w:r>
              <w:rPr>
                <w:noProof/>
                <w:webHidden/>
              </w:rPr>
              <w:instrText xml:space="preserve"> PAGEREF _Toc236216770 \h </w:instrText>
            </w:r>
            <w:r>
              <w:rPr>
                <w:noProof/>
                <w:webHidden/>
              </w:rPr>
            </w:r>
            <w:r>
              <w:rPr>
                <w:noProof/>
                <w:webHidden/>
              </w:rPr>
              <w:fldChar w:fldCharType="separate"/>
            </w:r>
            <w:r w:rsidR="00DB3ACF">
              <w:rPr>
                <w:noProof/>
                <w:webHidden/>
              </w:rPr>
              <w:t>23</w:t>
            </w:r>
            <w:r>
              <w:rPr>
                <w:noProof/>
                <w:webHidden/>
              </w:rPr>
              <w:fldChar w:fldCharType="end"/>
            </w:r>
          </w:hyperlink>
        </w:p>
        <w:p w14:paraId="4333199D"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71" w:history="1">
            <w:r w:rsidRPr="0028693C">
              <w:rPr>
                <w:rStyle w:val="Hyperlink"/>
                <w:rFonts w:cs="Arial"/>
                <w:noProof/>
              </w:rPr>
              <w:t>5.2.</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Guideline Owner</w:t>
            </w:r>
            <w:r>
              <w:rPr>
                <w:noProof/>
                <w:webHidden/>
              </w:rPr>
              <w:tab/>
            </w:r>
            <w:r>
              <w:rPr>
                <w:noProof/>
                <w:webHidden/>
              </w:rPr>
              <w:fldChar w:fldCharType="begin"/>
            </w:r>
            <w:r>
              <w:rPr>
                <w:noProof/>
                <w:webHidden/>
              </w:rPr>
              <w:instrText xml:space="preserve"> PAGEREF _Toc236216771 \h </w:instrText>
            </w:r>
            <w:r>
              <w:rPr>
                <w:noProof/>
                <w:webHidden/>
              </w:rPr>
            </w:r>
            <w:r>
              <w:rPr>
                <w:noProof/>
                <w:webHidden/>
              </w:rPr>
              <w:fldChar w:fldCharType="separate"/>
            </w:r>
            <w:r w:rsidR="00DB3ACF">
              <w:rPr>
                <w:noProof/>
                <w:webHidden/>
              </w:rPr>
              <w:t>23</w:t>
            </w:r>
            <w:r>
              <w:rPr>
                <w:noProof/>
                <w:webHidden/>
              </w:rPr>
              <w:fldChar w:fldCharType="end"/>
            </w:r>
          </w:hyperlink>
        </w:p>
        <w:p w14:paraId="1A6A69E3" w14:textId="77777777" w:rsidR="00C242DF" w:rsidRDefault="00C242DF">
          <w:pPr>
            <w:pStyle w:val="TOC1"/>
            <w:rPr>
              <w:rFonts w:asciiTheme="minorHAnsi" w:eastAsiaTheme="minorEastAsia" w:hAnsiTheme="minorHAnsi"/>
              <w:noProof/>
              <w:kern w:val="2"/>
              <w:sz w:val="24"/>
              <w:szCs w:val="24"/>
              <w:lang w:val="en-DE" w:eastAsia="en-DE"/>
              <w14:ligatures w14:val="standardContextual"/>
            </w:rPr>
          </w:pPr>
          <w:hyperlink w:anchor="_Toc236216772" w:history="1">
            <w:r w:rsidRPr="0028693C">
              <w:rPr>
                <w:rStyle w:val="Hyperlink"/>
                <w:rFonts w:cs="Arial"/>
                <w:b/>
                <w:bCs/>
                <w:noProof/>
              </w:rPr>
              <w:t>6.</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b/>
                <w:bCs/>
                <w:noProof/>
              </w:rPr>
              <w:t>Appendix</w:t>
            </w:r>
            <w:r>
              <w:rPr>
                <w:noProof/>
                <w:webHidden/>
              </w:rPr>
              <w:tab/>
            </w:r>
            <w:r>
              <w:rPr>
                <w:noProof/>
                <w:webHidden/>
              </w:rPr>
              <w:fldChar w:fldCharType="begin"/>
            </w:r>
            <w:r>
              <w:rPr>
                <w:noProof/>
                <w:webHidden/>
              </w:rPr>
              <w:instrText xml:space="preserve"> PAGEREF _Toc236216772 \h </w:instrText>
            </w:r>
            <w:r>
              <w:rPr>
                <w:noProof/>
                <w:webHidden/>
              </w:rPr>
            </w:r>
            <w:r>
              <w:rPr>
                <w:noProof/>
                <w:webHidden/>
              </w:rPr>
              <w:fldChar w:fldCharType="separate"/>
            </w:r>
            <w:r w:rsidR="00DB3ACF">
              <w:rPr>
                <w:noProof/>
                <w:webHidden/>
              </w:rPr>
              <w:t>24</w:t>
            </w:r>
            <w:r>
              <w:rPr>
                <w:noProof/>
                <w:webHidden/>
              </w:rPr>
              <w:fldChar w:fldCharType="end"/>
            </w:r>
          </w:hyperlink>
        </w:p>
        <w:p w14:paraId="7F6CF8BC"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73" w:history="1">
            <w:r w:rsidRPr="0028693C">
              <w:rPr>
                <w:rStyle w:val="Hyperlink"/>
                <w:rFonts w:cs="Arial"/>
                <w:noProof/>
              </w:rPr>
              <w:t>6.1.</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Contact Information</w:t>
            </w:r>
            <w:r>
              <w:rPr>
                <w:noProof/>
                <w:webHidden/>
              </w:rPr>
              <w:tab/>
            </w:r>
            <w:r>
              <w:rPr>
                <w:noProof/>
                <w:webHidden/>
              </w:rPr>
              <w:fldChar w:fldCharType="begin"/>
            </w:r>
            <w:r>
              <w:rPr>
                <w:noProof/>
                <w:webHidden/>
              </w:rPr>
              <w:instrText xml:space="preserve"> PAGEREF _Toc236216773 \h </w:instrText>
            </w:r>
            <w:r>
              <w:rPr>
                <w:noProof/>
                <w:webHidden/>
              </w:rPr>
            </w:r>
            <w:r>
              <w:rPr>
                <w:noProof/>
                <w:webHidden/>
              </w:rPr>
              <w:fldChar w:fldCharType="separate"/>
            </w:r>
            <w:r w:rsidR="00DB3ACF">
              <w:rPr>
                <w:noProof/>
                <w:webHidden/>
              </w:rPr>
              <w:t>24</w:t>
            </w:r>
            <w:r>
              <w:rPr>
                <w:noProof/>
                <w:webHidden/>
              </w:rPr>
              <w:fldChar w:fldCharType="end"/>
            </w:r>
          </w:hyperlink>
        </w:p>
        <w:p w14:paraId="128F4B3F"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74" w:history="1">
            <w:r w:rsidRPr="0028693C">
              <w:rPr>
                <w:rStyle w:val="Hyperlink"/>
                <w:rFonts w:cs="Arial"/>
                <w:noProof/>
              </w:rPr>
              <w:t>6.2.</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Document History</w:t>
            </w:r>
            <w:r>
              <w:rPr>
                <w:noProof/>
                <w:webHidden/>
              </w:rPr>
              <w:tab/>
            </w:r>
            <w:r>
              <w:rPr>
                <w:noProof/>
                <w:webHidden/>
              </w:rPr>
              <w:fldChar w:fldCharType="begin"/>
            </w:r>
            <w:r>
              <w:rPr>
                <w:noProof/>
                <w:webHidden/>
              </w:rPr>
              <w:instrText xml:space="preserve"> PAGEREF _Toc236216774 \h </w:instrText>
            </w:r>
            <w:r>
              <w:rPr>
                <w:noProof/>
                <w:webHidden/>
              </w:rPr>
            </w:r>
            <w:r>
              <w:rPr>
                <w:noProof/>
                <w:webHidden/>
              </w:rPr>
              <w:fldChar w:fldCharType="separate"/>
            </w:r>
            <w:r w:rsidR="00DB3ACF">
              <w:rPr>
                <w:noProof/>
                <w:webHidden/>
              </w:rPr>
              <w:t>24</w:t>
            </w:r>
            <w:r>
              <w:rPr>
                <w:noProof/>
                <w:webHidden/>
              </w:rPr>
              <w:fldChar w:fldCharType="end"/>
            </w:r>
          </w:hyperlink>
        </w:p>
        <w:p w14:paraId="1E46689C"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75" w:history="1">
            <w:r w:rsidRPr="0028693C">
              <w:rPr>
                <w:rStyle w:val="Hyperlink"/>
                <w:rFonts w:cs="Arial"/>
                <w:noProof/>
              </w:rPr>
              <w:t>6.3.</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Related Written Rules</w:t>
            </w:r>
            <w:r>
              <w:rPr>
                <w:noProof/>
                <w:webHidden/>
              </w:rPr>
              <w:tab/>
            </w:r>
            <w:r>
              <w:rPr>
                <w:noProof/>
                <w:webHidden/>
              </w:rPr>
              <w:fldChar w:fldCharType="begin"/>
            </w:r>
            <w:r>
              <w:rPr>
                <w:noProof/>
                <w:webHidden/>
              </w:rPr>
              <w:instrText xml:space="preserve"> PAGEREF _Toc236216775 \h </w:instrText>
            </w:r>
            <w:r>
              <w:rPr>
                <w:noProof/>
                <w:webHidden/>
              </w:rPr>
            </w:r>
            <w:r>
              <w:rPr>
                <w:noProof/>
                <w:webHidden/>
              </w:rPr>
              <w:fldChar w:fldCharType="separate"/>
            </w:r>
            <w:r w:rsidR="00DB3ACF">
              <w:rPr>
                <w:noProof/>
                <w:webHidden/>
              </w:rPr>
              <w:t>24</w:t>
            </w:r>
            <w:r>
              <w:rPr>
                <w:noProof/>
                <w:webHidden/>
              </w:rPr>
              <w:fldChar w:fldCharType="end"/>
            </w:r>
          </w:hyperlink>
        </w:p>
        <w:p w14:paraId="0E27EF68" w14:textId="77777777" w:rsidR="00C242DF" w:rsidRDefault="00C242DF">
          <w:pPr>
            <w:pStyle w:val="TOC2"/>
            <w:rPr>
              <w:rFonts w:asciiTheme="minorHAnsi" w:eastAsiaTheme="minorEastAsia" w:hAnsiTheme="minorHAnsi"/>
              <w:noProof/>
              <w:kern w:val="2"/>
              <w:sz w:val="24"/>
              <w:szCs w:val="24"/>
              <w:lang w:val="en-DE" w:eastAsia="en-DE"/>
              <w14:ligatures w14:val="standardContextual"/>
            </w:rPr>
          </w:pPr>
          <w:hyperlink w:anchor="_Toc236216776" w:history="1">
            <w:r w:rsidRPr="0028693C">
              <w:rPr>
                <w:rStyle w:val="Hyperlink"/>
                <w:rFonts w:cs="Arial"/>
                <w:noProof/>
              </w:rPr>
              <w:t>6.4.</w:t>
            </w:r>
            <w:r>
              <w:rPr>
                <w:rFonts w:asciiTheme="minorHAnsi" w:eastAsiaTheme="minorEastAsia" w:hAnsiTheme="minorHAnsi"/>
                <w:noProof/>
                <w:kern w:val="2"/>
                <w:sz w:val="24"/>
                <w:szCs w:val="24"/>
                <w:lang w:val="en-DE" w:eastAsia="en-DE"/>
                <w14:ligatures w14:val="standardContextual"/>
              </w:rPr>
              <w:tab/>
            </w:r>
            <w:r w:rsidRPr="0028693C">
              <w:rPr>
                <w:rStyle w:val="Hyperlink"/>
                <w:rFonts w:cs="Arial"/>
                <w:noProof/>
              </w:rPr>
              <w:t>Abbreviations</w:t>
            </w:r>
            <w:r>
              <w:rPr>
                <w:noProof/>
                <w:webHidden/>
              </w:rPr>
              <w:tab/>
            </w:r>
            <w:r>
              <w:rPr>
                <w:noProof/>
                <w:webHidden/>
              </w:rPr>
              <w:fldChar w:fldCharType="begin"/>
            </w:r>
            <w:r>
              <w:rPr>
                <w:noProof/>
                <w:webHidden/>
              </w:rPr>
              <w:instrText xml:space="preserve"> PAGEREF _Toc236216776 \h </w:instrText>
            </w:r>
            <w:r>
              <w:rPr>
                <w:noProof/>
                <w:webHidden/>
              </w:rPr>
            </w:r>
            <w:r>
              <w:rPr>
                <w:noProof/>
                <w:webHidden/>
              </w:rPr>
              <w:fldChar w:fldCharType="separate"/>
            </w:r>
            <w:r w:rsidR="00DB3ACF">
              <w:rPr>
                <w:noProof/>
                <w:webHidden/>
              </w:rPr>
              <w:t>25</w:t>
            </w:r>
            <w:r>
              <w:rPr>
                <w:noProof/>
                <w:webHidden/>
              </w:rPr>
              <w:fldChar w:fldCharType="end"/>
            </w:r>
          </w:hyperlink>
        </w:p>
        <w:p w14:paraId="2D182E3E" w14:textId="77777777" w:rsidR="005F74BA" w:rsidRPr="00927889" w:rsidRDefault="00D46AC0">
          <w:pPr>
            <w:rPr>
              <w:rFonts w:ascii="Arial" w:hAnsi="Arial" w:cs="Arial"/>
              <w:sz w:val="20"/>
              <w:szCs w:val="20"/>
            </w:rPr>
          </w:pPr>
          <w:r w:rsidRPr="00E345AC">
            <w:rPr>
              <w:rFonts w:ascii="Arial" w:hAnsi="Arial" w:cs="Arial"/>
              <w:sz w:val="20"/>
              <w:szCs w:val="20"/>
            </w:rPr>
            <w:fldChar w:fldCharType="end"/>
          </w:r>
        </w:p>
      </w:sdtContent>
    </w:sdt>
    <w:p w14:paraId="13B2C29D" w14:textId="77777777" w:rsidR="00122ED5" w:rsidRPr="00927889" w:rsidRDefault="00122ED5">
      <w:pPr>
        <w:rPr>
          <w:rFonts w:ascii="Arial" w:eastAsiaTheme="majorEastAsia" w:hAnsi="Arial" w:cs="Arial"/>
          <w:b/>
          <w:bCs/>
          <w:color w:val="000000" w:themeColor="text1"/>
          <w:sz w:val="28"/>
          <w:szCs w:val="28"/>
        </w:rPr>
      </w:pPr>
      <w:bookmarkStart w:id="2" w:name="_Toc155339176"/>
      <w:bookmarkStart w:id="3" w:name="_Toc155793138"/>
      <w:bookmarkStart w:id="4" w:name="_Toc155793187"/>
      <w:bookmarkStart w:id="5" w:name="_Toc155793311"/>
      <w:bookmarkStart w:id="6" w:name="_Toc155796976"/>
      <w:bookmarkEnd w:id="2"/>
      <w:bookmarkEnd w:id="3"/>
      <w:bookmarkEnd w:id="4"/>
      <w:bookmarkEnd w:id="5"/>
      <w:bookmarkEnd w:id="6"/>
      <w:r w:rsidRPr="00927889">
        <w:rPr>
          <w:rFonts w:ascii="Arial" w:hAnsi="Arial" w:cs="Arial"/>
          <w:b/>
          <w:bCs/>
          <w:color w:val="000000" w:themeColor="text1"/>
          <w:sz w:val="28"/>
          <w:szCs w:val="28"/>
        </w:rPr>
        <w:br w:type="page"/>
      </w:r>
    </w:p>
    <w:p w14:paraId="4BE0BC74" w14:textId="77777777" w:rsidR="00296B03" w:rsidRPr="00927889" w:rsidRDefault="00D405F6" w:rsidP="000A0009">
      <w:pPr>
        <w:pStyle w:val="Heading1"/>
        <w:numPr>
          <w:ilvl w:val="0"/>
          <w:numId w:val="1"/>
        </w:numPr>
        <w:rPr>
          <w:rFonts w:ascii="Arial" w:hAnsi="Arial" w:cs="Arial"/>
          <w:color w:val="000000" w:themeColor="text1"/>
          <w:sz w:val="28"/>
          <w:szCs w:val="28"/>
        </w:rPr>
      </w:pPr>
      <w:bookmarkStart w:id="7" w:name="_Toc236216756"/>
      <w:r w:rsidRPr="00927889">
        <w:rPr>
          <w:rFonts w:ascii="Arial" w:hAnsi="Arial" w:cs="Arial"/>
          <w:b/>
          <w:bCs/>
          <w:color w:val="000000" w:themeColor="text1"/>
          <w:sz w:val="28"/>
          <w:szCs w:val="28"/>
        </w:rPr>
        <w:lastRenderedPageBreak/>
        <w:t xml:space="preserve">Purpose, </w:t>
      </w:r>
      <w:r w:rsidR="00296B03" w:rsidRPr="00927889">
        <w:rPr>
          <w:rFonts w:ascii="Arial" w:hAnsi="Arial" w:cs="Arial"/>
          <w:b/>
          <w:bCs/>
          <w:color w:val="000000" w:themeColor="text1"/>
          <w:sz w:val="28"/>
          <w:szCs w:val="28"/>
        </w:rPr>
        <w:t xml:space="preserve">Objectives and </w:t>
      </w:r>
      <w:r w:rsidR="00605C79" w:rsidRPr="00927889">
        <w:rPr>
          <w:rFonts w:ascii="Arial" w:hAnsi="Arial" w:cs="Arial"/>
          <w:b/>
          <w:bCs/>
          <w:color w:val="000000" w:themeColor="text1"/>
          <w:sz w:val="28"/>
          <w:szCs w:val="28"/>
        </w:rPr>
        <w:t>Basis</w:t>
      </w:r>
      <w:bookmarkEnd w:id="7"/>
    </w:p>
    <w:p w14:paraId="07AA898F" w14:textId="77777777" w:rsidR="0027643D" w:rsidRPr="00927889"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8" w:name="_Toc236216757"/>
      <w:r w:rsidRPr="00927889">
        <w:rPr>
          <w:rFonts w:ascii="Arial" w:hAnsi="Arial" w:cs="Arial"/>
          <w:color w:val="000000" w:themeColor="text1"/>
          <w:sz w:val="24"/>
          <w:szCs w:val="24"/>
        </w:rPr>
        <w:t xml:space="preserve">Purpose and </w:t>
      </w:r>
      <w:r w:rsidR="004C41A9" w:rsidRPr="00927889">
        <w:rPr>
          <w:rFonts w:ascii="Arial" w:hAnsi="Arial" w:cs="Arial"/>
          <w:color w:val="000000" w:themeColor="text1"/>
          <w:sz w:val="24"/>
          <w:szCs w:val="24"/>
        </w:rPr>
        <w:t>Objectives</w:t>
      </w:r>
      <w:bookmarkEnd w:id="8"/>
    </w:p>
    <w:p w14:paraId="346BD724" w14:textId="77777777" w:rsidR="001F4FC0" w:rsidRPr="00F40C61" w:rsidRDefault="00A725C5" w:rsidP="001F4FC0">
      <w:pPr>
        <w:rPr>
          <w:rFonts w:ascii="Arial" w:hAnsi="Arial" w:cs="Arial"/>
          <w:b/>
          <w:sz w:val="20"/>
          <w:szCs w:val="20"/>
        </w:rPr>
      </w:pPr>
      <w:r w:rsidRPr="00927889">
        <w:rPr>
          <w:rFonts w:ascii="Arial" w:hAnsi="Arial" w:cs="Arial"/>
          <w:sz w:val="20"/>
          <w:szCs w:val="20"/>
        </w:rPr>
        <w:t xml:space="preserve">The </w:t>
      </w:r>
      <w:r w:rsidR="008A7D48" w:rsidRPr="00927889">
        <w:rPr>
          <w:rFonts w:ascii="Arial" w:hAnsi="Arial" w:cs="Arial"/>
          <w:sz w:val="20"/>
          <w:szCs w:val="20"/>
        </w:rPr>
        <w:t>Identity and Access Mana</w:t>
      </w:r>
      <w:r w:rsidR="005A27D6" w:rsidRPr="00927889">
        <w:rPr>
          <w:rFonts w:ascii="Arial" w:hAnsi="Arial" w:cs="Arial"/>
          <w:sz w:val="20"/>
          <w:szCs w:val="20"/>
        </w:rPr>
        <w:t>gement</w:t>
      </w:r>
      <w:r w:rsidRPr="00927889">
        <w:rPr>
          <w:rFonts w:ascii="Arial" w:hAnsi="Arial" w:cs="Arial"/>
          <w:sz w:val="20"/>
          <w:szCs w:val="20"/>
        </w:rPr>
        <w:t xml:space="preserve"> Guideline</w:t>
      </w:r>
      <w:r w:rsidR="001F4FC0" w:rsidRPr="00927889">
        <w:rPr>
          <w:rFonts w:ascii="Arial" w:hAnsi="Arial" w:cs="Arial"/>
          <w:sz w:val="20"/>
          <w:szCs w:val="20"/>
        </w:rPr>
        <w:t xml:space="preserve"> </w:t>
      </w:r>
      <w:r w:rsidR="00697375" w:rsidRPr="00111BD4">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28294FA7" w14:textId="77777777" w:rsidR="003A2FAF" w:rsidRPr="00F40C61" w:rsidRDefault="00AD2AD5" w:rsidP="00A725C5">
      <w:pPr>
        <w:rPr>
          <w:rFonts w:ascii="Arial" w:hAnsi="Arial" w:cs="Arial"/>
          <w:sz w:val="20"/>
          <w:szCs w:val="20"/>
        </w:rPr>
      </w:pPr>
      <w:r w:rsidRPr="00F40C61">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80"/>
        <w:gridCol w:w="3768"/>
        <w:gridCol w:w="2507"/>
      </w:tblGrid>
      <w:tr w:rsidR="00A725C5" w:rsidRPr="00111BD4" w14:paraId="3C110300" w14:textId="77777777" w:rsidTr="00BA0F50">
        <w:trPr>
          <w:trHeight w:val="496"/>
        </w:trPr>
        <w:tc>
          <w:tcPr>
            <w:tcW w:w="1625" w:type="dxa"/>
            <w:shd w:val="clear" w:color="auto" w:fill="D9D9D9"/>
            <w:tcMar>
              <w:top w:w="0" w:type="dxa"/>
              <w:left w:w="108" w:type="dxa"/>
              <w:bottom w:w="0" w:type="dxa"/>
              <w:right w:w="108" w:type="dxa"/>
            </w:tcMar>
            <w:hideMark/>
          </w:tcPr>
          <w:p w14:paraId="53E18FC2" w14:textId="77777777" w:rsidR="00A725C5" w:rsidRPr="00F40C61" w:rsidRDefault="00A725C5">
            <w:pPr>
              <w:rPr>
                <w:rFonts w:ascii="Arial" w:hAnsi="Arial" w:cs="Arial"/>
                <w:b/>
                <w:bCs/>
                <w:sz w:val="20"/>
                <w:szCs w:val="20"/>
              </w:rPr>
            </w:pPr>
            <w:r w:rsidRPr="00F40C61">
              <w:rPr>
                <w:rFonts w:ascii="Arial" w:hAnsi="Arial" w:cs="Arial"/>
                <w:b/>
                <w:bCs/>
                <w:sz w:val="20"/>
                <w:szCs w:val="20"/>
              </w:rPr>
              <w:t>Core Function</w:t>
            </w:r>
          </w:p>
        </w:tc>
        <w:tc>
          <w:tcPr>
            <w:tcW w:w="3956" w:type="dxa"/>
            <w:shd w:val="clear" w:color="auto" w:fill="D9D9D9"/>
            <w:tcMar>
              <w:top w:w="0" w:type="dxa"/>
              <w:left w:w="108" w:type="dxa"/>
              <w:bottom w:w="0" w:type="dxa"/>
              <w:right w:w="108" w:type="dxa"/>
            </w:tcMar>
            <w:hideMark/>
          </w:tcPr>
          <w:p w14:paraId="0F54FA5E" w14:textId="77777777" w:rsidR="00A725C5" w:rsidRPr="00F40C61" w:rsidRDefault="00A725C5">
            <w:pPr>
              <w:rPr>
                <w:rFonts w:ascii="Arial" w:hAnsi="Arial" w:cs="Arial"/>
                <w:b/>
                <w:bCs/>
                <w:sz w:val="20"/>
                <w:szCs w:val="20"/>
              </w:rPr>
            </w:pPr>
            <w:r w:rsidRPr="00F40C61">
              <w:rPr>
                <w:rFonts w:ascii="Arial" w:hAnsi="Arial" w:cs="Arial"/>
                <w:b/>
                <w:bCs/>
                <w:sz w:val="20"/>
                <w:szCs w:val="20"/>
              </w:rPr>
              <w:t>Minimum Requirement</w:t>
            </w:r>
          </w:p>
        </w:tc>
        <w:tc>
          <w:tcPr>
            <w:tcW w:w="2598" w:type="dxa"/>
            <w:shd w:val="clear" w:color="auto" w:fill="D9D9D9"/>
            <w:tcMar>
              <w:top w:w="0" w:type="dxa"/>
              <w:left w:w="108" w:type="dxa"/>
              <w:bottom w:w="0" w:type="dxa"/>
              <w:right w:w="108" w:type="dxa"/>
            </w:tcMar>
            <w:hideMark/>
          </w:tcPr>
          <w:p w14:paraId="4A15A969" w14:textId="77777777" w:rsidR="00A725C5" w:rsidRPr="00F40C61" w:rsidRDefault="00A725C5">
            <w:pPr>
              <w:rPr>
                <w:rFonts w:ascii="Arial" w:hAnsi="Arial" w:cs="Arial"/>
                <w:b/>
                <w:bCs/>
                <w:sz w:val="20"/>
                <w:szCs w:val="20"/>
              </w:rPr>
            </w:pPr>
            <w:r w:rsidRPr="00F40C61">
              <w:rPr>
                <w:rFonts w:ascii="Arial" w:hAnsi="Arial" w:cs="Arial"/>
                <w:b/>
                <w:bCs/>
                <w:sz w:val="20"/>
                <w:szCs w:val="20"/>
              </w:rPr>
              <w:t>ICT Risk Management Policy chapter</w:t>
            </w:r>
          </w:p>
        </w:tc>
      </w:tr>
      <w:tr w:rsidR="00B578C9" w:rsidRPr="00111BD4" w14:paraId="41E69EEA" w14:textId="77777777" w:rsidTr="00BA0F50">
        <w:trPr>
          <w:trHeight w:val="496"/>
        </w:trPr>
        <w:tc>
          <w:tcPr>
            <w:tcW w:w="1625" w:type="dxa"/>
            <w:tcMar>
              <w:top w:w="0" w:type="dxa"/>
              <w:left w:w="108" w:type="dxa"/>
              <w:bottom w:w="0" w:type="dxa"/>
              <w:right w:w="108" w:type="dxa"/>
            </w:tcMar>
          </w:tcPr>
          <w:p w14:paraId="73ACF961" w14:textId="77777777" w:rsidR="00B578C9" w:rsidRPr="00F40C61" w:rsidRDefault="00B578C9" w:rsidP="00B578C9">
            <w:pPr>
              <w:rPr>
                <w:rFonts w:ascii="Arial" w:hAnsi="Arial" w:cs="Arial"/>
                <w:b/>
                <w:bCs/>
                <w:sz w:val="20"/>
                <w:szCs w:val="20"/>
              </w:rPr>
            </w:pPr>
            <w:r w:rsidRPr="0046357D">
              <w:rPr>
                <w:rFonts w:ascii="Arial" w:hAnsi="Arial" w:cs="Arial"/>
                <w:b/>
                <w:bCs/>
                <w:sz w:val="20"/>
                <w:szCs w:val="20"/>
              </w:rPr>
              <w:t>Govern</w:t>
            </w:r>
          </w:p>
        </w:tc>
        <w:tc>
          <w:tcPr>
            <w:tcW w:w="3956" w:type="dxa"/>
            <w:tcMar>
              <w:top w:w="0" w:type="dxa"/>
              <w:left w:w="108" w:type="dxa"/>
              <w:bottom w:w="0" w:type="dxa"/>
              <w:right w:w="108" w:type="dxa"/>
            </w:tcMar>
          </w:tcPr>
          <w:p w14:paraId="4DE7EB09" w14:textId="77777777" w:rsidR="00B578C9" w:rsidRPr="00F40C61" w:rsidRDefault="00B578C9" w:rsidP="00B578C9">
            <w:pPr>
              <w:rPr>
                <w:rFonts w:ascii="Arial" w:hAnsi="Arial" w:cs="Arial"/>
                <w:sz w:val="20"/>
                <w:szCs w:val="20"/>
              </w:rPr>
            </w:pPr>
            <w:r w:rsidRPr="00111BD4">
              <w:rPr>
                <w:rFonts w:ascii="Arial" w:hAnsi="Arial" w:cs="Arial"/>
                <w:sz w:val="20"/>
                <w:szCs w:val="20"/>
              </w:rPr>
              <w:t xml:space="preserve">2. </w:t>
            </w:r>
            <w:r w:rsidR="007E3493" w:rsidRPr="007E3493">
              <w:rPr>
                <w:rFonts w:ascii="Arial" w:hAnsi="Arial" w:cs="Arial"/>
                <w:sz w:val="20"/>
                <w:szCs w:val="20"/>
              </w:rPr>
              <w:t>Allocate roles and responsibilities as detailed in chapter ‎5 in this policy</w:t>
            </w:r>
            <w:r w:rsidR="007E3493">
              <w:rPr>
                <w:rFonts w:ascii="Arial" w:hAnsi="Arial" w:cs="Arial"/>
                <w:sz w:val="20"/>
                <w:szCs w:val="20"/>
              </w:rPr>
              <w:t>.</w:t>
            </w:r>
          </w:p>
        </w:tc>
        <w:tc>
          <w:tcPr>
            <w:tcW w:w="2598" w:type="dxa"/>
            <w:tcMar>
              <w:top w:w="0" w:type="dxa"/>
              <w:left w:w="108" w:type="dxa"/>
              <w:bottom w:w="0" w:type="dxa"/>
              <w:right w:w="108" w:type="dxa"/>
            </w:tcMar>
          </w:tcPr>
          <w:p w14:paraId="55308838" w14:textId="77777777" w:rsidR="00B578C9" w:rsidRPr="00F40C61" w:rsidRDefault="00B578C9" w:rsidP="00B578C9">
            <w:pPr>
              <w:rPr>
                <w:rFonts w:ascii="Arial" w:hAnsi="Arial" w:cs="Arial"/>
                <w:sz w:val="20"/>
                <w:szCs w:val="20"/>
              </w:rPr>
            </w:pPr>
            <w:r w:rsidRPr="00111BD4">
              <w:rPr>
                <w:rFonts w:ascii="Arial" w:hAnsi="Arial" w:cs="Arial"/>
                <w:sz w:val="20"/>
                <w:szCs w:val="20"/>
              </w:rPr>
              <w:t>4.1</w:t>
            </w:r>
          </w:p>
        </w:tc>
      </w:tr>
      <w:tr w:rsidR="00B578C9" w:rsidRPr="00111BD4" w14:paraId="7CED4959" w14:textId="77777777" w:rsidTr="00BA0F50">
        <w:trPr>
          <w:trHeight w:val="496"/>
        </w:trPr>
        <w:tc>
          <w:tcPr>
            <w:tcW w:w="1625" w:type="dxa"/>
            <w:tcMar>
              <w:top w:w="0" w:type="dxa"/>
              <w:left w:w="108" w:type="dxa"/>
              <w:bottom w:w="0" w:type="dxa"/>
              <w:right w:w="108" w:type="dxa"/>
            </w:tcMar>
          </w:tcPr>
          <w:p w14:paraId="476B574A" w14:textId="77777777" w:rsidR="00B578C9" w:rsidRPr="00F40C61" w:rsidRDefault="00B578C9" w:rsidP="00B578C9">
            <w:pPr>
              <w:rPr>
                <w:rFonts w:ascii="Arial" w:hAnsi="Arial" w:cs="Arial"/>
                <w:b/>
                <w:bCs/>
                <w:sz w:val="20"/>
                <w:szCs w:val="20"/>
              </w:rPr>
            </w:pPr>
            <w:r w:rsidRPr="00111BD4">
              <w:rPr>
                <w:rFonts w:ascii="Arial" w:hAnsi="Arial" w:cs="Arial"/>
                <w:b/>
                <w:bCs/>
                <w:sz w:val="20"/>
                <w:szCs w:val="20"/>
              </w:rPr>
              <w:t>Govern</w:t>
            </w:r>
          </w:p>
        </w:tc>
        <w:tc>
          <w:tcPr>
            <w:tcW w:w="3956" w:type="dxa"/>
            <w:tcMar>
              <w:top w:w="0" w:type="dxa"/>
              <w:left w:w="108" w:type="dxa"/>
              <w:bottom w:w="0" w:type="dxa"/>
              <w:right w:w="108" w:type="dxa"/>
            </w:tcMar>
          </w:tcPr>
          <w:p w14:paraId="7C009B61" w14:textId="77777777" w:rsidR="00B578C9" w:rsidRPr="00F40C61" w:rsidRDefault="00935439" w:rsidP="00B578C9">
            <w:pPr>
              <w:rPr>
                <w:rFonts w:ascii="Arial" w:hAnsi="Arial" w:cs="Arial"/>
                <w:sz w:val="20"/>
                <w:szCs w:val="20"/>
              </w:rPr>
            </w:pPr>
            <w:r>
              <w:rPr>
                <w:rFonts w:ascii="Arial" w:hAnsi="Arial" w:cs="Arial"/>
                <w:sz w:val="20"/>
                <w:szCs w:val="20"/>
              </w:rPr>
              <w:t xml:space="preserve">6. </w:t>
            </w:r>
            <w:r w:rsidRPr="00935439">
              <w:rPr>
                <w:rFonts w:ascii="Arial" w:hAnsi="Arial" w:cs="Arial"/>
                <w:sz w:val="20"/>
                <w:szCs w:val="20"/>
              </w:rPr>
              <w:t xml:space="preserve">Have in place a mechanism to define and document responsibilities for implementing control requirements both within and outside IT and IS (e.g. HR). This can be documented e.g. as part of the </w:t>
            </w:r>
            <w:r w:rsidR="00337C56" w:rsidRPr="000D0A31">
              <w:rPr>
                <w:rFonts w:ascii="Arial" w:hAnsi="Arial" w:cs="Arial"/>
                <w:sz w:val="20"/>
                <w:szCs w:val="20"/>
                <w:highlight w:val="yellow"/>
              </w:rPr>
              <w:t>ICT Control Framework (former</w:t>
            </w:r>
            <w:r w:rsidR="00337C56">
              <w:rPr>
                <w:rFonts w:ascii="Arial" w:hAnsi="Arial" w:cs="Arial"/>
                <w:sz w:val="20"/>
                <w:szCs w:val="20"/>
              </w:rPr>
              <w:t xml:space="preserve"> </w:t>
            </w:r>
            <w:r w:rsidRPr="00935439">
              <w:rPr>
                <w:rFonts w:ascii="Arial" w:hAnsi="Arial" w:cs="Arial"/>
                <w:sz w:val="20"/>
                <w:szCs w:val="20"/>
              </w:rPr>
              <w:t>Mandatory Control Framework (MCF</w:t>
            </w:r>
            <w:r w:rsidR="00337C56">
              <w:rPr>
                <w:rFonts w:ascii="Arial" w:hAnsi="Arial" w:cs="Arial"/>
                <w:sz w:val="20"/>
                <w:szCs w:val="20"/>
              </w:rPr>
              <w:t>)</w:t>
            </w:r>
            <w:r w:rsidRPr="00935439">
              <w:rPr>
                <w:rFonts w:ascii="Arial" w:hAnsi="Arial" w:cs="Arial"/>
                <w:sz w:val="20"/>
                <w:szCs w:val="20"/>
              </w:rPr>
              <w:t>).</w:t>
            </w:r>
          </w:p>
        </w:tc>
        <w:tc>
          <w:tcPr>
            <w:tcW w:w="2598" w:type="dxa"/>
            <w:tcMar>
              <w:top w:w="0" w:type="dxa"/>
              <w:left w:w="108" w:type="dxa"/>
              <w:bottom w:w="0" w:type="dxa"/>
              <w:right w:w="108" w:type="dxa"/>
            </w:tcMar>
          </w:tcPr>
          <w:p w14:paraId="3E55CEDA" w14:textId="77777777" w:rsidR="00B578C9" w:rsidRPr="00F40C61" w:rsidRDefault="00B578C9" w:rsidP="00B578C9">
            <w:pPr>
              <w:rPr>
                <w:rFonts w:ascii="Arial" w:hAnsi="Arial" w:cs="Arial"/>
                <w:sz w:val="20"/>
                <w:szCs w:val="20"/>
              </w:rPr>
            </w:pPr>
            <w:r w:rsidRPr="00111BD4">
              <w:rPr>
                <w:rFonts w:ascii="Arial" w:hAnsi="Arial" w:cs="Arial"/>
                <w:sz w:val="20"/>
                <w:szCs w:val="20"/>
              </w:rPr>
              <w:t>4.1</w:t>
            </w:r>
          </w:p>
        </w:tc>
      </w:tr>
      <w:tr w:rsidR="00B578C9" w:rsidRPr="00111BD4" w14:paraId="1BA288BF" w14:textId="77777777" w:rsidTr="00BA0F50">
        <w:trPr>
          <w:trHeight w:val="496"/>
        </w:trPr>
        <w:tc>
          <w:tcPr>
            <w:tcW w:w="1625" w:type="dxa"/>
            <w:tcMar>
              <w:top w:w="0" w:type="dxa"/>
              <w:left w:w="108" w:type="dxa"/>
              <w:bottom w:w="0" w:type="dxa"/>
              <w:right w:w="108" w:type="dxa"/>
            </w:tcMar>
            <w:hideMark/>
          </w:tcPr>
          <w:p w14:paraId="3623D877" w14:textId="77777777" w:rsidR="00B578C9" w:rsidRPr="00F40C61" w:rsidRDefault="00B578C9" w:rsidP="00B578C9">
            <w:pPr>
              <w:rPr>
                <w:rFonts w:ascii="Arial" w:hAnsi="Arial" w:cs="Arial"/>
                <w:b/>
                <w:bCs/>
                <w:sz w:val="20"/>
                <w:szCs w:val="20"/>
              </w:rPr>
            </w:pPr>
            <w:r w:rsidRPr="00F40C61">
              <w:rPr>
                <w:rFonts w:ascii="Arial" w:hAnsi="Arial" w:cs="Arial"/>
                <w:b/>
                <w:bCs/>
                <w:sz w:val="20"/>
                <w:szCs w:val="20"/>
              </w:rPr>
              <w:t>Govern</w:t>
            </w:r>
          </w:p>
        </w:tc>
        <w:tc>
          <w:tcPr>
            <w:tcW w:w="3956" w:type="dxa"/>
            <w:tcMar>
              <w:top w:w="0" w:type="dxa"/>
              <w:left w:w="108" w:type="dxa"/>
              <w:bottom w:w="0" w:type="dxa"/>
              <w:right w:w="108" w:type="dxa"/>
            </w:tcMar>
            <w:hideMark/>
          </w:tcPr>
          <w:p w14:paraId="18340DE5" w14:textId="77777777" w:rsidR="00B578C9" w:rsidRPr="00F40C61" w:rsidRDefault="00337C56" w:rsidP="00B578C9">
            <w:pPr>
              <w:rPr>
                <w:rFonts w:ascii="Arial" w:hAnsi="Arial" w:cs="Arial"/>
                <w:sz w:val="20"/>
                <w:szCs w:val="20"/>
              </w:rPr>
            </w:pPr>
            <w:r w:rsidRPr="000D0A31">
              <w:rPr>
                <w:rFonts w:ascii="Arial" w:hAnsi="Arial" w:cs="Arial"/>
                <w:sz w:val="20"/>
                <w:szCs w:val="20"/>
                <w:highlight w:val="yellow"/>
              </w:rPr>
              <w:t>8</w:t>
            </w:r>
            <w:r w:rsidR="00B578C9" w:rsidRPr="00F40C61">
              <w:rPr>
                <w:rFonts w:ascii="Arial" w:hAnsi="Arial" w:cs="Arial"/>
                <w:sz w:val="20"/>
                <w:szCs w:val="20"/>
              </w:rPr>
              <w:t>. Segregate conflicting duties and conflicting areas of responsibility.</w:t>
            </w:r>
          </w:p>
        </w:tc>
        <w:tc>
          <w:tcPr>
            <w:tcW w:w="2598" w:type="dxa"/>
            <w:tcMar>
              <w:top w:w="0" w:type="dxa"/>
              <w:left w:w="108" w:type="dxa"/>
              <w:bottom w:w="0" w:type="dxa"/>
              <w:right w:w="108" w:type="dxa"/>
            </w:tcMar>
            <w:hideMark/>
          </w:tcPr>
          <w:p w14:paraId="2005DAAB" w14:textId="77777777" w:rsidR="00B578C9" w:rsidRPr="00F40C61" w:rsidRDefault="00B578C9" w:rsidP="00B578C9">
            <w:pPr>
              <w:rPr>
                <w:rFonts w:ascii="Arial" w:hAnsi="Arial" w:cs="Arial"/>
                <w:sz w:val="20"/>
                <w:szCs w:val="20"/>
              </w:rPr>
            </w:pPr>
            <w:r w:rsidRPr="00F40C61">
              <w:rPr>
                <w:rFonts w:ascii="Arial" w:hAnsi="Arial" w:cs="Arial"/>
                <w:sz w:val="20"/>
                <w:szCs w:val="20"/>
              </w:rPr>
              <w:t>4.1</w:t>
            </w:r>
          </w:p>
        </w:tc>
      </w:tr>
      <w:tr w:rsidR="00B578C9" w:rsidRPr="00111BD4" w14:paraId="01C7451C" w14:textId="77777777" w:rsidTr="00BA0F50">
        <w:trPr>
          <w:trHeight w:val="496"/>
        </w:trPr>
        <w:tc>
          <w:tcPr>
            <w:tcW w:w="1625" w:type="dxa"/>
            <w:tcMar>
              <w:top w:w="0" w:type="dxa"/>
              <w:left w:w="108" w:type="dxa"/>
              <w:bottom w:w="0" w:type="dxa"/>
              <w:right w:w="108" w:type="dxa"/>
            </w:tcMar>
          </w:tcPr>
          <w:p w14:paraId="4564CAD2" w14:textId="77777777" w:rsidR="00B578C9" w:rsidRPr="00F40C61" w:rsidRDefault="00B578C9" w:rsidP="00B578C9">
            <w:pPr>
              <w:rPr>
                <w:rFonts w:ascii="Arial" w:hAnsi="Arial" w:cs="Arial"/>
                <w:b/>
                <w:bCs/>
                <w:sz w:val="20"/>
                <w:szCs w:val="20"/>
              </w:rPr>
            </w:pPr>
            <w:r w:rsidRPr="00F40C61">
              <w:rPr>
                <w:rFonts w:ascii="Arial" w:hAnsi="Arial" w:cs="Arial"/>
                <w:b/>
                <w:bCs/>
                <w:sz w:val="20"/>
                <w:szCs w:val="20"/>
              </w:rPr>
              <w:t>Protect</w:t>
            </w:r>
          </w:p>
        </w:tc>
        <w:tc>
          <w:tcPr>
            <w:tcW w:w="3956" w:type="dxa"/>
            <w:tcMar>
              <w:top w:w="0" w:type="dxa"/>
              <w:left w:w="108" w:type="dxa"/>
              <w:bottom w:w="0" w:type="dxa"/>
              <w:right w:w="108" w:type="dxa"/>
            </w:tcMar>
          </w:tcPr>
          <w:p w14:paraId="46C5C669" w14:textId="77777777" w:rsidR="00B578C9" w:rsidRPr="00587D9A" w:rsidRDefault="00B578C9" w:rsidP="00B578C9">
            <w:pPr>
              <w:rPr>
                <w:rFonts w:ascii="Arial" w:hAnsi="Arial" w:cs="Arial"/>
                <w:sz w:val="20"/>
                <w:szCs w:val="20"/>
                <w:lang w:val="en-DE"/>
              </w:rPr>
            </w:pPr>
            <w:r w:rsidRPr="00F40C61">
              <w:rPr>
                <w:rFonts w:ascii="Arial" w:hAnsi="Arial" w:cs="Arial"/>
                <w:sz w:val="20"/>
                <w:szCs w:val="20"/>
              </w:rPr>
              <w:t xml:space="preserve">1. </w:t>
            </w:r>
            <w:r w:rsidR="0094419C" w:rsidRPr="0094419C">
              <w:rPr>
                <w:rFonts w:ascii="Arial" w:hAnsi="Arial" w:cs="Arial"/>
                <w:sz w:val="20"/>
                <w:szCs w:val="20"/>
              </w:rPr>
              <w:t xml:space="preserve">Design and implement ICT risk management control requirements to achieve the protection goals and integrating them to the ICT </w:t>
            </w:r>
            <w:r w:rsidR="00337C56" w:rsidRPr="000D0A31">
              <w:rPr>
                <w:rFonts w:ascii="Arial" w:hAnsi="Arial" w:cs="Arial"/>
                <w:sz w:val="20"/>
                <w:szCs w:val="20"/>
                <w:highlight w:val="yellow"/>
              </w:rPr>
              <w:t>Written Rules</w:t>
            </w:r>
            <w:r w:rsidR="0094419C" w:rsidRPr="0094419C">
              <w:rPr>
                <w:rFonts w:ascii="Arial" w:hAnsi="Arial" w:cs="Arial"/>
                <w:sz w:val="20"/>
                <w:szCs w:val="20"/>
              </w:rPr>
              <w:t xml:space="preserve"> framework. These control requirements are including but not limited to ICT operations and physical and environmental security, network and infrastructure management, encryption and cryptographic controls, identity management and logical/physical access control, software development, change and project management, threat management, patch and vulnerability management, human resources, and third-party management</w:t>
            </w:r>
            <w:r w:rsidR="00587D9A" w:rsidRPr="00587D9A">
              <w:rPr>
                <w:rFonts w:ascii="Arial" w:hAnsi="Arial" w:cs="Arial"/>
                <w:sz w:val="20"/>
                <w:szCs w:val="20"/>
              </w:rPr>
              <w:t xml:space="preserve">, </w:t>
            </w:r>
            <w:r w:rsidR="00587D9A" w:rsidRPr="001847B7">
              <w:rPr>
                <w:rFonts w:ascii="Arial" w:hAnsi="Arial" w:cs="Arial"/>
                <w:sz w:val="20"/>
                <w:szCs w:val="20"/>
                <w:highlight w:val="yellow"/>
              </w:rPr>
              <w:t>AI, IDP &amp; NCLC</w:t>
            </w:r>
            <w:r w:rsidR="00587D9A" w:rsidRPr="001847B7">
              <w:rPr>
                <w:rFonts w:ascii="Arial" w:hAnsi="Arial" w:cs="Arial"/>
                <w:sz w:val="20"/>
                <w:szCs w:val="20"/>
                <w:highlight w:val="yellow"/>
                <w:vertAlign w:val="superscript"/>
              </w:rPr>
              <w:footnoteReference w:id="2"/>
            </w:r>
            <w:r w:rsidR="00587D9A" w:rsidRPr="001847B7">
              <w:rPr>
                <w:rFonts w:ascii="Arial" w:hAnsi="Arial" w:cs="Arial"/>
                <w:sz w:val="20"/>
                <w:szCs w:val="20"/>
                <w:highlight w:val="yellow"/>
              </w:rPr>
              <w:t>, data management and other controls addressing poor administration and human error risks</w:t>
            </w:r>
            <w:r w:rsidR="0094419C" w:rsidRPr="001847B7">
              <w:rPr>
                <w:rFonts w:ascii="Arial" w:hAnsi="Arial" w:cs="Arial"/>
                <w:sz w:val="20"/>
                <w:szCs w:val="20"/>
                <w:highlight w:val="yellow"/>
              </w:rPr>
              <w:t>.</w:t>
            </w:r>
          </w:p>
        </w:tc>
        <w:tc>
          <w:tcPr>
            <w:tcW w:w="2598" w:type="dxa"/>
            <w:tcMar>
              <w:top w:w="0" w:type="dxa"/>
              <w:left w:w="108" w:type="dxa"/>
              <w:bottom w:w="0" w:type="dxa"/>
              <w:right w:w="108" w:type="dxa"/>
            </w:tcMar>
          </w:tcPr>
          <w:p w14:paraId="2C59881B" w14:textId="77777777" w:rsidR="00B578C9" w:rsidRPr="00F40C61" w:rsidRDefault="00B578C9" w:rsidP="00B578C9">
            <w:pPr>
              <w:rPr>
                <w:rFonts w:ascii="Arial" w:hAnsi="Arial" w:cs="Arial"/>
                <w:sz w:val="20"/>
                <w:szCs w:val="20"/>
              </w:rPr>
            </w:pPr>
            <w:r w:rsidRPr="00F40C61">
              <w:rPr>
                <w:rFonts w:ascii="Arial" w:hAnsi="Arial" w:cs="Arial"/>
                <w:sz w:val="20"/>
                <w:szCs w:val="20"/>
              </w:rPr>
              <w:t>4.3</w:t>
            </w:r>
          </w:p>
        </w:tc>
      </w:tr>
      <w:tr w:rsidR="00B578C9" w:rsidRPr="00111BD4" w14:paraId="6BDB0D86" w14:textId="77777777" w:rsidTr="00BA0F50">
        <w:trPr>
          <w:trHeight w:val="496"/>
        </w:trPr>
        <w:tc>
          <w:tcPr>
            <w:tcW w:w="1625" w:type="dxa"/>
            <w:tcMar>
              <w:top w:w="0" w:type="dxa"/>
              <w:left w:w="108" w:type="dxa"/>
              <w:bottom w:w="0" w:type="dxa"/>
              <w:right w:w="108" w:type="dxa"/>
            </w:tcMar>
            <w:hideMark/>
          </w:tcPr>
          <w:p w14:paraId="54B2F9B8" w14:textId="77777777" w:rsidR="00B578C9" w:rsidRPr="00F40C61" w:rsidRDefault="00B578C9" w:rsidP="00B578C9">
            <w:pPr>
              <w:rPr>
                <w:rFonts w:ascii="Arial" w:hAnsi="Arial" w:cs="Arial"/>
                <w:b/>
                <w:bCs/>
                <w:sz w:val="20"/>
                <w:szCs w:val="20"/>
              </w:rPr>
            </w:pPr>
            <w:r w:rsidRPr="00F40C61">
              <w:rPr>
                <w:rFonts w:ascii="Arial" w:hAnsi="Arial" w:cs="Arial"/>
                <w:b/>
                <w:bCs/>
                <w:sz w:val="20"/>
                <w:szCs w:val="20"/>
              </w:rPr>
              <w:t>Protect</w:t>
            </w:r>
          </w:p>
        </w:tc>
        <w:tc>
          <w:tcPr>
            <w:tcW w:w="3956" w:type="dxa"/>
            <w:tcMar>
              <w:top w:w="0" w:type="dxa"/>
              <w:left w:w="108" w:type="dxa"/>
              <w:bottom w:w="0" w:type="dxa"/>
              <w:right w:w="108" w:type="dxa"/>
            </w:tcMar>
            <w:hideMark/>
          </w:tcPr>
          <w:p w14:paraId="7122EAAD" w14:textId="77777777" w:rsidR="00B578C9" w:rsidRPr="00F40C61" w:rsidRDefault="00570FEC" w:rsidP="00B578C9">
            <w:pPr>
              <w:rPr>
                <w:rFonts w:ascii="Arial" w:hAnsi="Arial" w:cs="Arial"/>
                <w:sz w:val="20"/>
                <w:szCs w:val="20"/>
              </w:rPr>
            </w:pPr>
            <w:r>
              <w:rPr>
                <w:rFonts w:ascii="Arial" w:hAnsi="Arial" w:cs="Arial"/>
                <w:sz w:val="20"/>
                <w:szCs w:val="20"/>
              </w:rPr>
              <w:t>7</w:t>
            </w:r>
            <w:r w:rsidR="00B578C9" w:rsidRPr="00F40C61">
              <w:rPr>
                <w:rFonts w:ascii="Arial" w:hAnsi="Arial" w:cs="Arial"/>
                <w:sz w:val="20"/>
                <w:szCs w:val="20"/>
              </w:rPr>
              <w:t>. Restrict and manage the allocation and use of privileged access rights.</w:t>
            </w:r>
          </w:p>
        </w:tc>
        <w:tc>
          <w:tcPr>
            <w:tcW w:w="2598" w:type="dxa"/>
            <w:tcMar>
              <w:top w:w="0" w:type="dxa"/>
              <w:left w:w="108" w:type="dxa"/>
              <w:bottom w:w="0" w:type="dxa"/>
              <w:right w:w="108" w:type="dxa"/>
            </w:tcMar>
            <w:hideMark/>
          </w:tcPr>
          <w:p w14:paraId="6391CFBA" w14:textId="77777777" w:rsidR="00B578C9" w:rsidRPr="00F40C61" w:rsidRDefault="00B578C9" w:rsidP="00B578C9">
            <w:pPr>
              <w:rPr>
                <w:rFonts w:ascii="Arial" w:hAnsi="Arial" w:cs="Arial"/>
                <w:sz w:val="20"/>
                <w:szCs w:val="20"/>
              </w:rPr>
            </w:pPr>
            <w:r w:rsidRPr="00F40C61">
              <w:rPr>
                <w:rFonts w:ascii="Arial" w:hAnsi="Arial" w:cs="Arial"/>
                <w:sz w:val="20"/>
                <w:szCs w:val="20"/>
              </w:rPr>
              <w:t>4.3</w:t>
            </w:r>
          </w:p>
        </w:tc>
      </w:tr>
    </w:tbl>
    <w:p w14:paraId="4DA2D0A7" w14:textId="77777777" w:rsidR="00A725C5" w:rsidRPr="001C120F" w:rsidRDefault="001C120F" w:rsidP="00A725C5">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7A2B83FC" w14:textId="77777777" w:rsidR="005507CA" w:rsidRPr="00F40C61" w:rsidRDefault="00A725C5" w:rsidP="00827FB6">
      <w:pPr>
        <w:rPr>
          <w:rFonts w:ascii="Arial" w:hAnsi="Arial" w:cs="Arial"/>
          <w:sz w:val="20"/>
          <w:szCs w:val="20"/>
        </w:rPr>
      </w:pPr>
      <w:r w:rsidRPr="00F40C61">
        <w:rPr>
          <w:rFonts w:ascii="Arial" w:hAnsi="Arial" w:cs="Arial"/>
          <w:sz w:val="20"/>
          <w:szCs w:val="20"/>
        </w:rPr>
        <w:lastRenderedPageBreak/>
        <w:t>Note: The full list of Core Functions and Minimum Requirements is stipulated in the ICT Risk Management Policy.</w:t>
      </w:r>
    </w:p>
    <w:p w14:paraId="72735B45" w14:textId="77777777" w:rsidR="00B70EAC" w:rsidRDefault="00B70EAC" w:rsidP="00B70EAC">
      <w:pPr>
        <w:rPr>
          <w:rFonts w:ascii="Arial" w:hAnsi="Arial" w:cs="Arial"/>
          <w:sz w:val="20"/>
          <w:szCs w:val="20"/>
        </w:rPr>
      </w:pPr>
      <w:bookmarkStart w:id="9" w:name="_Toc236216758"/>
    </w:p>
    <w:p w14:paraId="4E8168AA" w14:textId="77777777" w:rsidR="0027643D" w:rsidRPr="00F40C61" w:rsidRDefault="00444BB3" w:rsidP="00DA14E3">
      <w:pPr>
        <w:pStyle w:val="Heading2"/>
        <w:numPr>
          <w:ilvl w:val="1"/>
          <w:numId w:val="1"/>
        </w:numPr>
        <w:ind w:left="540" w:hanging="540"/>
        <w:jc w:val="both"/>
        <w:rPr>
          <w:rFonts w:ascii="Arial" w:hAnsi="Arial" w:cs="Arial"/>
          <w:color w:val="000000" w:themeColor="text1"/>
          <w:sz w:val="24"/>
          <w:szCs w:val="24"/>
        </w:rPr>
      </w:pPr>
      <w:r w:rsidRPr="00F40C61">
        <w:rPr>
          <w:rFonts w:ascii="Arial" w:hAnsi="Arial" w:cs="Arial"/>
          <w:color w:val="000000" w:themeColor="text1"/>
          <w:sz w:val="24"/>
          <w:szCs w:val="24"/>
        </w:rPr>
        <w:t xml:space="preserve">Basis of this </w:t>
      </w:r>
      <w:r w:rsidR="001F6D45" w:rsidRPr="00F40C61">
        <w:rPr>
          <w:rFonts w:ascii="Arial" w:hAnsi="Arial" w:cs="Arial"/>
          <w:color w:val="000000" w:themeColor="text1"/>
          <w:sz w:val="24"/>
          <w:szCs w:val="24"/>
        </w:rPr>
        <w:t>Guideline</w:t>
      </w:r>
      <w:bookmarkEnd w:id="9"/>
    </w:p>
    <w:p w14:paraId="559932AC" w14:textId="77777777" w:rsidR="00953944" w:rsidRPr="00F40C61" w:rsidRDefault="00953944" w:rsidP="00EE74CA">
      <w:pPr>
        <w:spacing w:line="240" w:lineRule="auto"/>
        <w:rPr>
          <w:rFonts w:ascii="Arial" w:hAnsi="Arial" w:cs="Arial"/>
          <w:sz w:val="20"/>
          <w:szCs w:val="20"/>
        </w:rPr>
      </w:pPr>
    </w:p>
    <w:p w14:paraId="7139E66B" w14:textId="77777777" w:rsidR="00E8590B" w:rsidRPr="00F40C61" w:rsidRDefault="00E8590B" w:rsidP="00E8590B">
      <w:pPr>
        <w:spacing w:line="240" w:lineRule="auto"/>
        <w:rPr>
          <w:rFonts w:ascii="Arial" w:hAnsi="Arial" w:cs="Arial"/>
          <w:color w:val="000000" w:themeColor="text1"/>
          <w:sz w:val="20"/>
          <w:szCs w:val="20"/>
        </w:rPr>
      </w:pPr>
      <w:r w:rsidRPr="00F40C61">
        <w:rPr>
          <w:rFonts w:ascii="Arial" w:hAnsi="Arial" w:cs="Arial"/>
          <w:color w:val="000000" w:themeColor="text1"/>
          <w:sz w:val="20"/>
          <w:szCs w:val="20"/>
        </w:rPr>
        <w:t xml:space="preserve">The basis for this </w:t>
      </w:r>
      <w:r w:rsidR="00007799">
        <w:rPr>
          <w:rFonts w:ascii="Arial" w:hAnsi="Arial" w:cs="Arial"/>
          <w:color w:val="000000" w:themeColor="text1"/>
          <w:sz w:val="20"/>
          <w:szCs w:val="20"/>
        </w:rPr>
        <w:t>G</w:t>
      </w:r>
      <w:r w:rsidRPr="00F40C61">
        <w:rPr>
          <w:rFonts w:ascii="Arial" w:hAnsi="Arial" w:cs="Arial"/>
          <w:color w:val="000000" w:themeColor="text1"/>
          <w:sz w:val="20"/>
          <w:szCs w:val="20"/>
        </w:rPr>
        <w:t xml:space="preserve">uideline is the </w:t>
      </w:r>
      <w:r w:rsidR="00500D77" w:rsidRPr="000D0A31">
        <w:rPr>
          <w:rFonts w:ascii="Arial" w:hAnsi="Arial" w:cs="Arial"/>
          <w:color w:val="000000" w:themeColor="text1"/>
          <w:sz w:val="20"/>
          <w:szCs w:val="20"/>
          <w:highlight w:val="yellow"/>
        </w:rPr>
        <w:t>thematically linked</w:t>
      </w:r>
      <w:r w:rsidR="00500D77">
        <w:rPr>
          <w:rFonts w:ascii="Arial" w:hAnsi="Arial" w:cs="Arial"/>
          <w:color w:val="000000" w:themeColor="text1"/>
          <w:sz w:val="20"/>
          <w:szCs w:val="20"/>
        </w:rPr>
        <w:t xml:space="preserve"> </w:t>
      </w:r>
      <w:r w:rsidRPr="00F40C61">
        <w:rPr>
          <w:rFonts w:ascii="Arial" w:hAnsi="Arial" w:cs="Arial"/>
          <w:color w:val="000000" w:themeColor="text1"/>
          <w:sz w:val="20"/>
          <w:szCs w:val="20"/>
        </w:rPr>
        <w:t xml:space="preserve">ICT Risk </w:t>
      </w:r>
      <w:r w:rsidR="00F57FE4" w:rsidRPr="00F40C61">
        <w:rPr>
          <w:rFonts w:ascii="Arial" w:hAnsi="Arial" w:cs="Arial"/>
          <w:color w:val="000000" w:themeColor="text1"/>
          <w:sz w:val="20"/>
          <w:szCs w:val="20"/>
        </w:rPr>
        <w:t xml:space="preserve">Management </w:t>
      </w:r>
      <w:r w:rsidRPr="00F40C61">
        <w:rPr>
          <w:rFonts w:ascii="Arial" w:hAnsi="Arial" w:cs="Arial"/>
          <w:color w:val="000000" w:themeColor="text1"/>
          <w:sz w:val="20"/>
          <w:szCs w:val="20"/>
        </w:rPr>
        <w:t>Policy.</w:t>
      </w:r>
    </w:p>
    <w:p w14:paraId="55499353" w14:textId="77777777" w:rsidR="00411A68" w:rsidRPr="00F40C61" w:rsidRDefault="00411A68" w:rsidP="00E8590B">
      <w:pPr>
        <w:spacing w:line="240" w:lineRule="auto"/>
        <w:rPr>
          <w:rFonts w:ascii="Arial" w:hAnsi="Arial" w:cs="Arial"/>
          <w:color w:val="000000" w:themeColor="text1"/>
          <w:sz w:val="20"/>
          <w:szCs w:val="20"/>
        </w:rPr>
      </w:pPr>
    </w:p>
    <w:p w14:paraId="02A5CC1F" w14:textId="77777777" w:rsidR="00F61F2C" w:rsidRPr="00F40C61" w:rsidRDefault="00F61F2C">
      <w:pPr>
        <w:rPr>
          <w:rFonts w:ascii="Arial" w:eastAsiaTheme="majorEastAsia" w:hAnsi="Arial" w:cs="Arial"/>
          <w:b/>
          <w:bCs/>
          <w:color w:val="000000" w:themeColor="text1"/>
          <w:sz w:val="28"/>
          <w:szCs w:val="28"/>
        </w:rPr>
      </w:pPr>
      <w:r w:rsidRPr="00F40C61">
        <w:rPr>
          <w:rFonts w:ascii="Arial" w:hAnsi="Arial" w:cs="Arial"/>
          <w:b/>
          <w:bCs/>
          <w:color w:val="000000" w:themeColor="text1"/>
          <w:sz w:val="28"/>
          <w:szCs w:val="28"/>
        </w:rPr>
        <w:br w:type="page"/>
      </w:r>
    </w:p>
    <w:p w14:paraId="2D946321" w14:textId="77777777" w:rsidR="00296B03" w:rsidRPr="00F40C61" w:rsidRDefault="00500D77" w:rsidP="000A0009">
      <w:pPr>
        <w:pStyle w:val="Heading1"/>
        <w:numPr>
          <w:ilvl w:val="0"/>
          <w:numId w:val="1"/>
        </w:numPr>
        <w:rPr>
          <w:rFonts w:ascii="Arial" w:hAnsi="Arial" w:cs="Arial"/>
          <w:b/>
          <w:bCs/>
          <w:color w:val="000000" w:themeColor="text1"/>
          <w:sz w:val="28"/>
          <w:szCs w:val="28"/>
        </w:rPr>
      </w:pPr>
      <w:bookmarkStart w:id="10" w:name="_Toc236216759"/>
      <w:r w:rsidRPr="000D0A31">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F40C61">
        <w:rPr>
          <w:rFonts w:ascii="Arial" w:hAnsi="Arial" w:cs="Arial"/>
          <w:b/>
          <w:bCs/>
          <w:color w:val="000000" w:themeColor="text1"/>
          <w:sz w:val="28"/>
          <w:szCs w:val="28"/>
        </w:rPr>
        <w:t xml:space="preserve">Scope and </w:t>
      </w:r>
      <w:r w:rsidR="00087917" w:rsidRPr="00F40C61">
        <w:rPr>
          <w:rFonts w:ascii="Arial" w:hAnsi="Arial" w:cs="Arial"/>
          <w:b/>
          <w:bCs/>
          <w:color w:val="000000" w:themeColor="text1"/>
          <w:sz w:val="28"/>
          <w:szCs w:val="28"/>
        </w:rPr>
        <w:t>T</w:t>
      </w:r>
      <w:r w:rsidR="00296B03" w:rsidRPr="00F40C61">
        <w:rPr>
          <w:rFonts w:ascii="Arial" w:hAnsi="Arial" w:cs="Arial"/>
          <w:b/>
          <w:bCs/>
          <w:color w:val="000000" w:themeColor="text1"/>
          <w:sz w:val="28"/>
          <w:szCs w:val="28"/>
        </w:rPr>
        <w:t xml:space="preserve">arget </w:t>
      </w:r>
      <w:r w:rsidR="00087917" w:rsidRPr="00F40C61">
        <w:rPr>
          <w:rFonts w:ascii="Arial" w:hAnsi="Arial" w:cs="Arial"/>
          <w:b/>
          <w:bCs/>
          <w:color w:val="000000" w:themeColor="text1"/>
          <w:sz w:val="28"/>
          <w:szCs w:val="28"/>
        </w:rPr>
        <w:t>G</w:t>
      </w:r>
      <w:r w:rsidR="00296B03" w:rsidRPr="00F40C61">
        <w:rPr>
          <w:rFonts w:ascii="Arial" w:hAnsi="Arial" w:cs="Arial"/>
          <w:b/>
          <w:bCs/>
          <w:color w:val="000000" w:themeColor="text1"/>
          <w:sz w:val="28"/>
          <w:szCs w:val="28"/>
        </w:rPr>
        <w:t>roups</w:t>
      </w:r>
      <w:bookmarkEnd w:id="10"/>
    </w:p>
    <w:p w14:paraId="30ABC6BA" w14:textId="77777777" w:rsidR="00CF401D" w:rsidRPr="00F40C61" w:rsidRDefault="00500D77" w:rsidP="60F072B0">
      <w:pPr>
        <w:pStyle w:val="Heading2"/>
        <w:numPr>
          <w:ilvl w:val="1"/>
          <w:numId w:val="1"/>
        </w:numPr>
        <w:ind w:left="540" w:hanging="540"/>
        <w:jc w:val="both"/>
        <w:rPr>
          <w:rFonts w:ascii="Arial" w:hAnsi="Arial" w:cs="Arial"/>
          <w:color w:val="000000" w:themeColor="text1"/>
          <w:sz w:val="24"/>
          <w:szCs w:val="24"/>
        </w:rPr>
      </w:pPr>
      <w:bookmarkStart w:id="11" w:name="_Toc159407607"/>
      <w:bookmarkStart w:id="12" w:name="_Toc159408404"/>
      <w:bookmarkStart w:id="13" w:name="_Toc236216760"/>
      <w:bookmarkEnd w:id="11"/>
      <w:bookmarkEnd w:id="12"/>
      <w:r w:rsidRPr="000D0A31">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F40C61">
        <w:rPr>
          <w:rFonts w:ascii="Arial" w:hAnsi="Arial" w:cs="Arial"/>
          <w:color w:val="000000" w:themeColor="text1"/>
          <w:sz w:val="24"/>
          <w:szCs w:val="24"/>
        </w:rPr>
        <w:t>cope</w:t>
      </w:r>
      <w:r w:rsidR="003F3375" w:rsidRPr="00F40C61">
        <w:rPr>
          <w:rFonts w:ascii="Arial" w:hAnsi="Arial" w:cs="Arial"/>
          <w:color w:val="000000" w:themeColor="text1"/>
          <w:sz w:val="24"/>
          <w:szCs w:val="24"/>
        </w:rPr>
        <w:t xml:space="preserve"> of applicability</w:t>
      </w:r>
      <w:bookmarkEnd w:id="13"/>
    </w:p>
    <w:p w14:paraId="48F3A0F7" w14:textId="77777777" w:rsidR="00F03A2C" w:rsidRPr="00F40C61" w:rsidRDefault="00F03A2C" w:rsidP="00F03A2C">
      <w:pPr>
        <w:rPr>
          <w:rFonts w:ascii="Arial" w:hAnsi="Arial" w:cs="Arial"/>
          <w:sz w:val="20"/>
          <w:szCs w:val="20"/>
        </w:rPr>
      </w:pPr>
    </w:p>
    <w:tbl>
      <w:tblPr>
        <w:tblStyle w:val="TableGrid"/>
        <w:tblpPr w:leftFromText="141" w:rightFromText="141" w:vertAnchor="text" w:horzAnchor="margin" w:tblpY="129"/>
        <w:tblW w:w="0" w:type="auto"/>
        <w:tblLook w:val="04A0" w:firstRow="1" w:lastRow="0" w:firstColumn="1" w:lastColumn="0" w:noHBand="0" w:noVBand="1"/>
      </w:tblPr>
      <w:tblGrid>
        <w:gridCol w:w="2862"/>
        <w:gridCol w:w="4993"/>
      </w:tblGrid>
      <w:tr w:rsidR="00F03A2C" w:rsidRPr="00111BD4" w14:paraId="69A19736" w14:textId="77777777">
        <w:trPr>
          <w:trHeight w:val="756"/>
        </w:trPr>
        <w:tc>
          <w:tcPr>
            <w:tcW w:w="2984" w:type="dxa"/>
            <w:shd w:val="clear" w:color="auto" w:fill="D9D9D9" w:themeFill="background1" w:themeFillShade="D9"/>
            <w:vAlign w:val="center"/>
          </w:tcPr>
          <w:p w14:paraId="457303F0" w14:textId="77777777" w:rsidR="00F03A2C" w:rsidRPr="00F40C61" w:rsidRDefault="00F03A2C">
            <w:pPr>
              <w:rPr>
                <w:rFonts w:ascii="Arial" w:hAnsi="Arial" w:cs="Arial"/>
                <w:b/>
                <w:bCs/>
                <w:sz w:val="20"/>
                <w:szCs w:val="20"/>
              </w:rPr>
            </w:pPr>
            <w:r w:rsidRPr="00F40C61">
              <w:rPr>
                <w:rFonts w:ascii="Arial" w:hAnsi="Arial" w:cs="Arial"/>
                <w:b/>
                <w:bCs/>
                <w:sz w:val="20"/>
                <w:szCs w:val="20"/>
              </w:rPr>
              <w:t>Entity</w:t>
            </w:r>
          </w:p>
        </w:tc>
        <w:tc>
          <w:tcPr>
            <w:tcW w:w="5205" w:type="dxa"/>
            <w:vAlign w:val="center"/>
          </w:tcPr>
          <w:p w14:paraId="686AF0B7" w14:textId="77777777" w:rsidR="00F03A2C" w:rsidRPr="00F40C61" w:rsidRDefault="00F03A2C" w:rsidP="0079163A">
            <w:pPr>
              <w:spacing w:before="120" w:after="120"/>
              <w:rPr>
                <w:rFonts w:ascii="Arial" w:hAnsi="Arial" w:cs="Arial"/>
                <w:sz w:val="20"/>
                <w:szCs w:val="20"/>
              </w:rPr>
            </w:pPr>
            <w:r w:rsidRPr="00F40C61">
              <w:rPr>
                <w:rFonts w:ascii="Arial" w:hAnsi="Arial" w:cs="Arial"/>
                <w:sz w:val="20"/>
                <w:szCs w:val="20"/>
              </w:rPr>
              <w:t xml:space="preserve">DBAG </w:t>
            </w:r>
            <w:r w:rsidR="008D07F7" w:rsidRPr="00F40C61">
              <w:rPr>
                <w:rFonts w:ascii="Arial" w:hAnsi="Arial" w:cs="Arial"/>
                <w:sz w:val="20"/>
                <w:szCs w:val="20"/>
              </w:rPr>
              <w:t>and/</w:t>
            </w:r>
            <w:r w:rsidRPr="00F40C61">
              <w:rPr>
                <w:rFonts w:ascii="Arial" w:hAnsi="Arial" w:cs="Arial"/>
                <w:sz w:val="20"/>
                <w:szCs w:val="20"/>
              </w:rPr>
              <w:t>or adopting LE within DBG</w:t>
            </w:r>
          </w:p>
        </w:tc>
      </w:tr>
      <w:tr w:rsidR="00F03A2C" w:rsidRPr="00111BD4" w14:paraId="10382438" w14:textId="77777777">
        <w:trPr>
          <w:trHeight w:val="696"/>
        </w:trPr>
        <w:tc>
          <w:tcPr>
            <w:tcW w:w="2984" w:type="dxa"/>
            <w:shd w:val="clear" w:color="auto" w:fill="D9D9D9" w:themeFill="background1" w:themeFillShade="D9"/>
            <w:vAlign w:val="center"/>
          </w:tcPr>
          <w:p w14:paraId="7732E0AF" w14:textId="77777777" w:rsidR="00F03A2C" w:rsidRPr="00565870" w:rsidRDefault="00F03A2C">
            <w:pPr>
              <w:rPr>
                <w:rFonts w:ascii="Arial" w:hAnsi="Arial" w:cs="Arial"/>
                <w:b/>
                <w:bCs/>
                <w:sz w:val="20"/>
                <w:szCs w:val="20"/>
              </w:rPr>
            </w:pPr>
            <w:r w:rsidRPr="00565870">
              <w:rPr>
                <w:rFonts w:ascii="Arial" w:hAnsi="Arial" w:cs="Arial"/>
                <w:b/>
                <w:bCs/>
                <w:sz w:val="20"/>
                <w:szCs w:val="20"/>
              </w:rPr>
              <w:t>Area</w:t>
            </w:r>
          </w:p>
        </w:tc>
        <w:tc>
          <w:tcPr>
            <w:tcW w:w="5205" w:type="dxa"/>
            <w:vAlign w:val="center"/>
          </w:tcPr>
          <w:p w14:paraId="75E29341" w14:textId="77777777" w:rsidR="00F03A2C" w:rsidRPr="00565870" w:rsidRDefault="003B7006" w:rsidP="0079163A">
            <w:pPr>
              <w:spacing w:before="120" w:after="120"/>
              <w:rPr>
                <w:rFonts w:ascii="Arial" w:hAnsi="Arial" w:cs="Arial"/>
                <w:sz w:val="20"/>
                <w:szCs w:val="20"/>
              </w:rPr>
            </w:pPr>
            <w:r w:rsidRPr="00565870">
              <w:rPr>
                <w:rFonts w:ascii="Arial" w:hAnsi="Arial" w:cs="Arial"/>
                <w:sz w:val="20"/>
                <w:szCs w:val="20"/>
              </w:rPr>
              <w:t>DBAG CIO / COO Division; Chief Risk Officer Area; Chief Compliance Officer Area</w:t>
            </w:r>
            <w:r w:rsidR="00F00D5D" w:rsidRPr="00111BD4">
              <w:rPr>
                <w:rFonts w:ascii="Arial" w:hAnsi="Arial" w:cs="Arial"/>
                <w:sz w:val="20"/>
                <w:szCs w:val="20"/>
              </w:rPr>
              <w:t xml:space="preserve">; or any other area that owns </w:t>
            </w:r>
            <w:r w:rsidR="00F00D5D" w:rsidRPr="00565870">
              <w:rPr>
                <w:rFonts w:ascii="Arial" w:hAnsi="Arial" w:cs="Arial"/>
                <w:sz w:val="20"/>
                <w:szCs w:val="20"/>
              </w:rPr>
              <w:t>Identity and Access Management topic</w:t>
            </w:r>
          </w:p>
        </w:tc>
      </w:tr>
    </w:tbl>
    <w:p w14:paraId="54D238B5" w14:textId="77777777" w:rsidR="00F03A2C" w:rsidRPr="00565870" w:rsidRDefault="00F03A2C" w:rsidP="00F03A2C">
      <w:pPr>
        <w:rPr>
          <w:rFonts w:ascii="Arial" w:hAnsi="Arial" w:cs="Arial"/>
          <w:sz w:val="16"/>
          <w:szCs w:val="16"/>
        </w:rPr>
      </w:pPr>
      <w:r w:rsidRPr="00565870">
        <w:rPr>
          <w:rFonts w:ascii="Arial" w:hAnsi="Arial" w:cs="Arial"/>
          <w:sz w:val="16"/>
          <w:szCs w:val="16"/>
        </w:rPr>
        <w:t xml:space="preserve">Table </w:t>
      </w:r>
      <w:r w:rsidR="001C120F">
        <w:rPr>
          <w:rFonts w:ascii="Arial" w:hAnsi="Arial" w:cs="Arial"/>
          <w:sz w:val="16"/>
          <w:szCs w:val="16"/>
        </w:rPr>
        <w:t>2</w:t>
      </w:r>
      <w:r w:rsidRPr="00565870">
        <w:rPr>
          <w:rFonts w:ascii="Arial" w:hAnsi="Arial" w:cs="Arial"/>
          <w:sz w:val="16"/>
          <w:szCs w:val="16"/>
        </w:rPr>
        <w:t>: Scope</w:t>
      </w:r>
    </w:p>
    <w:p w14:paraId="1FD652B8" w14:textId="77777777" w:rsidR="000F668B" w:rsidRPr="00565870" w:rsidRDefault="000F668B">
      <w:pPr>
        <w:rPr>
          <w:rFonts w:ascii="Arial" w:eastAsiaTheme="majorEastAsia" w:hAnsi="Arial" w:cs="Arial"/>
          <w:color w:val="000000" w:themeColor="text1"/>
          <w:sz w:val="24"/>
          <w:szCs w:val="24"/>
        </w:rPr>
      </w:pPr>
    </w:p>
    <w:p w14:paraId="7C3023F3" w14:textId="77777777" w:rsidR="00A627E2" w:rsidRPr="00565870" w:rsidRDefault="0027643D" w:rsidP="00A627E2">
      <w:pPr>
        <w:pStyle w:val="Heading2"/>
        <w:numPr>
          <w:ilvl w:val="1"/>
          <w:numId w:val="1"/>
        </w:numPr>
        <w:ind w:left="540" w:hanging="540"/>
        <w:jc w:val="both"/>
        <w:rPr>
          <w:rFonts w:ascii="Arial" w:hAnsi="Arial" w:cs="Arial"/>
          <w:color w:val="000000" w:themeColor="text1"/>
          <w:sz w:val="24"/>
          <w:szCs w:val="24"/>
        </w:rPr>
      </w:pPr>
      <w:bookmarkStart w:id="14" w:name="_Toc236216761"/>
      <w:r w:rsidRPr="00565870">
        <w:rPr>
          <w:rFonts w:ascii="Arial" w:hAnsi="Arial" w:cs="Arial"/>
          <w:color w:val="000000" w:themeColor="text1"/>
          <w:sz w:val="24"/>
          <w:szCs w:val="24"/>
        </w:rPr>
        <w:t>Target groups</w:t>
      </w:r>
      <w:bookmarkEnd w:id="14"/>
    </w:p>
    <w:p w14:paraId="5DE00993" w14:textId="77777777" w:rsidR="006533C2" w:rsidRPr="00565870" w:rsidRDefault="006533C2" w:rsidP="006533C2"/>
    <w:p w14:paraId="76DC469B" w14:textId="77777777" w:rsidR="00FA12D7" w:rsidRPr="00111BD4" w:rsidRDefault="006533C2" w:rsidP="21AB8224">
      <w:pPr>
        <w:rPr>
          <w:rFonts w:ascii="Arial" w:hAnsi="Arial" w:cs="Arial"/>
          <w:sz w:val="20"/>
          <w:szCs w:val="20"/>
        </w:rPr>
      </w:pPr>
      <w:r w:rsidRPr="00111BD4">
        <w:rPr>
          <w:rFonts w:ascii="Arial" w:hAnsi="Arial" w:cs="Arial"/>
          <w:sz w:val="20"/>
          <w:szCs w:val="20"/>
        </w:rPr>
        <w:t xml:space="preserve">Within the scope of the current Identity and Access Management Guideline below </w:t>
      </w:r>
      <w:r w:rsidR="00B20B76" w:rsidRPr="00111BD4">
        <w:rPr>
          <w:rFonts w:ascii="Arial" w:hAnsi="Arial" w:cs="Arial"/>
          <w:sz w:val="20"/>
          <w:szCs w:val="20"/>
        </w:rPr>
        <w:t>is addressed</w:t>
      </w:r>
      <w:r w:rsidRPr="00111BD4">
        <w:rPr>
          <w:rFonts w:ascii="Arial" w:hAnsi="Arial" w:cs="Arial"/>
          <w:sz w:val="20"/>
          <w:szCs w:val="20"/>
        </w:rPr>
        <w:t xml:space="preserve"> the list of applicable target groups and operation area</w:t>
      </w:r>
      <w:r w:rsidR="00B20B76" w:rsidRPr="00111BD4">
        <w:rPr>
          <w:rFonts w:ascii="Arial" w:hAnsi="Arial" w:cs="Arial"/>
          <w:sz w:val="20"/>
          <w:szCs w:val="20"/>
        </w:rPr>
        <w:t>s</w:t>
      </w:r>
      <w:r w:rsidR="002918BD" w:rsidRPr="00111BD4">
        <w:rPr>
          <w:rStyle w:val="FootnoteReference"/>
          <w:rFonts w:ascii="Arial" w:hAnsi="Arial" w:cs="Arial"/>
          <w:sz w:val="20"/>
          <w:szCs w:val="20"/>
        </w:rPr>
        <w:footnoteReference w:id="3"/>
      </w:r>
      <w:r w:rsidR="002918BD" w:rsidRPr="00111BD4">
        <w:rPr>
          <w:rFonts w:ascii="Arial" w:hAnsi="Arial" w:cs="Arial"/>
          <w:sz w:val="20"/>
          <w:szCs w:val="20"/>
        </w:rPr>
        <w:t>:</w:t>
      </w:r>
    </w:p>
    <w:tbl>
      <w:tblPr>
        <w:tblStyle w:val="TableGrid"/>
        <w:tblpPr w:leftFromText="141" w:rightFromText="141" w:vertAnchor="text" w:horzAnchor="margin" w:tblpY="46"/>
        <w:tblW w:w="0" w:type="auto"/>
        <w:tblLook w:val="04A0" w:firstRow="1" w:lastRow="0" w:firstColumn="1" w:lastColumn="0" w:noHBand="0" w:noVBand="1"/>
      </w:tblPr>
      <w:tblGrid>
        <w:gridCol w:w="3930"/>
        <w:gridCol w:w="3925"/>
      </w:tblGrid>
      <w:tr w:rsidR="00044D4D" w:rsidRPr="00111BD4" w14:paraId="24418239" w14:textId="77777777" w:rsidTr="429D42A1">
        <w:trPr>
          <w:trHeight w:val="410"/>
        </w:trPr>
        <w:tc>
          <w:tcPr>
            <w:tcW w:w="4104" w:type="dxa"/>
            <w:shd w:val="clear" w:color="auto" w:fill="D9D9D9" w:themeFill="background1" w:themeFillShade="D9"/>
            <w:vAlign w:val="center"/>
          </w:tcPr>
          <w:p w14:paraId="7B8DB253" w14:textId="77777777" w:rsidR="00044D4D" w:rsidRPr="00565870" w:rsidRDefault="00044D4D" w:rsidP="00044D4D">
            <w:pPr>
              <w:rPr>
                <w:rFonts w:ascii="Arial" w:hAnsi="Arial" w:cs="Arial"/>
                <w:b/>
                <w:bCs/>
                <w:sz w:val="20"/>
                <w:szCs w:val="20"/>
              </w:rPr>
            </w:pPr>
            <w:r w:rsidRPr="00565870">
              <w:rPr>
                <w:rFonts w:ascii="Arial" w:hAnsi="Arial" w:cs="Arial"/>
                <w:b/>
                <w:bCs/>
                <w:sz w:val="20"/>
                <w:szCs w:val="20"/>
              </w:rPr>
              <w:t>Target group</w:t>
            </w:r>
          </w:p>
        </w:tc>
        <w:tc>
          <w:tcPr>
            <w:tcW w:w="4085" w:type="dxa"/>
            <w:shd w:val="clear" w:color="auto" w:fill="D9D9D9" w:themeFill="background1" w:themeFillShade="D9"/>
            <w:vAlign w:val="center"/>
          </w:tcPr>
          <w:p w14:paraId="05FF0A79" w14:textId="77777777" w:rsidR="00044D4D" w:rsidRPr="00565870" w:rsidRDefault="00044D4D" w:rsidP="00044D4D">
            <w:pPr>
              <w:rPr>
                <w:rFonts w:ascii="Arial" w:hAnsi="Arial" w:cs="Arial"/>
                <w:b/>
                <w:bCs/>
                <w:sz w:val="20"/>
                <w:szCs w:val="20"/>
              </w:rPr>
            </w:pPr>
            <w:r w:rsidRPr="00565870">
              <w:rPr>
                <w:rFonts w:ascii="Arial" w:hAnsi="Arial" w:cs="Arial"/>
                <w:b/>
                <w:bCs/>
                <w:sz w:val="20"/>
                <w:szCs w:val="20"/>
              </w:rPr>
              <w:t>Key message</w:t>
            </w:r>
          </w:p>
        </w:tc>
      </w:tr>
      <w:tr w:rsidR="00044D4D" w:rsidRPr="00111BD4" w14:paraId="302D65F8" w14:textId="77777777" w:rsidTr="006A092D">
        <w:trPr>
          <w:trHeight w:val="710"/>
        </w:trPr>
        <w:tc>
          <w:tcPr>
            <w:tcW w:w="4104" w:type="dxa"/>
          </w:tcPr>
          <w:p w14:paraId="002D9C61" w14:textId="77777777" w:rsidR="00044D4D" w:rsidRPr="00565870" w:rsidRDefault="00532182" w:rsidP="0079163A">
            <w:pPr>
              <w:spacing w:before="120" w:after="120"/>
              <w:rPr>
                <w:rFonts w:ascii="Arial" w:hAnsi="Arial" w:cs="Arial"/>
                <w:sz w:val="20"/>
                <w:szCs w:val="20"/>
              </w:rPr>
            </w:pPr>
            <w:r w:rsidRPr="00565870">
              <w:rPr>
                <w:rFonts w:ascii="Arial" w:hAnsi="Arial" w:cs="Arial"/>
                <w:sz w:val="20"/>
                <w:szCs w:val="20"/>
              </w:rPr>
              <w:t>ICT Risk Oversight</w:t>
            </w:r>
          </w:p>
        </w:tc>
        <w:tc>
          <w:tcPr>
            <w:tcW w:w="4085" w:type="dxa"/>
          </w:tcPr>
          <w:p w14:paraId="70D4D647" w14:textId="77777777" w:rsidR="00044D4D" w:rsidRPr="00565870" w:rsidRDefault="00971F37" w:rsidP="0079163A">
            <w:pPr>
              <w:spacing w:before="120" w:after="120"/>
              <w:rPr>
                <w:rFonts w:ascii="Arial" w:hAnsi="Arial" w:cs="Arial"/>
                <w:sz w:val="20"/>
                <w:szCs w:val="20"/>
              </w:rPr>
            </w:pPr>
            <w:r w:rsidRPr="00565870">
              <w:rPr>
                <w:rFonts w:ascii="Arial" w:hAnsi="Arial" w:cs="Arial"/>
                <w:sz w:val="20"/>
                <w:szCs w:val="20"/>
              </w:rPr>
              <w:t>To</w:t>
            </w:r>
            <w:r w:rsidR="00041B0C" w:rsidRPr="00565870">
              <w:rPr>
                <w:rFonts w:ascii="Arial" w:hAnsi="Arial" w:cs="Arial"/>
                <w:sz w:val="20"/>
                <w:szCs w:val="20"/>
              </w:rPr>
              <w:t xml:space="preserve"> oversee</w:t>
            </w:r>
            <w:r w:rsidR="00FB7DA2" w:rsidRPr="00565870">
              <w:rPr>
                <w:rFonts w:ascii="Arial" w:hAnsi="Arial" w:cs="Arial"/>
                <w:sz w:val="20"/>
                <w:szCs w:val="20"/>
              </w:rPr>
              <w:t xml:space="preserve">, </w:t>
            </w:r>
            <w:r w:rsidRPr="00565870">
              <w:rPr>
                <w:rFonts w:ascii="Arial" w:hAnsi="Arial" w:cs="Arial"/>
                <w:sz w:val="20"/>
                <w:szCs w:val="20"/>
              </w:rPr>
              <w:t xml:space="preserve">implement and manage IAM solutions and </w:t>
            </w:r>
            <w:r w:rsidR="00ED7A00" w:rsidRPr="00565870">
              <w:rPr>
                <w:rFonts w:ascii="Arial" w:hAnsi="Arial" w:cs="Arial"/>
                <w:sz w:val="20"/>
                <w:szCs w:val="20"/>
              </w:rPr>
              <w:t xml:space="preserve">security policies (incl. </w:t>
            </w:r>
            <w:r w:rsidRPr="00565870">
              <w:rPr>
                <w:rFonts w:ascii="Arial" w:hAnsi="Arial" w:cs="Arial"/>
                <w:sz w:val="20"/>
                <w:szCs w:val="20"/>
              </w:rPr>
              <w:t>access controls</w:t>
            </w:r>
            <w:r w:rsidR="00ED7A00" w:rsidRPr="00565870">
              <w:rPr>
                <w:rFonts w:ascii="Arial" w:hAnsi="Arial" w:cs="Arial"/>
                <w:sz w:val="20"/>
                <w:szCs w:val="20"/>
              </w:rPr>
              <w:t>)</w:t>
            </w:r>
            <w:r w:rsidRPr="00565870">
              <w:rPr>
                <w:rFonts w:ascii="Arial" w:hAnsi="Arial" w:cs="Arial"/>
                <w:sz w:val="20"/>
                <w:szCs w:val="20"/>
              </w:rPr>
              <w:t>.</w:t>
            </w:r>
          </w:p>
        </w:tc>
      </w:tr>
      <w:tr w:rsidR="007D362B" w:rsidRPr="00111BD4" w14:paraId="58686355" w14:textId="77777777" w:rsidTr="006A092D">
        <w:trPr>
          <w:trHeight w:val="710"/>
        </w:trPr>
        <w:tc>
          <w:tcPr>
            <w:tcW w:w="4104" w:type="dxa"/>
          </w:tcPr>
          <w:p w14:paraId="58ADACD7" w14:textId="77777777" w:rsidR="007D362B" w:rsidRPr="00565870" w:rsidRDefault="004F39B6" w:rsidP="0079163A">
            <w:pPr>
              <w:spacing w:before="120" w:after="120"/>
              <w:rPr>
                <w:rFonts w:ascii="Arial" w:hAnsi="Arial" w:cs="Arial"/>
                <w:sz w:val="20"/>
                <w:szCs w:val="20"/>
              </w:rPr>
            </w:pPr>
            <w:r w:rsidRPr="00565870">
              <w:rPr>
                <w:rFonts w:ascii="Arial" w:hAnsi="Arial" w:cs="Arial"/>
                <w:sz w:val="20"/>
                <w:szCs w:val="20"/>
              </w:rPr>
              <w:t>ICT Operational Management</w:t>
            </w:r>
          </w:p>
        </w:tc>
        <w:tc>
          <w:tcPr>
            <w:tcW w:w="4085" w:type="dxa"/>
          </w:tcPr>
          <w:p w14:paraId="19CC9477" w14:textId="77777777" w:rsidR="007D362B" w:rsidRPr="00565870" w:rsidRDefault="007D362B" w:rsidP="0079163A">
            <w:pPr>
              <w:spacing w:before="120" w:after="120"/>
              <w:rPr>
                <w:rFonts w:ascii="Arial" w:hAnsi="Arial" w:cs="Arial"/>
                <w:sz w:val="20"/>
                <w:szCs w:val="20"/>
              </w:rPr>
            </w:pPr>
            <w:r w:rsidRPr="00565870">
              <w:rPr>
                <w:rFonts w:ascii="Arial" w:hAnsi="Arial" w:cs="Arial"/>
                <w:sz w:val="20"/>
                <w:szCs w:val="20"/>
              </w:rPr>
              <w:t xml:space="preserve">To implement and maintain technical measures that support the overall implementation and maintenance of </w:t>
            </w:r>
            <w:r w:rsidR="00C055EB" w:rsidRPr="00565870">
              <w:rPr>
                <w:rFonts w:ascii="Arial" w:hAnsi="Arial" w:cs="Arial"/>
                <w:sz w:val="20"/>
                <w:szCs w:val="20"/>
              </w:rPr>
              <w:t>ICT S</w:t>
            </w:r>
            <w:r w:rsidRPr="00565870">
              <w:rPr>
                <w:rFonts w:ascii="Arial" w:hAnsi="Arial" w:cs="Arial"/>
                <w:sz w:val="20"/>
                <w:szCs w:val="20"/>
              </w:rPr>
              <w:t>ystems to ensure efficiency.</w:t>
            </w:r>
          </w:p>
        </w:tc>
      </w:tr>
      <w:tr w:rsidR="0012729B" w:rsidRPr="00111BD4" w14:paraId="2559C05F" w14:textId="77777777" w:rsidTr="006A092D">
        <w:trPr>
          <w:trHeight w:val="710"/>
        </w:trPr>
        <w:tc>
          <w:tcPr>
            <w:tcW w:w="4104" w:type="dxa"/>
          </w:tcPr>
          <w:p w14:paraId="37B7A65F" w14:textId="77777777" w:rsidR="0012729B" w:rsidRPr="00565870" w:rsidRDefault="003A3583" w:rsidP="0079163A">
            <w:pPr>
              <w:spacing w:before="120" w:after="120"/>
              <w:rPr>
                <w:rFonts w:ascii="Arial" w:hAnsi="Arial" w:cs="Arial"/>
                <w:sz w:val="20"/>
                <w:szCs w:val="20"/>
              </w:rPr>
            </w:pPr>
            <w:r w:rsidRPr="00565870">
              <w:rPr>
                <w:rFonts w:ascii="Arial" w:hAnsi="Arial" w:cs="Arial"/>
                <w:sz w:val="20"/>
                <w:szCs w:val="20"/>
              </w:rPr>
              <w:t>Business Management</w:t>
            </w:r>
          </w:p>
        </w:tc>
        <w:tc>
          <w:tcPr>
            <w:tcW w:w="4085" w:type="dxa"/>
          </w:tcPr>
          <w:p w14:paraId="1B7652F8" w14:textId="77777777" w:rsidR="0012729B" w:rsidRPr="00565870" w:rsidRDefault="00A448B3" w:rsidP="0079163A">
            <w:pPr>
              <w:spacing w:before="120" w:after="120"/>
              <w:rPr>
                <w:rFonts w:ascii="Arial" w:hAnsi="Arial" w:cs="Arial"/>
                <w:sz w:val="20"/>
                <w:szCs w:val="20"/>
              </w:rPr>
            </w:pPr>
            <w:r w:rsidRPr="00565870">
              <w:rPr>
                <w:rFonts w:ascii="Arial" w:hAnsi="Arial" w:cs="Arial"/>
                <w:sz w:val="20"/>
                <w:szCs w:val="20"/>
              </w:rPr>
              <w:t>To manage employee a</w:t>
            </w:r>
            <w:r w:rsidR="00DF33E2" w:rsidRPr="00565870">
              <w:rPr>
                <w:rFonts w:ascii="Arial" w:hAnsi="Arial" w:cs="Arial"/>
                <w:sz w:val="20"/>
                <w:szCs w:val="20"/>
              </w:rPr>
              <w:t>ccess rights.</w:t>
            </w:r>
          </w:p>
        </w:tc>
      </w:tr>
    </w:tbl>
    <w:p w14:paraId="7F35D2E7" w14:textId="77777777" w:rsidR="00D05942" w:rsidRPr="00565870" w:rsidRDefault="00AE4C16" w:rsidP="00044D4D">
      <w:pPr>
        <w:rPr>
          <w:rFonts w:ascii="Arial" w:hAnsi="Arial" w:cs="Arial"/>
          <w:sz w:val="16"/>
          <w:szCs w:val="16"/>
        </w:rPr>
      </w:pPr>
      <w:r w:rsidRPr="00565870">
        <w:rPr>
          <w:rFonts w:ascii="Arial" w:hAnsi="Arial" w:cs="Arial"/>
          <w:sz w:val="16"/>
          <w:szCs w:val="16"/>
        </w:rPr>
        <w:t xml:space="preserve">Table </w:t>
      </w:r>
      <w:r w:rsidR="001C120F">
        <w:rPr>
          <w:rFonts w:ascii="Arial" w:hAnsi="Arial" w:cs="Arial"/>
          <w:sz w:val="16"/>
          <w:szCs w:val="16"/>
        </w:rPr>
        <w:t>3</w:t>
      </w:r>
      <w:r w:rsidRPr="00565870">
        <w:rPr>
          <w:rFonts w:ascii="Arial" w:hAnsi="Arial" w:cs="Arial"/>
          <w:sz w:val="16"/>
          <w:szCs w:val="16"/>
        </w:rPr>
        <w:t>: Target groups</w:t>
      </w:r>
    </w:p>
    <w:p w14:paraId="4EE8D251" w14:textId="77777777" w:rsidR="001D14A3" w:rsidRPr="00565870" w:rsidRDefault="001D14A3" w:rsidP="00044D4D">
      <w:pPr>
        <w:rPr>
          <w:rFonts w:ascii="Arial" w:hAnsi="Arial" w:cs="Arial"/>
          <w:sz w:val="16"/>
          <w:szCs w:val="16"/>
        </w:rPr>
      </w:pPr>
    </w:p>
    <w:p w14:paraId="54D94491" w14:textId="77777777" w:rsidR="000F668B" w:rsidRPr="00565870" w:rsidRDefault="000F668B">
      <w:pPr>
        <w:rPr>
          <w:rFonts w:ascii="Arial" w:eastAsiaTheme="majorEastAsia" w:hAnsi="Arial" w:cs="Arial"/>
          <w:color w:val="000000" w:themeColor="text1"/>
          <w:sz w:val="24"/>
          <w:szCs w:val="24"/>
        </w:rPr>
      </w:pPr>
      <w:r w:rsidRPr="00565870">
        <w:rPr>
          <w:rFonts w:ascii="Arial" w:hAnsi="Arial" w:cs="Arial"/>
          <w:color w:val="000000" w:themeColor="text1"/>
          <w:sz w:val="24"/>
          <w:szCs w:val="24"/>
        </w:rPr>
        <w:br w:type="page"/>
      </w:r>
    </w:p>
    <w:p w14:paraId="2E285208" w14:textId="77777777" w:rsidR="00C174DA" w:rsidRPr="00565870" w:rsidRDefault="001E218C" w:rsidP="000A0009">
      <w:pPr>
        <w:pStyle w:val="Heading2"/>
        <w:numPr>
          <w:ilvl w:val="1"/>
          <w:numId w:val="1"/>
        </w:numPr>
        <w:ind w:left="540" w:hanging="540"/>
        <w:jc w:val="both"/>
        <w:rPr>
          <w:rFonts w:ascii="Arial" w:hAnsi="Arial" w:cs="Arial"/>
          <w:color w:val="000000" w:themeColor="text1"/>
          <w:sz w:val="24"/>
          <w:szCs w:val="24"/>
        </w:rPr>
      </w:pPr>
      <w:bookmarkStart w:id="15" w:name="_Toc236216762"/>
      <w:r w:rsidRPr="00565870">
        <w:rPr>
          <w:rFonts w:ascii="Arial" w:hAnsi="Arial" w:cs="Arial"/>
          <w:color w:val="000000" w:themeColor="text1"/>
          <w:sz w:val="24"/>
          <w:szCs w:val="24"/>
        </w:rPr>
        <w:lastRenderedPageBreak/>
        <w:t>Transition period</w:t>
      </w:r>
      <w:bookmarkEnd w:id="15"/>
    </w:p>
    <w:p w14:paraId="5BDFD133" w14:textId="77777777" w:rsidR="0045665F" w:rsidRPr="00565870" w:rsidRDefault="0045665F" w:rsidP="0045665F">
      <w:pPr>
        <w:spacing w:line="240" w:lineRule="auto"/>
        <w:rPr>
          <w:rFonts w:ascii="Arial" w:hAnsi="Arial" w:cs="Arial"/>
          <w:sz w:val="20"/>
          <w:szCs w:val="20"/>
        </w:rPr>
      </w:pPr>
    </w:p>
    <w:p w14:paraId="346978A1" w14:textId="77777777" w:rsidR="002F0FE7" w:rsidRPr="00565870" w:rsidRDefault="002F0FE7" w:rsidP="002F0FE7">
      <w:pPr>
        <w:spacing w:line="240" w:lineRule="auto"/>
        <w:rPr>
          <w:rFonts w:ascii="Arial" w:hAnsi="Arial" w:cs="Arial"/>
          <w:sz w:val="20"/>
          <w:szCs w:val="20"/>
        </w:rPr>
      </w:pPr>
      <w:r w:rsidRPr="00565870">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007799">
        <w:rPr>
          <w:rFonts w:ascii="Arial" w:hAnsi="Arial" w:cs="Arial"/>
          <w:sz w:val="20"/>
          <w:szCs w:val="20"/>
        </w:rPr>
        <w:t>G</w:t>
      </w:r>
      <w:r w:rsidRPr="00565870">
        <w:rPr>
          <w:rFonts w:ascii="Arial" w:hAnsi="Arial" w:cs="Arial"/>
          <w:sz w:val="20"/>
          <w:szCs w:val="20"/>
        </w:rPr>
        <w:t>uideline are defined as follows:</w:t>
      </w:r>
    </w:p>
    <w:p w14:paraId="4D458FEE" w14:textId="77777777" w:rsidR="002F0FE7" w:rsidRPr="00565870" w:rsidRDefault="002F0FE7" w:rsidP="002F0FE7">
      <w:pPr>
        <w:pStyle w:val="ListParagraph"/>
        <w:numPr>
          <w:ilvl w:val="0"/>
          <w:numId w:val="25"/>
        </w:numPr>
        <w:spacing w:line="240" w:lineRule="auto"/>
        <w:rPr>
          <w:rFonts w:ascii="Arial" w:hAnsi="Arial" w:cs="Arial"/>
          <w:sz w:val="20"/>
          <w:szCs w:val="20"/>
        </w:rPr>
      </w:pPr>
      <w:r w:rsidRPr="00565870">
        <w:rPr>
          <w:rFonts w:ascii="Arial" w:hAnsi="Arial" w:cs="Arial"/>
          <w:sz w:val="20"/>
          <w:szCs w:val="20"/>
        </w:rPr>
        <w:t>For unchanged control requirements and new DORA requirements the compliance date equals the “valid from” date.</w:t>
      </w:r>
    </w:p>
    <w:p w14:paraId="00AF7655" w14:textId="77777777" w:rsidR="002F0FE7" w:rsidRPr="00565870" w:rsidRDefault="002F0FE7" w:rsidP="002F0FE7">
      <w:pPr>
        <w:pStyle w:val="ListParagraph"/>
        <w:numPr>
          <w:ilvl w:val="0"/>
          <w:numId w:val="25"/>
        </w:numPr>
        <w:rPr>
          <w:rFonts w:ascii="Arial" w:hAnsi="Arial" w:cs="Arial"/>
          <w:sz w:val="20"/>
          <w:szCs w:val="20"/>
        </w:rPr>
      </w:pPr>
      <w:r w:rsidRPr="00565870">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665B3853" w14:textId="77777777" w:rsidR="005A09A2" w:rsidRPr="00111BD4" w:rsidRDefault="005A09A2" w:rsidP="005A09A2">
      <w:pPr>
        <w:pStyle w:val="ListParagraph"/>
        <w:numPr>
          <w:ilvl w:val="0"/>
          <w:numId w:val="25"/>
        </w:numPr>
        <w:rPr>
          <w:rFonts w:ascii="Arial" w:hAnsi="Arial" w:cs="Arial"/>
          <w:sz w:val="20"/>
          <w:szCs w:val="20"/>
        </w:rPr>
      </w:pPr>
      <w:r w:rsidRPr="00111BD4">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548CB0C1" w14:textId="77777777" w:rsidR="00804F4E" w:rsidRPr="007A3B75" w:rsidRDefault="002F0FE7" w:rsidP="00C34153">
      <w:pPr>
        <w:spacing w:line="240" w:lineRule="auto"/>
        <w:rPr>
          <w:rFonts w:ascii="Arial" w:hAnsi="Arial" w:cs="Arial"/>
          <w:sz w:val="20"/>
          <w:szCs w:val="20"/>
        </w:rPr>
      </w:pPr>
      <w:r w:rsidRPr="007A3B75">
        <w:rPr>
          <w:rFonts w:ascii="Arial" w:hAnsi="Arial" w:cs="Arial"/>
          <w:sz w:val="20"/>
          <w:szCs w:val="20"/>
        </w:rPr>
        <w:t xml:space="preserve">For a </w:t>
      </w:r>
      <w:r w:rsidRPr="007A3B75">
        <w:rPr>
          <w:rFonts w:ascii="Arial" w:hAnsi="Arial" w:cs="Arial"/>
          <w:b/>
          <w:bCs/>
          <w:sz w:val="20"/>
          <w:szCs w:val="20"/>
        </w:rPr>
        <w:t>compliance date</w:t>
      </w:r>
      <w:r w:rsidRPr="007A3B75">
        <w:rPr>
          <w:rFonts w:ascii="Arial" w:hAnsi="Arial" w:cs="Arial"/>
          <w:sz w:val="20"/>
          <w:szCs w:val="20"/>
        </w:rPr>
        <w:t xml:space="preserve"> exceeding a 180 calendar days implementation timeline, a Board approval is required.</w:t>
      </w:r>
    </w:p>
    <w:p w14:paraId="3465B0EF" w14:textId="77777777" w:rsidR="00F61F2C" w:rsidRPr="007A3B75" w:rsidRDefault="00F61F2C">
      <w:pPr>
        <w:rPr>
          <w:rFonts w:ascii="Arial" w:eastAsiaTheme="majorEastAsia" w:hAnsi="Arial" w:cs="Arial"/>
          <w:b/>
          <w:bCs/>
          <w:color w:val="000000" w:themeColor="text1"/>
          <w:sz w:val="28"/>
          <w:szCs w:val="28"/>
        </w:rPr>
      </w:pPr>
      <w:bookmarkStart w:id="16" w:name="_Toc155339186"/>
      <w:bookmarkStart w:id="17" w:name="_Toc155793147"/>
      <w:bookmarkStart w:id="18" w:name="_Toc155793196"/>
      <w:bookmarkStart w:id="19" w:name="_Toc155793320"/>
      <w:bookmarkStart w:id="20" w:name="_Toc155796985"/>
      <w:bookmarkStart w:id="21" w:name="_Toc155339187"/>
      <w:bookmarkStart w:id="22" w:name="_Toc155793148"/>
      <w:bookmarkStart w:id="23" w:name="_Toc155793197"/>
      <w:bookmarkStart w:id="24" w:name="_Toc155793321"/>
      <w:bookmarkStart w:id="25" w:name="_Toc155796986"/>
      <w:bookmarkEnd w:id="16"/>
      <w:bookmarkEnd w:id="17"/>
      <w:bookmarkEnd w:id="18"/>
      <w:bookmarkEnd w:id="19"/>
      <w:bookmarkEnd w:id="20"/>
      <w:bookmarkEnd w:id="21"/>
      <w:bookmarkEnd w:id="22"/>
      <w:bookmarkEnd w:id="23"/>
      <w:bookmarkEnd w:id="24"/>
      <w:bookmarkEnd w:id="25"/>
      <w:r w:rsidRPr="007A3B75">
        <w:rPr>
          <w:rFonts w:ascii="Arial" w:hAnsi="Arial" w:cs="Arial"/>
          <w:b/>
          <w:bCs/>
          <w:color w:val="000000" w:themeColor="text1"/>
          <w:sz w:val="28"/>
          <w:szCs w:val="28"/>
        </w:rPr>
        <w:br w:type="page"/>
      </w:r>
    </w:p>
    <w:p w14:paraId="3C418BFA" w14:textId="77777777" w:rsidR="008B57D6" w:rsidRPr="007A3B75" w:rsidRDefault="008B57D6" w:rsidP="008B57D6">
      <w:pPr>
        <w:pStyle w:val="Heading1"/>
        <w:pageBreakBefore/>
        <w:numPr>
          <w:ilvl w:val="0"/>
          <w:numId w:val="1"/>
        </w:numPr>
        <w:ind w:left="357" w:hanging="357"/>
        <w:rPr>
          <w:rFonts w:ascii="Arial" w:hAnsi="Arial" w:cs="Arial"/>
          <w:b/>
          <w:color w:val="000000" w:themeColor="text1"/>
          <w:sz w:val="28"/>
          <w:szCs w:val="28"/>
        </w:rPr>
      </w:pPr>
      <w:bookmarkStart w:id="26" w:name="_Toc184136018"/>
      <w:bookmarkStart w:id="27" w:name="_Toc236216763"/>
      <w:r w:rsidRPr="007A3B75">
        <w:rPr>
          <w:rFonts w:ascii="Arial" w:hAnsi="Arial" w:cs="Arial"/>
          <w:b/>
          <w:bCs/>
          <w:color w:val="000000" w:themeColor="text1"/>
          <w:sz w:val="28"/>
          <w:szCs w:val="28"/>
        </w:rPr>
        <w:lastRenderedPageBreak/>
        <w:t>Definitions</w:t>
      </w:r>
      <w:bookmarkStart w:id="28" w:name="_Toc155793150"/>
      <w:bookmarkStart w:id="29" w:name="_Toc155793199"/>
      <w:bookmarkStart w:id="30" w:name="_Toc155793323"/>
      <w:bookmarkStart w:id="31" w:name="_Toc155796988"/>
      <w:bookmarkEnd w:id="26"/>
      <w:bookmarkEnd w:id="27"/>
      <w:bookmarkEnd w:id="28"/>
      <w:bookmarkEnd w:id="29"/>
      <w:bookmarkEnd w:id="30"/>
      <w:bookmarkEnd w:id="31"/>
      <w:r w:rsidRPr="007A3B75">
        <w:rPr>
          <w:rFonts w:ascii="Arial" w:hAnsi="Arial" w:cs="Arial"/>
          <w:b/>
          <w:bCs/>
          <w:color w:val="000000" w:themeColor="text1"/>
          <w:sz w:val="28"/>
          <w:szCs w:val="28"/>
        </w:rPr>
        <w:t xml:space="preserve"> </w:t>
      </w:r>
    </w:p>
    <w:p w14:paraId="39A3D6C7" w14:textId="77777777" w:rsidR="008B57D6" w:rsidRPr="007A3B75" w:rsidRDefault="008B57D6" w:rsidP="008B57D6">
      <w:pPr>
        <w:pStyle w:val="Heading2"/>
        <w:numPr>
          <w:ilvl w:val="1"/>
          <w:numId w:val="1"/>
        </w:numPr>
        <w:ind w:left="540" w:hanging="540"/>
        <w:jc w:val="both"/>
        <w:rPr>
          <w:rFonts w:ascii="Arial" w:hAnsi="Arial" w:cs="Arial"/>
          <w:color w:val="000000" w:themeColor="text1"/>
          <w:sz w:val="24"/>
          <w:szCs w:val="24"/>
        </w:rPr>
      </w:pPr>
      <w:bookmarkStart w:id="32" w:name="_Toc161935124"/>
      <w:bookmarkStart w:id="33" w:name="_Toc161935234"/>
      <w:bookmarkStart w:id="34" w:name="_Toc161735398"/>
      <w:bookmarkStart w:id="35" w:name="_Toc159939799"/>
      <w:bookmarkStart w:id="36" w:name="_Toc159941780"/>
      <w:bookmarkStart w:id="37" w:name="_Toc184136019"/>
      <w:bookmarkStart w:id="38" w:name="_Toc236216764"/>
      <w:bookmarkEnd w:id="32"/>
      <w:bookmarkEnd w:id="33"/>
      <w:bookmarkEnd w:id="34"/>
      <w:bookmarkEnd w:id="35"/>
      <w:bookmarkEnd w:id="36"/>
      <w:r w:rsidRPr="007A3B75">
        <w:rPr>
          <w:rFonts w:ascii="Arial" w:hAnsi="Arial" w:cs="Arial"/>
          <w:color w:val="000000" w:themeColor="text1"/>
          <w:sz w:val="24"/>
          <w:szCs w:val="24"/>
        </w:rPr>
        <w:t>Requirements</w:t>
      </w:r>
      <w:bookmarkEnd w:id="37"/>
      <w:bookmarkEnd w:id="38"/>
    </w:p>
    <w:p w14:paraId="5D736BC7" w14:textId="77777777" w:rsidR="008B57D6" w:rsidRPr="00111BD4" w:rsidRDefault="008B57D6" w:rsidP="008B57D6">
      <w:pPr>
        <w:pStyle w:val="Default"/>
        <w:rPr>
          <w:color w:val="auto"/>
          <w:sz w:val="20"/>
          <w:szCs w:val="20"/>
          <w:lang w:val="en-US"/>
        </w:rPr>
      </w:pPr>
    </w:p>
    <w:p w14:paraId="2FFAA92E" w14:textId="77777777" w:rsidR="008B57D6" w:rsidRPr="00111BD4" w:rsidRDefault="008B57D6" w:rsidP="008B57D6">
      <w:pPr>
        <w:pStyle w:val="Default"/>
        <w:spacing w:after="120"/>
        <w:rPr>
          <w:b/>
          <w:bCs/>
          <w:color w:val="auto"/>
          <w:sz w:val="20"/>
          <w:szCs w:val="20"/>
          <w:lang w:val="en-US"/>
        </w:rPr>
      </w:pPr>
      <w:r w:rsidRPr="00111BD4">
        <w:rPr>
          <w:b/>
          <w:bCs/>
          <w:color w:val="auto"/>
          <w:sz w:val="20"/>
          <w:szCs w:val="20"/>
          <w:lang w:val="en-US"/>
        </w:rPr>
        <w:t>Control requirement</w:t>
      </w:r>
    </w:p>
    <w:p w14:paraId="3E39152A" w14:textId="77777777" w:rsidR="008B57D6" w:rsidRPr="00111BD4" w:rsidRDefault="008B57D6" w:rsidP="008B57D6">
      <w:pPr>
        <w:pStyle w:val="Default"/>
        <w:rPr>
          <w:color w:val="auto"/>
          <w:sz w:val="20"/>
          <w:szCs w:val="20"/>
          <w:lang w:val="en-US"/>
        </w:rPr>
      </w:pPr>
      <w:r w:rsidRPr="00111BD4">
        <w:rPr>
          <w:color w:val="auto"/>
          <w:sz w:val="20"/>
          <w:szCs w:val="20"/>
          <w:lang w:val="en-US"/>
        </w:rPr>
        <w:t>The control requirements define the organizational, process or technical controls to be implemented by the control owner to achieve compliance with this Guideline.</w:t>
      </w:r>
    </w:p>
    <w:p w14:paraId="2EEDC2BA" w14:textId="77777777" w:rsidR="008B57D6" w:rsidRPr="00111BD4" w:rsidRDefault="008B57D6" w:rsidP="008B57D6">
      <w:pPr>
        <w:pStyle w:val="Default"/>
        <w:rPr>
          <w:color w:val="auto"/>
          <w:sz w:val="20"/>
          <w:szCs w:val="20"/>
          <w:lang w:val="en-US"/>
        </w:rPr>
      </w:pPr>
    </w:p>
    <w:p w14:paraId="72542492" w14:textId="77777777" w:rsidR="008B57D6" w:rsidRPr="00111BD4" w:rsidRDefault="008B57D6" w:rsidP="008B57D6">
      <w:pPr>
        <w:pStyle w:val="Default"/>
        <w:spacing w:after="120"/>
        <w:rPr>
          <w:b/>
          <w:bCs/>
          <w:color w:val="auto"/>
          <w:sz w:val="20"/>
          <w:szCs w:val="20"/>
          <w:lang w:val="en-US"/>
        </w:rPr>
      </w:pPr>
      <w:r w:rsidRPr="00111BD4">
        <w:rPr>
          <w:b/>
          <w:bCs/>
          <w:color w:val="auto"/>
          <w:sz w:val="20"/>
          <w:szCs w:val="20"/>
          <w:lang w:val="en-US"/>
        </w:rPr>
        <w:t>Criteria</w:t>
      </w:r>
    </w:p>
    <w:p w14:paraId="210BEE6D" w14:textId="77777777" w:rsidR="008B57D6" w:rsidRPr="00111BD4" w:rsidRDefault="008B57D6" w:rsidP="008B57D6">
      <w:pPr>
        <w:pStyle w:val="Default"/>
        <w:rPr>
          <w:color w:val="auto"/>
          <w:sz w:val="20"/>
          <w:szCs w:val="20"/>
          <w:lang w:val="en-US"/>
        </w:rPr>
      </w:pPr>
      <w:r w:rsidRPr="00111BD4">
        <w:rPr>
          <w:color w:val="auto"/>
          <w:sz w:val="20"/>
          <w:szCs w:val="20"/>
          <w:lang w:val="en-US"/>
        </w:rPr>
        <w:t>Criteria define the measures that ‘must’ or ‘should’ be taken to fulfill the control requirement.</w:t>
      </w:r>
    </w:p>
    <w:p w14:paraId="61C688F6" w14:textId="77777777" w:rsidR="008B57D6" w:rsidRPr="00111BD4" w:rsidRDefault="008B57D6" w:rsidP="008B57D6">
      <w:pPr>
        <w:pStyle w:val="Default"/>
        <w:rPr>
          <w:color w:val="auto"/>
          <w:sz w:val="20"/>
          <w:szCs w:val="20"/>
          <w:lang w:val="en-US"/>
        </w:rPr>
      </w:pPr>
    </w:p>
    <w:p w14:paraId="18813C82" w14:textId="77777777" w:rsidR="008B57D6" w:rsidRPr="00111BD4" w:rsidRDefault="008B57D6" w:rsidP="008B57D6">
      <w:pPr>
        <w:pStyle w:val="Default"/>
        <w:spacing w:after="120"/>
        <w:rPr>
          <w:color w:val="auto"/>
          <w:sz w:val="20"/>
          <w:szCs w:val="20"/>
          <w:lang w:val="en-US"/>
        </w:rPr>
      </w:pPr>
      <w:r w:rsidRPr="00111BD4">
        <w:rPr>
          <w:b/>
          <w:bCs/>
          <w:color w:val="auto"/>
          <w:sz w:val="20"/>
          <w:szCs w:val="20"/>
          <w:lang w:val="en-US"/>
        </w:rPr>
        <w:t>Level of obligation</w:t>
      </w:r>
    </w:p>
    <w:p w14:paraId="30FAF35C" w14:textId="77777777" w:rsidR="008B57D6" w:rsidRPr="00111BD4" w:rsidRDefault="008B57D6" w:rsidP="008B57D6">
      <w:pPr>
        <w:pStyle w:val="Default"/>
        <w:rPr>
          <w:color w:val="auto"/>
          <w:sz w:val="20"/>
          <w:szCs w:val="20"/>
          <w:lang w:val="en-US"/>
        </w:rPr>
      </w:pPr>
      <w:r w:rsidRPr="00111BD4">
        <w:rPr>
          <w:color w:val="auto"/>
          <w:sz w:val="20"/>
          <w:szCs w:val="20"/>
          <w:lang w:val="en-US"/>
        </w:rPr>
        <w:t>With respect to requirements and criteria, the following terms are used to define the level of obligation, provided for the implementation of a particular requirement or criteria:</w:t>
      </w:r>
    </w:p>
    <w:p w14:paraId="2656E9BD" w14:textId="77777777" w:rsidR="008B57D6" w:rsidRPr="00111BD4" w:rsidRDefault="008B57D6" w:rsidP="008B57D6">
      <w:pPr>
        <w:pStyle w:val="Default"/>
        <w:ind w:left="720"/>
        <w:rPr>
          <w:color w:val="auto"/>
          <w:sz w:val="20"/>
          <w:szCs w:val="20"/>
          <w:lang w:val="en-US"/>
        </w:rPr>
      </w:pPr>
    </w:p>
    <w:p w14:paraId="6F51BEEA" w14:textId="77777777" w:rsidR="008B57D6" w:rsidRPr="00111BD4" w:rsidRDefault="008B57D6" w:rsidP="008B57D6">
      <w:pPr>
        <w:pStyle w:val="Default"/>
        <w:numPr>
          <w:ilvl w:val="0"/>
          <w:numId w:val="8"/>
        </w:numPr>
        <w:rPr>
          <w:color w:val="auto"/>
          <w:sz w:val="20"/>
          <w:szCs w:val="20"/>
          <w:lang w:val="en-US"/>
        </w:rPr>
      </w:pPr>
      <w:r w:rsidRPr="00111BD4">
        <w:rPr>
          <w:b/>
          <w:bCs/>
          <w:color w:val="auto"/>
          <w:sz w:val="20"/>
          <w:szCs w:val="20"/>
          <w:lang w:val="en-US"/>
        </w:rPr>
        <w:t>“must”:</w:t>
      </w:r>
      <w:r w:rsidRPr="00111BD4">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2E160D3F" w14:textId="77777777" w:rsidR="008B57D6" w:rsidRPr="00111BD4" w:rsidRDefault="008B57D6" w:rsidP="008B57D6">
      <w:pPr>
        <w:pStyle w:val="Default"/>
        <w:numPr>
          <w:ilvl w:val="0"/>
          <w:numId w:val="8"/>
        </w:numPr>
        <w:rPr>
          <w:color w:val="auto"/>
          <w:sz w:val="20"/>
          <w:szCs w:val="20"/>
          <w:lang w:val="en-US"/>
        </w:rPr>
      </w:pPr>
      <w:r w:rsidRPr="00111BD4">
        <w:rPr>
          <w:b/>
          <w:bCs/>
          <w:color w:val="auto"/>
          <w:sz w:val="20"/>
          <w:szCs w:val="20"/>
          <w:lang w:val="en-US"/>
        </w:rPr>
        <w:t>“should”:</w:t>
      </w:r>
      <w:r w:rsidRPr="00111BD4">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1F06F5A4" w14:textId="77777777" w:rsidR="008B57D6" w:rsidRPr="00111BD4" w:rsidRDefault="008B57D6" w:rsidP="008B57D6">
      <w:pPr>
        <w:pStyle w:val="Default"/>
        <w:ind w:left="720"/>
        <w:rPr>
          <w:color w:val="auto"/>
          <w:sz w:val="20"/>
          <w:szCs w:val="20"/>
          <w:lang w:val="en-US"/>
        </w:rPr>
      </w:pPr>
    </w:p>
    <w:p w14:paraId="690A608E" w14:textId="77777777" w:rsidR="008B57D6" w:rsidRPr="00111BD4" w:rsidRDefault="008B57D6" w:rsidP="008B57D6">
      <w:pPr>
        <w:pStyle w:val="Default"/>
        <w:rPr>
          <w:color w:val="auto"/>
          <w:sz w:val="20"/>
          <w:szCs w:val="20"/>
          <w:lang w:val="en-US"/>
        </w:rPr>
      </w:pPr>
      <w:r w:rsidRPr="00111BD4">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4E270878" w14:textId="77777777" w:rsidR="008B57D6" w:rsidRPr="00111BD4" w:rsidRDefault="008B57D6" w:rsidP="008B57D6">
      <w:pPr>
        <w:pStyle w:val="Default"/>
        <w:rPr>
          <w:color w:val="auto"/>
          <w:sz w:val="20"/>
          <w:szCs w:val="20"/>
          <w:lang w:val="en-US"/>
        </w:rPr>
      </w:pPr>
      <w:r w:rsidRPr="00111BD4">
        <w:rPr>
          <w:color w:val="auto"/>
          <w:sz w:val="20"/>
          <w:szCs w:val="20"/>
          <w:lang w:val="en-US"/>
        </w:rPr>
        <w:t xml:space="preserve">  </w:t>
      </w:r>
    </w:p>
    <w:p w14:paraId="4A7CB81D" w14:textId="77777777" w:rsidR="008B57D6" w:rsidRPr="00111BD4" w:rsidRDefault="008B57D6" w:rsidP="008B57D6">
      <w:pPr>
        <w:pStyle w:val="Default"/>
        <w:rPr>
          <w:color w:val="auto"/>
          <w:sz w:val="20"/>
          <w:szCs w:val="20"/>
          <w:lang w:val="en-US"/>
        </w:rPr>
      </w:pPr>
      <w:r w:rsidRPr="00111BD4">
        <w:rPr>
          <w:color w:val="auto"/>
          <w:sz w:val="20"/>
          <w:szCs w:val="20"/>
          <w:lang w:val="en-US"/>
        </w:rPr>
        <w:t xml:space="preserve">Any deviation from the Guideline denotes an exemption. The respective </w:t>
      </w:r>
      <w:r w:rsidR="00D43684">
        <w:rPr>
          <w:color w:val="auto"/>
          <w:sz w:val="20"/>
          <w:szCs w:val="20"/>
          <w:lang w:val="en-US"/>
        </w:rPr>
        <w:t>Information Owner</w:t>
      </w:r>
      <w:r w:rsidRPr="00111BD4">
        <w:rPr>
          <w:color w:val="auto"/>
          <w:sz w:val="20"/>
          <w:szCs w:val="20"/>
          <w:lang w:val="en-US"/>
        </w:rPr>
        <w:t xml:space="preserve"> makes decisions on such exemptions. </w:t>
      </w:r>
      <w:r w:rsidR="0019695B">
        <w:rPr>
          <w:color w:val="auto"/>
          <w:sz w:val="20"/>
          <w:szCs w:val="20"/>
          <w:lang w:val="en-US"/>
        </w:rPr>
        <w:t>Information</w:t>
      </w:r>
      <w:r w:rsidRPr="00111BD4">
        <w:rPr>
          <w:color w:val="auto"/>
          <w:sz w:val="20"/>
          <w:szCs w:val="20"/>
          <w:lang w:val="en-US"/>
        </w:rPr>
        <w:t xml:space="preserve"> </w:t>
      </w:r>
      <w:r w:rsidR="0019695B">
        <w:rPr>
          <w:color w:val="auto"/>
          <w:sz w:val="20"/>
          <w:szCs w:val="20"/>
          <w:lang w:val="en-US"/>
        </w:rPr>
        <w:t>O</w:t>
      </w:r>
      <w:r w:rsidRPr="00111BD4">
        <w:rPr>
          <w:color w:val="auto"/>
          <w:sz w:val="20"/>
          <w:szCs w:val="20"/>
          <w:lang w:val="en-US"/>
        </w:rPr>
        <w:t>wners can only decide on risks with impact exclusively in their area of responsibility.</w:t>
      </w:r>
    </w:p>
    <w:p w14:paraId="2DB0062E" w14:textId="77777777" w:rsidR="008B57D6" w:rsidRPr="00111BD4" w:rsidRDefault="008B57D6" w:rsidP="008B57D6">
      <w:pPr>
        <w:pStyle w:val="Default"/>
        <w:rPr>
          <w:color w:val="auto"/>
          <w:sz w:val="20"/>
          <w:szCs w:val="20"/>
          <w:lang w:val="en-US"/>
        </w:rPr>
      </w:pPr>
    </w:p>
    <w:p w14:paraId="54E9DDCA" w14:textId="77777777" w:rsidR="008B57D6" w:rsidRPr="00111BD4" w:rsidRDefault="008B57D6" w:rsidP="008B57D6">
      <w:pPr>
        <w:pStyle w:val="Default"/>
        <w:spacing w:after="120"/>
        <w:rPr>
          <w:b/>
          <w:bCs/>
          <w:color w:val="auto"/>
          <w:sz w:val="20"/>
          <w:szCs w:val="20"/>
          <w:lang w:val="en-US"/>
        </w:rPr>
      </w:pPr>
      <w:r w:rsidRPr="00111BD4">
        <w:rPr>
          <w:b/>
          <w:bCs/>
          <w:color w:val="auto"/>
          <w:sz w:val="20"/>
          <w:szCs w:val="20"/>
          <w:lang w:val="en-US"/>
        </w:rPr>
        <w:t>Responsibilities</w:t>
      </w:r>
    </w:p>
    <w:p w14:paraId="2AEE6860" w14:textId="77777777" w:rsidR="008B57D6" w:rsidRPr="00111BD4" w:rsidRDefault="008B57D6" w:rsidP="008B57D6">
      <w:pPr>
        <w:pStyle w:val="Default"/>
        <w:rPr>
          <w:color w:val="auto"/>
          <w:sz w:val="20"/>
          <w:szCs w:val="20"/>
          <w:lang w:val="en-US"/>
        </w:rPr>
      </w:pPr>
      <w:r w:rsidRPr="00111BD4">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1726E41F" w14:textId="77777777" w:rsidR="008B57D6" w:rsidRPr="00111BD4" w:rsidRDefault="008B57D6" w:rsidP="008B57D6">
      <w:pPr>
        <w:pStyle w:val="Default"/>
        <w:rPr>
          <w:color w:val="auto"/>
          <w:sz w:val="20"/>
          <w:szCs w:val="20"/>
          <w:lang w:val="en-US"/>
        </w:rPr>
      </w:pPr>
      <w:r w:rsidRPr="00111BD4">
        <w:rPr>
          <w:color w:val="auto"/>
          <w:sz w:val="20"/>
          <w:szCs w:val="20"/>
          <w:lang w:val="en-US"/>
        </w:rPr>
        <w:t xml:space="preserve"> </w:t>
      </w:r>
    </w:p>
    <w:p w14:paraId="4A0A4A69" w14:textId="77777777" w:rsidR="008B57D6" w:rsidRPr="00111BD4" w:rsidRDefault="008B57D6" w:rsidP="008B57D6">
      <w:pPr>
        <w:pStyle w:val="Default"/>
        <w:rPr>
          <w:color w:val="auto"/>
          <w:sz w:val="20"/>
          <w:szCs w:val="20"/>
          <w:lang w:val="en-US"/>
        </w:rPr>
      </w:pPr>
      <w:r w:rsidRPr="00111BD4">
        <w:rPr>
          <w:color w:val="auto"/>
          <w:sz w:val="20"/>
          <w:szCs w:val="20"/>
          <w:lang w:val="en-US"/>
        </w:rPr>
        <w:t>The precise responsibilities are to be defined in the underlying Procedure documents (e.g. via RACI matrices).</w:t>
      </w:r>
    </w:p>
    <w:p w14:paraId="07D56D1F" w14:textId="77777777" w:rsidR="008B57D6" w:rsidRPr="00111BD4" w:rsidRDefault="008B57D6" w:rsidP="008B57D6">
      <w:pPr>
        <w:pStyle w:val="Default"/>
        <w:rPr>
          <w:color w:val="auto"/>
          <w:sz w:val="20"/>
          <w:szCs w:val="20"/>
          <w:lang w:val="en-US"/>
        </w:rPr>
      </w:pPr>
    </w:p>
    <w:p w14:paraId="21C802F9" w14:textId="77777777" w:rsidR="008B57D6" w:rsidRPr="00111BD4" w:rsidRDefault="008B57D6" w:rsidP="008B57D6">
      <w:pPr>
        <w:spacing w:after="0"/>
        <w:rPr>
          <w:rFonts w:ascii="Arial" w:eastAsia="Arial" w:hAnsi="Arial" w:cs="Arial"/>
          <w:color w:val="000000" w:themeColor="text1"/>
          <w:sz w:val="20"/>
          <w:szCs w:val="20"/>
        </w:rPr>
      </w:pPr>
      <w:r w:rsidRPr="00111BD4">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1126D397" w14:textId="77777777" w:rsidR="00B21F5A" w:rsidRPr="00007799" w:rsidRDefault="00B21F5A" w:rsidP="008B57D6">
      <w:pPr>
        <w:spacing w:after="0"/>
        <w:rPr>
          <w:rFonts w:ascii="Arial" w:eastAsia="Arial" w:hAnsi="Arial" w:cs="Arial"/>
          <w:sz w:val="20"/>
          <w:szCs w:val="20"/>
        </w:rPr>
      </w:pPr>
    </w:p>
    <w:p w14:paraId="19900620" w14:textId="77777777" w:rsidR="00100BE2" w:rsidRPr="00111BD4" w:rsidRDefault="00100BE2" w:rsidP="00100BE2">
      <w:pPr>
        <w:pStyle w:val="Heading2"/>
        <w:pageBreakBefore/>
        <w:numPr>
          <w:ilvl w:val="1"/>
          <w:numId w:val="1"/>
        </w:numPr>
        <w:ind w:left="539" w:hanging="539"/>
        <w:jc w:val="both"/>
        <w:rPr>
          <w:rFonts w:ascii="Arial" w:hAnsi="Arial" w:cs="Arial"/>
          <w:color w:val="000000" w:themeColor="text1"/>
          <w:sz w:val="24"/>
          <w:szCs w:val="24"/>
        </w:rPr>
      </w:pPr>
      <w:bookmarkStart w:id="39" w:name="_Toc184208806"/>
      <w:bookmarkStart w:id="40" w:name="_Toc236216765"/>
      <w:r w:rsidRPr="00111BD4">
        <w:rPr>
          <w:rFonts w:ascii="Arial" w:hAnsi="Arial" w:cs="Arial"/>
          <w:color w:val="000000" w:themeColor="text1"/>
          <w:sz w:val="24"/>
          <w:szCs w:val="24"/>
        </w:rPr>
        <w:lastRenderedPageBreak/>
        <w:t>Explanation of requirements and key definitions</w:t>
      </w:r>
      <w:bookmarkEnd w:id="39"/>
      <w:bookmarkEnd w:id="40"/>
      <w:r w:rsidRPr="00111BD4">
        <w:rPr>
          <w:rFonts w:ascii="Arial" w:hAnsi="Arial" w:cs="Arial"/>
          <w:color w:val="000000" w:themeColor="text1"/>
          <w:sz w:val="24"/>
          <w:szCs w:val="24"/>
        </w:rPr>
        <w:t xml:space="preserve"> </w:t>
      </w:r>
    </w:p>
    <w:p w14:paraId="4547AAEE" w14:textId="77777777" w:rsidR="00100BE2" w:rsidRPr="00111BD4" w:rsidRDefault="00100BE2" w:rsidP="00100BE2">
      <w:pPr>
        <w:pStyle w:val="Default"/>
        <w:rPr>
          <w:color w:val="auto"/>
          <w:sz w:val="20"/>
          <w:szCs w:val="20"/>
          <w:lang w:val="en-US"/>
        </w:rPr>
      </w:pPr>
    </w:p>
    <w:p w14:paraId="697533DE" w14:textId="77777777" w:rsidR="009E5F21" w:rsidRPr="00111BD4" w:rsidRDefault="009E5F21" w:rsidP="009E5F21">
      <w:pPr>
        <w:pStyle w:val="Default"/>
        <w:rPr>
          <w:rFonts w:eastAsia="Times New Roman"/>
          <w:sz w:val="20"/>
          <w:szCs w:val="20"/>
          <w:lang w:val="en-US"/>
        </w:rPr>
      </w:pPr>
      <w:r w:rsidRPr="00111BD4">
        <w:rPr>
          <w:color w:val="auto"/>
          <w:sz w:val="20"/>
          <w:szCs w:val="20"/>
          <w:lang w:val="en-US"/>
        </w:rPr>
        <w:t xml:space="preserve">Control requirements are defined in a standardized format and </w:t>
      </w:r>
      <w:r w:rsidRPr="006A0CA6">
        <w:rPr>
          <w:rFonts w:eastAsia="Times New Roman"/>
          <w:sz w:val="20"/>
          <w:szCs w:val="20"/>
          <w:lang w:val="en-US"/>
        </w:rPr>
        <w:t>are structured into the following components:</w:t>
      </w:r>
      <w:r w:rsidRPr="00111BD4">
        <w:rPr>
          <w:rFonts w:eastAsia="Times New Roman"/>
          <w:sz w:val="20"/>
          <w:szCs w:val="20"/>
          <w:lang w:val="en-US"/>
        </w:rPr>
        <w:t> </w:t>
      </w:r>
    </w:p>
    <w:p w14:paraId="5053A975" w14:textId="77777777" w:rsidR="009E5F21" w:rsidRPr="00111BD4" w:rsidRDefault="009E5F21" w:rsidP="009E5F21">
      <w:pPr>
        <w:pStyle w:val="Default"/>
        <w:rPr>
          <w:rFonts w:eastAsia="Times New Roman"/>
          <w:sz w:val="20"/>
          <w:szCs w:val="20"/>
          <w:lang w:val="en-US"/>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98"/>
        <w:gridCol w:w="8046"/>
      </w:tblGrid>
      <w:tr w:rsidR="00AF1793" w:rsidRPr="00B5162D" w14:paraId="5810A1AF" w14:textId="77777777" w:rsidTr="00D740C0">
        <w:trPr>
          <w:trHeight w:val="255"/>
        </w:trPr>
        <w:tc>
          <w:tcPr>
            <w:tcW w:w="1598" w:type="dxa"/>
            <w:tcBorders>
              <w:top w:val="single" w:sz="6" w:space="0" w:color="auto"/>
              <w:left w:val="single" w:sz="6" w:space="0" w:color="000000" w:themeColor="text1"/>
              <w:bottom w:val="nil"/>
              <w:right w:val="single" w:sz="6" w:space="0" w:color="auto"/>
            </w:tcBorders>
            <w:shd w:val="clear" w:color="auto" w:fill="193296"/>
            <w:vAlign w:val="bottom"/>
            <w:hideMark/>
          </w:tcPr>
          <w:p w14:paraId="758C2E3E" w14:textId="77777777" w:rsidR="00AF1793" w:rsidRPr="00B5162D" w:rsidRDefault="00AF1793" w:rsidP="00D740C0">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6" w:space="0" w:color="000000" w:themeColor="text1"/>
              <w:left w:val="nil"/>
              <w:bottom w:val="nil"/>
              <w:right w:val="single" w:sz="6" w:space="0" w:color="000000" w:themeColor="text1"/>
            </w:tcBorders>
            <w:shd w:val="clear" w:color="auto" w:fill="193296"/>
            <w:vAlign w:val="center"/>
            <w:hideMark/>
          </w:tcPr>
          <w:p w14:paraId="1DD6E4B4" w14:textId="77777777" w:rsidR="00AF1793" w:rsidRPr="00B5162D" w:rsidRDefault="00AF1793" w:rsidP="00D740C0">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AF1793" w:rsidRPr="00B5162D" w14:paraId="36B868C0" w14:textId="77777777" w:rsidTr="00D740C0">
        <w:trPr>
          <w:trHeight w:val="435"/>
        </w:trPr>
        <w:tc>
          <w:tcPr>
            <w:tcW w:w="159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11179DAE" w14:textId="77777777" w:rsidR="00AF1793" w:rsidRPr="00B5162D" w:rsidRDefault="00AF1793" w:rsidP="00D740C0">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5208CD4A" w14:textId="77777777" w:rsidR="00AF1793" w:rsidRPr="00B5162D" w:rsidRDefault="00AF1793" w:rsidP="00D740C0">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AF1793" w:rsidRPr="00B5162D" w14:paraId="1EFAC194" w14:textId="77777777" w:rsidTr="00D740C0">
        <w:trPr>
          <w:trHeight w:val="37"/>
        </w:trPr>
        <w:tc>
          <w:tcPr>
            <w:tcW w:w="1598" w:type="dxa"/>
            <w:tcBorders>
              <w:top w:val="single" w:sz="6" w:space="0" w:color="000000" w:themeColor="text1"/>
              <w:left w:val="single" w:sz="6" w:space="0" w:color="000000" w:themeColor="text1"/>
              <w:bottom w:val="nil"/>
              <w:right w:val="single" w:sz="6" w:space="0" w:color="000000" w:themeColor="text1"/>
            </w:tcBorders>
            <w:shd w:val="clear" w:color="auto" w:fill="FFFFFF" w:themeFill="background1"/>
            <w:hideMark/>
          </w:tcPr>
          <w:p w14:paraId="5B97518F" w14:textId="77777777" w:rsidR="00AF1793" w:rsidRPr="00B5162D" w:rsidRDefault="00AF1793" w:rsidP="00D740C0">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auto"/>
              <w:left w:val="single" w:sz="6" w:space="0" w:color="000000" w:themeColor="text1"/>
              <w:bottom w:val="nil"/>
              <w:right w:val="single" w:sz="6" w:space="0" w:color="000000" w:themeColor="text1"/>
            </w:tcBorders>
            <w:shd w:val="clear" w:color="auto" w:fill="FFFFFF" w:themeFill="background1"/>
            <w:hideMark/>
          </w:tcPr>
          <w:p w14:paraId="5720C38C" w14:textId="77777777" w:rsidR="00AF1793" w:rsidRPr="00B5162D" w:rsidRDefault="00AF1793" w:rsidP="00D740C0">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AF1793" w:rsidRPr="00B5162D" w14:paraId="197C49C7" w14:textId="77777777" w:rsidTr="00D740C0">
        <w:trPr>
          <w:trHeight w:val="25"/>
        </w:trPr>
        <w:tc>
          <w:tcPr>
            <w:tcW w:w="1598" w:type="dxa"/>
            <w:tcBorders>
              <w:top w:val="nil"/>
              <w:left w:val="single" w:sz="6" w:space="0" w:color="000000" w:themeColor="text1"/>
              <w:bottom w:val="single" w:sz="4" w:space="0" w:color="auto"/>
              <w:right w:val="single" w:sz="6" w:space="0" w:color="000000" w:themeColor="text1"/>
            </w:tcBorders>
            <w:shd w:val="clear" w:color="auto" w:fill="FFFFFF" w:themeFill="background1"/>
          </w:tcPr>
          <w:p w14:paraId="14E11DF0" w14:textId="77777777" w:rsidR="00AF1793" w:rsidRPr="00B5162D" w:rsidRDefault="00AF1793" w:rsidP="00D740C0">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6" w:space="0" w:color="000000" w:themeColor="text1"/>
              <w:bottom w:val="single" w:sz="4" w:space="0" w:color="auto"/>
              <w:right w:val="single" w:sz="6" w:space="0" w:color="000000" w:themeColor="text1"/>
            </w:tcBorders>
            <w:shd w:val="clear" w:color="auto" w:fill="FFFFFF" w:themeFill="background1"/>
          </w:tcPr>
          <w:p w14:paraId="1B464B7E" w14:textId="77777777" w:rsidR="00AF1793" w:rsidRDefault="00AF1793" w:rsidP="00D740C0">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72CAE94D" w14:textId="77777777" w:rsidR="00AF1793" w:rsidRPr="00EF5A3B" w:rsidRDefault="00AF1793" w:rsidP="00D740C0">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6D652894" w14:textId="77777777" w:rsidR="00AF1793" w:rsidRPr="00EF5A3B" w:rsidRDefault="00AF1793" w:rsidP="00D740C0">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5CD2AE79" w14:textId="77777777" w:rsidR="00AF1793" w:rsidRPr="00B5162D" w:rsidRDefault="00AF1793" w:rsidP="00D740C0">
            <w:pPr>
              <w:spacing w:after="240" w:line="240" w:lineRule="auto"/>
              <w:ind w:left="567" w:right="284"/>
              <w:rPr>
                <w:rFonts w:ascii="Arial" w:eastAsia="Times New Roman" w:hAnsi="Arial" w:cs="Arial"/>
                <w:sz w:val="20"/>
                <w:szCs w:val="20"/>
              </w:rPr>
            </w:pPr>
          </w:p>
        </w:tc>
      </w:tr>
    </w:tbl>
    <w:p w14:paraId="358198A4" w14:textId="77777777" w:rsidR="00AF1793" w:rsidRDefault="00AF1793" w:rsidP="00F63212">
      <w:pPr>
        <w:shd w:val="clear" w:color="auto" w:fill="FFFFFF"/>
        <w:spacing w:after="0" w:line="240" w:lineRule="auto"/>
        <w:textAlignment w:val="baseline"/>
        <w:rPr>
          <w:rFonts w:ascii="Arial" w:hAnsi="Arial" w:cs="Arial"/>
          <w:sz w:val="20"/>
          <w:szCs w:val="20"/>
        </w:rPr>
      </w:pPr>
    </w:p>
    <w:p w14:paraId="2CB52B86" w14:textId="2BC16662" w:rsidR="00F63212" w:rsidRPr="00111BD4" w:rsidRDefault="009E5F21" w:rsidP="00F63212">
      <w:pPr>
        <w:shd w:val="clear" w:color="auto" w:fill="FFFFFF"/>
        <w:spacing w:after="0" w:line="240" w:lineRule="auto"/>
        <w:textAlignment w:val="baseline"/>
        <w:rPr>
          <w:rFonts w:ascii="Arial" w:hAnsi="Arial" w:cs="Arial"/>
          <w:sz w:val="20"/>
          <w:szCs w:val="20"/>
        </w:rPr>
      </w:pPr>
      <w:r w:rsidRPr="00111BD4">
        <w:rPr>
          <w:rFonts w:ascii="Arial" w:hAnsi="Arial" w:cs="Arial"/>
          <w:sz w:val="20"/>
          <w:szCs w:val="20"/>
        </w:rPr>
        <w:t>The terms in this document are defined in the overall ICT</w:t>
      </w:r>
      <w:r w:rsidR="00256925">
        <w:rPr>
          <w:rFonts w:ascii="Arial" w:hAnsi="Arial" w:cs="Arial"/>
          <w:sz w:val="20"/>
          <w:szCs w:val="20"/>
        </w:rPr>
        <w:t xml:space="preserve"> Risk</w:t>
      </w:r>
      <w:r w:rsidRPr="00111BD4">
        <w:rPr>
          <w:rFonts w:ascii="Arial" w:hAnsi="Arial" w:cs="Arial"/>
          <w:sz w:val="20"/>
          <w:szCs w:val="20"/>
        </w:rPr>
        <w:t xml:space="preserve"> Glossary, which is provided on the Intranet website.</w:t>
      </w:r>
    </w:p>
    <w:p w14:paraId="3D5381FB" w14:textId="77777777" w:rsidR="009E5F21" w:rsidRPr="00111BD4" w:rsidRDefault="009E5F21" w:rsidP="00F63212">
      <w:pPr>
        <w:shd w:val="clear" w:color="auto" w:fill="FFFFFF"/>
        <w:spacing w:after="0" w:line="240" w:lineRule="auto"/>
        <w:textAlignment w:val="baseline"/>
        <w:rPr>
          <w:rFonts w:ascii="Arial" w:hAnsi="Arial" w:cs="Arial"/>
          <w:sz w:val="20"/>
          <w:szCs w:val="20"/>
        </w:rPr>
      </w:pPr>
    </w:p>
    <w:p w14:paraId="47AE4CE7" w14:textId="77777777" w:rsidR="009E5F21" w:rsidRPr="00111BD4" w:rsidRDefault="00720362">
      <w:pPr>
        <w:rPr>
          <w:rFonts w:ascii="Arial" w:hAnsi="Arial" w:cs="Arial"/>
          <w:sz w:val="20"/>
          <w:szCs w:val="20"/>
        </w:rPr>
      </w:pPr>
      <w:r w:rsidRPr="00111BD4">
        <w:rPr>
          <w:rFonts w:ascii="Arial" w:hAnsi="Arial" w:cs="Arial"/>
          <w:sz w:val="20"/>
          <w:szCs w:val="20"/>
        </w:rPr>
        <w:br w:type="page"/>
      </w:r>
    </w:p>
    <w:p w14:paraId="04C92824" w14:textId="77777777" w:rsidR="00A13F4C" w:rsidRPr="006A0CA6" w:rsidRDefault="00924D1F" w:rsidP="00A13F4C">
      <w:pPr>
        <w:pStyle w:val="Heading2"/>
        <w:numPr>
          <w:ilvl w:val="1"/>
          <w:numId w:val="1"/>
        </w:numPr>
        <w:ind w:left="540" w:hanging="540"/>
        <w:jc w:val="both"/>
        <w:rPr>
          <w:rFonts w:ascii="Arial" w:hAnsi="Arial" w:cs="Arial"/>
          <w:color w:val="000000" w:themeColor="text1"/>
          <w:sz w:val="24"/>
          <w:szCs w:val="24"/>
        </w:rPr>
      </w:pPr>
      <w:bookmarkStart w:id="41" w:name="_Toc199846709"/>
      <w:bookmarkStart w:id="42" w:name="_Toc236216766"/>
      <w:bookmarkEnd w:id="41"/>
      <w:r w:rsidRPr="006A0CA6">
        <w:rPr>
          <w:rFonts w:ascii="Arial" w:hAnsi="Arial" w:cs="Arial"/>
          <w:color w:val="000000" w:themeColor="text1"/>
          <w:sz w:val="24"/>
          <w:szCs w:val="24"/>
        </w:rPr>
        <w:t>Account types</w:t>
      </w:r>
      <w:bookmarkEnd w:id="42"/>
    </w:p>
    <w:p w14:paraId="3415A7F9" w14:textId="77777777" w:rsidR="00924D1F" w:rsidRPr="006A0CA6" w:rsidRDefault="00B4393D" w:rsidP="00373038">
      <w:pPr>
        <w:rPr>
          <w:rFonts w:ascii="Arial" w:hAnsi="Arial" w:cs="Arial"/>
          <w:sz w:val="20"/>
          <w:szCs w:val="20"/>
        </w:rPr>
      </w:pPr>
      <w:r w:rsidRPr="006A0CA6">
        <w:rPr>
          <w:rFonts w:ascii="Arial" w:hAnsi="Arial" w:cs="Arial"/>
          <w:sz w:val="20"/>
          <w:szCs w:val="20"/>
        </w:rPr>
        <w:br/>
      </w:r>
      <w:r w:rsidR="00373038" w:rsidRPr="006A0CA6">
        <w:rPr>
          <w:rFonts w:ascii="Arial" w:hAnsi="Arial" w:cs="Arial"/>
          <w:sz w:val="20"/>
          <w:szCs w:val="20"/>
        </w:rPr>
        <w:t>A distinction is made between the following account types:</w:t>
      </w:r>
    </w:p>
    <w:tbl>
      <w:tblPr>
        <w:tblW w:w="969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96"/>
        <w:gridCol w:w="1262"/>
        <w:gridCol w:w="6838"/>
      </w:tblGrid>
      <w:tr w:rsidR="00D34D94" w:rsidRPr="00111BD4" w14:paraId="1288CE29" w14:textId="77777777" w:rsidTr="00AD1272">
        <w:trPr>
          <w:trHeight w:val="255"/>
        </w:trPr>
        <w:tc>
          <w:tcPr>
            <w:tcW w:w="1596" w:type="dxa"/>
            <w:tcBorders>
              <w:top w:val="single" w:sz="6" w:space="0" w:color="auto"/>
              <w:left w:val="single" w:sz="6" w:space="0" w:color="auto"/>
              <w:bottom w:val="nil"/>
              <w:right w:val="single" w:sz="6" w:space="0" w:color="auto"/>
            </w:tcBorders>
            <w:shd w:val="clear" w:color="auto" w:fill="193296"/>
            <w:vAlign w:val="center"/>
            <w:hideMark/>
          </w:tcPr>
          <w:p w14:paraId="3DD9CC74" w14:textId="77777777" w:rsidR="00D34D94" w:rsidRPr="006A0CA6" w:rsidRDefault="001161CE" w:rsidP="006A0CA6">
            <w:pPr>
              <w:spacing w:before="120" w:after="120" w:line="240" w:lineRule="auto"/>
              <w:ind w:left="284" w:right="284"/>
              <w:textAlignment w:val="baseline"/>
              <w:rPr>
                <w:rFonts w:ascii="Arial" w:eastAsia="Times New Roman" w:hAnsi="Arial" w:cs="Arial"/>
                <w:b/>
                <w:sz w:val="20"/>
                <w:szCs w:val="20"/>
              </w:rPr>
            </w:pPr>
            <w:r w:rsidRPr="006A0CA6">
              <w:rPr>
                <w:rFonts w:ascii="Arial" w:eastAsia="Times New Roman" w:hAnsi="Arial" w:cs="Arial"/>
                <w:b/>
                <w:color w:val="FFFFFF"/>
                <w:sz w:val="20"/>
                <w:szCs w:val="20"/>
              </w:rPr>
              <w:t>Account type</w:t>
            </w:r>
          </w:p>
        </w:tc>
        <w:tc>
          <w:tcPr>
            <w:tcW w:w="1262" w:type="dxa"/>
            <w:tcBorders>
              <w:top w:val="single" w:sz="6" w:space="0" w:color="auto"/>
              <w:left w:val="nil"/>
              <w:bottom w:val="nil"/>
              <w:right w:val="single" w:sz="6" w:space="0" w:color="auto"/>
            </w:tcBorders>
            <w:shd w:val="clear" w:color="auto" w:fill="193296"/>
            <w:vAlign w:val="center"/>
          </w:tcPr>
          <w:p w14:paraId="6785658A" w14:textId="77777777" w:rsidR="00D34D94" w:rsidRPr="006A0CA6" w:rsidRDefault="001161CE" w:rsidP="006A0CA6">
            <w:pPr>
              <w:spacing w:before="120" w:after="120" w:line="240" w:lineRule="auto"/>
              <w:ind w:left="284" w:right="284"/>
              <w:textAlignment w:val="baseline"/>
              <w:rPr>
                <w:rFonts w:ascii="Arial" w:eastAsia="Times New Roman" w:hAnsi="Arial" w:cs="Arial"/>
                <w:b/>
                <w:sz w:val="20"/>
                <w:szCs w:val="20"/>
              </w:rPr>
            </w:pPr>
            <w:r w:rsidRPr="006A0CA6">
              <w:rPr>
                <w:rFonts w:ascii="Arial" w:eastAsia="Times New Roman" w:hAnsi="Arial" w:cs="Arial"/>
                <w:b/>
                <w:sz w:val="20"/>
                <w:szCs w:val="20"/>
              </w:rPr>
              <w:t>Shared</w:t>
            </w:r>
          </w:p>
        </w:tc>
        <w:tc>
          <w:tcPr>
            <w:tcW w:w="6837" w:type="dxa"/>
            <w:tcBorders>
              <w:top w:val="single" w:sz="6" w:space="0" w:color="auto"/>
              <w:left w:val="nil"/>
              <w:bottom w:val="nil"/>
              <w:right w:val="single" w:sz="6" w:space="0" w:color="auto"/>
            </w:tcBorders>
            <w:shd w:val="clear" w:color="auto" w:fill="193296"/>
            <w:vAlign w:val="center"/>
          </w:tcPr>
          <w:p w14:paraId="03955274" w14:textId="77777777" w:rsidR="00D34D94" w:rsidRPr="006A0CA6" w:rsidRDefault="001161CE" w:rsidP="006A0CA6">
            <w:pPr>
              <w:spacing w:before="120" w:after="120" w:line="240" w:lineRule="auto"/>
              <w:ind w:left="284" w:right="284"/>
              <w:textAlignment w:val="baseline"/>
              <w:rPr>
                <w:rFonts w:ascii="Arial" w:eastAsia="Times New Roman" w:hAnsi="Arial" w:cs="Arial"/>
                <w:b/>
                <w:sz w:val="20"/>
                <w:szCs w:val="20"/>
              </w:rPr>
            </w:pPr>
            <w:r w:rsidRPr="006A0CA6">
              <w:rPr>
                <w:rFonts w:ascii="Arial" w:eastAsia="Times New Roman" w:hAnsi="Arial" w:cs="Arial"/>
                <w:b/>
                <w:sz w:val="20"/>
                <w:szCs w:val="20"/>
              </w:rPr>
              <w:t>Special requirements</w:t>
            </w:r>
          </w:p>
        </w:tc>
      </w:tr>
      <w:tr w:rsidR="009A28DA" w:rsidRPr="00111BD4" w14:paraId="5E676BCA" w14:textId="77777777" w:rsidTr="00AD1272">
        <w:trPr>
          <w:trHeight w:val="448"/>
        </w:trPr>
        <w:tc>
          <w:tcPr>
            <w:tcW w:w="1596" w:type="dxa"/>
            <w:tcBorders>
              <w:top w:val="single" w:sz="6" w:space="0" w:color="auto"/>
              <w:left w:val="single" w:sz="6" w:space="0" w:color="000000"/>
              <w:bottom w:val="single" w:sz="6" w:space="0" w:color="auto"/>
              <w:right w:val="single" w:sz="6" w:space="0" w:color="000000"/>
            </w:tcBorders>
            <w:vAlign w:val="center"/>
          </w:tcPr>
          <w:p w14:paraId="2559C035" w14:textId="77777777" w:rsidR="00766749" w:rsidRPr="006A0CA6" w:rsidRDefault="00F407F4"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Personal account</w:t>
            </w:r>
          </w:p>
        </w:tc>
        <w:tc>
          <w:tcPr>
            <w:tcW w:w="1262" w:type="dxa"/>
            <w:tcBorders>
              <w:top w:val="single" w:sz="6" w:space="0" w:color="auto"/>
              <w:left w:val="single" w:sz="6" w:space="0" w:color="000000"/>
              <w:bottom w:val="single" w:sz="6" w:space="0" w:color="auto"/>
              <w:right w:val="single" w:sz="6" w:space="0" w:color="000000"/>
            </w:tcBorders>
            <w:vAlign w:val="center"/>
          </w:tcPr>
          <w:p w14:paraId="7F2F6567" w14:textId="77777777" w:rsidR="00766749" w:rsidRPr="006A0CA6" w:rsidRDefault="0073537E" w:rsidP="008A5441">
            <w:pPr>
              <w:spacing w:before="120" w:after="120" w:line="240" w:lineRule="auto"/>
              <w:ind w:left="284" w:right="284"/>
              <w:jc w:val="center"/>
              <w:textAlignment w:val="baseline"/>
              <w:rPr>
                <w:rFonts w:ascii="Arial" w:eastAsia="Times New Roman" w:hAnsi="Arial" w:cs="Arial"/>
                <w:sz w:val="20"/>
                <w:szCs w:val="20"/>
              </w:rPr>
            </w:pPr>
            <w:r w:rsidRPr="006A0CA6">
              <w:rPr>
                <w:rFonts w:ascii="Arial" w:eastAsia="Times New Roman" w:hAnsi="Arial" w:cs="Arial"/>
                <w:sz w:val="20"/>
                <w:szCs w:val="20"/>
              </w:rPr>
              <w:t>No</w:t>
            </w:r>
          </w:p>
        </w:tc>
        <w:tc>
          <w:tcPr>
            <w:tcW w:w="6838" w:type="dxa"/>
            <w:tcBorders>
              <w:top w:val="single" w:sz="6" w:space="0" w:color="auto"/>
              <w:left w:val="single" w:sz="6" w:space="0" w:color="000000"/>
              <w:bottom w:val="single" w:sz="6" w:space="0" w:color="auto"/>
              <w:right w:val="single" w:sz="6" w:space="0" w:color="000000"/>
            </w:tcBorders>
            <w:vAlign w:val="center"/>
          </w:tcPr>
          <w:p w14:paraId="58520A71" w14:textId="77777777" w:rsidR="00766749" w:rsidRPr="006A0CA6" w:rsidRDefault="0073537E"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Must not been used for privileged access.</w:t>
            </w:r>
          </w:p>
        </w:tc>
      </w:tr>
      <w:tr w:rsidR="009A28DA" w:rsidRPr="00111BD4" w14:paraId="4CCE6744" w14:textId="77777777" w:rsidTr="00AD1272">
        <w:trPr>
          <w:trHeight w:val="42"/>
        </w:trPr>
        <w:tc>
          <w:tcPr>
            <w:tcW w:w="1596" w:type="dxa"/>
            <w:tcBorders>
              <w:top w:val="single" w:sz="6" w:space="0" w:color="auto"/>
              <w:left w:val="single" w:sz="6" w:space="0" w:color="000000"/>
              <w:bottom w:val="single" w:sz="6" w:space="0" w:color="auto"/>
              <w:right w:val="single" w:sz="6" w:space="0" w:color="000000"/>
            </w:tcBorders>
            <w:vAlign w:val="center"/>
          </w:tcPr>
          <w:p w14:paraId="409EFCF3" w14:textId="77777777" w:rsidR="00766749" w:rsidRPr="006A0CA6" w:rsidRDefault="00F407F4"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Personal privileged account</w:t>
            </w:r>
          </w:p>
        </w:tc>
        <w:tc>
          <w:tcPr>
            <w:tcW w:w="1262" w:type="dxa"/>
            <w:tcBorders>
              <w:top w:val="single" w:sz="6" w:space="0" w:color="auto"/>
              <w:left w:val="single" w:sz="6" w:space="0" w:color="000000"/>
              <w:bottom w:val="single" w:sz="6" w:space="0" w:color="auto"/>
              <w:right w:val="single" w:sz="6" w:space="0" w:color="000000"/>
            </w:tcBorders>
            <w:vAlign w:val="center"/>
          </w:tcPr>
          <w:p w14:paraId="2E5AC494" w14:textId="77777777" w:rsidR="00766749" w:rsidRPr="006A0CA6" w:rsidRDefault="00F407F4" w:rsidP="008A5441">
            <w:pPr>
              <w:spacing w:before="120" w:after="120" w:line="240" w:lineRule="auto"/>
              <w:ind w:left="284" w:right="284"/>
              <w:jc w:val="center"/>
              <w:textAlignment w:val="baseline"/>
              <w:rPr>
                <w:rFonts w:ascii="Arial" w:eastAsia="Times New Roman" w:hAnsi="Arial" w:cs="Arial"/>
                <w:sz w:val="20"/>
                <w:szCs w:val="20"/>
              </w:rPr>
            </w:pPr>
            <w:r w:rsidRPr="006A0CA6">
              <w:rPr>
                <w:rFonts w:ascii="Arial" w:eastAsia="Times New Roman" w:hAnsi="Arial" w:cs="Arial"/>
                <w:sz w:val="20"/>
                <w:szCs w:val="20"/>
              </w:rPr>
              <w:t>No</w:t>
            </w:r>
          </w:p>
        </w:tc>
        <w:tc>
          <w:tcPr>
            <w:tcW w:w="6838" w:type="dxa"/>
            <w:tcBorders>
              <w:top w:val="single" w:sz="6" w:space="0" w:color="auto"/>
              <w:left w:val="single" w:sz="6" w:space="0" w:color="000000"/>
              <w:bottom w:val="single" w:sz="6" w:space="0" w:color="auto"/>
              <w:right w:val="single" w:sz="6" w:space="0" w:color="000000"/>
            </w:tcBorders>
            <w:vAlign w:val="center"/>
          </w:tcPr>
          <w:p w14:paraId="6B34347C" w14:textId="77777777" w:rsidR="00766749" w:rsidRPr="006A0CA6" w:rsidRDefault="00F407F4"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Only to be used for privileged access.</w:t>
            </w:r>
          </w:p>
        </w:tc>
      </w:tr>
      <w:tr w:rsidR="009A28DA" w:rsidRPr="00111BD4" w14:paraId="7C307397" w14:textId="77777777" w:rsidTr="00AD1272">
        <w:trPr>
          <w:trHeight w:val="42"/>
        </w:trPr>
        <w:tc>
          <w:tcPr>
            <w:tcW w:w="1596" w:type="dxa"/>
            <w:tcBorders>
              <w:top w:val="single" w:sz="6" w:space="0" w:color="auto"/>
              <w:left w:val="single" w:sz="6" w:space="0" w:color="000000"/>
              <w:bottom w:val="single" w:sz="6" w:space="0" w:color="auto"/>
              <w:right w:val="single" w:sz="6" w:space="0" w:color="000000"/>
            </w:tcBorders>
            <w:vAlign w:val="center"/>
            <w:hideMark/>
          </w:tcPr>
          <w:p w14:paraId="255C7D09" w14:textId="77777777" w:rsidR="00D34D94" w:rsidRPr="006A0CA6" w:rsidRDefault="00551E50"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Shared account</w:t>
            </w:r>
          </w:p>
        </w:tc>
        <w:tc>
          <w:tcPr>
            <w:tcW w:w="1262" w:type="dxa"/>
            <w:tcBorders>
              <w:top w:val="single" w:sz="6" w:space="0" w:color="auto"/>
              <w:left w:val="single" w:sz="6" w:space="0" w:color="000000"/>
              <w:bottom w:val="single" w:sz="6" w:space="0" w:color="auto"/>
              <w:right w:val="single" w:sz="6" w:space="0" w:color="000000"/>
            </w:tcBorders>
            <w:vAlign w:val="center"/>
          </w:tcPr>
          <w:p w14:paraId="68359A3C" w14:textId="77777777" w:rsidR="00D34D94" w:rsidRPr="006A0CA6" w:rsidRDefault="00E71AEB" w:rsidP="008A5441">
            <w:pPr>
              <w:spacing w:before="120" w:after="120" w:line="240" w:lineRule="auto"/>
              <w:ind w:left="284" w:right="284"/>
              <w:jc w:val="center"/>
              <w:textAlignment w:val="baseline"/>
              <w:rPr>
                <w:rFonts w:ascii="Arial" w:eastAsia="Times New Roman" w:hAnsi="Arial" w:cs="Arial"/>
                <w:sz w:val="20"/>
                <w:szCs w:val="20"/>
              </w:rPr>
            </w:pPr>
            <w:r w:rsidRPr="006A0CA6">
              <w:rPr>
                <w:rFonts w:ascii="Arial" w:eastAsia="Times New Roman" w:hAnsi="Arial" w:cs="Arial"/>
                <w:sz w:val="20"/>
                <w:szCs w:val="20"/>
              </w:rPr>
              <w:t>Yes</w:t>
            </w:r>
          </w:p>
        </w:tc>
        <w:tc>
          <w:tcPr>
            <w:tcW w:w="6838" w:type="dxa"/>
            <w:tcBorders>
              <w:top w:val="single" w:sz="6" w:space="0" w:color="auto"/>
              <w:left w:val="single" w:sz="6" w:space="0" w:color="000000"/>
              <w:bottom w:val="single" w:sz="6" w:space="0" w:color="auto"/>
              <w:right w:val="single" w:sz="6" w:space="0" w:color="000000"/>
            </w:tcBorders>
            <w:vAlign w:val="center"/>
          </w:tcPr>
          <w:p w14:paraId="6B6AD313" w14:textId="77777777" w:rsidR="00D34D94" w:rsidRPr="006A0CA6" w:rsidRDefault="00E108B1"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Responsible Account Owners (Account Owner Work Group) must be assigned and documented to the shared account. If shared accounts are used for privileged access, they must be managed and secured like privileged accounts.</w:t>
            </w:r>
          </w:p>
        </w:tc>
      </w:tr>
      <w:tr w:rsidR="009A28DA" w:rsidRPr="00111BD4" w14:paraId="331F795F" w14:textId="77777777" w:rsidTr="00AD1272">
        <w:trPr>
          <w:trHeight w:val="42"/>
        </w:trPr>
        <w:tc>
          <w:tcPr>
            <w:tcW w:w="1596" w:type="dxa"/>
            <w:tcBorders>
              <w:top w:val="single" w:sz="6" w:space="0" w:color="auto"/>
              <w:left w:val="single" w:sz="6" w:space="0" w:color="000000"/>
              <w:bottom w:val="single" w:sz="6" w:space="0" w:color="auto"/>
              <w:right w:val="single" w:sz="6" w:space="0" w:color="000000"/>
            </w:tcBorders>
            <w:vAlign w:val="center"/>
          </w:tcPr>
          <w:p w14:paraId="69CF5313" w14:textId="77777777" w:rsidR="009850DB" w:rsidRPr="006A0CA6" w:rsidRDefault="009850DB"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Technical account</w:t>
            </w:r>
          </w:p>
          <w:p w14:paraId="51B2FD68" w14:textId="77777777" w:rsidR="001161CE" w:rsidRPr="006A0CA6" w:rsidRDefault="009850DB"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(incl. service accounts)</w:t>
            </w:r>
          </w:p>
        </w:tc>
        <w:tc>
          <w:tcPr>
            <w:tcW w:w="1262" w:type="dxa"/>
            <w:tcBorders>
              <w:top w:val="single" w:sz="6" w:space="0" w:color="auto"/>
              <w:left w:val="single" w:sz="6" w:space="0" w:color="000000"/>
              <w:bottom w:val="single" w:sz="6" w:space="0" w:color="auto"/>
              <w:right w:val="single" w:sz="6" w:space="0" w:color="000000"/>
            </w:tcBorders>
            <w:vAlign w:val="center"/>
          </w:tcPr>
          <w:p w14:paraId="5AB06223" w14:textId="77777777" w:rsidR="001161CE" w:rsidRPr="006A0CA6" w:rsidRDefault="00E71AEB" w:rsidP="008A5441">
            <w:pPr>
              <w:spacing w:before="120" w:after="120" w:line="240" w:lineRule="auto"/>
              <w:ind w:left="284" w:right="284"/>
              <w:jc w:val="center"/>
              <w:textAlignment w:val="baseline"/>
              <w:rPr>
                <w:rFonts w:ascii="Arial" w:eastAsia="Times New Roman" w:hAnsi="Arial" w:cs="Arial"/>
                <w:sz w:val="20"/>
                <w:szCs w:val="20"/>
              </w:rPr>
            </w:pPr>
            <w:r w:rsidRPr="006A0CA6">
              <w:rPr>
                <w:rFonts w:ascii="Arial" w:eastAsia="Times New Roman" w:hAnsi="Arial" w:cs="Arial"/>
                <w:sz w:val="20"/>
                <w:szCs w:val="20"/>
              </w:rPr>
              <w:t>No</w:t>
            </w:r>
          </w:p>
        </w:tc>
        <w:tc>
          <w:tcPr>
            <w:tcW w:w="6838" w:type="dxa"/>
            <w:tcBorders>
              <w:top w:val="single" w:sz="6" w:space="0" w:color="auto"/>
              <w:left w:val="single" w:sz="6" w:space="0" w:color="000000"/>
              <w:bottom w:val="single" w:sz="6" w:space="0" w:color="auto"/>
              <w:right w:val="single" w:sz="6" w:space="0" w:color="000000"/>
            </w:tcBorders>
            <w:vAlign w:val="center"/>
          </w:tcPr>
          <w:p w14:paraId="3BB1AD02" w14:textId="77777777" w:rsidR="00E63A0C" w:rsidRPr="006A0CA6" w:rsidRDefault="00E63A0C"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Interactive log-on is prohibited.</w:t>
            </w:r>
            <w:r w:rsidR="004951DE" w:rsidRPr="004951DE">
              <w:t xml:space="preserve"> </w:t>
            </w:r>
            <w:r w:rsidR="004951DE" w:rsidRPr="000D0A31">
              <w:rPr>
                <w:rFonts w:ascii="Arial" w:eastAsia="Times New Roman" w:hAnsi="Arial" w:cs="Arial"/>
                <w:sz w:val="20"/>
                <w:szCs w:val="20"/>
                <w:highlight w:val="yellow"/>
              </w:rPr>
              <w:t>For the following guideline, technical accounts are defined as a subset of non-personal accounts.</w:t>
            </w:r>
          </w:p>
          <w:p w14:paraId="2A470CD4" w14:textId="77777777" w:rsidR="00E63A0C" w:rsidRPr="006A0CA6" w:rsidRDefault="00E63A0C"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Independent of the classification of privileged accounts, technical accounts are always to be classified as privileged.</w:t>
            </w:r>
          </w:p>
          <w:p w14:paraId="02C3F876" w14:textId="77777777" w:rsidR="001161CE" w:rsidRPr="006A0CA6" w:rsidRDefault="00E63A0C"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The Account Owner Work Group must be assigned and documented to the technical account.</w:t>
            </w:r>
          </w:p>
        </w:tc>
      </w:tr>
      <w:tr w:rsidR="009A28DA" w:rsidRPr="00111BD4" w14:paraId="2686A52E" w14:textId="77777777" w:rsidTr="00AD1272">
        <w:trPr>
          <w:trHeight w:val="42"/>
        </w:trPr>
        <w:tc>
          <w:tcPr>
            <w:tcW w:w="1596" w:type="dxa"/>
            <w:tcBorders>
              <w:top w:val="single" w:sz="6" w:space="0" w:color="auto"/>
              <w:left w:val="single" w:sz="6" w:space="0" w:color="000000"/>
              <w:bottom w:val="single" w:sz="6" w:space="0" w:color="auto"/>
              <w:right w:val="single" w:sz="6" w:space="0" w:color="000000"/>
            </w:tcBorders>
            <w:vAlign w:val="center"/>
          </w:tcPr>
          <w:p w14:paraId="597FF553" w14:textId="77777777" w:rsidR="001161CE" w:rsidRPr="006A0CA6" w:rsidRDefault="00E71AEB" w:rsidP="000B7D91">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Emergency account</w:t>
            </w:r>
          </w:p>
        </w:tc>
        <w:tc>
          <w:tcPr>
            <w:tcW w:w="1262" w:type="dxa"/>
            <w:tcBorders>
              <w:top w:val="single" w:sz="6" w:space="0" w:color="auto"/>
              <w:left w:val="single" w:sz="6" w:space="0" w:color="000000"/>
              <w:bottom w:val="single" w:sz="6" w:space="0" w:color="auto"/>
              <w:right w:val="single" w:sz="6" w:space="0" w:color="000000"/>
            </w:tcBorders>
            <w:vAlign w:val="center"/>
          </w:tcPr>
          <w:p w14:paraId="1CF34A65" w14:textId="77777777" w:rsidR="001161CE" w:rsidRPr="006A0CA6" w:rsidRDefault="00E71AEB" w:rsidP="008A5441">
            <w:pPr>
              <w:spacing w:before="120" w:after="120" w:line="240" w:lineRule="auto"/>
              <w:ind w:left="284" w:right="284"/>
              <w:jc w:val="center"/>
              <w:textAlignment w:val="baseline"/>
              <w:rPr>
                <w:rFonts w:ascii="Arial" w:eastAsia="Times New Roman" w:hAnsi="Arial" w:cs="Arial"/>
                <w:sz w:val="20"/>
                <w:szCs w:val="20"/>
              </w:rPr>
            </w:pPr>
            <w:r w:rsidRPr="006A0CA6">
              <w:rPr>
                <w:rFonts w:ascii="Arial" w:eastAsia="Times New Roman" w:hAnsi="Arial" w:cs="Arial"/>
                <w:sz w:val="20"/>
                <w:szCs w:val="20"/>
              </w:rPr>
              <w:t>Yes</w:t>
            </w:r>
          </w:p>
        </w:tc>
        <w:tc>
          <w:tcPr>
            <w:tcW w:w="6838" w:type="dxa"/>
            <w:tcBorders>
              <w:top w:val="single" w:sz="6" w:space="0" w:color="auto"/>
              <w:left w:val="single" w:sz="6" w:space="0" w:color="000000"/>
              <w:bottom w:val="single" w:sz="6" w:space="0" w:color="auto"/>
              <w:right w:val="single" w:sz="6" w:space="0" w:color="000000"/>
            </w:tcBorders>
          </w:tcPr>
          <w:p w14:paraId="3C79C4FB" w14:textId="77777777" w:rsidR="001161CE" w:rsidRPr="006A0CA6" w:rsidRDefault="00FE6001"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 xml:space="preserve">Emergency accounts are </w:t>
            </w:r>
            <w:r w:rsidR="00961A82" w:rsidRPr="006A0CA6">
              <w:rPr>
                <w:rFonts w:ascii="Arial" w:eastAsia="Times New Roman" w:hAnsi="Arial" w:cs="Arial"/>
                <w:sz w:val="20"/>
                <w:szCs w:val="20"/>
              </w:rPr>
              <w:t xml:space="preserve">used to restore </w:t>
            </w:r>
            <w:r w:rsidR="007B40E0" w:rsidRPr="006A0CA6">
              <w:rPr>
                <w:rFonts w:ascii="Arial" w:eastAsia="Times New Roman" w:hAnsi="Arial" w:cs="Arial"/>
                <w:sz w:val="20"/>
                <w:szCs w:val="20"/>
              </w:rPr>
              <w:t xml:space="preserve">service </w:t>
            </w:r>
            <w:r w:rsidR="00BE6197" w:rsidRPr="006A0CA6">
              <w:rPr>
                <w:rFonts w:ascii="Arial" w:eastAsia="Times New Roman" w:hAnsi="Arial" w:cs="Arial"/>
                <w:sz w:val="20"/>
                <w:szCs w:val="20"/>
              </w:rPr>
              <w:t xml:space="preserve">after large </w:t>
            </w:r>
            <w:r w:rsidR="00761565" w:rsidRPr="006A0CA6">
              <w:rPr>
                <w:rFonts w:ascii="Arial" w:eastAsia="Times New Roman" w:hAnsi="Arial" w:cs="Arial"/>
                <w:sz w:val="20"/>
                <w:szCs w:val="20"/>
              </w:rPr>
              <w:t>disruption</w:t>
            </w:r>
            <w:r w:rsidR="00BF7F38" w:rsidRPr="006A0CA6">
              <w:rPr>
                <w:rFonts w:ascii="Arial" w:eastAsia="Times New Roman" w:hAnsi="Arial" w:cs="Arial"/>
                <w:sz w:val="20"/>
                <w:szCs w:val="20"/>
              </w:rPr>
              <w:t xml:space="preserve">s, where </w:t>
            </w:r>
            <w:r w:rsidR="005055B2" w:rsidRPr="006A0CA6">
              <w:rPr>
                <w:rFonts w:ascii="Arial" w:eastAsia="Times New Roman" w:hAnsi="Arial" w:cs="Arial"/>
                <w:sz w:val="20"/>
                <w:szCs w:val="20"/>
              </w:rPr>
              <w:t xml:space="preserve">availability of </w:t>
            </w:r>
            <w:r w:rsidR="004F3B04" w:rsidRPr="006A0CA6">
              <w:rPr>
                <w:rFonts w:ascii="Arial" w:eastAsia="Times New Roman" w:hAnsi="Arial" w:cs="Arial"/>
                <w:sz w:val="20"/>
                <w:szCs w:val="20"/>
              </w:rPr>
              <w:t xml:space="preserve">infrastructure and security </w:t>
            </w:r>
            <w:r w:rsidR="003E4869" w:rsidRPr="006A0CA6">
              <w:rPr>
                <w:rFonts w:ascii="Arial" w:eastAsia="Times New Roman" w:hAnsi="Arial" w:cs="Arial"/>
                <w:sz w:val="20"/>
                <w:szCs w:val="20"/>
              </w:rPr>
              <w:t xml:space="preserve">services </w:t>
            </w:r>
            <w:r w:rsidR="00D10666" w:rsidRPr="006A0CA6">
              <w:rPr>
                <w:rFonts w:ascii="Arial" w:eastAsia="Times New Roman" w:hAnsi="Arial" w:cs="Arial"/>
                <w:sz w:val="20"/>
                <w:szCs w:val="20"/>
              </w:rPr>
              <w:t xml:space="preserve">cannot be guaranteed. </w:t>
            </w:r>
            <w:r w:rsidR="00FD2759" w:rsidRPr="006A0CA6">
              <w:rPr>
                <w:rFonts w:ascii="Arial" w:eastAsia="Times New Roman" w:hAnsi="Arial" w:cs="Arial"/>
                <w:sz w:val="20"/>
                <w:szCs w:val="20"/>
              </w:rPr>
              <w:t>Responsible Account Owners (Account Owner Work Group) must be assigned and documented to the emergency account. Emergency accounts must be managed and secured by the Account Owner</w:t>
            </w:r>
            <w:r w:rsidR="00EF69E2" w:rsidRPr="00AB266F">
              <w:rPr>
                <w:rStyle w:val="FootnoteReference"/>
                <w:rFonts w:ascii="Arial" w:eastAsia="Times New Roman" w:hAnsi="Arial" w:cs="Arial"/>
                <w:sz w:val="20"/>
                <w:szCs w:val="20"/>
              </w:rPr>
              <w:footnoteReference w:id="4"/>
            </w:r>
            <w:r w:rsidR="00180052">
              <w:rPr>
                <w:rFonts w:ascii="Arial" w:eastAsia="Times New Roman" w:hAnsi="Arial" w:cs="Arial"/>
                <w:sz w:val="20"/>
                <w:szCs w:val="20"/>
              </w:rPr>
              <w:t>,</w:t>
            </w:r>
            <w:r w:rsidR="00793765">
              <w:rPr>
                <w:rFonts w:ascii="Arial" w:eastAsia="Times New Roman" w:hAnsi="Arial" w:cs="Arial"/>
                <w:sz w:val="20"/>
                <w:szCs w:val="20"/>
              </w:rPr>
              <w:t xml:space="preserve"> </w:t>
            </w:r>
            <w:r w:rsidR="00793765" w:rsidRPr="000D0A31">
              <w:rPr>
                <w:rFonts w:ascii="Arial" w:eastAsia="Times New Roman" w:hAnsi="Arial" w:cs="Arial"/>
                <w:sz w:val="20"/>
                <w:szCs w:val="20"/>
                <w:highlight w:val="yellow"/>
              </w:rPr>
              <w:t xml:space="preserve">Emergency </w:t>
            </w:r>
            <w:r w:rsidR="0083557E" w:rsidRPr="000D0A31">
              <w:rPr>
                <w:rFonts w:ascii="Arial" w:eastAsia="Times New Roman" w:hAnsi="Arial" w:cs="Arial"/>
                <w:sz w:val="20"/>
                <w:szCs w:val="20"/>
                <w:highlight w:val="yellow"/>
              </w:rPr>
              <w:t xml:space="preserve">Accounts must be </w:t>
            </w:r>
            <w:r w:rsidR="00E81EAF" w:rsidRPr="000D0A31">
              <w:rPr>
                <w:rFonts w:ascii="Arial" w:eastAsia="Times New Roman" w:hAnsi="Arial" w:cs="Arial"/>
                <w:sz w:val="20"/>
                <w:szCs w:val="20"/>
                <w:highlight w:val="yellow"/>
              </w:rPr>
              <w:t xml:space="preserve">documented in the authorization concept and </w:t>
            </w:r>
            <w:r w:rsidR="00BE4AD5" w:rsidRPr="000D0A31">
              <w:rPr>
                <w:rFonts w:ascii="Arial" w:eastAsia="Times New Roman" w:hAnsi="Arial" w:cs="Arial"/>
                <w:sz w:val="20"/>
                <w:szCs w:val="20"/>
                <w:highlight w:val="yellow"/>
              </w:rPr>
              <w:t>reported to PAI</w:t>
            </w:r>
            <w:r w:rsidR="00062EDE" w:rsidRPr="000D0A31">
              <w:rPr>
                <w:rStyle w:val="FootnoteReference"/>
                <w:rFonts w:ascii="Arial" w:eastAsia="Times New Roman" w:hAnsi="Arial" w:cs="Arial"/>
                <w:sz w:val="20"/>
                <w:szCs w:val="20"/>
                <w:highlight w:val="yellow"/>
              </w:rPr>
              <w:footnoteReference w:id="5"/>
            </w:r>
            <w:r w:rsidR="00BE4AD5" w:rsidRPr="000D0A31">
              <w:rPr>
                <w:rFonts w:ascii="Arial" w:eastAsia="Times New Roman" w:hAnsi="Arial" w:cs="Arial"/>
                <w:sz w:val="20"/>
                <w:szCs w:val="20"/>
                <w:highlight w:val="yellow"/>
              </w:rPr>
              <w:t>.</w:t>
            </w:r>
            <w:r w:rsidR="007C2AC1" w:rsidRPr="006A0CA6">
              <w:rPr>
                <w:rFonts w:ascii="Arial" w:eastAsia="Times New Roman" w:hAnsi="Arial" w:cs="Arial"/>
                <w:sz w:val="20"/>
                <w:szCs w:val="20"/>
              </w:rPr>
              <w:t xml:space="preserve"> </w:t>
            </w:r>
          </w:p>
        </w:tc>
      </w:tr>
      <w:tr w:rsidR="009A28DA" w:rsidRPr="00111BD4" w14:paraId="31D3B9D1" w14:textId="77777777" w:rsidTr="00AD1272">
        <w:trPr>
          <w:trHeight w:val="42"/>
        </w:trPr>
        <w:tc>
          <w:tcPr>
            <w:tcW w:w="1596" w:type="dxa"/>
            <w:tcBorders>
              <w:top w:val="single" w:sz="6" w:space="0" w:color="auto"/>
              <w:left w:val="single" w:sz="6" w:space="0" w:color="000000"/>
              <w:bottom w:val="single" w:sz="6" w:space="0" w:color="auto"/>
              <w:right w:val="single" w:sz="6" w:space="0" w:color="000000"/>
            </w:tcBorders>
            <w:vAlign w:val="center"/>
          </w:tcPr>
          <w:p w14:paraId="167BA0F1" w14:textId="77777777" w:rsidR="00071D94" w:rsidRPr="006A0CA6" w:rsidRDefault="00841E72" w:rsidP="000B7D91">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Break Glass account</w:t>
            </w:r>
          </w:p>
        </w:tc>
        <w:tc>
          <w:tcPr>
            <w:tcW w:w="1262" w:type="dxa"/>
            <w:tcBorders>
              <w:top w:val="single" w:sz="6" w:space="0" w:color="auto"/>
              <w:left w:val="single" w:sz="6" w:space="0" w:color="000000"/>
              <w:bottom w:val="single" w:sz="6" w:space="0" w:color="auto"/>
              <w:right w:val="single" w:sz="6" w:space="0" w:color="000000"/>
            </w:tcBorders>
            <w:vAlign w:val="center"/>
          </w:tcPr>
          <w:p w14:paraId="1FD9FF1E" w14:textId="77777777" w:rsidR="00071D94" w:rsidRPr="006A0CA6" w:rsidRDefault="00E6002C" w:rsidP="008A5441">
            <w:pPr>
              <w:spacing w:before="120" w:after="120" w:line="240" w:lineRule="auto"/>
              <w:ind w:left="284" w:right="284"/>
              <w:jc w:val="center"/>
              <w:textAlignment w:val="baseline"/>
              <w:rPr>
                <w:rFonts w:ascii="Arial" w:eastAsia="Times New Roman" w:hAnsi="Arial" w:cs="Arial"/>
                <w:sz w:val="20"/>
                <w:szCs w:val="20"/>
              </w:rPr>
            </w:pPr>
            <w:r w:rsidRPr="006A0CA6">
              <w:rPr>
                <w:rFonts w:ascii="Arial" w:eastAsia="Times New Roman" w:hAnsi="Arial" w:cs="Arial"/>
                <w:sz w:val="20"/>
                <w:szCs w:val="20"/>
              </w:rPr>
              <w:t>Yes</w:t>
            </w:r>
          </w:p>
        </w:tc>
        <w:tc>
          <w:tcPr>
            <w:tcW w:w="6838" w:type="dxa"/>
            <w:tcBorders>
              <w:top w:val="single" w:sz="6" w:space="0" w:color="auto"/>
              <w:left w:val="single" w:sz="6" w:space="0" w:color="000000"/>
              <w:bottom w:val="single" w:sz="6" w:space="0" w:color="auto"/>
              <w:right w:val="single" w:sz="6" w:space="0" w:color="000000"/>
            </w:tcBorders>
          </w:tcPr>
          <w:p w14:paraId="091CD2E8" w14:textId="77777777" w:rsidR="00071D94" w:rsidRPr="006A0CA6" w:rsidRDefault="00D10666" w:rsidP="006A0CA6">
            <w:pPr>
              <w:spacing w:before="120" w:after="120" w:line="240" w:lineRule="auto"/>
              <w:ind w:left="284" w:right="284"/>
              <w:textAlignment w:val="baseline"/>
              <w:rPr>
                <w:rFonts w:ascii="Arial" w:eastAsia="Times New Roman" w:hAnsi="Arial" w:cs="Arial"/>
                <w:sz w:val="20"/>
                <w:szCs w:val="20"/>
              </w:rPr>
            </w:pPr>
            <w:r w:rsidRPr="006A0CA6">
              <w:rPr>
                <w:rFonts w:ascii="Arial" w:eastAsia="Times New Roman" w:hAnsi="Arial" w:cs="Arial"/>
                <w:sz w:val="20"/>
                <w:szCs w:val="20"/>
              </w:rPr>
              <w:t xml:space="preserve">Break Glass accounts are </w:t>
            </w:r>
            <w:r w:rsidR="00A50142" w:rsidRPr="006A0CA6">
              <w:rPr>
                <w:rFonts w:ascii="Arial" w:eastAsia="Times New Roman" w:hAnsi="Arial" w:cs="Arial"/>
                <w:sz w:val="20"/>
                <w:szCs w:val="20"/>
              </w:rPr>
              <w:t>invoked to restore apps and infrastructure</w:t>
            </w:r>
            <w:r w:rsidR="00D737E4" w:rsidRPr="006A0CA6">
              <w:rPr>
                <w:rFonts w:ascii="Arial" w:eastAsia="Times New Roman" w:hAnsi="Arial" w:cs="Arial"/>
                <w:sz w:val="20"/>
                <w:szCs w:val="20"/>
              </w:rPr>
              <w:t xml:space="preserve"> under the assumption, that security services and other apps are available</w:t>
            </w:r>
            <w:r w:rsidR="00A20B3A" w:rsidRPr="006A0CA6">
              <w:rPr>
                <w:rFonts w:ascii="Arial" w:eastAsia="Times New Roman" w:hAnsi="Arial" w:cs="Arial"/>
                <w:sz w:val="20"/>
                <w:szCs w:val="20"/>
              </w:rPr>
              <w:t xml:space="preserve">. </w:t>
            </w:r>
            <w:r w:rsidR="00E6002C" w:rsidRPr="006A0CA6">
              <w:rPr>
                <w:rFonts w:ascii="Arial" w:eastAsia="Times New Roman" w:hAnsi="Arial" w:cs="Arial"/>
                <w:sz w:val="20"/>
                <w:szCs w:val="20"/>
              </w:rPr>
              <w:t xml:space="preserve">Responsible Account Owners (Account Owner Work Group) must be assigned and documented to the </w:t>
            </w:r>
            <w:r w:rsidR="00DE0037" w:rsidRPr="006A0CA6">
              <w:rPr>
                <w:rFonts w:ascii="Arial" w:eastAsia="Times New Roman" w:hAnsi="Arial" w:cs="Arial"/>
                <w:sz w:val="20"/>
                <w:szCs w:val="20"/>
              </w:rPr>
              <w:t>Break Glass</w:t>
            </w:r>
            <w:r w:rsidR="00E6002C" w:rsidRPr="006A0CA6">
              <w:rPr>
                <w:rFonts w:ascii="Arial" w:eastAsia="Times New Roman" w:hAnsi="Arial" w:cs="Arial"/>
                <w:sz w:val="20"/>
                <w:szCs w:val="20"/>
              </w:rPr>
              <w:t xml:space="preserve"> account. </w:t>
            </w:r>
            <w:r w:rsidR="00DE0037" w:rsidRPr="006A0CA6">
              <w:rPr>
                <w:rFonts w:ascii="Arial" w:eastAsia="Times New Roman" w:hAnsi="Arial" w:cs="Arial"/>
                <w:sz w:val="20"/>
                <w:szCs w:val="20"/>
              </w:rPr>
              <w:t xml:space="preserve">Break Glass </w:t>
            </w:r>
            <w:r w:rsidR="00E6002C" w:rsidRPr="006A0CA6">
              <w:rPr>
                <w:rFonts w:ascii="Arial" w:eastAsia="Times New Roman" w:hAnsi="Arial" w:cs="Arial"/>
                <w:sz w:val="20"/>
                <w:szCs w:val="20"/>
              </w:rPr>
              <w:t xml:space="preserve">accounts must be managed and secured </w:t>
            </w:r>
            <w:r w:rsidR="00394B53" w:rsidRPr="006A0CA6">
              <w:rPr>
                <w:rFonts w:ascii="Arial" w:eastAsia="Times New Roman" w:hAnsi="Arial" w:cs="Arial"/>
                <w:sz w:val="20"/>
                <w:szCs w:val="20"/>
              </w:rPr>
              <w:t>as privileged access</w:t>
            </w:r>
            <w:r w:rsidR="000B08C9">
              <w:rPr>
                <w:rFonts w:ascii="Arial" w:eastAsia="Times New Roman" w:hAnsi="Arial" w:cs="Arial"/>
                <w:sz w:val="20"/>
                <w:szCs w:val="20"/>
              </w:rPr>
              <w:t>.</w:t>
            </w:r>
            <w:r w:rsidR="007A2A70">
              <w:rPr>
                <w:rFonts w:ascii="Arial" w:eastAsia="Times New Roman" w:hAnsi="Arial" w:cs="Arial"/>
                <w:sz w:val="20"/>
                <w:szCs w:val="20"/>
              </w:rPr>
              <w:t xml:space="preserve"> </w:t>
            </w:r>
            <w:r w:rsidR="007A2A70" w:rsidRPr="000D0A31">
              <w:rPr>
                <w:rFonts w:ascii="Arial" w:eastAsia="Times New Roman" w:hAnsi="Arial" w:cs="Arial"/>
                <w:sz w:val="20"/>
                <w:szCs w:val="20"/>
                <w:highlight w:val="yellow"/>
              </w:rPr>
              <w:t>Break glass accounts must be documented in authorization concept and reported to PAI.</w:t>
            </w:r>
          </w:p>
        </w:tc>
      </w:tr>
    </w:tbl>
    <w:p w14:paraId="228C4EDC" w14:textId="77777777" w:rsidR="00373038" w:rsidRPr="006A0CA6" w:rsidRDefault="00373038">
      <w:pPr>
        <w:rPr>
          <w:rFonts w:ascii="Arial" w:hAnsi="Arial" w:cs="Arial"/>
          <w:sz w:val="20"/>
          <w:szCs w:val="20"/>
        </w:rPr>
      </w:pPr>
    </w:p>
    <w:p w14:paraId="7BBA0FC8" w14:textId="77777777" w:rsidR="00D81026" w:rsidRPr="006A0CA6" w:rsidRDefault="00D81026" w:rsidP="00D81026">
      <w:pPr>
        <w:rPr>
          <w:rFonts w:ascii="Arial" w:hAnsi="Arial" w:cs="Arial"/>
          <w:sz w:val="20"/>
          <w:szCs w:val="20"/>
        </w:rPr>
      </w:pPr>
      <w:r w:rsidRPr="006A0CA6">
        <w:rPr>
          <w:rFonts w:ascii="Arial" w:hAnsi="Arial" w:cs="Arial"/>
          <w:sz w:val="20"/>
          <w:szCs w:val="20"/>
        </w:rPr>
        <w:t xml:space="preserve">Access must be classified in one of the following categories: Privileged access, non-privileged access, business-critical access, and business non-critical access, depending on the IT </w:t>
      </w:r>
      <w:r w:rsidR="00F01DB4" w:rsidRPr="006A0CA6">
        <w:rPr>
          <w:rFonts w:ascii="Arial" w:hAnsi="Arial" w:cs="Arial"/>
          <w:sz w:val="20"/>
          <w:szCs w:val="20"/>
        </w:rPr>
        <w:t>A</w:t>
      </w:r>
      <w:r w:rsidRPr="006A0CA6">
        <w:rPr>
          <w:rFonts w:ascii="Arial" w:hAnsi="Arial" w:cs="Arial"/>
          <w:sz w:val="20"/>
          <w:szCs w:val="20"/>
        </w:rPr>
        <w:t xml:space="preserve">sset criticality and </w:t>
      </w:r>
      <w:r w:rsidR="004B1A7F" w:rsidRPr="006A0CA6">
        <w:rPr>
          <w:rFonts w:ascii="Arial" w:hAnsi="Arial" w:cs="Arial"/>
          <w:sz w:val="20"/>
          <w:szCs w:val="20"/>
        </w:rPr>
        <w:t xml:space="preserve">entitlements </w:t>
      </w:r>
      <w:r w:rsidRPr="006A0CA6">
        <w:rPr>
          <w:rFonts w:ascii="Arial" w:hAnsi="Arial" w:cs="Arial"/>
          <w:sz w:val="20"/>
          <w:szCs w:val="20"/>
        </w:rPr>
        <w:t>of accounts</w:t>
      </w:r>
      <w:r w:rsidR="004B1A7F" w:rsidRPr="006A0CA6">
        <w:rPr>
          <w:rFonts w:ascii="Arial" w:hAnsi="Arial" w:cs="Arial"/>
          <w:sz w:val="20"/>
          <w:szCs w:val="20"/>
        </w:rPr>
        <w:t xml:space="preserve"> </w:t>
      </w:r>
      <w:r w:rsidR="001B24C8" w:rsidRPr="006A0CA6">
        <w:rPr>
          <w:rFonts w:ascii="Arial" w:hAnsi="Arial" w:cs="Arial"/>
          <w:sz w:val="20"/>
          <w:szCs w:val="20"/>
        </w:rPr>
        <w:t>used for asset</w:t>
      </w:r>
      <w:r w:rsidR="004B1A7F" w:rsidRPr="006A0CA6">
        <w:rPr>
          <w:rFonts w:ascii="Arial" w:hAnsi="Arial" w:cs="Arial"/>
          <w:sz w:val="20"/>
          <w:szCs w:val="20"/>
        </w:rPr>
        <w:t xml:space="preserve"> access</w:t>
      </w:r>
      <w:r w:rsidRPr="006A0CA6">
        <w:rPr>
          <w:rFonts w:ascii="Arial" w:hAnsi="Arial" w:cs="Arial"/>
          <w:sz w:val="20"/>
          <w:szCs w:val="20"/>
        </w:rPr>
        <w:t>.</w:t>
      </w:r>
    </w:p>
    <w:p w14:paraId="2BFC5EE6" w14:textId="77777777" w:rsidR="00D81026" w:rsidRPr="006A0CA6" w:rsidRDefault="00D81026" w:rsidP="00D81026">
      <w:pPr>
        <w:rPr>
          <w:rFonts w:ascii="Arial" w:hAnsi="Arial" w:cs="Arial"/>
          <w:b/>
          <w:sz w:val="20"/>
          <w:szCs w:val="20"/>
        </w:rPr>
      </w:pPr>
      <w:r w:rsidRPr="006A0CA6">
        <w:rPr>
          <w:rFonts w:ascii="Arial" w:hAnsi="Arial" w:cs="Arial"/>
          <w:b/>
          <w:sz w:val="20"/>
          <w:szCs w:val="20"/>
        </w:rPr>
        <w:t>Privileged access:</w:t>
      </w:r>
    </w:p>
    <w:p w14:paraId="0BD15F1F" w14:textId="77777777" w:rsidR="00D81026" w:rsidRPr="006A0CA6" w:rsidRDefault="00D81026" w:rsidP="00D81026">
      <w:pPr>
        <w:rPr>
          <w:rFonts w:ascii="Arial" w:hAnsi="Arial" w:cs="Arial"/>
          <w:sz w:val="20"/>
          <w:szCs w:val="20"/>
        </w:rPr>
      </w:pPr>
      <w:r w:rsidRPr="006A0CA6">
        <w:rPr>
          <w:rFonts w:ascii="Arial" w:hAnsi="Arial" w:cs="Arial"/>
          <w:sz w:val="20"/>
          <w:szCs w:val="20"/>
        </w:rPr>
        <w:t xml:space="preserve">Privileged access </w:t>
      </w:r>
      <w:r w:rsidR="00356615" w:rsidRPr="00AB266F">
        <w:rPr>
          <w:rFonts w:ascii="Arial" w:hAnsi="Arial" w:cs="Arial"/>
          <w:sz w:val="20"/>
          <w:szCs w:val="20"/>
        </w:rPr>
        <w:t>as</w:t>
      </w:r>
      <w:r w:rsidR="00356615" w:rsidRPr="006A0CA6">
        <w:rPr>
          <w:rFonts w:ascii="Arial" w:hAnsi="Arial" w:cs="Arial"/>
          <w:sz w:val="20"/>
          <w:szCs w:val="20"/>
        </w:rPr>
        <w:t xml:space="preserve"> </w:t>
      </w:r>
      <w:r w:rsidRPr="006A0CA6">
        <w:rPr>
          <w:rFonts w:ascii="Arial" w:hAnsi="Arial" w:cs="Arial"/>
          <w:sz w:val="20"/>
          <w:szCs w:val="20"/>
        </w:rPr>
        <w:t xml:space="preserve">defined </w:t>
      </w:r>
      <w:r w:rsidR="00A1156E" w:rsidRPr="00AB266F">
        <w:rPr>
          <w:rFonts w:ascii="Arial" w:hAnsi="Arial" w:cs="Arial"/>
          <w:sz w:val="20"/>
          <w:szCs w:val="20"/>
        </w:rPr>
        <w:t>below</w:t>
      </w:r>
      <w:r w:rsidR="00A1156E">
        <w:rPr>
          <w:rFonts w:ascii="Arial" w:hAnsi="Arial" w:cs="Arial"/>
          <w:sz w:val="20"/>
          <w:szCs w:val="20"/>
        </w:rPr>
        <w:t xml:space="preserve"> </w:t>
      </w:r>
      <w:r w:rsidRPr="006A0CA6">
        <w:rPr>
          <w:rFonts w:ascii="Arial" w:hAnsi="Arial" w:cs="Arial"/>
          <w:sz w:val="20"/>
          <w:szCs w:val="20"/>
        </w:rPr>
        <w:t xml:space="preserve">is in scope of this </w:t>
      </w:r>
      <w:r w:rsidR="004C7C2D" w:rsidRPr="006A0CA6">
        <w:rPr>
          <w:rFonts w:ascii="Arial" w:hAnsi="Arial" w:cs="Arial"/>
          <w:sz w:val="20"/>
          <w:szCs w:val="20"/>
        </w:rPr>
        <w:t>Guideline</w:t>
      </w:r>
      <w:r w:rsidRPr="006A0CA6">
        <w:rPr>
          <w:rFonts w:ascii="Arial" w:hAnsi="Arial" w:cs="Arial"/>
          <w:sz w:val="20"/>
          <w:szCs w:val="20"/>
        </w:rPr>
        <w:t xml:space="preserve">. </w:t>
      </w:r>
    </w:p>
    <w:p w14:paraId="7A3AD943" w14:textId="77777777" w:rsidR="00D81026" w:rsidRPr="006A0CA6" w:rsidRDefault="00D81026" w:rsidP="00D81026">
      <w:pPr>
        <w:rPr>
          <w:rFonts w:ascii="Arial" w:hAnsi="Arial" w:cs="Arial"/>
          <w:sz w:val="20"/>
          <w:szCs w:val="20"/>
        </w:rPr>
      </w:pPr>
      <w:r w:rsidRPr="006A0CA6">
        <w:rPr>
          <w:rFonts w:ascii="Arial" w:hAnsi="Arial" w:cs="Arial"/>
          <w:sz w:val="20"/>
          <w:szCs w:val="20"/>
        </w:rPr>
        <w:t xml:space="preserve">Privileged access </w:t>
      </w:r>
      <w:r w:rsidR="00BF25A3" w:rsidRPr="006A0CA6">
        <w:rPr>
          <w:rFonts w:ascii="Arial" w:hAnsi="Arial" w:cs="Arial"/>
          <w:sz w:val="20"/>
          <w:szCs w:val="20"/>
        </w:rPr>
        <w:t>fulfil</w:t>
      </w:r>
      <w:r w:rsidR="009543C0">
        <w:rPr>
          <w:rFonts w:ascii="Arial" w:hAnsi="Arial" w:cs="Arial"/>
          <w:sz w:val="20"/>
          <w:szCs w:val="20"/>
        </w:rPr>
        <w:t>l</w:t>
      </w:r>
      <w:r w:rsidR="00BF25A3" w:rsidRPr="006A0CA6">
        <w:rPr>
          <w:rFonts w:ascii="Arial" w:hAnsi="Arial" w:cs="Arial"/>
          <w:sz w:val="20"/>
          <w:szCs w:val="20"/>
        </w:rPr>
        <w:t>s</w:t>
      </w:r>
      <w:r w:rsidRPr="006A0CA6">
        <w:rPr>
          <w:rFonts w:ascii="Arial" w:hAnsi="Arial" w:cs="Arial"/>
          <w:sz w:val="20"/>
          <w:szCs w:val="20"/>
        </w:rPr>
        <w:t xml:space="preserve"> the following criteria:</w:t>
      </w:r>
    </w:p>
    <w:p w14:paraId="3EADD79A" w14:textId="77777777" w:rsidR="00D81026" w:rsidRPr="006A0CA6" w:rsidRDefault="00D81026" w:rsidP="00D81026">
      <w:pPr>
        <w:rPr>
          <w:rFonts w:ascii="Arial" w:hAnsi="Arial" w:cs="Arial"/>
          <w:sz w:val="20"/>
          <w:szCs w:val="20"/>
        </w:rPr>
      </w:pPr>
      <w:r w:rsidRPr="006A0CA6">
        <w:rPr>
          <w:rFonts w:ascii="Arial" w:hAnsi="Arial" w:cs="Arial"/>
          <w:sz w:val="20"/>
          <w:szCs w:val="20"/>
        </w:rPr>
        <w:t xml:space="preserve">• Can change IT </w:t>
      </w:r>
      <w:r w:rsidR="00F934F2" w:rsidRPr="006A0CA6">
        <w:rPr>
          <w:rFonts w:ascii="Arial" w:hAnsi="Arial" w:cs="Arial"/>
          <w:sz w:val="20"/>
          <w:szCs w:val="20"/>
        </w:rPr>
        <w:t>A</w:t>
      </w:r>
      <w:r w:rsidRPr="006A0CA6">
        <w:rPr>
          <w:rFonts w:ascii="Arial" w:hAnsi="Arial" w:cs="Arial"/>
          <w:sz w:val="20"/>
          <w:szCs w:val="20"/>
        </w:rPr>
        <w:t>sset configuration to perform unintended activities OR</w:t>
      </w:r>
    </w:p>
    <w:p w14:paraId="2E34F6F4" w14:textId="77777777" w:rsidR="00D81026" w:rsidRPr="006A0CA6" w:rsidRDefault="00D81026" w:rsidP="00D81026">
      <w:pPr>
        <w:rPr>
          <w:rFonts w:ascii="Arial" w:hAnsi="Arial" w:cs="Arial"/>
          <w:sz w:val="20"/>
          <w:szCs w:val="20"/>
        </w:rPr>
      </w:pPr>
      <w:r w:rsidRPr="006A0CA6">
        <w:rPr>
          <w:rFonts w:ascii="Arial" w:hAnsi="Arial" w:cs="Arial"/>
          <w:sz w:val="20"/>
          <w:szCs w:val="20"/>
        </w:rPr>
        <w:t xml:space="preserve">• Can create IT </w:t>
      </w:r>
      <w:r w:rsidR="00F934F2" w:rsidRPr="006A0CA6">
        <w:rPr>
          <w:rFonts w:ascii="Arial" w:hAnsi="Arial" w:cs="Arial"/>
          <w:sz w:val="20"/>
          <w:szCs w:val="20"/>
        </w:rPr>
        <w:t>A</w:t>
      </w:r>
      <w:r w:rsidRPr="006A0CA6">
        <w:rPr>
          <w:rFonts w:ascii="Arial" w:hAnsi="Arial" w:cs="Arial"/>
          <w:sz w:val="20"/>
          <w:szCs w:val="20"/>
        </w:rPr>
        <w:t>sset internal accounts AND assign access rights to them OR</w:t>
      </w:r>
    </w:p>
    <w:p w14:paraId="40F2B779" w14:textId="77777777" w:rsidR="00D81026" w:rsidRPr="006A0CA6" w:rsidRDefault="00D81026" w:rsidP="00D81026">
      <w:pPr>
        <w:rPr>
          <w:rFonts w:ascii="Arial" w:hAnsi="Arial" w:cs="Arial"/>
          <w:sz w:val="20"/>
          <w:szCs w:val="20"/>
        </w:rPr>
      </w:pPr>
      <w:r w:rsidRPr="006A0CA6">
        <w:rPr>
          <w:rFonts w:ascii="Arial" w:hAnsi="Arial" w:cs="Arial"/>
          <w:sz w:val="20"/>
          <w:szCs w:val="20"/>
        </w:rPr>
        <w:t>• Can change roles/entitlements OR</w:t>
      </w:r>
    </w:p>
    <w:p w14:paraId="3A7565B7" w14:textId="77777777" w:rsidR="00BC3AB2" w:rsidRPr="006A0CA6" w:rsidRDefault="00D81026" w:rsidP="00BC3AB2">
      <w:pPr>
        <w:rPr>
          <w:rFonts w:ascii="Arial" w:hAnsi="Arial" w:cs="Arial"/>
          <w:sz w:val="20"/>
          <w:szCs w:val="20"/>
        </w:rPr>
      </w:pPr>
      <w:r w:rsidRPr="006A0CA6">
        <w:rPr>
          <w:rFonts w:ascii="Arial" w:hAnsi="Arial" w:cs="Arial"/>
          <w:sz w:val="20"/>
          <w:szCs w:val="20"/>
        </w:rPr>
        <w:t xml:space="preserve">• Can operate outside of IT </w:t>
      </w:r>
      <w:r w:rsidR="00F934F2" w:rsidRPr="006A0CA6">
        <w:rPr>
          <w:rFonts w:ascii="Arial" w:hAnsi="Arial" w:cs="Arial"/>
          <w:sz w:val="20"/>
          <w:szCs w:val="20"/>
        </w:rPr>
        <w:t>A</w:t>
      </w:r>
      <w:r w:rsidRPr="006A0CA6">
        <w:rPr>
          <w:rFonts w:ascii="Arial" w:hAnsi="Arial" w:cs="Arial"/>
          <w:sz w:val="20"/>
          <w:szCs w:val="20"/>
        </w:rPr>
        <w:t xml:space="preserve">sset operational logic and thus can circumvent IT </w:t>
      </w:r>
      <w:r w:rsidR="00F934F2" w:rsidRPr="006A0CA6">
        <w:rPr>
          <w:rFonts w:ascii="Arial" w:hAnsi="Arial" w:cs="Arial"/>
          <w:sz w:val="20"/>
          <w:szCs w:val="20"/>
        </w:rPr>
        <w:t>A</w:t>
      </w:r>
      <w:r w:rsidRPr="006A0CA6">
        <w:rPr>
          <w:rFonts w:ascii="Arial" w:hAnsi="Arial" w:cs="Arial"/>
          <w:sz w:val="20"/>
          <w:szCs w:val="20"/>
        </w:rPr>
        <w:t xml:space="preserve">sset-related security controls (i.e., manipulate log files, redirect IT </w:t>
      </w:r>
      <w:r w:rsidR="00F934F2" w:rsidRPr="006A0CA6">
        <w:rPr>
          <w:rFonts w:ascii="Arial" w:hAnsi="Arial" w:cs="Arial"/>
          <w:sz w:val="20"/>
          <w:szCs w:val="20"/>
        </w:rPr>
        <w:t>A</w:t>
      </w:r>
      <w:r w:rsidRPr="006A0CA6">
        <w:rPr>
          <w:rFonts w:ascii="Arial" w:hAnsi="Arial" w:cs="Arial"/>
          <w:sz w:val="20"/>
          <w:szCs w:val="20"/>
        </w:rPr>
        <w:t>sset traffic, circumvent security controls).</w:t>
      </w:r>
    </w:p>
    <w:p w14:paraId="44CBDF44" w14:textId="77777777" w:rsidR="009F737F" w:rsidRPr="006A0CA6" w:rsidRDefault="009F737F" w:rsidP="00BC3AB2">
      <w:pPr>
        <w:rPr>
          <w:rFonts w:ascii="Arial" w:hAnsi="Arial" w:cs="Arial"/>
          <w:sz w:val="20"/>
          <w:szCs w:val="20"/>
        </w:rPr>
      </w:pPr>
    </w:p>
    <w:p w14:paraId="5C411FF9" w14:textId="77777777" w:rsidR="00FA2C86" w:rsidRPr="006A0CA6" w:rsidRDefault="00FA2C86" w:rsidP="00FA2C86">
      <w:pPr>
        <w:rPr>
          <w:rFonts w:ascii="Arial" w:hAnsi="Arial" w:cs="Arial"/>
          <w:b/>
          <w:sz w:val="20"/>
          <w:szCs w:val="20"/>
        </w:rPr>
      </w:pPr>
      <w:r w:rsidRPr="006A0CA6">
        <w:rPr>
          <w:rFonts w:ascii="Arial" w:hAnsi="Arial" w:cs="Arial"/>
          <w:b/>
          <w:sz w:val="20"/>
          <w:szCs w:val="20"/>
        </w:rPr>
        <w:t>Non-privileged access:</w:t>
      </w:r>
    </w:p>
    <w:p w14:paraId="49747F5B" w14:textId="77777777" w:rsidR="00F47024" w:rsidRPr="006A0CA6" w:rsidRDefault="00FA2C86" w:rsidP="00FA2C86">
      <w:pPr>
        <w:rPr>
          <w:rFonts w:ascii="Arial" w:hAnsi="Arial" w:cs="Arial"/>
          <w:sz w:val="20"/>
          <w:szCs w:val="20"/>
        </w:rPr>
      </w:pPr>
      <w:r w:rsidRPr="006A0CA6">
        <w:rPr>
          <w:rFonts w:ascii="Arial" w:hAnsi="Arial" w:cs="Arial"/>
          <w:sz w:val="20"/>
          <w:szCs w:val="20"/>
        </w:rPr>
        <w:t xml:space="preserve">Access to business applications and all non-privileged access to all IT </w:t>
      </w:r>
      <w:r w:rsidR="00F934F2" w:rsidRPr="006A0CA6">
        <w:rPr>
          <w:rFonts w:ascii="Arial" w:hAnsi="Arial" w:cs="Arial"/>
          <w:sz w:val="20"/>
          <w:szCs w:val="20"/>
        </w:rPr>
        <w:t>A</w:t>
      </w:r>
      <w:r w:rsidRPr="006A0CA6">
        <w:rPr>
          <w:rFonts w:ascii="Arial" w:hAnsi="Arial" w:cs="Arial"/>
          <w:sz w:val="20"/>
          <w:szCs w:val="20"/>
        </w:rPr>
        <w:t>sset types are subject to the Identity and Access Management controls since they are not considered as privileged. This also includes Tier-2 access since it does not fulfil the privileged access criteria.</w:t>
      </w:r>
      <w:r w:rsidR="0019778D" w:rsidRPr="006A0CA6">
        <w:rPr>
          <w:rFonts w:ascii="Arial" w:hAnsi="Arial" w:cs="Arial"/>
          <w:sz w:val="20"/>
          <w:szCs w:val="20"/>
        </w:rPr>
        <w:t xml:space="preserve"> </w:t>
      </w:r>
      <w:r w:rsidR="00180A18" w:rsidRPr="00AB266F">
        <w:rPr>
          <w:rFonts w:ascii="Arial" w:hAnsi="Arial" w:cs="Arial"/>
          <w:sz w:val="20"/>
          <w:szCs w:val="20"/>
        </w:rPr>
        <w:t>Non-privileged access must be controlled and thus IT Asset-related security controls are applied consistently</w:t>
      </w:r>
      <w:r w:rsidR="00F47024" w:rsidRPr="00AB266F">
        <w:rPr>
          <w:rFonts w:ascii="Arial" w:hAnsi="Arial" w:cs="Arial"/>
          <w:sz w:val="20"/>
          <w:szCs w:val="20"/>
        </w:rPr>
        <w:t>.</w:t>
      </w:r>
    </w:p>
    <w:p w14:paraId="15468F1E" w14:textId="77777777" w:rsidR="009F737F" w:rsidRPr="006A0CA6" w:rsidRDefault="009F737F" w:rsidP="00FA2C86">
      <w:pPr>
        <w:rPr>
          <w:rFonts w:ascii="Arial" w:hAnsi="Arial" w:cs="Arial"/>
          <w:sz w:val="20"/>
          <w:szCs w:val="20"/>
        </w:rPr>
      </w:pPr>
    </w:p>
    <w:p w14:paraId="4EED2932" w14:textId="77777777" w:rsidR="00FA2C86" w:rsidRPr="006A0CA6" w:rsidRDefault="00FA2C86" w:rsidP="00FA2C86">
      <w:pPr>
        <w:rPr>
          <w:rFonts w:ascii="Arial" w:hAnsi="Arial" w:cs="Arial"/>
          <w:b/>
          <w:sz w:val="20"/>
          <w:szCs w:val="20"/>
        </w:rPr>
      </w:pPr>
      <w:r w:rsidRPr="006A0CA6">
        <w:rPr>
          <w:rFonts w:ascii="Arial" w:hAnsi="Arial" w:cs="Arial"/>
          <w:b/>
          <w:sz w:val="20"/>
          <w:szCs w:val="20"/>
        </w:rPr>
        <w:t>Business-critical access:</w:t>
      </w:r>
    </w:p>
    <w:p w14:paraId="7B523EF3" w14:textId="77777777" w:rsidR="00FA2C86" w:rsidRPr="00AB266F" w:rsidRDefault="00FA2C86" w:rsidP="00FA2C86">
      <w:pPr>
        <w:rPr>
          <w:rFonts w:ascii="Arial" w:hAnsi="Arial" w:cs="Arial"/>
          <w:sz w:val="20"/>
          <w:szCs w:val="20"/>
        </w:rPr>
      </w:pPr>
      <w:r w:rsidRPr="006A0CA6">
        <w:rPr>
          <w:rFonts w:ascii="Arial" w:hAnsi="Arial" w:cs="Arial"/>
          <w:sz w:val="20"/>
          <w:szCs w:val="20"/>
        </w:rPr>
        <w:t>Business-Critical Access (BCA) is considered non-privileged access</w:t>
      </w:r>
      <w:r w:rsidR="002F2734" w:rsidRPr="006A0CA6">
        <w:rPr>
          <w:rFonts w:ascii="Arial" w:hAnsi="Arial" w:cs="Arial"/>
          <w:sz w:val="20"/>
          <w:szCs w:val="20"/>
        </w:rPr>
        <w:t xml:space="preserve"> to IT </w:t>
      </w:r>
      <w:r w:rsidR="001026CB" w:rsidRPr="006A0CA6">
        <w:rPr>
          <w:rFonts w:ascii="Arial" w:hAnsi="Arial" w:cs="Arial"/>
          <w:sz w:val="20"/>
          <w:szCs w:val="20"/>
        </w:rPr>
        <w:t>A</w:t>
      </w:r>
      <w:r w:rsidR="002F2734" w:rsidRPr="006A0CA6">
        <w:rPr>
          <w:rFonts w:ascii="Arial" w:hAnsi="Arial" w:cs="Arial"/>
          <w:sz w:val="20"/>
          <w:szCs w:val="20"/>
        </w:rPr>
        <w:t>pplications</w:t>
      </w:r>
      <w:r w:rsidR="00C85E67" w:rsidRPr="003D0521">
        <w:rPr>
          <w:rStyle w:val="FootnoteReference"/>
          <w:rFonts w:ascii="Arial" w:hAnsi="Arial" w:cs="Arial"/>
          <w:sz w:val="20"/>
          <w:szCs w:val="20"/>
        </w:rPr>
        <w:footnoteReference w:id="6"/>
      </w:r>
      <w:r w:rsidR="002E1547" w:rsidRPr="00AB266F">
        <w:rPr>
          <w:rFonts w:ascii="Arial" w:hAnsi="Arial" w:cs="Arial"/>
          <w:sz w:val="20"/>
          <w:szCs w:val="20"/>
        </w:rPr>
        <w:t xml:space="preserve"> that </w:t>
      </w:r>
      <w:r w:rsidR="0038608A" w:rsidRPr="00AB266F">
        <w:rPr>
          <w:rFonts w:ascii="Arial" w:hAnsi="Arial" w:cs="Arial"/>
          <w:sz w:val="20"/>
          <w:szCs w:val="20"/>
        </w:rPr>
        <w:t>support</w:t>
      </w:r>
      <w:r w:rsidR="002E1547" w:rsidRPr="00AB266F">
        <w:rPr>
          <w:rFonts w:ascii="Arial" w:hAnsi="Arial" w:cs="Arial"/>
          <w:sz w:val="20"/>
          <w:szCs w:val="20"/>
        </w:rPr>
        <w:t>s</w:t>
      </w:r>
      <w:r w:rsidR="0038608A" w:rsidRPr="00AB266F">
        <w:rPr>
          <w:rFonts w:ascii="Arial" w:hAnsi="Arial" w:cs="Arial"/>
          <w:sz w:val="20"/>
          <w:szCs w:val="20"/>
        </w:rPr>
        <w:t xml:space="preserve"> critical or important functions.</w:t>
      </w:r>
      <w:r w:rsidR="006310BE" w:rsidRPr="003D0521">
        <w:rPr>
          <w:rStyle w:val="FootnoteReference"/>
          <w:rFonts w:ascii="Arial" w:hAnsi="Arial" w:cs="Arial"/>
          <w:sz w:val="20"/>
          <w:szCs w:val="20"/>
        </w:rPr>
        <w:footnoteReference w:id="7"/>
      </w:r>
    </w:p>
    <w:p w14:paraId="1D45DDAD" w14:textId="77777777" w:rsidR="00765779" w:rsidRPr="00AB266F" w:rsidRDefault="00FA2C86" w:rsidP="00177EB7">
      <w:pPr>
        <w:rPr>
          <w:rFonts w:ascii="Arial" w:hAnsi="Arial" w:cs="Arial"/>
          <w:sz w:val="20"/>
          <w:szCs w:val="20"/>
        </w:rPr>
      </w:pPr>
      <w:r w:rsidRPr="00AB266F">
        <w:rPr>
          <w:rFonts w:ascii="Arial" w:hAnsi="Arial" w:cs="Arial"/>
          <w:sz w:val="20"/>
          <w:szCs w:val="20"/>
        </w:rPr>
        <w:t xml:space="preserve">For the avoidance of doubt: This </w:t>
      </w:r>
      <w:r w:rsidR="004C7C2D" w:rsidRPr="00AB266F">
        <w:rPr>
          <w:rFonts w:ascii="Arial" w:hAnsi="Arial" w:cs="Arial"/>
          <w:sz w:val="20"/>
          <w:szCs w:val="20"/>
        </w:rPr>
        <w:t>Guideline</w:t>
      </w:r>
      <w:r w:rsidRPr="00AB266F">
        <w:rPr>
          <w:rFonts w:ascii="Arial" w:hAnsi="Arial" w:cs="Arial"/>
          <w:sz w:val="20"/>
          <w:szCs w:val="20"/>
        </w:rPr>
        <w:t xml:space="preserve"> shall not comprise requirements for the processing of individual’s personal data as such legal requirements are already reflected in the Data Protection Policy or similar legal entity related/associated documentation.</w:t>
      </w:r>
    </w:p>
    <w:p w14:paraId="1C55F0D2" w14:textId="77777777" w:rsidR="00805DFA" w:rsidRPr="00AB266F" w:rsidRDefault="00585C14" w:rsidP="007C1773">
      <w:pPr>
        <w:pStyle w:val="Heading1"/>
        <w:pageBreakBefore/>
        <w:numPr>
          <w:ilvl w:val="0"/>
          <w:numId w:val="1"/>
        </w:numPr>
        <w:ind w:left="357" w:hanging="357"/>
        <w:rPr>
          <w:rFonts w:ascii="Arial" w:hAnsi="Arial" w:cs="Arial"/>
          <w:b/>
          <w:color w:val="000000" w:themeColor="text1"/>
          <w:sz w:val="28"/>
          <w:szCs w:val="28"/>
        </w:rPr>
      </w:pPr>
      <w:bookmarkStart w:id="43" w:name="_Toc236216767"/>
      <w:r w:rsidRPr="00AB266F">
        <w:rPr>
          <w:rFonts w:ascii="Arial" w:hAnsi="Arial" w:cs="Arial"/>
          <w:b/>
          <w:bCs/>
          <w:color w:val="000000" w:themeColor="text1"/>
          <w:sz w:val="28"/>
          <w:szCs w:val="28"/>
        </w:rPr>
        <w:t>Requirements</w:t>
      </w:r>
      <w:bookmarkStart w:id="44" w:name="_Toc159408409"/>
      <w:bookmarkStart w:id="45" w:name="_Toc159408410"/>
      <w:bookmarkStart w:id="46" w:name="_Toc159407613"/>
      <w:bookmarkStart w:id="47" w:name="_Toc159408411"/>
      <w:bookmarkStart w:id="48" w:name="_Toc159407614"/>
      <w:bookmarkStart w:id="49" w:name="_Toc159408412"/>
      <w:bookmarkStart w:id="50" w:name="_Toc159408413"/>
      <w:bookmarkStart w:id="51" w:name="_Toc159408414"/>
      <w:bookmarkStart w:id="52" w:name="_Toc159408415"/>
      <w:bookmarkStart w:id="53" w:name="_Toc159408416"/>
      <w:bookmarkStart w:id="54" w:name="_Toc159408417"/>
      <w:bookmarkStart w:id="55" w:name="_Toc159408418"/>
      <w:bookmarkStart w:id="56" w:name="_Toc159408419"/>
      <w:bookmarkStart w:id="57" w:name="_Toc159408420"/>
      <w:bookmarkStart w:id="58" w:name="_Toc159408421"/>
      <w:bookmarkStart w:id="59" w:name="_Toc159408422"/>
      <w:bookmarkStart w:id="60" w:name="_Toc159408423"/>
      <w:bookmarkStart w:id="61" w:name="_Toc159408424"/>
      <w:bookmarkStart w:id="62" w:name="_Toc159408425"/>
      <w:bookmarkStart w:id="63" w:name="_Toc159408426"/>
      <w:bookmarkStart w:id="64" w:name="_Toc159408427"/>
      <w:bookmarkStart w:id="65" w:name="_Toc159408428"/>
      <w:bookmarkStart w:id="66" w:name="_Toc159408429"/>
      <w:bookmarkStart w:id="67" w:name="_Toc159408430"/>
      <w:bookmarkStart w:id="68" w:name="_Toc159408431"/>
      <w:bookmarkStart w:id="69" w:name="_Toc159408432"/>
      <w:bookmarkStart w:id="70" w:name="_Toc159408433"/>
      <w:bookmarkStart w:id="71" w:name="_Toc159408434"/>
      <w:bookmarkStart w:id="72" w:name="_Toc159408435"/>
      <w:bookmarkStart w:id="73" w:name="_Toc159408436"/>
      <w:bookmarkStart w:id="74" w:name="_Toc159408437"/>
      <w:bookmarkStart w:id="75" w:name="_Toc159408438"/>
      <w:bookmarkStart w:id="76" w:name="_Toc159408439"/>
      <w:bookmarkStart w:id="77" w:name="_Toc159408440"/>
      <w:bookmarkStart w:id="78" w:name="_Toc159408441"/>
      <w:bookmarkStart w:id="79" w:name="_Toc159408442"/>
      <w:bookmarkStart w:id="80" w:name="_Toc159408443"/>
      <w:bookmarkStart w:id="81" w:name="_Toc159408444"/>
      <w:bookmarkStart w:id="82" w:name="_Toc159408445"/>
      <w:bookmarkStart w:id="83" w:name="_Toc159408446"/>
      <w:bookmarkStart w:id="84" w:name="_Toc159407621"/>
      <w:bookmarkStart w:id="85" w:name="_Toc159408448"/>
      <w:bookmarkStart w:id="86" w:name="_Toc155793153"/>
      <w:bookmarkStart w:id="87" w:name="_Toc155793202"/>
      <w:bookmarkStart w:id="88" w:name="_Toc155793326"/>
      <w:bookmarkStart w:id="89" w:name="_Toc155796991"/>
      <w:bookmarkStart w:id="90" w:name="_Toc155339191"/>
      <w:bookmarkStart w:id="91" w:name="_Toc155793154"/>
      <w:bookmarkStart w:id="92" w:name="_Toc155793203"/>
      <w:bookmarkStart w:id="93" w:name="_Toc155793327"/>
      <w:bookmarkStart w:id="94" w:name="_Toc155796992"/>
      <w:bookmarkStart w:id="95" w:name="_Toc155339192"/>
      <w:bookmarkStart w:id="96" w:name="_Toc155793155"/>
      <w:bookmarkStart w:id="97" w:name="_Toc155793204"/>
      <w:bookmarkStart w:id="98" w:name="_Toc155793328"/>
      <w:bookmarkStart w:id="99" w:name="_Toc155796993"/>
      <w:bookmarkStart w:id="100" w:name="_Toc155339193"/>
      <w:bookmarkStart w:id="101" w:name="_Toc155793156"/>
      <w:bookmarkStart w:id="102" w:name="_Toc155793205"/>
      <w:bookmarkStart w:id="103" w:name="_Toc155793329"/>
      <w:bookmarkStart w:id="104" w:name="_Toc155796994"/>
      <w:bookmarkStart w:id="105" w:name="_Toc155339194"/>
      <w:bookmarkStart w:id="106" w:name="_Toc155793157"/>
      <w:bookmarkStart w:id="107" w:name="_Toc155793206"/>
      <w:bookmarkStart w:id="108" w:name="_Toc155793330"/>
      <w:bookmarkStart w:id="109" w:name="_Toc155796995"/>
      <w:bookmarkStart w:id="110" w:name="_Toc155339195"/>
      <w:bookmarkStart w:id="111" w:name="_Toc155793158"/>
      <w:bookmarkStart w:id="112" w:name="_Toc155793207"/>
      <w:bookmarkStart w:id="113" w:name="_Toc155793331"/>
      <w:bookmarkStart w:id="114" w:name="_Toc155796996"/>
      <w:bookmarkStart w:id="115" w:name="_Toc155339196"/>
      <w:bookmarkStart w:id="116" w:name="_Toc155793159"/>
      <w:bookmarkStart w:id="117" w:name="_Toc155793208"/>
      <w:bookmarkStart w:id="118" w:name="_Toc155793332"/>
      <w:bookmarkStart w:id="119" w:name="_Toc155796997"/>
      <w:bookmarkStart w:id="120" w:name="_Toc155339197"/>
      <w:bookmarkStart w:id="121" w:name="_Toc155793160"/>
      <w:bookmarkStart w:id="122" w:name="_Toc155793209"/>
      <w:bookmarkStart w:id="123" w:name="_Toc155793333"/>
      <w:bookmarkStart w:id="124" w:name="_Toc155796998"/>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280459E5" w14:textId="77777777" w:rsidR="00FA6049" w:rsidRPr="00AB266F" w:rsidRDefault="00FA6049" w:rsidP="00C64C00">
      <w:pPr>
        <w:pStyle w:val="Heading2"/>
        <w:numPr>
          <w:ilvl w:val="1"/>
          <w:numId w:val="1"/>
        </w:numPr>
        <w:ind w:left="540" w:hanging="540"/>
        <w:jc w:val="both"/>
        <w:rPr>
          <w:rFonts w:ascii="Arial" w:hAnsi="Arial" w:cs="Arial"/>
          <w:color w:val="000000" w:themeColor="text1"/>
          <w:sz w:val="24"/>
          <w:szCs w:val="24"/>
        </w:rPr>
      </w:pPr>
      <w:bookmarkStart w:id="125" w:name="_Toc236216768"/>
      <w:r w:rsidRPr="00AB266F">
        <w:rPr>
          <w:rFonts w:ascii="Arial" w:hAnsi="Arial" w:cs="Arial"/>
          <w:color w:val="000000" w:themeColor="text1"/>
          <w:sz w:val="24"/>
          <w:szCs w:val="24"/>
        </w:rPr>
        <w:t>Control requirement</w:t>
      </w:r>
      <w:bookmarkEnd w:id="125"/>
    </w:p>
    <w:p w14:paraId="49F9631C" w14:textId="77777777" w:rsidR="00906C4A" w:rsidRPr="00AB266F" w:rsidRDefault="00906C4A">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27"/>
        <w:gridCol w:w="7517"/>
      </w:tblGrid>
      <w:tr w:rsidR="00906C4A" w:rsidRPr="00111BD4" w14:paraId="219A0D91" w14:textId="77777777" w:rsidTr="00E85C25">
        <w:trPr>
          <w:trHeight w:val="20"/>
          <w:tblHeader/>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7F5BF67F" w14:textId="77777777" w:rsidR="00906C4A" w:rsidRPr="00AB266F" w:rsidRDefault="00906C4A" w:rsidP="004B05CF">
            <w:pPr>
              <w:spacing w:before="120" w:after="120"/>
              <w:ind w:left="284"/>
              <w:textAlignment w:val="baseline"/>
              <w:rPr>
                <w:rFonts w:ascii="Arial" w:eastAsia="Times New Roman" w:hAnsi="Arial" w:cs="Arial"/>
                <w:b/>
                <w:bCs/>
                <w:color w:val="FFFFFF"/>
                <w:sz w:val="20"/>
                <w:szCs w:val="20"/>
              </w:rPr>
            </w:pPr>
            <w:r w:rsidRPr="00AB266F">
              <w:rPr>
                <w:rFonts w:asciiTheme="minorBidi" w:eastAsia="Times New Roman" w:hAnsiTheme="minorBidi"/>
                <w:b/>
                <w:bCs/>
                <w:color w:val="FFFFFF"/>
                <w:sz w:val="20"/>
                <w:szCs w:val="20"/>
              </w:rPr>
              <w:t xml:space="preserve">ID: </w:t>
            </w:r>
            <w:r w:rsidR="007E1AF1" w:rsidRPr="00AB266F">
              <w:rPr>
                <w:rFonts w:asciiTheme="minorBidi" w:eastAsia="Times New Roman" w:hAnsiTheme="minorBidi"/>
                <w:b/>
                <w:bCs/>
                <w:color w:val="FFFFFF"/>
                <w:sz w:val="20"/>
                <w:szCs w:val="20"/>
              </w:rPr>
              <w:t>1</w:t>
            </w:r>
            <w:r w:rsidR="004B05CF" w:rsidRPr="00AB266F">
              <w:rPr>
                <w:rFonts w:asciiTheme="minorBidi" w:eastAsia="Times New Roman" w:hAnsiTheme="minorBidi"/>
                <w:b/>
                <w:bCs/>
                <w:color w:val="FFFFFF"/>
                <w:sz w:val="20"/>
                <w:szCs w:val="20"/>
              </w:rPr>
              <w:br/>
            </w:r>
            <w:r w:rsidRPr="00AB266F">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060C515D" w14:textId="77777777" w:rsidR="00906C4A" w:rsidRPr="00AB266F" w:rsidRDefault="007E1AF1" w:rsidP="004B05CF">
            <w:pPr>
              <w:spacing w:before="120" w:after="120"/>
              <w:ind w:left="284"/>
              <w:textAlignment w:val="baseline"/>
              <w:rPr>
                <w:rFonts w:ascii="Arial" w:eastAsia="Times New Roman" w:hAnsi="Arial" w:cs="Arial"/>
                <w:sz w:val="20"/>
                <w:szCs w:val="20"/>
              </w:rPr>
            </w:pPr>
            <w:r w:rsidRPr="00AB266F">
              <w:rPr>
                <w:rFonts w:asciiTheme="minorBidi" w:eastAsia="Times New Roman" w:hAnsiTheme="minorBidi"/>
                <w:b/>
                <w:bCs/>
                <w:color w:val="FFFFFF"/>
                <w:sz w:val="20"/>
                <w:szCs w:val="20"/>
              </w:rPr>
              <w:t>IAM Rules &amp; Procedures</w:t>
            </w:r>
          </w:p>
        </w:tc>
      </w:tr>
      <w:tr w:rsidR="00906C4A" w:rsidRPr="00111BD4" w14:paraId="6F619D9B" w14:textId="77777777" w:rsidTr="00AF1793">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383033E" w14:textId="77777777" w:rsidR="00551C04" w:rsidRDefault="007E1AF1" w:rsidP="004B05CF">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1</w:t>
            </w:r>
          </w:p>
          <w:p w14:paraId="2E0730AB" w14:textId="06F72CEC" w:rsidR="00906C4A" w:rsidRPr="00551C04" w:rsidRDefault="00551C04" w:rsidP="00551C04">
            <w:pPr>
              <w:spacing w:after="0"/>
              <w:rPr>
                <w:rFonts w:ascii="Arial" w:eastAsia="Times New Roman" w:hAnsi="Arial" w:cs="Arial"/>
                <w:b/>
                <w:bCs/>
                <w:sz w:val="20"/>
                <w:szCs w:val="20"/>
              </w:rPr>
            </w:pPr>
            <w:r w:rsidRPr="00551C04">
              <w:rPr>
                <w:rFonts w:ascii="Arial" w:eastAsia="Arial" w:hAnsi="Arial" w:cs="Arial"/>
                <w:b/>
                <w:bCs/>
                <w:sz w:val="20"/>
                <w:szCs w:val="20"/>
              </w:rPr>
              <w:t>DOR.ICT.IAM.PRC.001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4E2E46A" w14:textId="77777777" w:rsidR="00906C4A" w:rsidRPr="003D0521" w:rsidRDefault="007E1AF1" w:rsidP="00073C17">
            <w:pPr>
              <w:spacing w:before="120" w:after="120"/>
              <w:ind w:left="284" w:right="284"/>
              <w:textAlignment w:val="baseline"/>
              <w:rPr>
                <w:rFonts w:ascii="Arial" w:eastAsia="Times New Roman" w:hAnsi="Arial" w:cs="Arial"/>
                <w:b/>
                <w:bCs/>
                <w:sz w:val="20"/>
                <w:szCs w:val="20"/>
              </w:rPr>
            </w:pPr>
            <w:r w:rsidRPr="003D0521">
              <w:rPr>
                <w:rFonts w:asciiTheme="minorBidi" w:eastAsia="Times New Roman" w:hAnsiTheme="minorBidi"/>
                <w:b/>
                <w:bCs/>
                <w:sz w:val="20"/>
                <w:szCs w:val="20"/>
              </w:rPr>
              <w:t>For Identity and Access Management, procedures and controls must be defined, implemented, and performed.</w:t>
            </w:r>
          </w:p>
        </w:tc>
      </w:tr>
      <w:tr w:rsidR="00D334A9" w:rsidRPr="00111BD4" w14:paraId="683445C8" w14:textId="77777777" w:rsidTr="00AF1793">
        <w:trPr>
          <w:trHeight w:val="909"/>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8411E" w14:textId="77777777" w:rsidR="00D334A9" w:rsidRPr="00111BD4" w:rsidRDefault="007E1AF1" w:rsidP="00823A00">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w:t>
            </w:r>
            <w:r w:rsidR="00D334A9" w:rsidRPr="00111BD4">
              <w:rPr>
                <w:rFonts w:ascii="Arial" w:eastAsia="Times New Roman" w:hAnsi="Arial" w:cs="Arial"/>
                <w:sz w:val="20"/>
                <w:szCs w:val="20"/>
              </w:rPr>
              <w:t>.1</w:t>
            </w:r>
          </w:p>
          <w:p w14:paraId="7F16CE79" w14:textId="77777777" w:rsidR="00712BA6" w:rsidRDefault="00B03B88">
            <w:pPr>
              <w:spacing w:after="0"/>
            </w:pPr>
            <w:r>
              <w:rPr>
                <w:rFonts w:ascii="Arial" w:eastAsia="Arial" w:hAnsi="Arial" w:cs="Arial"/>
                <w:sz w:val="20"/>
                <w:szCs w:val="20"/>
              </w:rPr>
              <w:t>DOR.ICT.IAM.PRC.002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8FBE91A" w14:textId="77777777" w:rsidR="00D334A9" w:rsidRPr="003D0521" w:rsidRDefault="00D334A9"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 formal access management process, which includes the review and authorization of access requests by responsible authorities prior to provisioning, must be established, documented, and applied for all accounts and access rights.</w:t>
            </w:r>
          </w:p>
          <w:p w14:paraId="632A48B5"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A.20 1)</w:t>
            </w:r>
          </w:p>
        </w:tc>
      </w:tr>
      <w:tr w:rsidR="00D334A9" w:rsidRPr="00111BD4" w14:paraId="248AEA89" w14:textId="77777777" w:rsidTr="00AF1793">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3865F76D" w14:textId="77777777" w:rsidR="00D334A9" w:rsidRPr="00111BD4" w:rsidRDefault="007E1AF1" w:rsidP="00823A00">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w:t>
            </w:r>
            <w:r w:rsidR="00D334A9" w:rsidRPr="00111BD4">
              <w:rPr>
                <w:rFonts w:ascii="Arial" w:eastAsia="Times New Roman" w:hAnsi="Arial" w:cs="Arial"/>
                <w:sz w:val="20"/>
                <w:szCs w:val="20"/>
              </w:rPr>
              <w:t>.2</w:t>
            </w:r>
          </w:p>
          <w:p w14:paraId="3AD1EE69" w14:textId="77777777" w:rsidR="00712BA6" w:rsidRDefault="00B03B88">
            <w:pPr>
              <w:spacing w:after="0"/>
            </w:pPr>
            <w:r>
              <w:rPr>
                <w:rFonts w:ascii="Arial" w:eastAsia="Arial" w:hAnsi="Arial" w:cs="Arial"/>
                <w:sz w:val="20"/>
                <w:szCs w:val="20"/>
              </w:rPr>
              <w:t>DOR.ICT.IAM.PRC.003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2B3F582" w14:textId="77777777" w:rsidR="00D334A9" w:rsidRPr="003D0521" w:rsidRDefault="009420D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Access requests and access provisioning for primary and secondary access must be documented accordingly. A central record must be available, </w:t>
            </w:r>
            <w:r w:rsidR="004E465B" w:rsidRPr="003D0521">
              <w:rPr>
                <w:rFonts w:ascii="Arial" w:eastAsia="Times New Roman" w:hAnsi="Arial" w:cs="Arial"/>
                <w:sz w:val="20"/>
                <w:szCs w:val="20"/>
              </w:rPr>
              <w:t>preferably</w:t>
            </w:r>
            <w:r w:rsidRPr="003D0521">
              <w:rPr>
                <w:rFonts w:ascii="Arial" w:eastAsia="Times New Roman" w:hAnsi="Arial" w:cs="Arial"/>
                <w:sz w:val="20"/>
                <w:szCs w:val="20"/>
              </w:rPr>
              <w:t xml:space="preserve"> via a designated IAM tool, and allow the tracking of individual requests by MyUserID.</w:t>
            </w:r>
          </w:p>
          <w:p w14:paraId="6CDE3B04"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A.20 1)</w:t>
            </w:r>
          </w:p>
        </w:tc>
      </w:tr>
      <w:tr w:rsidR="00D334A9" w:rsidRPr="00111BD4" w14:paraId="2ED206D6" w14:textId="77777777" w:rsidTr="00AF1793">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0545AC5" w14:textId="77777777" w:rsidR="00D334A9" w:rsidRPr="00111BD4" w:rsidRDefault="007E1AF1" w:rsidP="00823A00">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w:t>
            </w:r>
            <w:r w:rsidR="00D334A9" w:rsidRPr="00111BD4">
              <w:rPr>
                <w:rFonts w:ascii="Arial" w:eastAsia="Times New Roman" w:hAnsi="Arial" w:cs="Arial"/>
                <w:sz w:val="20"/>
                <w:szCs w:val="20"/>
              </w:rPr>
              <w:t>.3</w:t>
            </w:r>
          </w:p>
          <w:p w14:paraId="3F2AF89B" w14:textId="77777777" w:rsidR="00712BA6" w:rsidRDefault="00B03B88">
            <w:pPr>
              <w:spacing w:after="0"/>
            </w:pPr>
            <w:r>
              <w:rPr>
                <w:rFonts w:ascii="Arial" w:eastAsia="Arial" w:hAnsi="Arial" w:cs="Arial"/>
                <w:sz w:val="20"/>
                <w:szCs w:val="20"/>
              </w:rPr>
              <w:t>DOR.ICT.IAM.PRC.004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E901F42" w14:textId="77777777" w:rsidR="00D334A9" w:rsidRPr="003D0521" w:rsidRDefault="009420D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Access requests must be reviewed and authorized by responsible authorities or persons. An additional approval by the Role Owner is required for business-critical access.</w:t>
            </w:r>
          </w:p>
          <w:p w14:paraId="2A0C241C"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A.20 1)</w:t>
            </w:r>
          </w:p>
        </w:tc>
      </w:tr>
      <w:tr w:rsidR="00D334A9" w:rsidRPr="00111BD4" w14:paraId="0437FB39" w14:textId="77777777" w:rsidTr="00AF1793">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A5D1037" w14:textId="77777777" w:rsidR="00D334A9" w:rsidRPr="00111BD4" w:rsidRDefault="007E1AF1" w:rsidP="00823A00">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w:t>
            </w:r>
            <w:r w:rsidR="00D334A9" w:rsidRPr="00111BD4">
              <w:rPr>
                <w:rFonts w:ascii="Arial" w:eastAsia="Times New Roman" w:hAnsi="Arial" w:cs="Arial"/>
                <w:sz w:val="20"/>
                <w:szCs w:val="20"/>
              </w:rPr>
              <w:t>.4</w:t>
            </w:r>
          </w:p>
          <w:p w14:paraId="6F43EAF7" w14:textId="77777777" w:rsidR="00712BA6" w:rsidRDefault="00B03B88">
            <w:pPr>
              <w:spacing w:after="0"/>
            </w:pPr>
            <w:r>
              <w:rPr>
                <w:rFonts w:ascii="Arial" w:eastAsia="Arial" w:hAnsi="Arial" w:cs="Arial"/>
                <w:sz w:val="20"/>
                <w:szCs w:val="20"/>
              </w:rPr>
              <w:t>DOR.ICT.IAM.PRC.005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B99EF88" w14:textId="77777777" w:rsidR="00D334A9" w:rsidRPr="00F40C61" w:rsidRDefault="009420DB" w:rsidP="00073C17">
            <w:pPr>
              <w:spacing w:before="120" w:after="120" w:line="240" w:lineRule="auto"/>
              <w:ind w:left="284" w:right="284"/>
              <w:textAlignment w:val="baseline"/>
              <w:rPr>
                <w:rFonts w:ascii="Arial" w:eastAsia="Times New Roman" w:hAnsi="Arial" w:cs="Arial"/>
                <w:sz w:val="20"/>
                <w:szCs w:val="20"/>
              </w:rPr>
            </w:pPr>
            <w:r w:rsidRPr="00F40C61">
              <w:rPr>
                <w:rFonts w:ascii="Arial" w:eastAsia="Times New Roman" w:hAnsi="Arial" w:cs="Arial"/>
                <w:sz w:val="20"/>
                <w:szCs w:val="20"/>
              </w:rPr>
              <w:t xml:space="preserve">Automated access provisioning must be established. </w:t>
            </w:r>
            <w:r w:rsidR="00AC4BE4">
              <w:rPr>
                <w:rFonts w:ascii="Arial" w:eastAsia="Times New Roman" w:hAnsi="Arial" w:cs="Arial"/>
                <w:sz w:val="20"/>
                <w:szCs w:val="20"/>
              </w:rPr>
              <w:t>If</w:t>
            </w:r>
            <w:r w:rsidRPr="00F40C61">
              <w:rPr>
                <w:rFonts w:ascii="Arial" w:eastAsia="Times New Roman" w:hAnsi="Arial" w:cs="Arial"/>
                <w:sz w:val="20"/>
                <w:szCs w:val="20"/>
              </w:rPr>
              <w:t xml:space="preserve"> not possible, complementary controls must be designed, implemented, and described in the Authorization Concept.</w:t>
            </w:r>
          </w:p>
          <w:p w14:paraId="7B86FA29"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A.20 1)</w:t>
            </w:r>
          </w:p>
        </w:tc>
      </w:tr>
      <w:tr w:rsidR="00D334A9" w:rsidRPr="00111BD4" w14:paraId="22670107" w14:textId="77777777" w:rsidTr="00AF1793">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2AD64CA" w14:textId="77777777" w:rsidR="00D334A9" w:rsidRPr="00111BD4" w:rsidRDefault="007E1AF1" w:rsidP="00823A00">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w:t>
            </w:r>
            <w:r w:rsidR="00D334A9" w:rsidRPr="00111BD4">
              <w:rPr>
                <w:rFonts w:ascii="Arial" w:eastAsia="Times New Roman" w:hAnsi="Arial" w:cs="Arial"/>
                <w:sz w:val="20"/>
                <w:szCs w:val="20"/>
              </w:rPr>
              <w:t>.5</w:t>
            </w:r>
          </w:p>
          <w:p w14:paraId="0100843C" w14:textId="77777777" w:rsidR="00712BA6" w:rsidRDefault="00B03B88">
            <w:pPr>
              <w:spacing w:after="0"/>
            </w:pPr>
            <w:r>
              <w:rPr>
                <w:rFonts w:ascii="Arial" w:eastAsia="Arial" w:hAnsi="Arial" w:cs="Arial"/>
                <w:sz w:val="20"/>
                <w:szCs w:val="20"/>
              </w:rPr>
              <w:t>DOR.ICT.IAM.PRC.006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BDDA62D" w14:textId="77777777" w:rsidR="00D334A9" w:rsidRPr="003D0521" w:rsidRDefault="009420D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An identity lifecycle process is established and must manage the creation, change, review and update, temporary deactivation, and termination of all accounts.</w:t>
            </w:r>
          </w:p>
          <w:p w14:paraId="513CBE8D"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A.20 2b)</w:t>
            </w:r>
          </w:p>
        </w:tc>
      </w:tr>
      <w:tr w:rsidR="00617797" w:rsidRPr="00111BD4" w14:paraId="037CFB0D" w14:textId="77777777" w:rsidTr="00AF1793">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49F2496" w14:textId="77777777" w:rsidR="00617797" w:rsidRPr="00111BD4" w:rsidRDefault="00617797" w:rsidP="00823A00">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1.6</w:t>
            </w:r>
          </w:p>
          <w:p w14:paraId="484B6D6D" w14:textId="77777777" w:rsidR="00712BA6" w:rsidRDefault="00B03B88">
            <w:pPr>
              <w:spacing w:after="0"/>
            </w:pPr>
            <w:r>
              <w:rPr>
                <w:rFonts w:ascii="Arial" w:eastAsia="Arial" w:hAnsi="Arial" w:cs="Arial"/>
                <w:sz w:val="20"/>
                <w:szCs w:val="20"/>
              </w:rPr>
              <w:t>DOR.ICT.IAM.PRC.007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0B1CDC3" w14:textId="77777777" w:rsidR="00617797" w:rsidRPr="003D0521" w:rsidRDefault="00617797"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Entitlements in affected target </w:t>
            </w:r>
            <w:r w:rsidR="00FA6D8F" w:rsidRPr="003D0521">
              <w:rPr>
                <w:rFonts w:ascii="Arial" w:eastAsia="Times New Roman" w:hAnsi="Arial" w:cs="Arial"/>
                <w:sz w:val="20"/>
                <w:szCs w:val="20"/>
              </w:rPr>
              <w:t>ICT S</w:t>
            </w:r>
            <w:r w:rsidRPr="003D0521">
              <w:rPr>
                <w:rFonts w:ascii="Arial" w:eastAsia="Times New Roman" w:hAnsi="Arial" w:cs="Arial"/>
                <w:sz w:val="20"/>
                <w:szCs w:val="20"/>
              </w:rPr>
              <w:t>ystems and validation of entitlement creation by reconciliation between target</w:t>
            </w:r>
            <w:r w:rsidR="00FA6D8F" w:rsidRPr="003D0521">
              <w:rPr>
                <w:rFonts w:ascii="Arial" w:eastAsia="Times New Roman" w:hAnsi="Arial" w:cs="Arial"/>
                <w:sz w:val="20"/>
                <w:szCs w:val="20"/>
              </w:rPr>
              <w:t xml:space="preserve"> ICT</w:t>
            </w:r>
            <w:r w:rsidRPr="003D0521">
              <w:rPr>
                <w:rFonts w:ascii="Arial" w:eastAsia="Times New Roman" w:hAnsi="Arial" w:cs="Arial"/>
                <w:sz w:val="20"/>
                <w:szCs w:val="20"/>
              </w:rPr>
              <w:t xml:space="preserve"> </w:t>
            </w:r>
            <w:r w:rsidR="00A0733A" w:rsidRPr="003D0521">
              <w:rPr>
                <w:rFonts w:ascii="Arial" w:eastAsia="Times New Roman" w:hAnsi="Arial" w:cs="Arial"/>
                <w:sz w:val="20"/>
                <w:szCs w:val="20"/>
              </w:rPr>
              <w:t>S</w:t>
            </w:r>
            <w:r w:rsidRPr="003D0521">
              <w:rPr>
                <w:rFonts w:ascii="Arial" w:eastAsia="Times New Roman" w:hAnsi="Arial" w:cs="Arial"/>
                <w:sz w:val="20"/>
                <w:szCs w:val="20"/>
              </w:rPr>
              <w:t xml:space="preserve">ystem and requested access must be enforced daily (including automated synchronization and clean-up of identified deviations). </w:t>
            </w:r>
            <w:r w:rsidR="00AA3667">
              <w:rPr>
                <w:rFonts w:ascii="Arial" w:eastAsia="Times New Roman" w:hAnsi="Arial" w:cs="Arial"/>
                <w:sz w:val="20"/>
                <w:szCs w:val="20"/>
              </w:rPr>
              <w:t>If</w:t>
            </w:r>
            <w:r w:rsidRPr="003D0521">
              <w:rPr>
                <w:rFonts w:ascii="Arial" w:eastAsia="Times New Roman" w:hAnsi="Arial" w:cs="Arial"/>
                <w:sz w:val="20"/>
                <w:szCs w:val="20"/>
              </w:rPr>
              <w:t xml:space="preserve"> not possible, complementary controls must be designed, implemented, and described in the Authorization Concept.</w:t>
            </w:r>
          </w:p>
          <w:p w14:paraId="102F592E"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D334A9" w:rsidRPr="00111BD4" w14:paraId="6B45F7EA" w14:textId="77777777" w:rsidTr="00AF1793">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CB7E42F" w14:textId="77777777" w:rsidR="00D334A9" w:rsidRPr="00111BD4" w:rsidRDefault="007E1AF1" w:rsidP="00823A00">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w:t>
            </w:r>
            <w:r w:rsidR="00D334A9" w:rsidRPr="00111BD4">
              <w:rPr>
                <w:rFonts w:ascii="Arial" w:eastAsia="Times New Roman" w:hAnsi="Arial" w:cs="Arial"/>
                <w:sz w:val="20"/>
                <w:szCs w:val="20"/>
              </w:rPr>
              <w:t>.</w:t>
            </w:r>
            <w:r w:rsidR="00617797" w:rsidRPr="00111BD4">
              <w:rPr>
                <w:rFonts w:ascii="Arial" w:eastAsia="Times New Roman" w:hAnsi="Arial" w:cs="Arial"/>
                <w:sz w:val="20"/>
                <w:szCs w:val="20"/>
              </w:rPr>
              <w:t>7</w:t>
            </w:r>
          </w:p>
          <w:p w14:paraId="65B9BD55" w14:textId="77777777" w:rsidR="00712BA6" w:rsidRDefault="00B03B88">
            <w:pPr>
              <w:spacing w:after="0"/>
            </w:pPr>
            <w:r>
              <w:rPr>
                <w:rFonts w:ascii="Arial" w:eastAsia="Arial" w:hAnsi="Arial" w:cs="Arial"/>
                <w:sz w:val="20"/>
                <w:szCs w:val="20"/>
              </w:rPr>
              <w:t>DOR.ICT.IAM.PRC.008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1A15334" w14:textId="77777777" w:rsidR="00DF33D5" w:rsidRPr="003D0521" w:rsidRDefault="0096332F" w:rsidP="00073C17">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Applications should automatically be reconciled. If automatic reconciliation is not possible, complementary controls </w:t>
            </w:r>
            <w:r w:rsidR="00D73176" w:rsidRPr="003D0521">
              <w:rPr>
                <w:rFonts w:ascii="Arial" w:eastAsia="Times New Roman" w:hAnsi="Arial" w:cs="Arial"/>
                <w:sz w:val="20"/>
                <w:szCs w:val="20"/>
              </w:rPr>
              <w:t>must</w:t>
            </w:r>
            <w:r w:rsidRPr="003D0521">
              <w:rPr>
                <w:rFonts w:ascii="Arial" w:eastAsia="Times New Roman" w:hAnsi="Arial" w:cs="Arial"/>
                <w:sz w:val="20"/>
                <w:szCs w:val="20"/>
              </w:rPr>
              <w:t xml:space="preserve"> be designed and implemented.</w:t>
            </w:r>
          </w:p>
          <w:p w14:paraId="4501A5E4"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7644AEE9" w14:textId="77777777" w:rsidR="008649A5" w:rsidRPr="00191F99" w:rsidRDefault="008649A5" w:rsidP="00855EF7">
      <w:pPr>
        <w:rPr>
          <w:rFonts w:ascii="Arial" w:hAnsi="Arial" w:cs="Arial"/>
          <w:sz w:val="20"/>
          <w:szCs w:val="20"/>
          <w:lang w:val="it-IT"/>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16"/>
        <w:gridCol w:w="7528"/>
      </w:tblGrid>
      <w:tr w:rsidR="009A3E3B" w:rsidRPr="00111BD4" w14:paraId="3405C93F" w14:textId="77777777" w:rsidTr="00081257">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43F717DB" w14:textId="77777777" w:rsidR="009A3E3B" w:rsidRPr="003D0521" w:rsidRDefault="009A3E3B" w:rsidP="00BF2691">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 xml:space="preserve">ID: </w:t>
            </w:r>
            <w:r w:rsidR="003C4B6A" w:rsidRPr="003D0521">
              <w:rPr>
                <w:rFonts w:asciiTheme="minorBidi" w:eastAsia="Times New Roman" w:hAnsiTheme="minorBidi"/>
                <w:b/>
                <w:bCs/>
                <w:color w:val="FFFFFF"/>
                <w:sz w:val="20"/>
                <w:szCs w:val="20"/>
              </w:rPr>
              <w:t>2</w:t>
            </w:r>
            <w:r w:rsidR="00BF2691"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795B0618" w14:textId="77777777" w:rsidR="009A3E3B" w:rsidRPr="003D0521" w:rsidRDefault="003C4B6A"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IAM Definition of Access Rights</w:t>
            </w:r>
          </w:p>
        </w:tc>
      </w:tr>
      <w:tr w:rsidR="009A3E3B" w:rsidRPr="00111BD4" w14:paraId="33A75E37" w14:textId="77777777" w:rsidTr="00551C04">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D06398C" w14:textId="77777777" w:rsidR="009A3E3B" w:rsidRPr="003D0521" w:rsidRDefault="003C4B6A"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2</w:t>
            </w:r>
          </w:p>
          <w:p w14:paraId="52DA8A86" w14:textId="77777777" w:rsidR="00712BA6" w:rsidRDefault="00B03B88">
            <w:pPr>
              <w:spacing w:after="0"/>
            </w:pPr>
            <w:r>
              <w:rPr>
                <w:rFonts w:ascii="Arial" w:eastAsia="Arial" w:hAnsi="Arial" w:cs="Arial"/>
                <w:sz w:val="20"/>
                <w:szCs w:val="20"/>
              </w:rPr>
              <w:t>DOR.ICT.IAM.ACC.001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5010847" w14:textId="77777777" w:rsidR="009A3E3B" w:rsidRPr="003D0521" w:rsidRDefault="003C4B6A" w:rsidP="00073C17">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Access Rights for Identity Access Management must be defined and documented.</w:t>
            </w:r>
          </w:p>
        </w:tc>
      </w:tr>
      <w:tr w:rsidR="009A3E3B" w:rsidRPr="00111BD4" w14:paraId="5488243E" w14:textId="77777777" w:rsidTr="00551C04">
        <w:trPr>
          <w:trHeight w:val="188"/>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36D63654" w14:textId="77777777" w:rsidR="009A3E3B" w:rsidRPr="00111BD4" w:rsidRDefault="003C4B6A" w:rsidP="00BF2691">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2</w:t>
            </w:r>
            <w:r w:rsidR="009A3E3B" w:rsidRPr="00111BD4">
              <w:rPr>
                <w:rFonts w:ascii="Arial" w:eastAsia="Times New Roman" w:hAnsi="Arial" w:cs="Arial"/>
                <w:sz w:val="20"/>
                <w:szCs w:val="20"/>
              </w:rPr>
              <w:t>.1</w:t>
            </w:r>
          </w:p>
          <w:p w14:paraId="52EEFFE5" w14:textId="77777777" w:rsidR="00712BA6" w:rsidRDefault="00B03B88">
            <w:pPr>
              <w:spacing w:after="0"/>
            </w:pPr>
            <w:r>
              <w:rPr>
                <w:rFonts w:ascii="Arial" w:eastAsia="Arial" w:hAnsi="Arial" w:cs="Arial"/>
                <w:sz w:val="20"/>
                <w:szCs w:val="20"/>
              </w:rPr>
              <w:t>DOR.ICT.IAM.ACC.002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5DBC3B1" w14:textId="77777777" w:rsidR="009A3E3B" w:rsidRPr="003D0521" w:rsidRDefault="003C4B6A"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Access rights including remote and emergency access must be assigned and provisioned for IT </w:t>
            </w:r>
            <w:r w:rsidR="00F934F2" w:rsidRPr="003D0521">
              <w:rPr>
                <w:rFonts w:ascii="Arial" w:eastAsia="Times New Roman" w:hAnsi="Arial" w:cs="Arial"/>
                <w:sz w:val="20"/>
                <w:szCs w:val="20"/>
              </w:rPr>
              <w:t>A</w:t>
            </w:r>
            <w:r w:rsidRPr="003D0521">
              <w:rPr>
                <w:rFonts w:ascii="Arial" w:eastAsia="Times New Roman" w:hAnsi="Arial" w:cs="Arial"/>
                <w:sz w:val="20"/>
                <w:szCs w:val="20"/>
              </w:rPr>
              <w:t>ssets based on need-to-know, need-to-use and least privilege principles.</w:t>
            </w:r>
          </w:p>
          <w:p w14:paraId="4AEF2C6D"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 1a)</w:t>
            </w:r>
          </w:p>
        </w:tc>
      </w:tr>
      <w:tr w:rsidR="009A3E3B" w:rsidRPr="00111BD4" w14:paraId="6F1954AC"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5E345C7" w14:textId="77777777" w:rsidR="009A3E3B" w:rsidRPr="00111BD4" w:rsidRDefault="003C4B6A" w:rsidP="00BF2691">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2</w:t>
            </w:r>
            <w:r w:rsidR="009A3E3B" w:rsidRPr="00111BD4">
              <w:rPr>
                <w:rFonts w:ascii="Arial" w:eastAsia="Times New Roman" w:hAnsi="Arial" w:cs="Arial"/>
                <w:sz w:val="20"/>
                <w:szCs w:val="20"/>
              </w:rPr>
              <w:t>.2</w:t>
            </w:r>
          </w:p>
          <w:p w14:paraId="7AF8A24E" w14:textId="77777777" w:rsidR="00712BA6" w:rsidRDefault="00B03B88">
            <w:pPr>
              <w:spacing w:after="0"/>
            </w:pPr>
            <w:r>
              <w:rPr>
                <w:rFonts w:ascii="Arial" w:eastAsia="Arial" w:hAnsi="Arial" w:cs="Arial"/>
                <w:sz w:val="20"/>
                <w:szCs w:val="20"/>
              </w:rPr>
              <w:t>DOR.ICT.IAM.ACC.003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F778153" w14:textId="77777777" w:rsidR="009A3E3B" w:rsidRPr="003D0521" w:rsidRDefault="003C4B6A"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Access rights must be designed in alignment with the information classification of the information asset.</w:t>
            </w:r>
          </w:p>
          <w:p w14:paraId="16A911B7"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Container, End User Device, Mobile Device,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9A3E3B" w:rsidRPr="00111BD4" w14:paraId="74435B62"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39D2375B" w14:textId="77777777" w:rsidR="009A3E3B" w:rsidRPr="00111BD4" w:rsidRDefault="003C4B6A" w:rsidP="00BF2691">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2</w:t>
            </w:r>
            <w:r w:rsidR="009A3E3B" w:rsidRPr="00111BD4">
              <w:rPr>
                <w:rFonts w:ascii="Arial" w:eastAsia="Times New Roman" w:hAnsi="Arial" w:cs="Arial"/>
                <w:sz w:val="20"/>
                <w:szCs w:val="20"/>
              </w:rPr>
              <w:t>.3</w:t>
            </w:r>
          </w:p>
          <w:p w14:paraId="50A2750D" w14:textId="77777777" w:rsidR="00712BA6" w:rsidRDefault="00B03B88">
            <w:pPr>
              <w:spacing w:after="0"/>
            </w:pPr>
            <w:r>
              <w:rPr>
                <w:rFonts w:ascii="Arial" w:eastAsia="Arial" w:hAnsi="Arial" w:cs="Arial"/>
                <w:sz w:val="20"/>
                <w:szCs w:val="20"/>
              </w:rPr>
              <w:t>DOR.ICT.IAM.ACC.004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3714925" w14:textId="77777777" w:rsidR="009A3E3B" w:rsidRPr="003D0521" w:rsidRDefault="003C4B6A"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It must be ensured that roles and responsibilities are assigned to grant, review, and revoke access rights. Retention periods for logs must be defined in accordance with business and information security objectives, reason for event recording and results of the ICT risk assessment.</w:t>
            </w:r>
          </w:p>
          <w:p w14:paraId="2C0FC69E"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 1e.i)</w:t>
            </w:r>
          </w:p>
        </w:tc>
      </w:tr>
      <w:tr w:rsidR="009A3E3B" w:rsidRPr="00111BD4" w14:paraId="27DA6FF6"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715C373" w14:textId="77777777" w:rsidR="009A3E3B" w:rsidRPr="00111BD4" w:rsidRDefault="003C4B6A" w:rsidP="00BF2691">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2</w:t>
            </w:r>
            <w:r w:rsidR="009A3E3B" w:rsidRPr="00111BD4">
              <w:rPr>
                <w:rFonts w:ascii="Arial" w:eastAsia="Times New Roman" w:hAnsi="Arial" w:cs="Arial"/>
                <w:sz w:val="20"/>
                <w:szCs w:val="20"/>
              </w:rPr>
              <w:t>.4</w:t>
            </w:r>
          </w:p>
          <w:p w14:paraId="78F7EE90" w14:textId="77777777" w:rsidR="00712BA6" w:rsidRDefault="00B03B88">
            <w:pPr>
              <w:spacing w:after="0"/>
            </w:pPr>
            <w:r>
              <w:rPr>
                <w:rFonts w:ascii="Arial" w:eastAsia="Arial" w:hAnsi="Arial" w:cs="Arial"/>
                <w:sz w:val="20"/>
                <w:szCs w:val="20"/>
              </w:rPr>
              <w:t>DOR.ICT.IAM.ACC.005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A87F7B5" w14:textId="77777777" w:rsidR="009A3E3B" w:rsidRPr="003D0521" w:rsidRDefault="003C4B6A"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Role composition must be documented at the level of entitlements in a central tool.</w:t>
            </w:r>
          </w:p>
          <w:p w14:paraId="2D36BC16"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9A3E3B" w:rsidRPr="00111BD4" w14:paraId="136BB2D6"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205ED4A" w14:textId="77777777" w:rsidR="009A3E3B" w:rsidRPr="00111BD4" w:rsidRDefault="003C4B6A" w:rsidP="00BF2691">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2</w:t>
            </w:r>
            <w:r w:rsidR="009A3E3B" w:rsidRPr="00111BD4">
              <w:rPr>
                <w:rFonts w:ascii="Arial" w:eastAsia="Times New Roman" w:hAnsi="Arial" w:cs="Arial"/>
                <w:sz w:val="20"/>
                <w:szCs w:val="20"/>
              </w:rPr>
              <w:t>.</w:t>
            </w:r>
            <w:r w:rsidRPr="00111BD4">
              <w:rPr>
                <w:rFonts w:ascii="Arial" w:eastAsia="Times New Roman" w:hAnsi="Arial" w:cs="Arial"/>
                <w:sz w:val="20"/>
                <w:szCs w:val="20"/>
              </w:rPr>
              <w:t>5</w:t>
            </w:r>
          </w:p>
          <w:p w14:paraId="386CD6D9" w14:textId="77777777" w:rsidR="00712BA6" w:rsidRDefault="00B03B88">
            <w:pPr>
              <w:spacing w:after="0"/>
            </w:pPr>
            <w:r>
              <w:rPr>
                <w:rFonts w:ascii="Arial" w:eastAsia="Arial" w:hAnsi="Arial" w:cs="Arial"/>
                <w:sz w:val="20"/>
                <w:szCs w:val="20"/>
              </w:rPr>
              <w:t>DOR.ICT.IAM.ACC.006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27B07B2" w14:textId="77777777" w:rsidR="00DF33D5" w:rsidRPr="003D0521" w:rsidRDefault="003C4B6A" w:rsidP="00073C17">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Changes to the role composition must be processed (i.e. documented, approved, and tested) </w:t>
            </w:r>
            <w:r w:rsidR="0015471F" w:rsidRPr="00B51F8F">
              <w:rPr>
                <w:rFonts w:ascii="Arial" w:eastAsia="Times New Roman" w:hAnsi="Arial" w:cs="Arial"/>
                <w:sz w:val="20"/>
                <w:szCs w:val="20"/>
              </w:rPr>
              <w:t>based on</w:t>
            </w:r>
            <w:r w:rsidRPr="003D0521">
              <w:rPr>
                <w:rFonts w:ascii="Arial" w:eastAsia="Times New Roman" w:hAnsi="Arial" w:cs="Arial"/>
                <w:sz w:val="20"/>
                <w:szCs w:val="20"/>
              </w:rPr>
              <w:t xml:space="preserve"> the change management </w:t>
            </w:r>
            <w:r w:rsidR="00D54C93" w:rsidRPr="00B51F8F">
              <w:rPr>
                <w:rFonts w:ascii="Arial" w:eastAsia="Times New Roman" w:hAnsi="Arial" w:cs="Arial"/>
                <w:sz w:val="20"/>
                <w:szCs w:val="20"/>
              </w:rPr>
              <w:t>process required in the Software and Change</w:t>
            </w:r>
            <w:r w:rsidR="00296C7D" w:rsidRPr="00B51F8F">
              <w:rPr>
                <w:rFonts w:ascii="Arial" w:eastAsia="Times New Roman" w:hAnsi="Arial" w:cs="Arial"/>
                <w:sz w:val="20"/>
                <w:szCs w:val="20"/>
              </w:rPr>
              <w:t xml:space="preserve"> Management</w:t>
            </w:r>
            <w:r w:rsidR="00D54C93" w:rsidRPr="00B51F8F">
              <w:rPr>
                <w:rFonts w:ascii="Arial" w:eastAsia="Times New Roman" w:hAnsi="Arial" w:cs="Arial"/>
                <w:sz w:val="20"/>
                <w:szCs w:val="20"/>
              </w:rPr>
              <w:t xml:space="preserve"> Guideline</w:t>
            </w:r>
            <w:r w:rsidRPr="00B51F8F">
              <w:rPr>
                <w:rFonts w:ascii="Arial" w:eastAsia="Times New Roman" w:hAnsi="Arial" w:cs="Arial"/>
                <w:sz w:val="20"/>
                <w:szCs w:val="20"/>
              </w:rPr>
              <w:t>.</w:t>
            </w:r>
          </w:p>
          <w:p w14:paraId="04E2FF60"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bl>
    <w:p w14:paraId="25B86E9F" w14:textId="77777777" w:rsidR="00D9207B" w:rsidRPr="003D0521" w:rsidRDefault="00D9207B" w:rsidP="76A736D0">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27"/>
        <w:gridCol w:w="7517"/>
      </w:tblGrid>
      <w:tr w:rsidR="00523395" w:rsidRPr="00111BD4" w14:paraId="5A70A612"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2F788A0D" w14:textId="77777777" w:rsidR="00523395" w:rsidRPr="003D0521" w:rsidRDefault="00523395" w:rsidP="00BF2691">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 xml:space="preserve">ID: </w:t>
            </w:r>
            <w:r w:rsidR="00D9207B" w:rsidRPr="003D0521">
              <w:rPr>
                <w:rFonts w:asciiTheme="minorBidi" w:eastAsia="Times New Roman" w:hAnsiTheme="minorBidi"/>
                <w:b/>
                <w:bCs/>
                <w:color w:val="FFFFFF"/>
                <w:sz w:val="20"/>
                <w:szCs w:val="20"/>
              </w:rPr>
              <w:t>3</w:t>
            </w:r>
            <w:r w:rsidR="00BF2691"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3E54E8B8" w14:textId="77777777" w:rsidR="00523395" w:rsidRPr="003D0521" w:rsidRDefault="00D9207B"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Segregation of Duties</w:t>
            </w:r>
          </w:p>
        </w:tc>
      </w:tr>
      <w:tr w:rsidR="00523395" w:rsidRPr="00111BD4" w14:paraId="17E62D9E" w14:textId="77777777" w:rsidTr="00551C04">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E9FE877" w14:textId="77777777" w:rsidR="00523395" w:rsidRPr="003D0521" w:rsidRDefault="00D9207B"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3</w:t>
            </w:r>
          </w:p>
          <w:p w14:paraId="47A5F499" w14:textId="77777777" w:rsidR="00712BA6" w:rsidRDefault="00B03B88">
            <w:pPr>
              <w:spacing w:after="0"/>
            </w:pPr>
            <w:r>
              <w:rPr>
                <w:rFonts w:ascii="Arial" w:eastAsia="Arial" w:hAnsi="Arial" w:cs="Arial"/>
                <w:sz w:val="20"/>
                <w:szCs w:val="20"/>
              </w:rPr>
              <w:t>DOR.ICT.IAM.SOD.001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4A5637B" w14:textId="77777777" w:rsidR="00523395" w:rsidRPr="003D0521" w:rsidRDefault="00D9207B" w:rsidP="00073C17">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Segregation of Duties (SoD) must be defined, applied, and controlled to prevent any unauthorized access to sensitive data, circumventing access controls or conflicting business interests.</w:t>
            </w:r>
          </w:p>
        </w:tc>
      </w:tr>
      <w:tr w:rsidR="00523395" w:rsidRPr="00111BD4" w14:paraId="0C538934" w14:textId="77777777" w:rsidTr="00551C04">
        <w:trPr>
          <w:trHeight w:val="188"/>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470C842" w14:textId="77777777" w:rsidR="00523395" w:rsidRPr="00111BD4" w:rsidRDefault="00D9207B" w:rsidP="004C41CE">
            <w:pPr>
              <w:spacing w:before="120" w:after="120"/>
              <w:ind w:left="624"/>
              <w:textAlignment w:val="baseline"/>
              <w:rPr>
                <w:rFonts w:ascii="Arial" w:eastAsia="Times New Roman" w:hAnsi="Arial" w:cs="Arial"/>
                <w:sz w:val="20"/>
                <w:szCs w:val="20"/>
              </w:rPr>
            </w:pPr>
            <w:r w:rsidRPr="00111BD4">
              <w:rPr>
                <w:rFonts w:ascii="Arial" w:eastAsia="Times New Roman" w:hAnsi="Arial" w:cs="Arial"/>
                <w:sz w:val="20"/>
                <w:szCs w:val="20"/>
              </w:rPr>
              <w:t>3</w:t>
            </w:r>
            <w:r w:rsidR="00523395" w:rsidRPr="00111BD4">
              <w:rPr>
                <w:rFonts w:ascii="Arial" w:eastAsia="Times New Roman" w:hAnsi="Arial" w:cs="Arial"/>
                <w:sz w:val="20"/>
                <w:szCs w:val="20"/>
              </w:rPr>
              <w:t>.1</w:t>
            </w:r>
          </w:p>
          <w:p w14:paraId="25BF7F38" w14:textId="77777777" w:rsidR="00712BA6" w:rsidRDefault="00B03B88">
            <w:pPr>
              <w:spacing w:after="0"/>
            </w:pPr>
            <w:r>
              <w:rPr>
                <w:rFonts w:ascii="Arial" w:eastAsia="Arial" w:hAnsi="Arial" w:cs="Arial"/>
                <w:sz w:val="20"/>
                <w:szCs w:val="20"/>
              </w:rPr>
              <w:t>DOR.ICT.IAM.SOD.002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E8048E8" w14:textId="77777777" w:rsidR="00523395" w:rsidRPr="003D0521" w:rsidRDefault="00713D43" w:rsidP="00073C17">
            <w:pPr>
              <w:spacing w:before="120" w:after="120" w:line="240" w:lineRule="auto"/>
              <w:ind w:left="284" w:right="284"/>
              <w:textAlignment w:val="baseline"/>
              <w:rPr>
                <w:rFonts w:ascii="Arial" w:eastAsia="Times New Roman" w:hAnsi="Arial" w:cs="Arial"/>
                <w:sz w:val="20"/>
                <w:szCs w:val="20"/>
              </w:rPr>
            </w:pPr>
            <w:r w:rsidRPr="00955224">
              <w:rPr>
                <w:rFonts w:ascii="Arial" w:eastAsia="Times New Roman" w:hAnsi="Arial" w:cs="Arial"/>
                <w:sz w:val="20"/>
                <w:szCs w:val="20"/>
              </w:rPr>
              <w:t>The Business Owner is responsible to assign all roles and entitlements to SoD</w:t>
            </w:r>
            <w:r w:rsidRPr="003D0521">
              <w:rPr>
                <w:rFonts w:ascii="Arial" w:eastAsia="Times New Roman" w:hAnsi="Arial" w:cs="Arial"/>
                <w:sz w:val="20"/>
                <w:szCs w:val="20"/>
              </w:rPr>
              <w:t xml:space="preserve"> areas</w:t>
            </w:r>
            <w:r w:rsidRPr="003D0521">
              <w:rPr>
                <w:rStyle w:val="FootnoteReference"/>
                <w:rFonts w:ascii="Arial" w:eastAsia="Times New Roman" w:hAnsi="Arial" w:cs="Arial"/>
                <w:sz w:val="20"/>
                <w:szCs w:val="20"/>
              </w:rPr>
              <w:footnoteReference w:id="8"/>
            </w:r>
            <w:r w:rsidRPr="003D0521">
              <w:rPr>
                <w:rFonts w:ascii="Arial" w:eastAsia="Times New Roman" w:hAnsi="Arial" w:cs="Arial"/>
                <w:sz w:val="20"/>
                <w:szCs w:val="20"/>
              </w:rPr>
              <w:t xml:space="preserve"> for which Segregation of Duty is required and must be implemented at technical level. </w:t>
            </w:r>
            <w:r>
              <w:rPr>
                <w:rFonts w:ascii="Arial" w:eastAsia="Times New Roman" w:hAnsi="Arial" w:cs="Arial"/>
                <w:sz w:val="20"/>
                <w:szCs w:val="20"/>
              </w:rPr>
              <w:t>Roles assigned</w:t>
            </w:r>
            <w:r w:rsidRPr="003D0521">
              <w:rPr>
                <w:rFonts w:ascii="Arial" w:eastAsia="Times New Roman" w:hAnsi="Arial" w:cs="Arial"/>
                <w:sz w:val="20"/>
                <w:szCs w:val="20"/>
              </w:rPr>
              <w:t xml:space="preserve"> </w:t>
            </w:r>
            <w:r>
              <w:rPr>
                <w:rFonts w:ascii="Arial" w:eastAsia="Times New Roman" w:hAnsi="Arial" w:cs="Arial"/>
                <w:sz w:val="20"/>
                <w:szCs w:val="20"/>
              </w:rPr>
              <w:t xml:space="preserve">to </w:t>
            </w:r>
            <w:r w:rsidRPr="003D0521">
              <w:rPr>
                <w:rFonts w:ascii="Arial" w:eastAsia="Times New Roman" w:hAnsi="Arial" w:cs="Arial"/>
                <w:sz w:val="20"/>
                <w:szCs w:val="20"/>
              </w:rPr>
              <w:t>SoD areas must be documented (e.g. in the Authorization Concept of the IT Asset).</w:t>
            </w:r>
          </w:p>
          <w:p w14:paraId="5A79C3A5"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A.2g, A.21.1b)</w:t>
            </w:r>
          </w:p>
        </w:tc>
      </w:tr>
      <w:tr w:rsidR="00523395" w:rsidRPr="00111BD4" w14:paraId="25653612"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BC357D2" w14:textId="77777777" w:rsidR="00523395" w:rsidRPr="00111BD4" w:rsidRDefault="00D9207B" w:rsidP="0037570A">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3</w:t>
            </w:r>
            <w:r w:rsidR="00523395" w:rsidRPr="00111BD4">
              <w:rPr>
                <w:rFonts w:ascii="Arial" w:eastAsia="Times New Roman" w:hAnsi="Arial" w:cs="Arial"/>
                <w:sz w:val="20"/>
                <w:szCs w:val="20"/>
              </w:rPr>
              <w:t>.2</w:t>
            </w:r>
          </w:p>
          <w:p w14:paraId="100CFB84" w14:textId="77777777" w:rsidR="00712BA6" w:rsidRDefault="00B03B88">
            <w:pPr>
              <w:spacing w:after="0"/>
            </w:pPr>
            <w:r>
              <w:rPr>
                <w:rFonts w:ascii="Arial" w:eastAsia="Arial" w:hAnsi="Arial" w:cs="Arial"/>
                <w:sz w:val="20"/>
                <w:szCs w:val="20"/>
              </w:rPr>
              <w:t>DOR.ICT.IAM.SOD.003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D19C3E7" w14:textId="77777777" w:rsidR="00523395" w:rsidRPr="003D0521" w:rsidRDefault="00D9207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SoD lifecycle change process must be documented.</w:t>
            </w:r>
            <w:r w:rsidR="008168B7">
              <w:rPr>
                <w:rStyle w:val="FootnoteReference"/>
                <w:rFonts w:ascii="Arial" w:eastAsia="Times New Roman" w:hAnsi="Arial" w:cs="Arial"/>
                <w:sz w:val="20"/>
                <w:szCs w:val="20"/>
              </w:rPr>
              <w:footnoteReference w:id="9"/>
            </w:r>
          </w:p>
          <w:p w14:paraId="407D63AA"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A.2g, A.21.1b)</w:t>
            </w:r>
          </w:p>
        </w:tc>
      </w:tr>
      <w:tr w:rsidR="00D9207B" w:rsidRPr="00111BD4" w14:paraId="6E74C448" w14:textId="77777777" w:rsidTr="00551C04">
        <w:trPr>
          <w:trHeight w:val="132"/>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36D804B1" w14:textId="77777777" w:rsidR="00D9207B" w:rsidRPr="00111BD4" w:rsidRDefault="00D9207B" w:rsidP="00C7553A">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3.3</w:t>
            </w:r>
          </w:p>
          <w:p w14:paraId="1838BDF7" w14:textId="77777777" w:rsidR="00712BA6" w:rsidRDefault="00B03B88">
            <w:pPr>
              <w:spacing w:after="0"/>
            </w:pPr>
            <w:r>
              <w:rPr>
                <w:rFonts w:ascii="Arial" w:eastAsia="Arial" w:hAnsi="Arial" w:cs="Arial"/>
                <w:sz w:val="20"/>
                <w:szCs w:val="20"/>
              </w:rPr>
              <w:t>DOR.ICT.IAM.SOD.004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3DC6108" w14:textId="77777777" w:rsidR="00D9207B" w:rsidRPr="003D0521" w:rsidRDefault="00D9207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Entitlements compositions must not contain any SoD conflict in itself.</w:t>
            </w:r>
          </w:p>
          <w:p w14:paraId="48834181"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A.2g, A.21.1b)</w:t>
            </w:r>
          </w:p>
        </w:tc>
      </w:tr>
      <w:tr w:rsidR="00D9207B" w:rsidRPr="00111BD4" w14:paraId="112D2B1D"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09AF6DE" w14:textId="77777777" w:rsidR="00D9207B" w:rsidRPr="00111BD4" w:rsidRDefault="00D9207B" w:rsidP="0037570A">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3.4</w:t>
            </w:r>
          </w:p>
          <w:p w14:paraId="23FD6E1A" w14:textId="77777777" w:rsidR="00712BA6" w:rsidRDefault="00B03B88">
            <w:pPr>
              <w:spacing w:after="0"/>
            </w:pPr>
            <w:r>
              <w:rPr>
                <w:rFonts w:ascii="Arial" w:eastAsia="Arial" w:hAnsi="Arial" w:cs="Arial"/>
                <w:sz w:val="20"/>
                <w:szCs w:val="20"/>
              </w:rPr>
              <w:t>DOR.ICT.IAM.SOD.005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C75B1EA" w14:textId="77777777" w:rsidR="00D9207B" w:rsidRPr="003D0521" w:rsidRDefault="00D9207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Confirmed toxic SoD combinations must not be (re-) approved </w:t>
            </w:r>
            <w:r w:rsidR="00385534" w:rsidRPr="003D0521">
              <w:rPr>
                <w:rFonts w:ascii="Arial" w:eastAsia="Times New Roman" w:hAnsi="Arial" w:cs="Arial"/>
                <w:sz w:val="20"/>
                <w:szCs w:val="20"/>
              </w:rPr>
              <w:t>(ID 15 for further details)</w:t>
            </w:r>
            <w:r w:rsidRPr="003D0521">
              <w:rPr>
                <w:rFonts w:ascii="Arial" w:eastAsia="Times New Roman" w:hAnsi="Arial" w:cs="Arial"/>
                <w:sz w:val="20"/>
                <w:szCs w:val="20"/>
              </w:rPr>
              <w:t>.</w:t>
            </w:r>
          </w:p>
          <w:p w14:paraId="5A372902"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A.2g, A.21.1b)</w:t>
            </w:r>
          </w:p>
        </w:tc>
      </w:tr>
      <w:tr w:rsidR="00D9207B" w:rsidRPr="00111BD4" w14:paraId="16482DDB"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CDBB4E8" w14:textId="77777777" w:rsidR="00D9207B" w:rsidRPr="00111BD4" w:rsidRDefault="00D9207B" w:rsidP="00C7553A">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3.5</w:t>
            </w:r>
          </w:p>
          <w:p w14:paraId="63B7D2B0" w14:textId="77777777" w:rsidR="00712BA6" w:rsidRDefault="00B03B88">
            <w:pPr>
              <w:spacing w:after="0"/>
            </w:pPr>
            <w:r>
              <w:rPr>
                <w:rFonts w:ascii="Arial" w:eastAsia="Arial" w:hAnsi="Arial" w:cs="Arial"/>
                <w:sz w:val="20"/>
                <w:szCs w:val="20"/>
              </w:rPr>
              <w:t>DOR.ICT.IAM.SOD.006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E1AA2CD" w14:textId="77777777" w:rsidR="00D9207B" w:rsidRPr="003D0521" w:rsidRDefault="00D9207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Entitlements compositions must be assessed with respect to SoD requirements to enable SoD checks based on defined rules.</w:t>
            </w:r>
          </w:p>
          <w:p w14:paraId="7EE4456C"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A.2g, A.21.1b)</w:t>
            </w:r>
          </w:p>
        </w:tc>
      </w:tr>
      <w:tr w:rsidR="00D9207B" w:rsidRPr="00111BD4" w14:paraId="2D41E344" w14:textId="77777777" w:rsidTr="00551C04">
        <w:trPr>
          <w:trHeight w:val="20"/>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A13FA81" w14:textId="77777777" w:rsidR="00D9207B" w:rsidRPr="00111BD4" w:rsidRDefault="00D9207B" w:rsidP="00C7553A">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3.6</w:t>
            </w:r>
          </w:p>
          <w:p w14:paraId="1B7E1FCD" w14:textId="77777777" w:rsidR="00712BA6" w:rsidRDefault="00B03B88">
            <w:pPr>
              <w:spacing w:after="0"/>
            </w:pPr>
            <w:r>
              <w:rPr>
                <w:rFonts w:ascii="Arial" w:eastAsia="Arial" w:hAnsi="Arial" w:cs="Arial"/>
                <w:sz w:val="20"/>
                <w:szCs w:val="20"/>
              </w:rPr>
              <w:t>DOR.ICT.IAM.SOD.007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096B564" w14:textId="77777777" w:rsidR="00D9207B" w:rsidRPr="003D0521" w:rsidRDefault="00D9207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SoD must be reflected in the role composition.</w:t>
            </w:r>
          </w:p>
          <w:p w14:paraId="40B9A6D4"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A.2g, A.21.1b)</w:t>
            </w:r>
          </w:p>
        </w:tc>
      </w:tr>
      <w:tr w:rsidR="00D9207B" w:rsidRPr="00111BD4" w14:paraId="120D9BBB"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3B86FC9" w14:textId="77777777" w:rsidR="00D9207B" w:rsidRPr="00111BD4" w:rsidRDefault="00D9207B" w:rsidP="00C7553A">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3.7</w:t>
            </w:r>
          </w:p>
          <w:p w14:paraId="65A541D1" w14:textId="77777777" w:rsidR="00712BA6" w:rsidRDefault="00B03B88">
            <w:pPr>
              <w:spacing w:after="0"/>
            </w:pPr>
            <w:r>
              <w:rPr>
                <w:rFonts w:ascii="Arial" w:eastAsia="Arial" w:hAnsi="Arial" w:cs="Arial"/>
                <w:sz w:val="20"/>
                <w:szCs w:val="20"/>
              </w:rPr>
              <w:t>DOR.ICT.IAM.SOD.008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FDAD9ED" w14:textId="77777777" w:rsidR="00D9207B" w:rsidRPr="003D0521" w:rsidRDefault="00D9207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The IT access rights allocated to staff must not conflict with any SoD defined rules.</w:t>
            </w:r>
          </w:p>
          <w:p w14:paraId="59E71B42"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A.2g, A.21.1b)</w:t>
            </w:r>
          </w:p>
        </w:tc>
      </w:tr>
      <w:tr w:rsidR="00D9207B" w:rsidRPr="00111BD4" w14:paraId="15DCD0E1"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F1C05DD" w14:textId="77777777" w:rsidR="00D9207B" w:rsidRPr="00111BD4" w:rsidRDefault="00D9207B" w:rsidP="00C7553A">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3.8</w:t>
            </w:r>
          </w:p>
          <w:p w14:paraId="6119BA36" w14:textId="77777777" w:rsidR="00712BA6" w:rsidRDefault="00B03B88">
            <w:pPr>
              <w:spacing w:after="0"/>
            </w:pPr>
            <w:r>
              <w:rPr>
                <w:rFonts w:ascii="Arial" w:eastAsia="Arial" w:hAnsi="Arial" w:cs="Arial"/>
                <w:sz w:val="20"/>
                <w:szCs w:val="20"/>
              </w:rPr>
              <w:t>DOR.ICT.IAM.SOD.009</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3099C09" w14:textId="77777777" w:rsidR="00D9207B" w:rsidRPr="003D0521" w:rsidRDefault="00D9207B" w:rsidP="00073C17">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While requesting and before assigning access to an account, SoD check and handling must be performed.</w:t>
            </w:r>
          </w:p>
          <w:p w14:paraId="12B3C6C3"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A.2g, A.21.1b)</w:t>
            </w:r>
          </w:p>
        </w:tc>
      </w:tr>
      <w:tr w:rsidR="00523395" w:rsidRPr="00111BD4" w14:paraId="1CDE9FDC" w14:textId="77777777" w:rsidTr="00551C04">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345F764" w14:textId="77777777" w:rsidR="00523395" w:rsidRPr="00111BD4" w:rsidRDefault="00D9207B" w:rsidP="00C7553A">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3.9</w:t>
            </w:r>
          </w:p>
          <w:p w14:paraId="3E30A540" w14:textId="77777777" w:rsidR="00712BA6" w:rsidRDefault="00B03B88">
            <w:pPr>
              <w:spacing w:after="0"/>
            </w:pPr>
            <w:r>
              <w:rPr>
                <w:rFonts w:ascii="Arial" w:eastAsia="Arial" w:hAnsi="Arial" w:cs="Arial"/>
                <w:sz w:val="20"/>
                <w:szCs w:val="20"/>
              </w:rPr>
              <w:t>DOR.ICT.IAM.SOD.010</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B404DA2" w14:textId="77777777" w:rsidR="001C3AA3" w:rsidRPr="003D0521" w:rsidRDefault="00D9207B" w:rsidP="00073C17">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SoD conflicts must be classified and handled according to the defined and implemented SoD processes.</w:t>
            </w:r>
          </w:p>
          <w:p w14:paraId="1CEF2156"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A.2g, A.21.1b)</w:t>
            </w:r>
          </w:p>
        </w:tc>
      </w:tr>
    </w:tbl>
    <w:p w14:paraId="23A77691" w14:textId="77777777" w:rsidR="00D9207B" w:rsidRPr="00191F99" w:rsidRDefault="00D9207B" w:rsidP="76A736D0">
      <w:pPr>
        <w:rPr>
          <w:rFonts w:ascii="Arial" w:hAnsi="Arial" w:cs="Arial"/>
          <w:i/>
          <w:iCs/>
          <w:sz w:val="20"/>
          <w:szCs w:val="20"/>
          <w:lang w:val="it-IT"/>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38"/>
        <w:gridCol w:w="7506"/>
      </w:tblGrid>
      <w:tr w:rsidR="00171665" w:rsidRPr="00111BD4" w14:paraId="044239B3"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6A7C62A1" w14:textId="77777777" w:rsidR="00171665" w:rsidRPr="003D0521" w:rsidRDefault="00171665" w:rsidP="00654D7C">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4</w:t>
            </w:r>
            <w:r w:rsidR="00654D7C"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40E09F0B" w14:textId="77777777" w:rsidR="00171665" w:rsidRPr="003D0521" w:rsidRDefault="00171665"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 xml:space="preserve">IAM </w:t>
            </w:r>
            <w:r w:rsidR="00C11042" w:rsidRPr="003D0521">
              <w:rPr>
                <w:rFonts w:asciiTheme="minorBidi" w:eastAsia="Times New Roman" w:hAnsiTheme="minorBidi"/>
                <w:b/>
                <w:bCs/>
                <w:color w:val="FFFFFF"/>
                <w:sz w:val="20"/>
                <w:szCs w:val="20"/>
              </w:rPr>
              <w:t>Authori</w:t>
            </w:r>
            <w:r w:rsidR="00C11042">
              <w:rPr>
                <w:rFonts w:asciiTheme="minorBidi" w:eastAsia="Times New Roman" w:hAnsiTheme="minorBidi"/>
                <w:b/>
                <w:bCs/>
                <w:color w:val="FFFFFF"/>
                <w:sz w:val="20"/>
                <w:szCs w:val="20"/>
              </w:rPr>
              <w:t>z</w:t>
            </w:r>
            <w:r w:rsidR="00C11042" w:rsidRPr="003D0521">
              <w:rPr>
                <w:rFonts w:asciiTheme="minorBidi" w:eastAsia="Times New Roman" w:hAnsiTheme="minorBidi"/>
                <w:b/>
                <w:bCs/>
                <w:color w:val="FFFFFF"/>
                <w:sz w:val="20"/>
                <w:szCs w:val="20"/>
              </w:rPr>
              <w:t xml:space="preserve">ation </w:t>
            </w:r>
            <w:r w:rsidRPr="003D0521">
              <w:rPr>
                <w:rFonts w:asciiTheme="minorBidi" w:eastAsia="Times New Roman" w:hAnsiTheme="minorBidi"/>
                <w:b/>
                <w:bCs/>
                <w:color w:val="FFFFFF"/>
                <w:sz w:val="20"/>
                <w:szCs w:val="20"/>
              </w:rPr>
              <w:t>concept</w:t>
            </w:r>
          </w:p>
        </w:tc>
      </w:tr>
      <w:tr w:rsidR="00171665" w:rsidRPr="00111BD4" w14:paraId="706D3642" w14:textId="77777777" w:rsidTr="00551C04">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BAC2D30" w14:textId="77777777" w:rsidR="00171665" w:rsidRPr="003D0521" w:rsidRDefault="00171665"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4</w:t>
            </w:r>
          </w:p>
          <w:p w14:paraId="174E8E3D" w14:textId="77777777" w:rsidR="00712BA6" w:rsidRDefault="00B03B88">
            <w:pPr>
              <w:spacing w:after="0"/>
            </w:pPr>
            <w:r>
              <w:rPr>
                <w:rFonts w:ascii="Arial" w:eastAsia="Arial" w:hAnsi="Arial" w:cs="Arial"/>
                <w:sz w:val="20"/>
                <w:szCs w:val="20"/>
              </w:rPr>
              <w:t>DOR.ICT.IAM.DOC.001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BB3811E" w14:textId="77777777" w:rsidR="00171665" w:rsidRPr="003D0521" w:rsidRDefault="00171665" w:rsidP="009F737C">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 xml:space="preserve">For each IT </w:t>
            </w:r>
            <w:r w:rsidR="00F80AE9" w:rsidRPr="003D0521">
              <w:rPr>
                <w:rFonts w:ascii="Arial" w:eastAsia="Times New Roman" w:hAnsi="Arial" w:cs="Arial"/>
                <w:b/>
                <w:bCs/>
                <w:sz w:val="20"/>
                <w:szCs w:val="20"/>
              </w:rPr>
              <w:t>A</w:t>
            </w:r>
            <w:r w:rsidRPr="003D0521">
              <w:rPr>
                <w:rFonts w:ascii="Arial" w:eastAsia="Times New Roman" w:hAnsi="Arial" w:cs="Arial"/>
                <w:b/>
                <w:bCs/>
                <w:sz w:val="20"/>
                <w:szCs w:val="20"/>
              </w:rPr>
              <w:t xml:space="preserve">sset an </w:t>
            </w:r>
            <w:r w:rsidR="00C11042" w:rsidRPr="003D0521">
              <w:rPr>
                <w:rFonts w:ascii="Arial" w:eastAsia="Times New Roman" w:hAnsi="Arial" w:cs="Arial"/>
                <w:b/>
                <w:bCs/>
                <w:sz w:val="20"/>
                <w:szCs w:val="20"/>
              </w:rPr>
              <w:t>authori</w:t>
            </w:r>
            <w:r w:rsidR="00C11042">
              <w:rPr>
                <w:rFonts w:ascii="Arial" w:eastAsia="Times New Roman" w:hAnsi="Arial" w:cs="Arial"/>
                <w:b/>
                <w:bCs/>
                <w:sz w:val="20"/>
                <w:szCs w:val="20"/>
              </w:rPr>
              <w:t>z</w:t>
            </w:r>
            <w:r w:rsidR="00C11042" w:rsidRPr="003D0521">
              <w:rPr>
                <w:rFonts w:ascii="Arial" w:eastAsia="Times New Roman" w:hAnsi="Arial" w:cs="Arial"/>
                <w:b/>
                <w:bCs/>
                <w:sz w:val="20"/>
                <w:szCs w:val="20"/>
              </w:rPr>
              <w:t xml:space="preserve">ation </w:t>
            </w:r>
            <w:r w:rsidRPr="003D0521">
              <w:rPr>
                <w:rFonts w:ascii="Arial" w:eastAsia="Times New Roman" w:hAnsi="Arial" w:cs="Arial"/>
                <w:b/>
                <w:bCs/>
                <w:sz w:val="20"/>
                <w:szCs w:val="20"/>
              </w:rPr>
              <w:t>concept must be developed, implemented, and kept up to date to prevent any unauthorized access or breach of access controls.</w:t>
            </w:r>
          </w:p>
        </w:tc>
      </w:tr>
      <w:tr w:rsidR="00171665" w:rsidRPr="00111BD4" w14:paraId="277BA587" w14:textId="77777777" w:rsidTr="00551C04">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C7846E" w14:textId="77777777" w:rsidR="00171665" w:rsidRPr="00111BD4" w:rsidRDefault="00171665" w:rsidP="0091097A">
            <w:pPr>
              <w:spacing w:before="120"/>
              <w:ind w:left="624"/>
              <w:textAlignment w:val="baseline"/>
              <w:rPr>
                <w:rFonts w:ascii="Arial" w:eastAsia="Times New Roman" w:hAnsi="Arial" w:cs="Arial"/>
                <w:sz w:val="20"/>
                <w:szCs w:val="20"/>
              </w:rPr>
            </w:pPr>
            <w:r w:rsidRPr="00111BD4">
              <w:rPr>
                <w:rFonts w:ascii="Arial" w:eastAsia="Times New Roman" w:hAnsi="Arial" w:cs="Arial"/>
                <w:sz w:val="20"/>
                <w:szCs w:val="20"/>
              </w:rPr>
              <w:t>4.1</w:t>
            </w:r>
          </w:p>
          <w:p w14:paraId="09302C95" w14:textId="77777777" w:rsidR="00712BA6" w:rsidRDefault="00B03B88">
            <w:pPr>
              <w:spacing w:after="0"/>
            </w:pPr>
            <w:r>
              <w:rPr>
                <w:rFonts w:ascii="Arial" w:eastAsia="Arial" w:hAnsi="Arial" w:cs="Arial"/>
                <w:sz w:val="20"/>
                <w:szCs w:val="20"/>
              </w:rPr>
              <w:t>DOR.ICT.IAM.DOC.002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2B0196" w14:textId="77777777" w:rsidR="00171665" w:rsidRPr="003D0521" w:rsidRDefault="00CD689E" w:rsidP="009F737C">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An Authorization Concept must cover at least the following scope items:</w:t>
            </w:r>
          </w:p>
          <w:p w14:paraId="44E88679"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A.21d)</w:t>
            </w:r>
          </w:p>
        </w:tc>
      </w:tr>
      <w:tr w:rsidR="00171665" w:rsidRPr="00111BD4" w14:paraId="516D1159" w14:textId="77777777" w:rsidTr="00551C04">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D89F027" w14:textId="77777777" w:rsidR="00171665" w:rsidRPr="00111BD4" w:rsidRDefault="00CD689E" w:rsidP="00BA1915">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4</w:t>
            </w:r>
            <w:r w:rsidR="00171665" w:rsidRPr="00111BD4">
              <w:rPr>
                <w:rFonts w:ascii="Arial" w:eastAsia="Times New Roman" w:hAnsi="Arial" w:cs="Arial"/>
                <w:sz w:val="20"/>
                <w:szCs w:val="20"/>
              </w:rPr>
              <w:t>.1.1</w:t>
            </w:r>
          </w:p>
          <w:p w14:paraId="3FCEE647" w14:textId="77777777" w:rsidR="00712BA6" w:rsidRDefault="00B03B88">
            <w:pPr>
              <w:spacing w:after="0"/>
            </w:pPr>
            <w:r>
              <w:rPr>
                <w:rFonts w:ascii="Arial" w:eastAsia="Arial" w:hAnsi="Arial" w:cs="Arial"/>
                <w:sz w:val="20"/>
                <w:szCs w:val="20"/>
              </w:rPr>
              <w:t>DOR.ICT.IAM.DOC.003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F651106" w14:textId="77777777" w:rsidR="00171665" w:rsidRPr="003D0521" w:rsidRDefault="00CD689E" w:rsidP="009F737C">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The Authorization Concept must be established based on the security requirements, business needs and the corresponding processes.</w:t>
            </w:r>
          </w:p>
          <w:p w14:paraId="634B0E36"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A.21d)</w:t>
            </w:r>
          </w:p>
        </w:tc>
      </w:tr>
      <w:tr w:rsidR="00171665" w:rsidRPr="00111BD4" w14:paraId="6C06480B" w14:textId="77777777" w:rsidTr="00551C04">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03F541A" w14:textId="77777777" w:rsidR="00171665" w:rsidRPr="00111BD4" w:rsidRDefault="00CD689E" w:rsidP="00BA1915">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4</w:t>
            </w:r>
            <w:r w:rsidR="00171665" w:rsidRPr="00111BD4">
              <w:rPr>
                <w:rFonts w:ascii="Arial" w:eastAsia="Times New Roman" w:hAnsi="Arial" w:cs="Arial"/>
                <w:sz w:val="20"/>
                <w:szCs w:val="20"/>
              </w:rPr>
              <w:t>.1.2</w:t>
            </w:r>
          </w:p>
          <w:p w14:paraId="788A624D" w14:textId="77777777" w:rsidR="00712BA6" w:rsidRDefault="00B03B88">
            <w:pPr>
              <w:spacing w:after="0"/>
            </w:pPr>
            <w:r>
              <w:rPr>
                <w:rFonts w:ascii="Arial" w:eastAsia="Arial" w:hAnsi="Arial" w:cs="Arial"/>
                <w:sz w:val="20"/>
                <w:szCs w:val="20"/>
              </w:rPr>
              <w:t>DOR.ICT.IAM.DOC.004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FEA23A6" w14:textId="77777777" w:rsidR="00171665" w:rsidRPr="003D0521" w:rsidRDefault="00CD689E" w:rsidP="009F737C">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The Authorization Concept must define the complete design and content of roles and entitlements.</w:t>
            </w:r>
          </w:p>
          <w:p w14:paraId="046684EE"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A.21d)</w:t>
            </w:r>
          </w:p>
        </w:tc>
      </w:tr>
      <w:tr w:rsidR="00CD689E" w:rsidRPr="00111BD4" w14:paraId="56603105" w14:textId="77777777" w:rsidTr="00551C04">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806C6EE" w14:textId="77777777" w:rsidR="00CD689E" w:rsidRPr="00111BD4" w:rsidRDefault="00CD689E" w:rsidP="00BA1915">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4.1.</w:t>
            </w:r>
            <w:r w:rsidR="00036899" w:rsidRPr="00111BD4">
              <w:rPr>
                <w:rFonts w:ascii="Arial" w:eastAsia="Times New Roman" w:hAnsi="Arial" w:cs="Arial"/>
                <w:sz w:val="20"/>
                <w:szCs w:val="20"/>
              </w:rPr>
              <w:t>3</w:t>
            </w:r>
          </w:p>
          <w:p w14:paraId="470A78E5" w14:textId="77777777" w:rsidR="00712BA6" w:rsidRDefault="00B03B88">
            <w:pPr>
              <w:spacing w:after="0"/>
            </w:pPr>
            <w:r>
              <w:rPr>
                <w:rFonts w:ascii="Arial" w:eastAsia="Arial" w:hAnsi="Arial" w:cs="Arial"/>
                <w:sz w:val="20"/>
                <w:szCs w:val="20"/>
              </w:rPr>
              <w:t>DOR.ICT.IAM.DOC.005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7CCBA43" w14:textId="77777777" w:rsidR="00CD689E" w:rsidRPr="003D0521" w:rsidRDefault="0064782F" w:rsidP="009F737C">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The Authorization Concept must define the design and management of user authorization and access (de-) provisioning.</w:t>
            </w:r>
          </w:p>
          <w:p w14:paraId="04128AB7"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A.21d)</w:t>
            </w:r>
          </w:p>
        </w:tc>
      </w:tr>
      <w:tr w:rsidR="00171665" w:rsidRPr="00111BD4" w14:paraId="2427DFF8" w14:textId="77777777" w:rsidTr="00551C04">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34582E7" w14:textId="77777777" w:rsidR="00171665" w:rsidRPr="00111BD4" w:rsidRDefault="00036899" w:rsidP="00BA1915">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4</w:t>
            </w:r>
            <w:r w:rsidR="00171665" w:rsidRPr="00111BD4">
              <w:rPr>
                <w:rFonts w:ascii="Arial" w:eastAsia="Times New Roman" w:hAnsi="Arial" w:cs="Arial"/>
                <w:sz w:val="20"/>
                <w:szCs w:val="20"/>
              </w:rPr>
              <w:t>.</w:t>
            </w:r>
            <w:r w:rsidRPr="00111BD4">
              <w:rPr>
                <w:rFonts w:ascii="Arial" w:eastAsia="Times New Roman" w:hAnsi="Arial" w:cs="Arial"/>
                <w:sz w:val="20"/>
                <w:szCs w:val="20"/>
              </w:rPr>
              <w:t>1</w:t>
            </w:r>
            <w:r w:rsidR="00171665" w:rsidRPr="00111BD4">
              <w:rPr>
                <w:rFonts w:ascii="Arial" w:eastAsia="Times New Roman" w:hAnsi="Arial" w:cs="Arial"/>
                <w:sz w:val="20"/>
                <w:szCs w:val="20"/>
              </w:rPr>
              <w:t>.</w:t>
            </w:r>
            <w:r w:rsidRPr="00111BD4">
              <w:rPr>
                <w:rFonts w:ascii="Arial" w:eastAsia="Times New Roman" w:hAnsi="Arial" w:cs="Arial"/>
                <w:sz w:val="20"/>
                <w:szCs w:val="20"/>
              </w:rPr>
              <w:t>4</w:t>
            </w:r>
          </w:p>
          <w:p w14:paraId="5CBBBBF2" w14:textId="77777777" w:rsidR="00712BA6" w:rsidRDefault="00B03B88">
            <w:pPr>
              <w:spacing w:after="0"/>
            </w:pPr>
            <w:r>
              <w:rPr>
                <w:rFonts w:ascii="Arial" w:eastAsia="Arial" w:hAnsi="Arial" w:cs="Arial"/>
                <w:sz w:val="20"/>
                <w:szCs w:val="20"/>
              </w:rPr>
              <w:t>DOR.ICT.IAM.DOC.006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9261F90" w14:textId="77777777" w:rsidR="00171665" w:rsidRPr="003D0521" w:rsidRDefault="0064782F" w:rsidP="009F737C">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The Authorization Concept must describe how emergency access is managed and controlled.</w:t>
            </w:r>
          </w:p>
          <w:p w14:paraId="36959953"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A.21d)</w:t>
            </w:r>
          </w:p>
        </w:tc>
      </w:tr>
      <w:tr w:rsidR="00171665" w:rsidRPr="00111BD4" w14:paraId="59DD53F0" w14:textId="77777777" w:rsidTr="00551C04">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8C7E644" w14:textId="77777777" w:rsidR="00171665" w:rsidRPr="00111BD4" w:rsidRDefault="00036899" w:rsidP="00BA1915">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4</w:t>
            </w:r>
            <w:r w:rsidR="00171665" w:rsidRPr="00111BD4">
              <w:rPr>
                <w:rFonts w:ascii="Arial" w:eastAsia="Times New Roman" w:hAnsi="Arial" w:cs="Arial"/>
                <w:sz w:val="20"/>
                <w:szCs w:val="20"/>
              </w:rPr>
              <w:t>.</w:t>
            </w:r>
            <w:r w:rsidRPr="00111BD4">
              <w:rPr>
                <w:rFonts w:ascii="Arial" w:eastAsia="Times New Roman" w:hAnsi="Arial" w:cs="Arial"/>
                <w:sz w:val="20"/>
                <w:szCs w:val="20"/>
              </w:rPr>
              <w:t>1</w:t>
            </w:r>
            <w:r w:rsidR="00171665" w:rsidRPr="00111BD4">
              <w:rPr>
                <w:rFonts w:ascii="Arial" w:eastAsia="Times New Roman" w:hAnsi="Arial" w:cs="Arial"/>
                <w:sz w:val="20"/>
                <w:szCs w:val="20"/>
              </w:rPr>
              <w:t>.</w:t>
            </w:r>
            <w:r w:rsidRPr="00111BD4">
              <w:rPr>
                <w:rFonts w:ascii="Arial" w:eastAsia="Times New Roman" w:hAnsi="Arial" w:cs="Arial"/>
                <w:sz w:val="20"/>
                <w:szCs w:val="20"/>
              </w:rPr>
              <w:t>5</w:t>
            </w:r>
          </w:p>
          <w:p w14:paraId="17D988E3" w14:textId="77777777" w:rsidR="00712BA6" w:rsidRDefault="00B03B88">
            <w:pPr>
              <w:spacing w:after="0"/>
            </w:pPr>
            <w:r>
              <w:rPr>
                <w:rFonts w:ascii="Arial" w:eastAsia="Arial" w:hAnsi="Arial" w:cs="Arial"/>
                <w:sz w:val="20"/>
                <w:szCs w:val="20"/>
              </w:rPr>
              <w:t>DOR.ICT.IAM.DOC.007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F651933" w14:textId="77777777" w:rsidR="00171665" w:rsidRPr="003D0521" w:rsidRDefault="0064782F" w:rsidP="009F737C">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The Authorization Concept for the network infrastructure must define and describe the network access controls.</w:t>
            </w:r>
          </w:p>
          <w:p w14:paraId="34847DDD"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A.21d)</w:t>
            </w:r>
          </w:p>
        </w:tc>
      </w:tr>
      <w:tr w:rsidR="00171665" w:rsidRPr="00111BD4" w14:paraId="0014601A" w14:textId="77777777" w:rsidTr="00551C04">
        <w:trPr>
          <w:trHeight w:val="196"/>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AE9F110" w14:textId="77777777" w:rsidR="00171665" w:rsidRPr="00111BD4" w:rsidRDefault="0020730E" w:rsidP="00BA1915">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4</w:t>
            </w:r>
            <w:r w:rsidR="00171665" w:rsidRPr="00111BD4">
              <w:rPr>
                <w:rFonts w:ascii="Arial" w:eastAsia="Times New Roman" w:hAnsi="Arial" w:cs="Arial"/>
                <w:sz w:val="20"/>
                <w:szCs w:val="20"/>
              </w:rPr>
              <w:t>.</w:t>
            </w:r>
            <w:r w:rsidRPr="00111BD4">
              <w:rPr>
                <w:rFonts w:ascii="Arial" w:eastAsia="Times New Roman" w:hAnsi="Arial" w:cs="Arial"/>
                <w:sz w:val="20"/>
                <w:szCs w:val="20"/>
              </w:rPr>
              <w:t>2</w:t>
            </w:r>
          </w:p>
          <w:p w14:paraId="1BD1A23F" w14:textId="77777777" w:rsidR="00712BA6" w:rsidRDefault="00B03B88">
            <w:pPr>
              <w:spacing w:after="0"/>
            </w:pPr>
            <w:r>
              <w:rPr>
                <w:rFonts w:ascii="Arial" w:eastAsia="Arial" w:hAnsi="Arial" w:cs="Arial"/>
                <w:sz w:val="20"/>
                <w:szCs w:val="20"/>
              </w:rPr>
              <w:t>DOR.ICT.IAM.DOC.008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449FD8A" w14:textId="77777777" w:rsidR="00171665" w:rsidRPr="003D0521" w:rsidRDefault="0020730E" w:rsidP="009F737C">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Authorization Concepts must be reviewed at least every 12 months and updated in case of changes.</w:t>
            </w:r>
          </w:p>
          <w:p w14:paraId="359068E1"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A.21d)</w:t>
            </w:r>
          </w:p>
        </w:tc>
      </w:tr>
      <w:tr w:rsidR="00171665" w:rsidRPr="00111BD4" w14:paraId="596397FB" w14:textId="77777777" w:rsidTr="00551C04">
        <w:trPr>
          <w:trHeight w:val="17"/>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8B76930" w14:textId="77777777" w:rsidR="00171665" w:rsidRPr="00111BD4" w:rsidRDefault="0020730E" w:rsidP="00BA1915">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4</w:t>
            </w:r>
            <w:r w:rsidR="00171665" w:rsidRPr="00111BD4">
              <w:rPr>
                <w:rFonts w:ascii="Arial" w:eastAsia="Times New Roman" w:hAnsi="Arial" w:cs="Arial"/>
                <w:sz w:val="20"/>
                <w:szCs w:val="20"/>
              </w:rPr>
              <w:t>.</w:t>
            </w:r>
            <w:r w:rsidRPr="00111BD4">
              <w:rPr>
                <w:rFonts w:ascii="Arial" w:eastAsia="Times New Roman" w:hAnsi="Arial" w:cs="Arial"/>
                <w:sz w:val="20"/>
                <w:szCs w:val="20"/>
              </w:rPr>
              <w:t>3</w:t>
            </w:r>
          </w:p>
          <w:p w14:paraId="1F4B2291" w14:textId="77777777" w:rsidR="00712BA6" w:rsidRDefault="00B03B88">
            <w:pPr>
              <w:spacing w:after="0"/>
            </w:pPr>
            <w:r>
              <w:rPr>
                <w:rFonts w:ascii="Arial" w:eastAsia="Arial" w:hAnsi="Arial" w:cs="Arial"/>
                <w:sz w:val="20"/>
                <w:szCs w:val="20"/>
              </w:rPr>
              <w:t>DOR.ICT.IAM.DOC.009</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079EAC5" w14:textId="77777777" w:rsidR="00171665" w:rsidRPr="003D0521" w:rsidRDefault="0020730E" w:rsidP="009F737C">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Authorization Concepts must be approved prior to activating access rights.</w:t>
            </w:r>
          </w:p>
          <w:p w14:paraId="00305618"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A.21d)</w:t>
            </w:r>
          </w:p>
        </w:tc>
      </w:tr>
      <w:tr w:rsidR="00171665" w:rsidRPr="00111BD4" w14:paraId="5AB7DB15" w14:textId="77777777" w:rsidTr="00551C04">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CCA5A0A" w14:textId="77777777" w:rsidR="00171665" w:rsidRPr="00111BD4" w:rsidRDefault="0020730E" w:rsidP="00BA1915">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4</w:t>
            </w:r>
            <w:r w:rsidR="00171665" w:rsidRPr="00111BD4">
              <w:rPr>
                <w:rFonts w:ascii="Arial" w:eastAsia="Times New Roman" w:hAnsi="Arial" w:cs="Arial"/>
                <w:sz w:val="20"/>
                <w:szCs w:val="20"/>
              </w:rPr>
              <w:t>.</w:t>
            </w:r>
            <w:r w:rsidRPr="00111BD4">
              <w:rPr>
                <w:rFonts w:ascii="Arial" w:eastAsia="Times New Roman" w:hAnsi="Arial" w:cs="Arial"/>
                <w:sz w:val="20"/>
                <w:szCs w:val="20"/>
              </w:rPr>
              <w:t>4</w:t>
            </w:r>
          </w:p>
          <w:p w14:paraId="59ED2266" w14:textId="77777777" w:rsidR="00712BA6" w:rsidRDefault="00B03B88">
            <w:pPr>
              <w:spacing w:after="0"/>
            </w:pPr>
            <w:r>
              <w:rPr>
                <w:rFonts w:ascii="Arial" w:eastAsia="Arial" w:hAnsi="Arial" w:cs="Arial"/>
                <w:sz w:val="20"/>
                <w:szCs w:val="20"/>
              </w:rPr>
              <w:t>DOR.ICT.IAM.DOC.010</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94D8B0D" w14:textId="77777777" w:rsidR="001C3AA3" w:rsidRPr="003D0521" w:rsidRDefault="0020730E" w:rsidP="009F737C">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The Information Owner of the adopting LE using the application must review the Authorization Concept.</w:t>
            </w:r>
          </w:p>
          <w:p w14:paraId="2EDC766C"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5A5CAA44" w14:textId="77777777" w:rsidR="009967AB" w:rsidRPr="003D0521" w:rsidRDefault="009967AB" w:rsidP="76A736D0">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27"/>
        <w:gridCol w:w="7517"/>
      </w:tblGrid>
      <w:tr w:rsidR="001158C1" w:rsidRPr="00111BD4" w14:paraId="3DC9FF2C"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2FFCD349" w14:textId="77777777" w:rsidR="001158C1" w:rsidRPr="003D0521" w:rsidRDefault="001158C1" w:rsidP="00654D7C">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5</w:t>
            </w:r>
            <w:r w:rsidR="00654D7C"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11427688" w14:textId="77777777" w:rsidR="001158C1" w:rsidRPr="003D0521" w:rsidRDefault="001158C1"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Access Control</w:t>
            </w:r>
          </w:p>
        </w:tc>
      </w:tr>
      <w:tr w:rsidR="001158C1" w:rsidRPr="00111BD4" w14:paraId="0F367FB9" w14:textId="77777777" w:rsidTr="00A91870">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94F0491" w14:textId="77777777" w:rsidR="001158C1" w:rsidRPr="003D0521" w:rsidRDefault="001158C1"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5</w:t>
            </w:r>
          </w:p>
          <w:p w14:paraId="376EF064" w14:textId="77777777" w:rsidR="00712BA6" w:rsidRDefault="00B03B88">
            <w:pPr>
              <w:spacing w:after="0"/>
            </w:pPr>
            <w:r>
              <w:rPr>
                <w:rFonts w:ascii="Arial" w:eastAsia="Arial" w:hAnsi="Arial" w:cs="Arial"/>
                <w:sz w:val="20"/>
                <w:szCs w:val="20"/>
              </w:rPr>
              <w:t>DOR.ICT.IAM.ACO.001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608EB45" w14:textId="77777777" w:rsidR="001158C1" w:rsidRPr="003D0521" w:rsidRDefault="001158C1" w:rsidP="003B181D">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Access controls must be defined, implemented, monitored and controlled to prevent any unauthorized access, avoid breach of access controls and restrict access to support the protection requirements considering each level of classification.</w:t>
            </w:r>
          </w:p>
        </w:tc>
      </w:tr>
      <w:tr w:rsidR="001158C1" w:rsidRPr="00111BD4" w14:paraId="25F51B12" w14:textId="77777777" w:rsidTr="00A91870">
        <w:trPr>
          <w:trHeight w:val="54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CEA4E3" w14:textId="77777777" w:rsidR="001158C1" w:rsidRPr="00111BD4" w:rsidRDefault="001158C1"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5.1</w:t>
            </w:r>
          </w:p>
          <w:p w14:paraId="6A9879A5" w14:textId="77777777" w:rsidR="00712BA6" w:rsidRDefault="00B03B88">
            <w:pPr>
              <w:spacing w:after="0"/>
            </w:pPr>
            <w:r>
              <w:rPr>
                <w:rFonts w:ascii="Arial" w:eastAsia="Arial" w:hAnsi="Arial" w:cs="Arial"/>
                <w:sz w:val="20"/>
                <w:szCs w:val="20"/>
              </w:rPr>
              <w:t>DOR.ICT.IAM.ACO.002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7F9F55" w14:textId="77777777" w:rsidR="001158C1" w:rsidRPr="003D0521" w:rsidRDefault="001158C1" w:rsidP="003B181D">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Unauthorized access must be defined, identified, prevented and denied by controls and measures for IT Assets and Non-IT </w:t>
            </w:r>
            <w:r w:rsidRPr="00252BBF">
              <w:rPr>
                <w:rFonts w:ascii="Arial" w:eastAsia="Times New Roman" w:hAnsi="Arial" w:cs="Arial"/>
                <w:sz w:val="20"/>
                <w:szCs w:val="20"/>
              </w:rPr>
              <w:t>Assets</w:t>
            </w:r>
            <w:r w:rsidR="00252BBF" w:rsidRPr="00252BBF">
              <w:rPr>
                <w:rStyle w:val="FootnoteReference"/>
                <w:rFonts w:ascii="Arial" w:eastAsia="Times New Roman" w:hAnsi="Arial" w:cs="Arial"/>
                <w:sz w:val="20"/>
                <w:szCs w:val="20"/>
              </w:rPr>
              <w:footnoteReference w:id="10"/>
            </w:r>
            <w:r w:rsidRPr="00252BBF">
              <w:rPr>
                <w:rFonts w:ascii="Arial" w:eastAsia="Times New Roman" w:hAnsi="Arial" w:cs="Arial"/>
                <w:sz w:val="20"/>
                <w:szCs w:val="20"/>
              </w:rPr>
              <w:t>.</w:t>
            </w:r>
          </w:p>
          <w:p w14:paraId="19106B67"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A.9.4 c)</w:t>
            </w:r>
          </w:p>
        </w:tc>
      </w:tr>
      <w:tr w:rsidR="001158C1" w:rsidRPr="00111BD4" w14:paraId="1D597134"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71C5469" w14:textId="77777777" w:rsidR="001158C1" w:rsidRPr="00111BD4" w:rsidRDefault="001158C1" w:rsidP="0091097A">
            <w:pPr>
              <w:spacing w:after="120" w:line="240" w:lineRule="auto"/>
              <w:ind w:left="624"/>
              <w:textAlignment w:val="baseline"/>
              <w:rPr>
                <w:rFonts w:ascii="Arial" w:eastAsia="Times New Roman" w:hAnsi="Arial" w:cs="Arial"/>
                <w:sz w:val="20"/>
                <w:szCs w:val="20"/>
              </w:rPr>
            </w:pP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4DF15F0" w14:textId="77777777" w:rsidR="001158C1" w:rsidRPr="003D0521" w:rsidRDefault="001158C1" w:rsidP="003B181D">
            <w:pPr>
              <w:spacing w:after="120" w:line="240" w:lineRule="auto"/>
              <w:ind w:left="284" w:right="284"/>
              <w:textAlignment w:val="baseline"/>
              <w:rPr>
                <w:rFonts w:ascii="Arial" w:eastAsia="Times New Roman" w:hAnsi="Arial" w:cs="Arial"/>
                <w:sz w:val="20"/>
                <w:szCs w:val="20"/>
              </w:rPr>
            </w:pPr>
          </w:p>
        </w:tc>
      </w:tr>
      <w:tr w:rsidR="001158C1" w:rsidRPr="00111BD4" w14:paraId="6444C983"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B58A9A4" w14:textId="77777777" w:rsidR="001158C1" w:rsidRPr="00111BD4" w:rsidRDefault="001158C1"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5.3</w:t>
            </w:r>
          </w:p>
          <w:p w14:paraId="6370B292" w14:textId="77777777" w:rsidR="00712BA6" w:rsidRDefault="00B03B88">
            <w:pPr>
              <w:spacing w:after="0"/>
            </w:pPr>
            <w:r>
              <w:rPr>
                <w:rFonts w:ascii="Arial" w:eastAsia="Arial" w:hAnsi="Arial" w:cs="Arial"/>
                <w:sz w:val="20"/>
                <w:szCs w:val="20"/>
              </w:rPr>
              <w:t>DOR.ICT.IAM.ACO.004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57F7B81" w14:textId="77777777" w:rsidR="001158C1" w:rsidRPr="003D0521" w:rsidRDefault="00F12FAD" w:rsidP="003B181D">
            <w:pPr>
              <w:spacing w:before="120" w:after="120" w:line="240" w:lineRule="auto"/>
              <w:ind w:left="284" w:right="284"/>
              <w:textAlignment w:val="baseline"/>
              <w:rPr>
                <w:rFonts w:ascii="Arial" w:eastAsia="Times New Roman" w:hAnsi="Arial" w:cs="Arial"/>
                <w:sz w:val="20"/>
                <w:szCs w:val="20"/>
              </w:rPr>
            </w:pPr>
            <w:r w:rsidRPr="00B82D49">
              <w:rPr>
                <w:rFonts w:ascii="Arial" w:eastAsia="Times New Roman" w:hAnsi="Arial" w:cs="Arial"/>
                <w:sz w:val="20"/>
                <w:szCs w:val="20"/>
              </w:rPr>
              <w:t xml:space="preserve">Entitlements for access to different Segregation Areas must only be assigned to </w:t>
            </w:r>
            <w:r w:rsidR="002B799A" w:rsidRPr="00B82D49">
              <w:rPr>
                <w:rFonts w:ascii="Arial" w:eastAsia="Times New Roman" w:hAnsi="Arial" w:cs="Arial"/>
                <w:sz w:val="20"/>
                <w:szCs w:val="20"/>
              </w:rPr>
              <w:t xml:space="preserve">users </w:t>
            </w:r>
            <w:r w:rsidR="004F16FE" w:rsidRPr="00B82D49">
              <w:rPr>
                <w:rFonts w:ascii="Arial" w:eastAsia="Times New Roman" w:hAnsi="Arial" w:cs="Arial"/>
                <w:sz w:val="20"/>
                <w:szCs w:val="20"/>
              </w:rPr>
              <w:t xml:space="preserve">reflecting </w:t>
            </w:r>
            <w:r w:rsidR="007D09C3" w:rsidRPr="00B82D49">
              <w:rPr>
                <w:rFonts w:ascii="Arial" w:eastAsia="Times New Roman" w:hAnsi="Arial" w:cs="Arial"/>
                <w:sz w:val="20"/>
                <w:szCs w:val="20"/>
              </w:rPr>
              <w:t xml:space="preserve">SoDs </w:t>
            </w:r>
            <w:r w:rsidR="007213FC" w:rsidRPr="00B82D49">
              <w:rPr>
                <w:rFonts w:ascii="Arial" w:eastAsia="Times New Roman" w:hAnsi="Arial" w:cs="Arial"/>
                <w:sz w:val="20"/>
                <w:szCs w:val="20"/>
              </w:rPr>
              <w:t>to</w:t>
            </w:r>
            <w:r w:rsidR="007213FC" w:rsidRPr="003D0521">
              <w:rPr>
                <w:rFonts w:ascii="Arial" w:eastAsia="Times New Roman" w:hAnsi="Arial" w:cs="Arial"/>
                <w:sz w:val="20"/>
                <w:szCs w:val="20"/>
              </w:rPr>
              <w:t xml:space="preserve"> access different Segregation Areas</w:t>
            </w:r>
            <w:r w:rsidR="001158C1" w:rsidRPr="003D0521">
              <w:rPr>
                <w:rFonts w:ascii="Arial" w:eastAsia="Times New Roman" w:hAnsi="Arial" w:cs="Arial"/>
                <w:sz w:val="20"/>
                <w:szCs w:val="20"/>
              </w:rPr>
              <w:t xml:space="preserve">. Where </w:t>
            </w:r>
            <w:r w:rsidR="001158C1" w:rsidRPr="002B799A">
              <w:rPr>
                <w:rFonts w:ascii="Arial" w:eastAsia="Times New Roman" w:hAnsi="Arial" w:cs="Arial"/>
                <w:sz w:val="20"/>
                <w:szCs w:val="20"/>
              </w:rPr>
              <w:t>separation of environment or duties is difficult (</w:t>
            </w:r>
            <w:r w:rsidR="000C5F08" w:rsidRPr="002B799A">
              <w:rPr>
                <w:rFonts w:ascii="Arial" w:eastAsia="Times New Roman" w:hAnsi="Arial" w:cs="Arial"/>
                <w:sz w:val="20"/>
                <w:szCs w:val="20"/>
              </w:rPr>
              <w:t>activities in the Green and Red Segregation Areas</w:t>
            </w:r>
            <w:r w:rsidR="007649DC">
              <w:rPr>
                <w:rFonts w:ascii="Arial" w:eastAsia="Times New Roman" w:hAnsi="Arial" w:cs="Arial"/>
                <w:sz w:val="20"/>
                <w:szCs w:val="20"/>
              </w:rPr>
              <w:t xml:space="preserve"> </w:t>
            </w:r>
            <w:r w:rsidR="001158C1" w:rsidRPr="002B799A">
              <w:rPr>
                <w:rFonts w:ascii="Arial" w:eastAsia="Times New Roman" w:hAnsi="Arial" w:cs="Arial"/>
                <w:sz w:val="20"/>
                <w:szCs w:val="20"/>
              </w:rPr>
              <w:t xml:space="preserve">development and production activities performed by same teams), </w:t>
            </w:r>
            <w:r w:rsidR="001158C1" w:rsidRPr="003D0521">
              <w:rPr>
                <w:rFonts w:ascii="Arial" w:eastAsia="Times New Roman" w:hAnsi="Arial" w:cs="Arial"/>
                <w:sz w:val="20"/>
                <w:szCs w:val="20"/>
              </w:rPr>
              <w:t>other controls such as monitoring of activities, audit trails and management supervision must be implemented.</w:t>
            </w:r>
          </w:p>
          <w:p w14:paraId="36B1F65B"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A.8.31</w:t>
            </w:r>
          </w:p>
        </w:tc>
      </w:tr>
      <w:tr w:rsidR="00CA3F64" w:rsidRPr="00111BD4" w14:paraId="5382E1A4"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3DF3993B" w14:textId="77777777" w:rsidR="00CA3F64" w:rsidRPr="00111BD4" w:rsidRDefault="007537F4"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5.4</w:t>
            </w:r>
          </w:p>
          <w:p w14:paraId="454A42D3" w14:textId="77777777" w:rsidR="00712BA6" w:rsidRDefault="00B03B88">
            <w:pPr>
              <w:spacing w:after="0"/>
            </w:pPr>
            <w:r>
              <w:rPr>
                <w:rFonts w:ascii="Arial" w:eastAsia="Arial" w:hAnsi="Arial" w:cs="Arial"/>
                <w:sz w:val="20"/>
                <w:szCs w:val="20"/>
              </w:rPr>
              <w:t>DOR.ICT.IAM.ACO.005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CF2830D" w14:textId="77777777" w:rsidR="00CA3F64" w:rsidRPr="00B27640" w:rsidRDefault="007F1C10" w:rsidP="003B181D">
            <w:pPr>
              <w:spacing w:before="120" w:after="120" w:line="240" w:lineRule="auto"/>
              <w:ind w:left="284" w:right="284"/>
              <w:textAlignment w:val="baseline"/>
              <w:rPr>
                <w:rFonts w:ascii="Arial" w:eastAsia="Times New Roman" w:hAnsi="Arial" w:cs="Arial"/>
                <w:sz w:val="20"/>
                <w:szCs w:val="20"/>
              </w:rPr>
            </w:pPr>
            <w:r w:rsidRPr="00B27640">
              <w:rPr>
                <w:rFonts w:ascii="Arial" w:eastAsia="Times New Roman" w:hAnsi="Arial" w:cs="Arial"/>
                <w:sz w:val="20"/>
                <w:szCs w:val="20"/>
              </w:rPr>
              <w:t>User accounts should be clearly distinguishable in context of the user interface.</w:t>
            </w:r>
          </w:p>
          <w:p w14:paraId="0E9A60DE"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A.5.15</w:t>
            </w:r>
          </w:p>
        </w:tc>
      </w:tr>
      <w:tr w:rsidR="001158C1" w:rsidRPr="00111BD4" w14:paraId="75D03DF9" w14:textId="77777777" w:rsidTr="00A91870">
        <w:trPr>
          <w:trHeight w:val="159"/>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F1724DF" w14:textId="77777777" w:rsidR="001158C1" w:rsidRPr="00111BD4" w:rsidRDefault="001158C1" w:rsidP="0091097A">
            <w:pPr>
              <w:spacing w:after="120" w:line="240" w:lineRule="auto"/>
              <w:ind w:left="624"/>
              <w:textAlignment w:val="baseline"/>
              <w:rPr>
                <w:rFonts w:ascii="Arial" w:eastAsia="Times New Roman" w:hAnsi="Arial" w:cs="Arial"/>
                <w:sz w:val="20"/>
                <w:szCs w:val="20"/>
              </w:rPr>
            </w:pP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5EE661E" w14:textId="77777777" w:rsidR="001158C1" w:rsidRPr="003D0521" w:rsidRDefault="001158C1" w:rsidP="003B181D">
            <w:pPr>
              <w:spacing w:after="120" w:line="240" w:lineRule="auto"/>
              <w:ind w:left="284" w:right="284"/>
              <w:textAlignment w:val="baseline"/>
              <w:rPr>
                <w:rFonts w:ascii="Arial" w:eastAsia="Times New Roman" w:hAnsi="Arial" w:cs="Arial"/>
                <w:sz w:val="20"/>
                <w:szCs w:val="20"/>
              </w:rPr>
            </w:pPr>
          </w:p>
        </w:tc>
      </w:tr>
      <w:tr w:rsidR="001158C1" w:rsidRPr="00111BD4" w14:paraId="797E515A"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0E678AF" w14:textId="77777777" w:rsidR="001158C1" w:rsidRPr="00111BD4" w:rsidRDefault="003522AF"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5.6</w:t>
            </w:r>
          </w:p>
          <w:p w14:paraId="34B0BBE6" w14:textId="77777777" w:rsidR="00712BA6" w:rsidRDefault="00B03B88">
            <w:pPr>
              <w:spacing w:after="0"/>
            </w:pPr>
            <w:r>
              <w:rPr>
                <w:rFonts w:ascii="Arial" w:eastAsia="Arial" w:hAnsi="Arial" w:cs="Arial"/>
                <w:sz w:val="20"/>
                <w:szCs w:val="20"/>
              </w:rPr>
              <w:t>DOR.ICT.IAM.ACO.007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B2536BA" w14:textId="77777777" w:rsidR="001158C1" w:rsidRPr="003D0521" w:rsidRDefault="009522F8" w:rsidP="003B181D">
            <w:pPr>
              <w:spacing w:before="120" w:after="120" w:line="240" w:lineRule="auto"/>
              <w:ind w:left="284" w:right="284"/>
              <w:textAlignment w:val="baseline"/>
              <w:rPr>
                <w:rFonts w:ascii="Arial" w:eastAsia="Times New Roman" w:hAnsi="Arial" w:cs="Arial"/>
                <w:sz w:val="20"/>
                <w:szCs w:val="20"/>
              </w:rPr>
            </w:pPr>
            <w:r w:rsidRPr="00B27640">
              <w:rPr>
                <w:rFonts w:ascii="Arial" w:eastAsia="Times New Roman" w:hAnsi="Arial" w:cs="Arial"/>
                <w:sz w:val="20"/>
                <w:szCs w:val="20"/>
              </w:rPr>
              <w:t>At least a</w:t>
            </w:r>
            <w:r w:rsidR="00184C7A" w:rsidRPr="00B27640">
              <w:rPr>
                <w:rFonts w:ascii="Arial" w:eastAsia="Times New Roman" w:hAnsi="Arial" w:cs="Arial"/>
                <w:sz w:val="20"/>
                <w:szCs w:val="20"/>
              </w:rPr>
              <w:t>ll</w:t>
            </w:r>
            <w:r w:rsidR="00184C7A" w:rsidRPr="003D0521">
              <w:rPr>
                <w:rFonts w:ascii="Arial" w:eastAsia="Times New Roman" w:hAnsi="Arial" w:cs="Arial"/>
                <w:sz w:val="20"/>
                <w:szCs w:val="20"/>
              </w:rPr>
              <w:t xml:space="preserve"> accesses to </w:t>
            </w:r>
            <w:r w:rsidR="005465A6" w:rsidRPr="003D0521">
              <w:rPr>
                <w:rFonts w:ascii="Arial" w:eastAsia="Times New Roman" w:hAnsi="Arial" w:cs="Arial"/>
                <w:sz w:val="20"/>
                <w:szCs w:val="20"/>
              </w:rPr>
              <w:t>Red</w:t>
            </w:r>
            <w:r w:rsidR="00184C7A" w:rsidRPr="003D0521">
              <w:rPr>
                <w:rFonts w:ascii="Arial" w:eastAsia="Times New Roman" w:hAnsi="Arial" w:cs="Arial"/>
                <w:sz w:val="20"/>
                <w:szCs w:val="20"/>
              </w:rPr>
              <w:t xml:space="preserve"> and </w:t>
            </w:r>
            <w:r w:rsidR="004D3BA6" w:rsidRPr="003D0521">
              <w:rPr>
                <w:rFonts w:ascii="Arial" w:eastAsia="Times New Roman" w:hAnsi="Arial" w:cs="Arial"/>
                <w:sz w:val="20"/>
                <w:szCs w:val="20"/>
              </w:rPr>
              <w:t>Yellow Segregation Area</w:t>
            </w:r>
            <w:r w:rsidR="00184C7A" w:rsidRPr="003D0521">
              <w:rPr>
                <w:rFonts w:ascii="Arial" w:eastAsia="Times New Roman" w:hAnsi="Arial" w:cs="Arial"/>
                <w:sz w:val="20"/>
                <w:szCs w:val="20"/>
              </w:rPr>
              <w:t xml:space="preserve"> must be logged and all </w:t>
            </w:r>
            <w:r w:rsidR="00866E7B" w:rsidRPr="003D0521">
              <w:rPr>
                <w:rFonts w:ascii="Arial" w:eastAsia="Times New Roman" w:hAnsi="Arial" w:cs="Arial"/>
                <w:sz w:val="20"/>
                <w:szCs w:val="20"/>
              </w:rPr>
              <w:t>ICT Systems</w:t>
            </w:r>
            <w:r w:rsidR="00184C7A" w:rsidRPr="003D0521">
              <w:rPr>
                <w:rFonts w:ascii="Arial" w:eastAsia="Times New Roman" w:hAnsi="Arial" w:cs="Arial"/>
                <w:sz w:val="20"/>
                <w:szCs w:val="20"/>
              </w:rPr>
              <w:t xml:space="preserve"> and users must only have access to networks and network services that they have been specifically authorized to use based on the need-to-know principle.</w:t>
            </w:r>
          </w:p>
          <w:p w14:paraId="5DB1650B"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A.12c.i)</w:t>
            </w:r>
          </w:p>
        </w:tc>
      </w:tr>
      <w:tr w:rsidR="00184C7A" w:rsidRPr="00111BD4" w14:paraId="36270A48"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E03DB48" w14:textId="77777777" w:rsidR="00184C7A" w:rsidRPr="00111BD4" w:rsidRDefault="003522AF" w:rsidP="0091097A">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5.7</w:t>
            </w:r>
          </w:p>
          <w:p w14:paraId="75006771" w14:textId="77777777" w:rsidR="00712BA6" w:rsidRDefault="00B03B88">
            <w:pPr>
              <w:spacing w:after="0"/>
            </w:pPr>
            <w:r>
              <w:rPr>
                <w:rFonts w:ascii="Arial" w:eastAsia="Arial" w:hAnsi="Arial" w:cs="Arial"/>
                <w:sz w:val="20"/>
                <w:szCs w:val="20"/>
              </w:rPr>
              <w:t>DOR.ICT.IAM.ACO.008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B8D57DB" w14:textId="77777777" w:rsidR="00847A1B" w:rsidRPr="003D0521" w:rsidRDefault="00184C7A" w:rsidP="003B181D">
            <w:pPr>
              <w:spacing w:before="120" w:after="240" w:line="240" w:lineRule="auto"/>
              <w:ind w:left="284" w:right="284"/>
              <w:textAlignment w:val="baseline"/>
              <w:rPr>
                <w:rFonts w:ascii="Arial" w:eastAsia="Times New Roman" w:hAnsi="Arial" w:cs="Arial"/>
                <w:sz w:val="20"/>
                <w:szCs w:val="20"/>
              </w:rPr>
            </w:pPr>
            <w:r w:rsidRPr="009A28DA">
              <w:rPr>
                <w:rFonts w:ascii="Arial" w:eastAsia="Times New Roman" w:hAnsi="Arial" w:cs="Arial"/>
                <w:sz w:val="20"/>
                <w:szCs w:val="20"/>
              </w:rPr>
              <w:t>Controls must be designed and implemented to limit physical or logical access to Information Assets</w:t>
            </w:r>
            <w:r w:rsidR="005166EB" w:rsidRPr="009A28DA">
              <w:rPr>
                <w:rFonts w:ascii="Arial" w:eastAsia="Times New Roman" w:hAnsi="Arial" w:cs="Arial"/>
                <w:sz w:val="20"/>
                <w:szCs w:val="20"/>
              </w:rPr>
              <w:t>,</w:t>
            </w:r>
            <w:r w:rsidRPr="009A28DA">
              <w:rPr>
                <w:rFonts w:ascii="Arial" w:eastAsia="Times New Roman" w:hAnsi="Arial" w:cs="Arial"/>
                <w:sz w:val="20"/>
                <w:szCs w:val="20"/>
              </w:rPr>
              <w:t xml:space="preserve"> IT Assets</w:t>
            </w:r>
            <w:r w:rsidR="005166EB" w:rsidRPr="009A28DA">
              <w:rPr>
                <w:rFonts w:ascii="Arial" w:eastAsia="Times New Roman" w:hAnsi="Arial" w:cs="Arial"/>
                <w:sz w:val="20"/>
                <w:szCs w:val="20"/>
              </w:rPr>
              <w:t xml:space="preserve"> and Non</w:t>
            </w:r>
            <w:r w:rsidR="00BD611F" w:rsidRPr="009A28DA">
              <w:rPr>
                <w:rFonts w:ascii="Arial" w:eastAsia="Times New Roman" w:hAnsi="Arial" w:cs="Arial"/>
                <w:sz w:val="20"/>
                <w:szCs w:val="20"/>
              </w:rPr>
              <w:t>-IT Assets</w:t>
            </w:r>
            <w:r w:rsidR="005D5097" w:rsidRPr="009A28DA">
              <w:rPr>
                <w:rFonts w:ascii="Arial" w:eastAsia="Times New Roman" w:hAnsi="Arial" w:cs="Arial"/>
                <w:sz w:val="20"/>
                <w:szCs w:val="20"/>
              </w:rPr>
              <w:t xml:space="preserve"> </w:t>
            </w:r>
            <w:r w:rsidR="00C5756D" w:rsidRPr="00B27640">
              <w:rPr>
                <w:rFonts w:ascii="Arial" w:eastAsia="Times New Roman" w:hAnsi="Arial" w:cs="Arial"/>
                <w:sz w:val="20"/>
                <w:szCs w:val="20"/>
              </w:rPr>
              <w:t>fulfilling this Guideline</w:t>
            </w:r>
            <w:r w:rsidRPr="009A28DA">
              <w:rPr>
                <w:rFonts w:ascii="Arial" w:eastAsia="Times New Roman" w:hAnsi="Arial" w:cs="Arial"/>
                <w:sz w:val="20"/>
                <w:szCs w:val="20"/>
              </w:rPr>
              <w:t xml:space="preserve"> which refer</w:t>
            </w:r>
            <w:r w:rsidR="00C5756D" w:rsidRPr="00B27640">
              <w:rPr>
                <w:rFonts w:ascii="Arial" w:eastAsia="Times New Roman" w:hAnsi="Arial" w:cs="Arial"/>
                <w:sz w:val="20"/>
                <w:szCs w:val="20"/>
              </w:rPr>
              <w:t>s</w:t>
            </w:r>
            <w:r w:rsidRPr="009A28DA">
              <w:rPr>
                <w:rFonts w:ascii="Arial" w:eastAsia="Times New Roman" w:hAnsi="Arial" w:cs="Arial"/>
                <w:sz w:val="20"/>
                <w:szCs w:val="20"/>
              </w:rPr>
              <w:t xml:space="preserve"> to access rights and access rights administration.</w:t>
            </w:r>
          </w:p>
          <w:p w14:paraId="6870457F"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A.9.4 c)</w:t>
            </w:r>
          </w:p>
        </w:tc>
      </w:tr>
    </w:tbl>
    <w:p w14:paraId="12C22A46" w14:textId="77777777" w:rsidR="00425D1E" w:rsidRPr="00191F99" w:rsidRDefault="00835A5D">
      <w:pPr>
        <w:rPr>
          <w:rFonts w:ascii="Arial" w:hAnsi="Arial" w:cs="Arial"/>
          <w:i/>
          <w:iCs/>
          <w:sz w:val="20"/>
          <w:szCs w:val="20"/>
          <w:lang w:val="it-IT"/>
        </w:rPr>
      </w:pPr>
      <w:r w:rsidRPr="00191F99">
        <w:rPr>
          <w:rFonts w:ascii="Arial" w:hAnsi="Arial" w:cs="Arial"/>
          <w:sz w:val="20"/>
          <w:szCs w:val="20"/>
          <w:lang w:val="it-IT"/>
        </w:rPr>
        <w:t xml:space="preserve"> </w:t>
      </w:r>
      <w:r w:rsidR="00BF3477" w:rsidRPr="00191F99">
        <w:rPr>
          <w:rFonts w:ascii="Arial" w:hAnsi="Arial" w:cs="Arial"/>
          <w:sz w:val="20"/>
          <w:szCs w:val="20"/>
          <w:lang w:val="it-IT"/>
        </w:rPr>
        <w:t xml:space="preserve">  </w:t>
      </w: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38"/>
        <w:gridCol w:w="7606"/>
      </w:tblGrid>
      <w:tr w:rsidR="009F487E" w:rsidRPr="00111BD4" w14:paraId="5B88E68E"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3DDC8929" w14:textId="77777777" w:rsidR="009F487E" w:rsidRPr="003D0521" w:rsidRDefault="009F487E" w:rsidP="00654D7C">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6</w:t>
            </w:r>
            <w:r w:rsidR="00654D7C"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5086B98B" w14:textId="77777777" w:rsidR="009F487E" w:rsidRPr="003D0521" w:rsidRDefault="009F487E"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IAM Identification</w:t>
            </w:r>
          </w:p>
        </w:tc>
      </w:tr>
      <w:tr w:rsidR="009F487E" w:rsidRPr="00111BD4" w14:paraId="3151AEC7" w14:textId="77777777" w:rsidTr="00A91870">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E01C65B" w14:textId="77777777" w:rsidR="009F487E" w:rsidRPr="003D0521" w:rsidRDefault="009F487E"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6</w:t>
            </w:r>
          </w:p>
          <w:p w14:paraId="152352B3" w14:textId="77777777" w:rsidR="00712BA6" w:rsidRDefault="00B03B88">
            <w:pPr>
              <w:spacing w:after="0"/>
            </w:pPr>
            <w:r>
              <w:rPr>
                <w:rFonts w:ascii="Arial" w:eastAsia="Arial" w:hAnsi="Arial" w:cs="Arial"/>
                <w:sz w:val="20"/>
                <w:szCs w:val="20"/>
              </w:rPr>
              <w:t>DOR.ICT.IAM.UID.001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7285501" w14:textId="77777777" w:rsidR="009F487E" w:rsidRPr="003D0521" w:rsidRDefault="00AF793F" w:rsidP="00660B2C">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Controls and measures must be designed, implemented and managed to ensure that access to information and IT Assets are conducted using a unique identity. The established IAM lifecycle process must manage and control these unique identities.</w:t>
            </w:r>
          </w:p>
        </w:tc>
      </w:tr>
      <w:tr w:rsidR="009F487E" w:rsidRPr="00111BD4" w14:paraId="180DBE1D" w14:textId="77777777" w:rsidTr="00A91870">
        <w:trPr>
          <w:trHeight w:val="188"/>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5AAD09A" w14:textId="77777777" w:rsidR="009F487E" w:rsidRPr="00111BD4" w:rsidRDefault="00AF793F"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6</w:t>
            </w:r>
            <w:r w:rsidR="009F487E" w:rsidRPr="00111BD4">
              <w:rPr>
                <w:rFonts w:ascii="Arial" w:eastAsia="Times New Roman" w:hAnsi="Arial" w:cs="Arial"/>
                <w:sz w:val="20"/>
                <w:szCs w:val="20"/>
              </w:rPr>
              <w:t>.1</w:t>
            </w:r>
          </w:p>
          <w:p w14:paraId="2511624A" w14:textId="77777777" w:rsidR="00712BA6" w:rsidRDefault="00B03B88">
            <w:pPr>
              <w:spacing w:after="0"/>
            </w:pPr>
            <w:r>
              <w:rPr>
                <w:rFonts w:ascii="Arial" w:eastAsia="Arial" w:hAnsi="Arial" w:cs="Arial"/>
                <w:sz w:val="20"/>
                <w:szCs w:val="20"/>
              </w:rPr>
              <w:t>DOR.ICT.IAM.UID.002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6F46928" w14:textId="77777777" w:rsidR="009F487E" w:rsidRPr="003D0521" w:rsidRDefault="00AF793F" w:rsidP="00660B2C">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All internal and external individuals, who have access to Information Assets and IT Assets, must have a unique, global user ID ("MyUserID") linked to a unique account. These accounts (other than shared accounts) must be linked to a MyUserID to remain traceable.</w:t>
            </w:r>
          </w:p>
          <w:p w14:paraId="0972E6D2"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A.20 2a)</w:t>
            </w:r>
          </w:p>
        </w:tc>
      </w:tr>
      <w:tr w:rsidR="009F487E" w:rsidRPr="00111BD4" w14:paraId="24E00809" w14:textId="77777777" w:rsidTr="00A91870">
        <w:trPr>
          <w:trHeight w:val="21"/>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2431E5F" w14:textId="77777777" w:rsidR="009F487E" w:rsidRPr="00111BD4" w:rsidRDefault="00AF793F" w:rsidP="0091097A">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6</w:t>
            </w:r>
            <w:r w:rsidR="009F487E" w:rsidRPr="00111BD4">
              <w:rPr>
                <w:rFonts w:ascii="Arial" w:eastAsia="Times New Roman" w:hAnsi="Arial" w:cs="Arial"/>
                <w:sz w:val="20"/>
                <w:szCs w:val="20"/>
              </w:rPr>
              <w:t>.2</w:t>
            </w:r>
          </w:p>
          <w:p w14:paraId="43F1196C" w14:textId="77777777" w:rsidR="00712BA6" w:rsidRDefault="00B03B88">
            <w:pPr>
              <w:spacing w:after="0"/>
            </w:pPr>
            <w:r>
              <w:rPr>
                <w:rFonts w:ascii="Arial" w:eastAsia="Arial" w:hAnsi="Arial" w:cs="Arial"/>
                <w:sz w:val="20"/>
                <w:szCs w:val="20"/>
              </w:rPr>
              <w:t>DOR.ICT.IAM.UID.003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3692831" w14:textId="77777777" w:rsidR="00AF793F" w:rsidRPr="003D0521" w:rsidRDefault="00AF793F" w:rsidP="00660B2C">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Information on the creation, modification or deletion of unique identifiers assigned to unique user accounts must be logged, monitored, maintained and kept for at least 18 month – even following a reorganization or end of a contractual relationship with the user.</w:t>
            </w:r>
          </w:p>
          <w:p w14:paraId="44379F1E"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A.20 2a)</w:t>
            </w:r>
          </w:p>
        </w:tc>
      </w:tr>
    </w:tbl>
    <w:p w14:paraId="41A0F558" w14:textId="77777777" w:rsidR="003F79E1" w:rsidRPr="003D0521" w:rsidRDefault="003F79E1" w:rsidP="003F79E1">
      <w:pPr>
        <w:rPr>
          <w:rFonts w:ascii="Arial" w:hAnsi="Arial" w:cs="Arial"/>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38"/>
        <w:gridCol w:w="7506"/>
      </w:tblGrid>
      <w:tr w:rsidR="00654D7C" w:rsidRPr="00111BD4" w14:paraId="2556BCF4"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56F11406" w14:textId="77777777" w:rsidR="00654D7C" w:rsidRPr="003D0521" w:rsidRDefault="00654D7C">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7</w:t>
            </w:r>
            <w:r w:rsidR="00747BD7"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799A08F6" w14:textId="77777777" w:rsidR="00654D7C" w:rsidRPr="003D0521" w:rsidRDefault="00654D7C">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Contractual obligations regarding information security</w:t>
            </w:r>
          </w:p>
        </w:tc>
      </w:tr>
      <w:tr w:rsidR="00654D7C" w:rsidRPr="00111BD4" w14:paraId="36A89989" w14:textId="77777777" w:rsidTr="00A91870">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B9BB296" w14:textId="77777777" w:rsidR="00654D7C" w:rsidRPr="003D0521" w:rsidRDefault="00654D7C"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7</w:t>
            </w:r>
          </w:p>
          <w:p w14:paraId="6F1EE514" w14:textId="77777777" w:rsidR="00712BA6" w:rsidRDefault="00B03B88">
            <w:pPr>
              <w:spacing w:after="0"/>
            </w:pPr>
            <w:r>
              <w:rPr>
                <w:rFonts w:ascii="Arial" w:eastAsia="Arial" w:hAnsi="Arial" w:cs="Arial"/>
                <w:sz w:val="20"/>
                <w:szCs w:val="20"/>
              </w:rPr>
              <w:t>DOR.ICT.IAM.CON.001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F472023" w14:textId="77777777" w:rsidR="00654D7C" w:rsidRPr="003D0521" w:rsidRDefault="00654D7C" w:rsidP="00660B2C">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Contractual obligations must consider the organisations demand on information security to ensure adherence and to prevent information leakage.</w:t>
            </w:r>
          </w:p>
        </w:tc>
      </w:tr>
      <w:tr w:rsidR="00654D7C" w:rsidRPr="00111BD4" w14:paraId="36842EF6"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16E6CC" w14:textId="77777777" w:rsidR="00654D7C" w:rsidRPr="00111BD4" w:rsidRDefault="00654D7C"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7.1</w:t>
            </w:r>
          </w:p>
          <w:p w14:paraId="72A10BA1" w14:textId="77777777" w:rsidR="00712BA6" w:rsidRDefault="00B03B88">
            <w:pPr>
              <w:spacing w:after="0"/>
            </w:pPr>
            <w:r>
              <w:rPr>
                <w:rFonts w:ascii="Arial" w:eastAsia="Arial" w:hAnsi="Arial" w:cs="Arial"/>
                <w:sz w:val="20"/>
                <w:szCs w:val="20"/>
              </w:rPr>
              <w:t>DOR.ICT.IAM.CON.002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481281" w14:textId="77777777" w:rsidR="00654D7C" w:rsidRPr="003D0521" w:rsidRDefault="00654D7C" w:rsidP="00660B2C">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Personal secret authentication information such as passwords, PINs, keys, and tokens must never be shared or be made accessible to any other individual. The correct handling of cryptographic products and key material must be ensured and documented, and employees must be properly trained.</w:t>
            </w:r>
          </w:p>
          <w:p w14:paraId="12FAB1D0"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654D7C" w:rsidRPr="00111BD4" w14:paraId="667043C3"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80A6844" w14:textId="77777777" w:rsidR="00654D7C" w:rsidRPr="00111BD4" w:rsidRDefault="00654D7C"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7.2</w:t>
            </w:r>
          </w:p>
          <w:p w14:paraId="124EA477" w14:textId="77777777" w:rsidR="00712BA6" w:rsidRDefault="00B03B88">
            <w:pPr>
              <w:spacing w:after="0"/>
            </w:pPr>
            <w:r>
              <w:rPr>
                <w:rFonts w:ascii="Arial" w:eastAsia="Arial" w:hAnsi="Arial" w:cs="Arial"/>
                <w:sz w:val="20"/>
                <w:szCs w:val="20"/>
              </w:rPr>
              <w:t>DOR.ICT.IAM.CON.003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E081FB3" w14:textId="77777777" w:rsidR="00654D7C" w:rsidRPr="003D0521" w:rsidRDefault="00AD717F" w:rsidP="00660B2C">
            <w:pPr>
              <w:spacing w:before="120" w:after="120" w:line="240" w:lineRule="auto"/>
              <w:ind w:left="284" w:right="284"/>
              <w:textAlignment w:val="baseline"/>
              <w:rPr>
                <w:rFonts w:ascii="Arial" w:eastAsia="Times New Roman" w:hAnsi="Arial" w:cs="Arial"/>
                <w:sz w:val="20"/>
                <w:szCs w:val="20"/>
              </w:rPr>
            </w:pPr>
            <w:r w:rsidRPr="00B27640">
              <w:rPr>
                <w:rFonts w:ascii="Arial" w:eastAsia="Times New Roman" w:hAnsi="Arial" w:cs="Arial"/>
                <w:sz w:val="20"/>
                <w:szCs w:val="20"/>
              </w:rPr>
              <w:t xml:space="preserve">Only </w:t>
            </w:r>
            <w:r w:rsidR="00C37655" w:rsidRPr="00B27640">
              <w:rPr>
                <w:rFonts w:ascii="Arial" w:eastAsia="Times New Roman" w:hAnsi="Arial" w:cs="Arial"/>
                <w:sz w:val="20"/>
                <w:szCs w:val="20"/>
              </w:rPr>
              <w:t>approved a</w:t>
            </w:r>
            <w:r w:rsidR="00654D7C" w:rsidRPr="00B27640">
              <w:rPr>
                <w:rFonts w:ascii="Arial" w:eastAsia="Times New Roman" w:hAnsi="Arial" w:cs="Arial"/>
                <w:sz w:val="20"/>
                <w:szCs w:val="20"/>
              </w:rPr>
              <w:t>uthentication</w:t>
            </w:r>
            <w:r w:rsidR="00C37655" w:rsidRPr="00B27640">
              <w:rPr>
                <w:rFonts w:ascii="Arial" w:eastAsia="Times New Roman" w:hAnsi="Arial" w:cs="Arial"/>
                <w:sz w:val="20"/>
                <w:szCs w:val="20"/>
              </w:rPr>
              <w:t xml:space="preserve"> mechanisms</w:t>
            </w:r>
            <w:r w:rsidR="00654D7C" w:rsidRPr="00B27640">
              <w:rPr>
                <w:rFonts w:ascii="Arial" w:eastAsia="Times New Roman" w:hAnsi="Arial" w:cs="Arial"/>
                <w:sz w:val="20"/>
                <w:szCs w:val="20"/>
              </w:rPr>
              <w:t xml:space="preserve"> must </w:t>
            </w:r>
            <w:r w:rsidR="005F506A" w:rsidRPr="00B27640">
              <w:rPr>
                <w:rFonts w:ascii="Arial" w:eastAsia="Times New Roman" w:hAnsi="Arial" w:cs="Arial"/>
                <w:sz w:val="20"/>
                <w:szCs w:val="20"/>
              </w:rPr>
              <w:t xml:space="preserve">be </w:t>
            </w:r>
            <w:r w:rsidR="00654D7C" w:rsidRPr="00B27640">
              <w:rPr>
                <w:rFonts w:ascii="Arial" w:eastAsia="Times New Roman" w:hAnsi="Arial" w:cs="Arial"/>
                <w:sz w:val="20"/>
                <w:szCs w:val="20"/>
              </w:rPr>
              <w:t>utilize</w:t>
            </w:r>
            <w:r w:rsidR="00580A7F" w:rsidRPr="00B27640">
              <w:rPr>
                <w:rFonts w:ascii="Arial" w:eastAsia="Times New Roman" w:hAnsi="Arial" w:cs="Arial"/>
                <w:sz w:val="20"/>
                <w:szCs w:val="20"/>
              </w:rPr>
              <w:t xml:space="preserve">d by the </w:t>
            </w:r>
            <w:r w:rsidR="003A5B38" w:rsidRPr="00B27640">
              <w:rPr>
                <w:rFonts w:ascii="Arial" w:eastAsia="Times New Roman" w:hAnsi="Arial" w:cs="Arial"/>
                <w:sz w:val="20"/>
                <w:szCs w:val="20"/>
              </w:rPr>
              <w:t>contracting party.</w:t>
            </w:r>
            <w:r w:rsidR="00654D7C" w:rsidRPr="00B27640">
              <w:rPr>
                <w:rFonts w:ascii="Arial" w:eastAsia="Times New Roman" w:hAnsi="Arial" w:cs="Arial"/>
                <w:sz w:val="20"/>
                <w:szCs w:val="20"/>
              </w:rPr>
              <w:t xml:space="preserve"> </w:t>
            </w:r>
          </w:p>
          <w:p w14:paraId="48B51841"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654D7C" w:rsidRPr="00111BD4" w14:paraId="727C57E1"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BE47AFC" w14:textId="77777777" w:rsidR="00654D7C" w:rsidRPr="00111BD4" w:rsidRDefault="00654D7C"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7.3</w:t>
            </w:r>
          </w:p>
          <w:p w14:paraId="074F0C03" w14:textId="77777777" w:rsidR="00712BA6" w:rsidRDefault="00B03B88">
            <w:pPr>
              <w:spacing w:after="0"/>
            </w:pPr>
            <w:r>
              <w:rPr>
                <w:rFonts w:ascii="Arial" w:eastAsia="Arial" w:hAnsi="Arial" w:cs="Arial"/>
                <w:sz w:val="20"/>
                <w:szCs w:val="20"/>
              </w:rPr>
              <w:t>DOR.ICT.IAM.CON.004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E8C894E" w14:textId="77777777" w:rsidR="00654D7C" w:rsidRPr="003D0521" w:rsidRDefault="00654D7C" w:rsidP="00660B2C">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When users are provided with new or updated secret authentication information, they must get temporary credentials, which must be changed upon first use. The secret authentication information must be valid for no longer than 24 hours.</w:t>
            </w:r>
          </w:p>
          <w:p w14:paraId="707C7AB5"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654D7C" w:rsidRPr="00111BD4" w14:paraId="06B1A075"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74442C2" w14:textId="77777777" w:rsidR="00654D7C" w:rsidRPr="00111BD4" w:rsidRDefault="00654D7C"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7.4</w:t>
            </w:r>
          </w:p>
          <w:p w14:paraId="00C1D53C" w14:textId="77777777" w:rsidR="00712BA6" w:rsidRDefault="00B03B88">
            <w:pPr>
              <w:spacing w:after="0"/>
            </w:pPr>
            <w:r>
              <w:rPr>
                <w:rFonts w:ascii="Arial" w:eastAsia="Arial" w:hAnsi="Arial" w:cs="Arial"/>
                <w:sz w:val="20"/>
                <w:szCs w:val="20"/>
              </w:rPr>
              <w:t>DOR.ICT.IAM.CON.005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71E2096" w14:textId="77777777" w:rsidR="00654D7C" w:rsidRPr="003D0521" w:rsidRDefault="00654D7C" w:rsidP="00660B2C">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Legal entity’s authentication information must not be used for non-business purposes. This includes but is not limited to not using the same password for the legal entity used and privately used user accounts.</w:t>
            </w:r>
          </w:p>
          <w:p w14:paraId="49D4E067"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654D7C" w:rsidRPr="00111BD4" w14:paraId="16BDFDEB"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76559CE" w14:textId="77777777" w:rsidR="00654D7C" w:rsidRPr="00111BD4" w:rsidRDefault="00654D7C" w:rsidP="0091097A">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7.5</w:t>
            </w:r>
          </w:p>
          <w:p w14:paraId="3633219B" w14:textId="77777777" w:rsidR="00712BA6" w:rsidRDefault="00B03B88">
            <w:pPr>
              <w:spacing w:after="0"/>
            </w:pPr>
            <w:r>
              <w:rPr>
                <w:rFonts w:ascii="Arial" w:eastAsia="Arial" w:hAnsi="Arial" w:cs="Arial"/>
                <w:sz w:val="20"/>
                <w:szCs w:val="20"/>
              </w:rPr>
              <w:t>DOR.ICT.IAM.CON.006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29D151E" w14:textId="77777777" w:rsidR="00654D7C" w:rsidRPr="003D0521" w:rsidRDefault="00654D7C" w:rsidP="00660B2C">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Secret authentication information must be changed when suspected of compromise.</w:t>
            </w:r>
          </w:p>
          <w:p w14:paraId="3F40099F"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bl>
    <w:p w14:paraId="11C2DC18" w14:textId="77777777" w:rsidR="00654D7C" w:rsidRPr="003D0521" w:rsidRDefault="00654D7C" w:rsidP="003F79E1">
      <w:pPr>
        <w:rPr>
          <w:rFonts w:ascii="Arial" w:hAnsi="Arial" w:cs="Arial"/>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82"/>
        <w:gridCol w:w="7462"/>
      </w:tblGrid>
      <w:tr w:rsidR="00D11899" w:rsidRPr="00111BD4" w14:paraId="17225D38"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7B822F46" w14:textId="77777777" w:rsidR="00D11899" w:rsidRPr="003D0521" w:rsidRDefault="00D11899" w:rsidP="00654D7C">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8</w:t>
            </w:r>
            <w:r w:rsidR="00654D7C"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4C5C973A" w14:textId="77777777" w:rsidR="00D11899" w:rsidRPr="003D0521" w:rsidRDefault="00D11899"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Password management</w:t>
            </w:r>
          </w:p>
        </w:tc>
      </w:tr>
      <w:tr w:rsidR="00D11899" w:rsidRPr="00111BD4" w14:paraId="6328AA1E" w14:textId="77777777" w:rsidTr="00A91870">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C5EFC52" w14:textId="77777777" w:rsidR="00D11899" w:rsidRPr="003D0521" w:rsidRDefault="00D11899"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8</w:t>
            </w:r>
          </w:p>
          <w:p w14:paraId="03029A81" w14:textId="77777777" w:rsidR="00712BA6" w:rsidRDefault="00B03B88">
            <w:pPr>
              <w:spacing w:after="0"/>
            </w:pPr>
            <w:r>
              <w:rPr>
                <w:rFonts w:ascii="Arial" w:eastAsia="Arial" w:hAnsi="Arial" w:cs="Arial"/>
                <w:sz w:val="20"/>
                <w:szCs w:val="20"/>
              </w:rPr>
              <w:t>DOR.ICT.IAM.PWM.001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5EDE9A2" w14:textId="77777777" w:rsidR="00D11899" w:rsidRPr="003D0521" w:rsidRDefault="00477EFE" w:rsidP="00FA3A5F">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Passwords and PINs must be defined, kept safe and managed securely.</w:t>
            </w:r>
          </w:p>
        </w:tc>
      </w:tr>
      <w:tr w:rsidR="00D11899" w:rsidRPr="00111BD4" w14:paraId="4A790E94"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132F92" w14:textId="77777777" w:rsidR="00D11899" w:rsidRPr="00111BD4" w:rsidRDefault="00DF0CCD"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w:t>
            </w:r>
            <w:r w:rsidR="00D11899" w:rsidRPr="00111BD4">
              <w:rPr>
                <w:rFonts w:ascii="Arial" w:eastAsia="Times New Roman" w:hAnsi="Arial" w:cs="Arial"/>
                <w:sz w:val="20"/>
                <w:szCs w:val="20"/>
              </w:rPr>
              <w:t>.1</w:t>
            </w:r>
          </w:p>
          <w:p w14:paraId="3D14B261" w14:textId="77777777" w:rsidR="00712BA6" w:rsidRDefault="00B03B88">
            <w:pPr>
              <w:spacing w:after="0"/>
            </w:pPr>
            <w:r>
              <w:rPr>
                <w:rFonts w:ascii="Arial" w:eastAsia="Arial" w:hAnsi="Arial" w:cs="Arial"/>
                <w:sz w:val="20"/>
                <w:szCs w:val="20"/>
              </w:rPr>
              <w:t>DOR.ICT.IAM.PWM.002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0C11DF" w14:textId="77777777" w:rsidR="00D11899" w:rsidRPr="003D0521" w:rsidRDefault="008D7841" w:rsidP="00FA3A5F">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Login-credentials must consider the following:</w:t>
            </w:r>
          </w:p>
          <w:p w14:paraId="101681AA"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D11899" w:rsidRPr="00111BD4" w14:paraId="4AE766DE"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13129F8" w14:textId="77777777" w:rsidR="00D11899" w:rsidRPr="00111BD4" w:rsidRDefault="00DF0CCD" w:rsidP="0091097A">
            <w:pPr>
              <w:spacing w:before="120" w:after="120"/>
              <w:ind w:left="624"/>
              <w:textAlignment w:val="baseline"/>
              <w:rPr>
                <w:rFonts w:ascii="Arial" w:eastAsia="Times New Roman" w:hAnsi="Arial" w:cs="Arial"/>
                <w:sz w:val="20"/>
                <w:szCs w:val="20"/>
              </w:rPr>
            </w:pPr>
            <w:r w:rsidRPr="00111BD4">
              <w:rPr>
                <w:rFonts w:ascii="Arial" w:eastAsia="Times New Roman" w:hAnsi="Arial" w:cs="Arial"/>
                <w:sz w:val="20"/>
                <w:szCs w:val="20"/>
              </w:rPr>
              <w:t>8</w:t>
            </w:r>
            <w:r w:rsidR="00D11899" w:rsidRPr="00111BD4">
              <w:rPr>
                <w:rFonts w:ascii="Arial" w:eastAsia="Times New Roman" w:hAnsi="Arial" w:cs="Arial"/>
                <w:sz w:val="20"/>
                <w:szCs w:val="20"/>
              </w:rPr>
              <w:t>.1.1</w:t>
            </w:r>
          </w:p>
          <w:p w14:paraId="7623DFA4" w14:textId="77777777" w:rsidR="00712BA6" w:rsidRDefault="00B03B88">
            <w:pPr>
              <w:spacing w:after="0"/>
            </w:pPr>
            <w:r>
              <w:rPr>
                <w:rFonts w:ascii="Arial" w:eastAsia="Arial" w:hAnsi="Arial" w:cs="Arial"/>
                <w:sz w:val="20"/>
                <w:szCs w:val="20"/>
              </w:rPr>
              <w:t>DOR.ICT.IAM.PWM.003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9477A88" w14:textId="77777777" w:rsidR="00D11899" w:rsidRPr="003D0521" w:rsidRDefault="008D7841"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Secret authentication information such as passwords, PINs, keys and tokens must be classified as strictly confidential and protected by cryptographic measures.</w:t>
            </w:r>
          </w:p>
          <w:p w14:paraId="2634993C"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DF0CCD" w:rsidRPr="00111BD4" w14:paraId="1C6B1C1D"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A6224D9" w14:textId="77777777" w:rsidR="00DF0CCD" w:rsidRPr="00111BD4" w:rsidRDefault="00DF0CCD"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8.1.2</w:t>
            </w:r>
          </w:p>
          <w:p w14:paraId="122C5647" w14:textId="77777777" w:rsidR="00712BA6" w:rsidRDefault="00B03B88">
            <w:pPr>
              <w:spacing w:after="0"/>
            </w:pPr>
            <w:r>
              <w:rPr>
                <w:rFonts w:ascii="Arial" w:eastAsia="Arial" w:hAnsi="Arial" w:cs="Arial"/>
                <w:sz w:val="20"/>
                <w:szCs w:val="20"/>
              </w:rPr>
              <w:t>DOR.ICT.IAM.PWM.004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9F6932C" w14:textId="77777777" w:rsidR="00DF0CCD" w:rsidRPr="003D0521" w:rsidRDefault="008D7841"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Passwords must not be displayed by default as clear characters on the screen when being entered but must be hidden.</w:t>
            </w:r>
          </w:p>
          <w:p w14:paraId="1378CD5D"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DF0CCD" w:rsidRPr="00111BD4" w14:paraId="7D03CD4A"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4224845" w14:textId="77777777" w:rsidR="00DF0CCD" w:rsidRPr="00111BD4" w:rsidRDefault="00DF0CCD" w:rsidP="0091097A">
            <w:pPr>
              <w:spacing w:before="120" w:after="120"/>
              <w:ind w:left="624"/>
              <w:textAlignment w:val="baseline"/>
              <w:rPr>
                <w:rFonts w:ascii="Arial" w:eastAsia="Times New Roman" w:hAnsi="Arial" w:cs="Arial"/>
                <w:sz w:val="20"/>
                <w:szCs w:val="20"/>
              </w:rPr>
            </w:pPr>
            <w:r w:rsidRPr="00111BD4">
              <w:rPr>
                <w:rFonts w:ascii="Arial" w:eastAsia="Times New Roman" w:hAnsi="Arial" w:cs="Arial"/>
                <w:sz w:val="20"/>
                <w:szCs w:val="20"/>
              </w:rPr>
              <w:t>8.1.3</w:t>
            </w:r>
          </w:p>
          <w:p w14:paraId="423B60B3" w14:textId="77777777" w:rsidR="00712BA6" w:rsidRDefault="00B03B88">
            <w:pPr>
              <w:spacing w:after="0"/>
            </w:pPr>
            <w:r>
              <w:rPr>
                <w:rFonts w:ascii="Arial" w:eastAsia="Arial" w:hAnsi="Arial" w:cs="Arial"/>
                <w:sz w:val="20"/>
                <w:szCs w:val="20"/>
              </w:rPr>
              <w:t>DOR.ICT.IAM.PWM.005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AF98080" w14:textId="77777777" w:rsidR="00DF0CCD" w:rsidRPr="003D0521" w:rsidRDefault="008D7841"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Where possible, legal entity owned </w:t>
            </w:r>
            <w:r w:rsidR="001C13EC" w:rsidRPr="003D0521">
              <w:rPr>
                <w:rFonts w:ascii="Arial" w:eastAsia="Times New Roman" w:hAnsi="Arial" w:cs="Arial"/>
                <w:sz w:val="20"/>
                <w:szCs w:val="20"/>
              </w:rPr>
              <w:t xml:space="preserve">ICT </w:t>
            </w:r>
            <w:r w:rsidR="00D04C98" w:rsidRPr="003D0521">
              <w:rPr>
                <w:rFonts w:ascii="Arial" w:eastAsia="Times New Roman" w:hAnsi="Arial" w:cs="Arial"/>
                <w:sz w:val="20"/>
                <w:szCs w:val="20"/>
              </w:rPr>
              <w:t xml:space="preserve">Systems </w:t>
            </w:r>
            <w:r w:rsidRPr="003D0521">
              <w:rPr>
                <w:rFonts w:ascii="Arial" w:eastAsia="Times New Roman" w:hAnsi="Arial" w:cs="Arial"/>
                <w:sz w:val="20"/>
                <w:szCs w:val="20"/>
              </w:rPr>
              <w:t>should leverage central identity provider services, which manage the user passwords.</w:t>
            </w:r>
          </w:p>
          <w:p w14:paraId="50C3A7A9"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Software Appliance, Hardware Appliance, Cloud Appliance, Operating System,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DF0CCD" w:rsidRPr="00111BD4" w14:paraId="5732CC07"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5E79A5A" w14:textId="77777777" w:rsidR="00DF0CCD" w:rsidRPr="00111BD4" w:rsidRDefault="00DF0CCD"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8.1.4</w:t>
            </w:r>
          </w:p>
          <w:p w14:paraId="71193BF2" w14:textId="77777777" w:rsidR="00712BA6" w:rsidRDefault="00B03B88">
            <w:pPr>
              <w:spacing w:after="0"/>
            </w:pPr>
            <w:r>
              <w:rPr>
                <w:rFonts w:ascii="Arial" w:eastAsia="Arial" w:hAnsi="Arial" w:cs="Arial"/>
                <w:sz w:val="20"/>
                <w:szCs w:val="20"/>
              </w:rPr>
              <w:t>DOR.ICT.IAM.PWM.006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01D972A" w14:textId="77777777" w:rsidR="00DF0CCD" w:rsidRPr="003D0521" w:rsidRDefault="008D7841"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User passwords (including technical accounts) must not be stored in </w:t>
            </w:r>
            <w:r w:rsidR="00D04C98" w:rsidRPr="003D0521">
              <w:rPr>
                <w:rFonts w:ascii="Arial" w:eastAsia="Times New Roman" w:hAnsi="Arial" w:cs="Arial"/>
                <w:sz w:val="20"/>
                <w:szCs w:val="20"/>
              </w:rPr>
              <w:t>ICT S</w:t>
            </w:r>
            <w:r w:rsidRPr="003D0521">
              <w:rPr>
                <w:rFonts w:ascii="Arial" w:eastAsia="Times New Roman" w:hAnsi="Arial" w:cs="Arial"/>
                <w:sz w:val="20"/>
                <w:szCs w:val="20"/>
              </w:rPr>
              <w:t xml:space="preserve">ystems in plaintext format, should be suitably protected and stored separately from </w:t>
            </w:r>
            <w:r w:rsidR="00D04C98" w:rsidRPr="003D0521">
              <w:rPr>
                <w:rFonts w:ascii="Arial" w:eastAsia="Times New Roman" w:hAnsi="Arial" w:cs="Arial"/>
                <w:sz w:val="20"/>
                <w:szCs w:val="20"/>
              </w:rPr>
              <w:t>ICT S</w:t>
            </w:r>
            <w:r w:rsidRPr="003D0521">
              <w:rPr>
                <w:rFonts w:ascii="Arial" w:eastAsia="Times New Roman" w:hAnsi="Arial" w:cs="Arial"/>
                <w:sz w:val="20"/>
                <w:szCs w:val="20"/>
              </w:rPr>
              <w:t>ystem data.</w:t>
            </w:r>
          </w:p>
          <w:p w14:paraId="3A3D27F6"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DF0CCD" w:rsidRPr="00111BD4" w14:paraId="745EEFC3"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2CA0335" w14:textId="77777777" w:rsidR="00DF0CCD" w:rsidRPr="00111BD4" w:rsidRDefault="00DF0CCD"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8.1.5</w:t>
            </w:r>
          </w:p>
          <w:p w14:paraId="2AE9D9DA" w14:textId="77777777" w:rsidR="00712BA6" w:rsidRDefault="00B03B88">
            <w:pPr>
              <w:spacing w:after="0"/>
            </w:pPr>
            <w:r>
              <w:rPr>
                <w:rFonts w:ascii="Arial" w:eastAsia="Arial" w:hAnsi="Arial" w:cs="Arial"/>
                <w:sz w:val="20"/>
                <w:szCs w:val="20"/>
              </w:rPr>
              <w:t>DOR.ICT.IAM.PWM.007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857529D" w14:textId="77777777" w:rsidR="00DF0CCD" w:rsidRPr="003D0521" w:rsidRDefault="008D7841"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User passwords must be protected by encryption during their transmission.</w:t>
            </w:r>
          </w:p>
          <w:p w14:paraId="790949BE"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DF0CCD" w:rsidRPr="00111BD4" w14:paraId="4B27F7AA"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92101D9" w14:textId="77777777" w:rsidR="00DF0CCD" w:rsidRPr="00111BD4" w:rsidRDefault="00DF0CCD"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w:t>
            </w:r>
            <w:r w:rsidR="008D7841" w:rsidRPr="00111BD4">
              <w:rPr>
                <w:rFonts w:ascii="Arial" w:eastAsia="Times New Roman" w:hAnsi="Arial" w:cs="Arial"/>
                <w:sz w:val="20"/>
                <w:szCs w:val="20"/>
              </w:rPr>
              <w:t>1.6</w:t>
            </w:r>
          </w:p>
          <w:p w14:paraId="0250E556" w14:textId="77777777" w:rsidR="00712BA6" w:rsidRDefault="00B03B88">
            <w:pPr>
              <w:spacing w:after="0"/>
            </w:pPr>
            <w:r>
              <w:rPr>
                <w:rFonts w:ascii="Arial" w:eastAsia="Arial" w:hAnsi="Arial" w:cs="Arial"/>
                <w:sz w:val="20"/>
                <w:szCs w:val="20"/>
              </w:rPr>
              <w:t>DOR.ICT.IAM.PWM.008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47ABF53" w14:textId="77777777" w:rsidR="00DF0CCD" w:rsidRPr="003D0521" w:rsidRDefault="008D7841"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Password transmission must be justified and authorized.</w:t>
            </w:r>
          </w:p>
          <w:p w14:paraId="240ABE01"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DF0CCD" w:rsidRPr="00111BD4" w14:paraId="63D6EF09"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75523A7" w14:textId="77777777" w:rsidR="00DF0CCD" w:rsidRPr="00111BD4" w:rsidRDefault="008D7841"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8.1.7</w:t>
            </w:r>
          </w:p>
          <w:p w14:paraId="784590E9" w14:textId="77777777" w:rsidR="00712BA6" w:rsidRDefault="00B03B88">
            <w:pPr>
              <w:spacing w:after="0"/>
            </w:pPr>
            <w:r>
              <w:rPr>
                <w:rFonts w:ascii="Arial" w:eastAsia="Arial" w:hAnsi="Arial" w:cs="Arial"/>
                <w:sz w:val="20"/>
                <w:szCs w:val="20"/>
              </w:rPr>
              <w:t>DOR.ICT.IAM.PWM.009</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FD53348" w14:textId="77777777" w:rsidR="00DF0CCD" w:rsidRPr="003D0521" w:rsidRDefault="008D7841"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Only authorized individuals and components must be allowed to trigger the change of passwords.</w:t>
            </w:r>
          </w:p>
          <w:p w14:paraId="511D15B7"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D11899" w:rsidRPr="00111BD4" w14:paraId="4A141F28"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79D1924" w14:textId="77777777" w:rsidR="00D11899" w:rsidRPr="00111BD4" w:rsidRDefault="008D7841"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w:t>
            </w:r>
            <w:r w:rsidR="00D11899" w:rsidRPr="00111BD4">
              <w:rPr>
                <w:rFonts w:ascii="Arial" w:eastAsia="Times New Roman" w:hAnsi="Arial" w:cs="Arial"/>
                <w:sz w:val="20"/>
                <w:szCs w:val="20"/>
              </w:rPr>
              <w:t>.</w:t>
            </w:r>
            <w:r w:rsidRPr="00111BD4">
              <w:rPr>
                <w:rFonts w:ascii="Arial" w:eastAsia="Times New Roman" w:hAnsi="Arial" w:cs="Arial"/>
                <w:sz w:val="20"/>
                <w:szCs w:val="20"/>
              </w:rPr>
              <w:t>2</w:t>
            </w:r>
          </w:p>
          <w:p w14:paraId="70DA50FE" w14:textId="77777777" w:rsidR="00712BA6" w:rsidRDefault="00B03B88">
            <w:pPr>
              <w:spacing w:after="0"/>
            </w:pPr>
            <w:r>
              <w:rPr>
                <w:rFonts w:ascii="Arial" w:eastAsia="Arial" w:hAnsi="Arial" w:cs="Arial"/>
                <w:sz w:val="20"/>
                <w:szCs w:val="20"/>
              </w:rPr>
              <w:t>DOR.ICT.IAM.PWM.010</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2621517" w14:textId="77777777" w:rsidR="00D11899" w:rsidRPr="003D0521" w:rsidRDefault="00E05345" w:rsidP="00FA3A5F">
            <w:pPr>
              <w:spacing w:before="120" w:after="120"/>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 password management policy must be enforced with at least the following criteria:</w:t>
            </w:r>
          </w:p>
          <w:p w14:paraId="07CFCDBA"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D11899" w:rsidRPr="00111BD4" w14:paraId="2751EAC2"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0FC100D" w14:textId="77777777" w:rsidR="00D11899" w:rsidRPr="00111BD4" w:rsidRDefault="00C17B10"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8.2.1</w:t>
            </w:r>
          </w:p>
          <w:p w14:paraId="610074B3" w14:textId="77777777" w:rsidR="00712BA6" w:rsidRDefault="00B03B88">
            <w:pPr>
              <w:spacing w:after="0"/>
            </w:pPr>
            <w:r>
              <w:rPr>
                <w:rFonts w:ascii="Arial" w:eastAsia="Arial" w:hAnsi="Arial" w:cs="Arial"/>
                <w:sz w:val="20"/>
                <w:szCs w:val="20"/>
              </w:rPr>
              <w:t>DOR.ICT.IAM.PWM.011</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989D6C9" w14:textId="77777777" w:rsidR="00D11899" w:rsidRPr="003D0521" w:rsidRDefault="00E05345"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Passwords for primary access must be at least 14 characters long with a lifelong validity.</w:t>
            </w:r>
          </w:p>
          <w:p w14:paraId="6801C791"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C17B10" w:rsidRPr="00111BD4" w14:paraId="3FF0062D"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CA7C93B" w14:textId="77777777" w:rsidR="00C17B10" w:rsidRPr="00111BD4" w:rsidRDefault="00C17B10"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8.2.2</w:t>
            </w:r>
          </w:p>
          <w:p w14:paraId="1BDF8B1E" w14:textId="77777777" w:rsidR="00712BA6" w:rsidRDefault="00B03B88">
            <w:pPr>
              <w:spacing w:after="0"/>
            </w:pPr>
            <w:r>
              <w:rPr>
                <w:rFonts w:ascii="Arial" w:eastAsia="Arial" w:hAnsi="Arial" w:cs="Arial"/>
                <w:sz w:val="20"/>
                <w:szCs w:val="20"/>
              </w:rPr>
              <w:t>DOR.ICT.IAM.PWM.012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9E8B797" w14:textId="77777777" w:rsidR="00C17B10" w:rsidRPr="003D0521" w:rsidRDefault="00E05345"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Passwords for non-privileged secondary access must be at least 14 characters long with a lifelong validity.</w:t>
            </w:r>
          </w:p>
          <w:p w14:paraId="1FD816D1"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C17B10" w:rsidRPr="00111BD4" w14:paraId="1B653EAF"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629B34D" w14:textId="77777777" w:rsidR="00C17B10" w:rsidRPr="00111BD4" w:rsidRDefault="00C17B10"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8.2.3</w:t>
            </w:r>
          </w:p>
          <w:p w14:paraId="38D091B3" w14:textId="77777777" w:rsidR="00712BA6" w:rsidRDefault="00B03B88">
            <w:pPr>
              <w:spacing w:after="0"/>
            </w:pPr>
            <w:r>
              <w:rPr>
                <w:rFonts w:ascii="Arial" w:eastAsia="Arial" w:hAnsi="Arial" w:cs="Arial"/>
                <w:sz w:val="20"/>
                <w:szCs w:val="20"/>
              </w:rPr>
              <w:t>DOR.ICT.IAM.PWM.013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25C44" w14:textId="77777777" w:rsidR="00C17B10" w:rsidRPr="003D0521" w:rsidRDefault="00E05345"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Passwords for privileged access must be changed at least every 90 days.</w:t>
            </w:r>
          </w:p>
          <w:p w14:paraId="224A672F"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C17B10" w:rsidRPr="00111BD4" w14:paraId="5002AC28"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622736D" w14:textId="77777777" w:rsidR="00C17B10" w:rsidRPr="00111BD4" w:rsidRDefault="00C17B10"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8.2.</w:t>
            </w:r>
            <w:r w:rsidR="00403754" w:rsidRPr="00111BD4">
              <w:rPr>
                <w:rFonts w:ascii="Arial" w:eastAsia="Times New Roman" w:hAnsi="Arial" w:cs="Arial"/>
                <w:sz w:val="20"/>
                <w:szCs w:val="20"/>
              </w:rPr>
              <w:t>4</w:t>
            </w:r>
          </w:p>
          <w:p w14:paraId="42B2EABF" w14:textId="77777777" w:rsidR="00712BA6" w:rsidRDefault="00B03B88">
            <w:pPr>
              <w:spacing w:after="0"/>
            </w:pPr>
            <w:r>
              <w:rPr>
                <w:rFonts w:ascii="Arial" w:eastAsia="Arial" w:hAnsi="Arial" w:cs="Arial"/>
                <w:sz w:val="20"/>
                <w:szCs w:val="20"/>
              </w:rPr>
              <w:t>DOR.ICT.IAM.PWM.014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4E48C88" w14:textId="77777777" w:rsidR="00C17B10" w:rsidRPr="003D0521" w:rsidRDefault="00403754"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If 14 characters are technically not feasible, passwords must be at least 8 characters long and must be changed at least every 90 days.</w:t>
            </w:r>
          </w:p>
          <w:p w14:paraId="2EF033DF"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C17B10" w:rsidRPr="00111BD4" w14:paraId="44DA3867"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1935293" w14:textId="77777777" w:rsidR="00C17B10" w:rsidRPr="00111BD4" w:rsidRDefault="00C17B10"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8.2.</w:t>
            </w:r>
            <w:r w:rsidR="00A74E00" w:rsidRPr="00111BD4">
              <w:rPr>
                <w:rFonts w:ascii="Arial" w:eastAsia="Times New Roman" w:hAnsi="Arial" w:cs="Arial"/>
                <w:sz w:val="20"/>
                <w:szCs w:val="20"/>
              </w:rPr>
              <w:t>5</w:t>
            </w:r>
          </w:p>
          <w:p w14:paraId="5BD39549" w14:textId="77777777" w:rsidR="00712BA6" w:rsidRDefault="00B03B88">
            <w:pPr>
              <w:spacing w:after="0"/>
            </w:pPr>
            <w:r>
              <w:rPr>
                <w:rFonts w:ascii="Arial" w:eastAsia="Arial" w:hAnsi="Arial" w:cs="Arial"/>
                <w:sz w:val="20"/>
                <w:szCs w:val="20"/>
              </w:rPr>
              <w:t>DOR.ICT.IAM.PWM.015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F130116" w14:textId="77777777" w:rsidR="00C17B10" w:rsidRPr="003D0521" w:rsidRDefault="00403754"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New passwords must be different from at least the last 6 passwords.</w:t>
            </w:r>
          </w:p>
          <w:p w14:paraId="771D9496"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C17B10" w:rsidRPr="00111BD4" w14:paraId="78F41351"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2B28F47" w14:textId="77777777" w:rsidR="00C17B10" w:rsidRPr="00111BD4" w:rsidRDefault="00C17B10"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8.2.</w:t>
            </w:r>
            <w:r w:rsidR="00A74E00" w:rsidRPr="00111BD4">
              <w:rPr>
                <w:rFonts w:ascii="Arial" w:eastAsia="Times New Roman" w:hAnsi="Arial" w:cs="Arial"/>
                <w:sz w:val="20"/>
                <w:szCs w:val="20"/>
              </w:rPr>
              <w:t>6</w:t>
            </w:r>
          </w:p>
          <w:p w14:paraId="172F51B0" w14:textId="77777777" w:rsidR="00712BA6" w:rsidRDefault="00B03B88">
            <w:pPr>
              <w:spacing w:after="0"/>
            </w:pPr>
            <w:r>
              <w:rPr>
                <w:rFonts w:ascii="Arial" w:eastAsia="Arial" w:hAnsi="Arial" w:cs="Arial"/>
                <w:sz w:val="20"/>
                <w:szCs w:val="20"/>
              </w:rPr>
              <w:t>DOR.ICT.IAM.PWM.016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D5D9DF1" w14:textId="77777777" w:rsidR="00C17B10" w:rsidRPr="003D0521" w:rsidRDefault="00403754"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Initial account passwords must be set up by Account Owners, latest during the first login to the</w:t>
            </w:r>
            <w:r w:rsidR="00D04C98" w:rsidRPr="003D0521">
              <w:rPr>
                <w:rFonts w:ascii="Arial" w:eastAsia="Times New Roman" w:hAnsi="Arial" w:cs="Arial"/>
                <w:sz w:val="20"/>
                <w:szCs w:val="20"/>
              </w:rPr>
              <w:t xml:space="preserve"> ICT</w:t>
            </w:r>
            <w:r w:rsidRPr="003D0521">
              <w:rPr>
                <w:rFonts w:ascii="Arial" w:eastAsia="Times New Roman" w:hAnsi="Arial" w:cs="Arial"/>
                <w:sz w:val="20"/>
                <w:szCs w:val="20"/>
              </w:rPr>
              <w:t xml:space="preserve"> </w:t>
            </w:r>
            <w:r w:rsidR="00D04C98" w:rsidRPr="003D0521">
              <w:rPr>
                <w:rFonts w:ascii="Arial" w:eastAsia="Times New Roman" w:hAnsi="Arial" w:cs="Arial"/>
                <w:sz w:val="20"/>
                <w:szCs w:val="20"/>
              </w:rPr>
              <w:t>S</w:t>
            </w:r>
            <w:r w:rsidRPr="003D0521">
              <w:rPr>
                <w:rFonts w:ascii="Arial" w:eastAsia="Times New Roman" w:hAnsi="Arial" w:cs="Arial"/>
                <w:sz w:val="20"/>
                <w:szCs w:val="20"/>
              </w:rPr>
              <w:t xml:space="preserve">ystem. Alternatively, users might be given a temporary password by the </w:t>
            </w:r>
            <w:r w:rsidR="00D04C98" w:rsidRPr="003D0521">
              <w:rPr>
                <w:rFonts w:ascii="Arial" w:eastAsia="Times New Roman" w:hAnsi="Arial" w:cs="Arial"/>
                <w:sz w:val="20"/>
                <w:szCs w:val="20"/>
              </w:rPr>
              <w:t>ICT S</w:t>
            </w:r>
            <w:r w:rsidRPr="003D0521">
              <w:rPr>
                <w:rFonts w:ascii="Arial" w:eastAsia="Times New Roman" w:hAnsi="Arial" w:cs="Arial"/>
                <w:sz w:val="20"/>
                <w:szCs w:val="20"/>
              </w:rPr>
              <w:t>ystem administrator that must be changed during first login. This temporary password must be valid for no longer than 24 hours.</w:t>
            </w:r>
          </w:p>
          <w:p w14:paraId="5B80D83A"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C17B10" w:rsidRPr="00111BD4" w14:paraId="1F8B666E"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695F9FE" w14:textId="77777777" w:rsidR="00C17B10" w:rsidRPr="00111BD4" w:rsidRDefault="00C17B10"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8.2.</w:t>
            </w:r>
            <w:r w:rsidR="00A74E00" w:rsidRPr="00111BD4">
              <w:rPr>
                <w:rFonts w:ascii="Arial" w:eastAsia="Times New Roman" w:hAnsi="Arial" w:cs="Arial"/>
                <w:sz w:val="20"/>
                <w:szCs w:val="20"/>
              </w:rPr>
              <w:t>7</w:t>
            </w:r>
          </w:p>
          <w:p w14:paraId="02A470F3" w14:textId="77777777" w:rsidR="00712BA6" w:rsidRDefault="00B03B88">
            <w:pPr>
              <w:spacing w:after="0"/>
            </w:pPr>
            <w:r>
              <w:rPr>
                <w:rFonts w:ascii="Arial" w:eastAsia="Arial" w:hAnsi="Arial" w:cs="Arial"/>
                <w:sz w:val="20"/>
                <w:szCs w:val="20"/>
              </w:rPr>
              <w:t>DOR.ICT.IAM.PWM.017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98DCE6D" w14:textId="77777777" w:rsidR="00C17B10" w:rsidRPr="003D0521" w:rsidRDefault="00403754"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Password reset or recovery processes must follow the same rules as the initial password setup. Additionally, the identity of the requestor must be verified by the Asset Owner.</w:t>
            </w:r>
          </w:p>
          <w:p w14:paraId="5035159F"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C17B10" w:rsidRPr="00111BD4" w14:paraId="54BFEDD2"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1E5527E" w14:textId="77777777" w:rsidR="00C17B10" w:rsidRPr="00111BD4" w:rsidRDefault="00C17B10"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8.2.</w:t>
            </w:r>
            <w:r w:rsidR="00A74E00" w:rsidRPr="00111BD4">
              <w:rPr>
                <w:rFonts w:ascii="Arial" w:eastAsia="Times New Roman" w:hAnsi="Arial" w:cs="Arial"/>
                <w:sz w:val="20"/>
                <w:szCs w:val="20"/>
              </w:rPr>
              <w:t>8</w:t>
            </w:r>
          </w:p>
          <w:p w14:paraId="159A7F06" w14:textId="77777777" w:rsidR="00712BA6" w:rsidRDefault="00B03B88">
            <w:pPr>
              <w:spacing w:after="0"/>
            </w:pPr>
            <w:r>
              <w:rPr>
                <w:rFonts w:ascii="Arial" w:eastAsia="Arial" w:hAnsi="Arial" w:cs="Arial"/>
                <w:sz w:val="20"/>
                <w:szCs w:val="20"/>
              </w:rPr>
              <w:t>DOR.ICT.IAM.PWM.018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307B516" w14:textId="77777777" w:rsidR="00C17B10" w:rsidRPr="003D0521" w:rsidRDefault="00403754"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All default </w:t>
            </w:r>
            <w:r w:rsidR="00CE79B4" w:rsidRPr="003D0521">
              <w:rPr>
                <w:rFonts w:ascii="Arial" w:eastAsia="Times New Roman" w:hAnsi="Arial" w:cs="Arial"/>
                <w:sz w:val="20"/>
                <w:szCs w:val="20"/>
              </w:rPr>
              <w:t>ICT S</w:t>
            </w:r>
            <w:r w:rsidRPr="003D0521">
              <w:rPr>
                <w:rFonts w:ascii="Arial" w:eastAsia="Times New Roman" w:hAnsi="Arial" w:cs="Arial"/>
                <w:sz w:val="20"/>
                <w:szCs w:val="20"/>
              </w:rPr>
              <w:t>ystem accounts must be removed, disabled, or have their default passwords changed.</w:t>
            </w:r>
          </w:p>
          <w:p w14:paraId="39BAF7C4"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C17B10" w:rsidRPr="00111BD4" w14:paraId="7B9B45F3"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2138666" w14:textId="77777777" w:rsidR="00C17B10" w:rsidRPr="00111BD4" w:rsidRDefault="00C17B10"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8.2.</w:t>
            </w:r>
            <w:r w:rsidR="00A74E00" w:rsidRPr="00111BD4">
              <w:rPr>
                <w:rFonts w:ascii="Arial" w:eastAsia="Times New Roman" w:hAnsi="Arial" w:cs="Arial"/>
                <w:sz w:val="20"/>
                <w:szCs w:val="20"/>
              </w:rPr>
              <w:t>9</w:t>
            </w:r>
          </w:p>
          <w:p w14:paraId="2217F396" w14:textId="77777777" w:rsidR="00712BA6" w:rsidRDefault="00B03B88">
            <w:pPr>
              <w:spacing w:after="0"/>
            </w:pPr>
            <w:r>
              <w:rPr>
                <w:rFonts w:ascii="Arial" w:eastAsia="Arial" w:hAnsi="Arial" w:cs="Arial"/>
                <w:sz w:val="20"/>
                <w:szCs w:val="20"/>
              </w:rPr>
              <w:t>DOR.ICT.IAM.PWM.019</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BE896FD" w14:textId="77777777" w:rsidR="00C17B10" w:rsidRPr="003D0521" w:rsidRDefault="00403754" w:rsidP="00FA3A5F">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A password must at least contain </w:t>
            </w:r>
            <w:r w:rsidR="0053670C" w:rsidRPr="00B27640">
              <w:rPr>
                <w:rFonts w:ascii="Arial" w:eastAsia="Times New Roman" w:hAnsi="Arial" w:cs="Arial"/>
                <w:sz w:val="20"/>
                <w:szCs w:val="20"/>
              </w:rPr>
              <w:t>characters of each</w:t>
            </w:r>
            <w:r w:rsidRPr="003D0521">
              <w:rPr>
                <w:rFonts w:ascii="Arial" w:eastAsia="Times New Roman" w:hAnsi="Arial" w:cs="Arial"/>
                <w:sz w:val="20"/>
                <w:szCs w:val="20"/>
              </w:rPr>
              <w:t xml:space="preserve"> of the following categories: upper case characters, lower case characters, numbers, special characters.</w:t>
            </w:r>
          </w:p>
          <w:p w14:paraId="74F5250C"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D11899" w:rsidRPr="00111BD4" w14:paraId="6BD9E026"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ED78094" w14:textId="77777777" w:rsidR="00D11899" w:rsidRPr="00111BD4" w:rsidRDefault="004F3C64"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8.3</w:t>
            </w:r>
          </w:p>
          <w:p w14:paraId="7C6C66A2" w14:textId="77777777" w:rsidR="00712BA6" w:rsidRDefault="00B03B88">
            <w:pPr>
              <w:spacing w:after="0"/>
            </w:pPr>
            <w:r>
              <w:rPr>
                <w:rFonts w:ascii="Arial" w:eastAsia="Arial" w:hAnsi="Arial" w:cs="Arial"/>
                <w:sz w:val="20"/>
                <w:szCs w:val="20"/>
              </w:rPr>
              <w:t>DOR.ICT.IAM.PWM.020</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5AA4FE2" w14:textId="77777777" w:rsidR="00D11899" w:rsidRPr="003D0521" w:rsidRDefault="004F3C64" w:rsidP="00FA3A5F">
            <w:pPr>
              <w:spacing w:before="120" w:after="120"/>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Every password change / reset must be logged and forwarded to SIEM.</w:t>
            </w:r>
          </w:p>
          <w:p w14:paraId="51C774D5"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4F3C64" w:rsidRPr="00111BD4" w14:paraId="4464AE72"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0790AAB" w14:textId="77777777" w:rsidR="004F3C64" w:rsidRPr="00111BD4" w:rsidRDefault="004F3C64"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8.4</w:t>
            </w:r>
          </w:p>
          <w:p w14:paraId="5E9AF525" w14:textId="77777777" w:rsidR="00712BA6" w:rsidRDefault="00B03B88">
            <w:pPr>
              <w:spacing w:after="0"/>
            </w:pPr>
            <w:r>
              <w:rPr>
                <w:rFonts w:ascii="Arial" w:eastAsia="Arial" w:hAnsi="Arial" w:cs="Arial"/>
                <w:sz w:val="20"/>
                <w:szCs w:val="20"/>
              </w:rPr>
              <w:t>DOR.ICT.IAM.PWM.021</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9BB8107" w14:textId="77777777" w:rsidR="004F3C64" w:rsidRPr="003D0521" w:rsidRDefault="004F3C64" w:rsidP="00FA3A5F">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PINs must be at least 4 digits long and have a lifelong validity. Following a risk-based approach, the minimum number of digits must be increased.</w:t>
            </w:r>
          </w:p>
          <w:p w14:paraId="2951DBA9"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4F3C64" w:rsidRPr="00111BD4" w14:paraId="4C2231D7"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5853343" w14:textId="77777777" w:rsidR="004F3C64" w:rsidRPr="00111BD4" w:rsidRDefault="004F3C64" w:rsidP="0091097A">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8.5</w:t>
            </w:r>
          </w:p>
          <w:p w14:paraId="420C881A" w14:textId="77777777" w:rsidR="00712BA6" w:rsidRDefault="00B03B88">
            <w:pPr>
              <w:spacing w:after="0"/>
            </w:pPr>
            <w:r>
              <w:rPr>
                <w:rFonts w:ascii="Arial" w:eastAsia="Arial" w:hAnsi="Arial" w:cs="Arial"/>
                <w:sz w:val="20"/>
                <w:szCs w:val="20"/>
              </w:rPr>
              <w:t>DOR.ICT.IAM.PWM.022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5CE2376" w14:textId="77777777" w:rsidR="0026342D" w:rsidRPr="003D0521" w:rsidRDefault="004F3C64" w:rsidP="00FA3A5F">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Policies and protocols for strong authentication mechanisms must be designed, implemented and controlled based on results of the data classification and the outcome of the ICT risk assessment processes (e.g., cryptographic measures must be commensurate to the classification of the data).</w:t>
            </w:r>
          </w:p>
          <w:p w14:paraId="003353CB"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A.9.4 d)</w:t>
            </w:r>
          </w:p>
        </w:tc>
      </w:tr>
      <w:tr w:rsidR="005C64A2" w:rsidRPr="00111BD4" w14:paraId="44FBE427" w14:textId="77777777" w:rsidTr="00A91870">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6DEED8E" w14:textId="77777777" w:rsidR="005C64A2" w:rsidRPr="000D0A31" w:rsidRDefault="005645B1" w:rsidP="0091097A">
            <w:pPr>
              <w:spacing w:before="120" w:after="240" w:line="240" w:lineRule="auto"/>
              <w:ind w:left="624"/>
              <w:textAlignment w:val="baseline"/>
              <w:rPr>
                <w:rFonts w:ascii="Arial" w:eastAsia="Times New Roman" w:hAnsi="Arial" w:cs="Arial"/>
                <w:sz w:val="20"/>
                <w:szCs w:val="20"/>
                <w:highlight w:val="yellow"/>
              </w:rPr>
            </w:pPr>
            <w:r w:rsidRPr="000D0A31">
              <w:rPr>
                <w:rFonts w:ascii="Arial" w:eastAsia="Times New Roman" w:hAnsi="Arial" w:cs="Arial"/>
                <w:sz w:val="20"/>
                <w:szCs w:val="20"/>
                <w:highlight w:val="yellow"/>
              </w:rPr>
              <w:t>8.6</w:t>
            </w:r>
          </w:p>
          <w:p w14:paraId="414C50C1" w14:textId="77777777" w:rsidR="00712BA6" w:rsidRDefault="00B03B88">
            <w:pPr>
              <w:spacing w:after="0"/>
            </w:pPr>
            <w:r>
              <w:rPr>
                <w:rFonts w:ascii="Arial" w:eastAsia="Arial" w:hAnsi="Arial" w:cs="Arial"/>
                <w:sz w:val="20"/>
                <w:szCs w:val="20"/>
              </w:rPr>
              <w:t>DOR.ICT.IAM.PWM.023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7C2D2BB" w14:textId="77777777" w:rsidR="005C64A2" w:rsidRPr="000D0A31" w:rsidRDefault="005645B1" w:rsidP="00FA3A5F">
            <w:pPr>
              <w:spacing w:before="120" w:after="240" w:line="240" w:lineRule="auto"/>
              <w:ind w:left="284" w:right="284"/>
              <w:textAlignment w:val="baseline"/>
              <w:rPr>
                <w:rFonts w:ascii="Arial" w:eastAsia="Times New Roman" w:hAnsi="Arial" w:cs="Arial"/>
                <w:sz w:val="20"/>
                <w:szCs w:val="20"/>
                <w:highlight w:val="yellow"/>
              </w:rPr>
            </w:pPr>
            <w:r w:rsidRPr="000D0A31">
              <w:rPr>
                <w:rFonts w:ascii="Arial" w:eastAsia="Times New Roman" w:hAnsi="Arial" w:cs="Arial"/>
                <w:sz w:val="20"/>
                <w:szCs w:val="20"/>
                <w:highlight w:val="yellow"/>
              </w:rPr>
              <w:t>Any credentialing concept that utilizes other means then passwords, such as passphrases, must provide bit entropy at least on the same level as the current password policy.</w:t>
            </w:r>
          </w:p>
          <w:p w14:paraId="781B28DF"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A.9.4 d)</w:t>
            </w:r>
          </w:p>
        </w:tc>
      </w:tr>
    </w:tbl>
    <w:p w14:paraId="0E6C90CD" w14:textId="77777777" w:rsidR="00094B25" w:rsidRPr="003D0521" w:rsidRDefault="00094B25">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27"/>
        <w:gridCol w:w="7517"/>
      </w:tblGrid>
      <w:tr w:rsidR="00ED329E" w:rsidRPr="00111BD4" w14:paraId="4D9086E9"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75FBB9C6" w14:textId="77777777" w:rsidR="00ED329E" w:rsidRPr="003D0521" w:rsidRDefault="00ED329E" w:rsidP="00654D7C">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9</w:t>
            </w:r>
            <w:r w:rsidR="00654D7C"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5512CEB3" w14:textId="77777777" w:rsidR="00ED329E" w:rsidRPr="003D0521" w:rsidRDefault="00ED329E"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Secure authentication mechanisms</w:t>
            </w:r>
          </w:p>
        </w:tc>
      </w:tr>
      <w:tr w:rsidR="00ED329E" w:rsidRPr="00111BD4" w14:paraId="18A3E5DE" w14:textId="77777777" w:rsidTr="00743CE3">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C948956" w14:textId="77777777" w:rsidR="00ED329E" w:rsidRPr="003D0521" w:rsidRDefault="00F70B37"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9</w:t>
            </w:r>
          </w:p>
          <w:p w14:paraId="29658947" w14:textId="77777777" w:rsidR="00712BA6" w:rsidRDefault="00B03B88">
            <w:pPr>
              <w:spacing w:after="0"/>
            </w:pPr>
            <w:r>
              <w:rPr>
                <w:rFonts w:ascii="Arial" w:eastAsia="Arial" w:hAnsi="Arial" w:cs="Arial"/>
                <w:sz w:val="20"/>
                <w:szCs w:val="20"/>
              </w:rPr>
              <w:t>DOR.ICT.IAM.SAM.001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75024E3" w14:textId="77777777" w:rsidR="00ED329E" w:rsidRPr="003D0521" w:rsidRDefault="00F70B37" w:rsidP="005B5768">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Secure authentication mechanisms must be defined, developed, and applied.</w:t>
            </w:r>
          </w:p>
        </w:tc>
      </w:tr>
      <w:tr w:rsidR="00ED329E" w:rsidRPr="00111BD4" w14:paraId="1FC92CC0"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2B64179" w14:textId="77777777" w:rsidR="00ED329E" w:rsidRPr="00111BD4" w:rsidRDefault="00183D06"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w:t>
            </w:r>
            <w:r w:rsidR="00ED329E" w:rsidRPr="00111BD4">
              <w:rPr>
                <w:rFonts w:ascii="Arial" w:eastAsia="Times New Roman" w:hAnsi="Arial" w:cs="Arial"/>
                <w:sz w:val="20"/>
                <w:szCs w:val="20"/>
              </w:rPr>
              <w:t>.1</w:t>
            </w:r>
          </w:p>
          <w:p w14:paraId="04FAB845" w14:textId="77777777" w:rsidR="00712BA6" w:rsidRDefault="00B03B88">
            <w:pPr>
              <w:spacing w:after="0"/>
            </w:pPr>
            <w:r>
              <w:rPr>
                <w:rFonts w:ascii="Arial" w:eastAsia="Arial" w:hAnsi="Arial" w:cs="Arial"/>
                <w:sz w:val="20"/>
                <w:szCs w:val="20"/>
              </w:rPr>
              <w:t>DOR.ICT.IAM.SAM.002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7BE577" w14:textId="77777777" w:rsidR="00ED329E" w:rsidRPr="003D0521" w:rsidRDefault="00183D06"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All legal entity owned </w:t>
            </w:r>
            <w:r w:rsidR="00CE79B4" w:rsidRPr="003D0521">
              <w:rPr>
                <w:rFonts w:ascii="Arial" w:eastAsia="Times New Roman" w:hAnsi="Arial" w:cs="Arial"/>
                <w:sz w:val="20"/>
                <w:szCs w:val="20"/>
              </w:rPr>
              <w:t>ICT S</w:t>
            </w:r>
            <w:r w:rsidRPr="003D0521">
              <w:rPr>
                <w:rFonts w:ascii="Arial" w:eastAsia="Times New Roman" w:hAnsi="Arial" w:cs="Arial"/>
                <w:sz w:val="20"/>
                <w:szCs w:val="20"/>
              </w:rPr>
              <w:t xml:space="preserve">ystems must allow access to their resources only after users have been successfully authenticated and </w:t>
            </w:r>
            <w:r w:rsidR="00DF5181" w:rsidRPr="00111BD4">
              <w:rPr>
                <w:rFonts w:ascii="Arial" w:eastAsia="Times New Roman" w:hAnsi="Arial" w:cs="Arial"/>
                <w:sz w:val="20"/>
                <w:szCs w:val="20"/>
              </w:rPr>
              <w:t>authorized</w:t>
            </w:r>
            <w:r w:rsidRPr="003D0521">
              <w:rPr>
                <w:rFonts w:ascii="Arial" w:eastAsia="Times New Roman" w:hAnsi="Arial" w:cs="Arial"/>
                <w:sz w:val="20"/>
                <w:szCs w:val="20"/>
              </w:rPr>
              <w:t>.</w:t>
            </w:r>
          </w:p>
          <w:p w14:paraId="291EDB20"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Software Appliance, Hardware Appliance, Cloud Appliance, Operating System,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ED329E" w:rsidRPr="00111BD4" w14:paraId="4BE8DFAE"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3C6783A" w14:textId="77777777" w:rsidR="00ED329E" w:rsidRPr="00111BD4" w:rsidRDefault="00183D06"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w:t>
            </w:r>
            <w:r w:rsidR="00ED329E" w:rsidRPr="00111BD4">
              <w:rPr>
                <w:rFonts w:ascii="Arial" w:eastAsia="Times New Roman" w:hAnsi="Arial" w:cs="Arial"/>
                <w:sz w:val="20"/>
                <w:szCs w:val="20"/>
              </w:rPr>
              <w:t>.2</w:t>
            </w:r>
          </w:p>
          <w:p w14:paraId="6FFEFE91" w14:textId="77777777" w:rsidR="00712BA6" w:rsidRDefault="00B03B88">
            <w:pPr>
              <w:spacing w:after="0"/>
            </w:pPr>
            <w:r>
              <w:rPr>
                <w:rFonts w:ascii="Arial" w:eastAsia="Arial" w:hAnsi="Arial" w:cs="Arial"/>
                <w:sz w:val="20"/>
                <w:szCs w:val="20"/>
              </w:rPr>
              <w:t>DOR.ICT.IAM.SAM.003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478F50B" w14:textId="77777777" w:rsidR="00ED329E" w:rsidRPr="003D0521" w:rsidRDefault="00183D06"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Confidential data must be accessible only if the user is authenticated with a strong two- or multi-factor authentication.</w:t>
            </w:r>
          </w:p>
          <w:p w14:paraId="4F5D5DEB"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183D06" w:rsidRPr="00111BD4" w14:paraId="500AB52B"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3FD9F1D9" w14:textId="77777777" w:rsidR="00183D06" w:rsidRPr="00111BD4" w:rsidRDefault="00183D06"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9.3</w:t>
            </w:r>
          </w:p>
          <w:p w14:paraId="271FF14B" w14:textId="77777777" w:rsidR="00712BA6" w:rsidRDefault="00B03B88">
            <w:pPr>
              <w:spacing w:after="0"/>
            </w:pPr>
            <w:r>
              <w:rPr>
                <w:rFonts w:ascii="Arial" w:eastAsia="Arial" w:hAnsi="Arial" w:cs="Arial"/>
                <w:sz w:val="20"/>
                <w:szCs w:val="20"/>
              </w:rPr>
              <w:t>DOR.ICT.IAM.SAM.004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F788D76" w14:textId="77777777" w:rsidR="00183D06" w:rsidRPr="003D0521" w:rsidRDefault="00183D06"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Where possible, </w:t>
            </w:r>
            <w:r w:rsidR="00242B78" w:rsidRPr="003D0521">
              <w:rPr>
                <w:rFonts w:ascii="Arial" w:eastAsia="Times New Roman" w:hAnsi="Arial" w:cs="Arial"/>
                <w:sz w:val="20"/>
                <w:szCs w:val="20"/>
              </w:rPr>
              <w:t>ICT S</w:t>
            </w:r>
            <w:r w:rsidRPr="003D0521">
              <w:rPr>
                <w:rFonts w:ascii="Arial" w:eastAsia="Times New Roman" w:hAnsi="Arial" w:cs="Arial"/>
                <w:sz w:val="20"/>
                <w:szCs w:val="20"/>
              </w:rPr>
              <w:t>ystems should leverage Single-Sign-On (SSO) features provided centrally.</w:t>
            </w:r>
          </w:p>
          <w:p w14:paraId="1ED798B9"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ED329E" w:rsidRPr="00111BD4" w14:paraId="5DFA6E82"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5D502CB" w14:textId="77777777" w:rsidR="00ED329E" w:rsidRPr="00111BD4" w:rsidRDefault="00845905"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w:t>
            </w:r>
            <w:r w:rsidR="00ED329E" w:rsidRPr="00111BD4">
              <w:rPr>
                <w:rFonts w:ascii="Arial" w:eastAsia="Times New Roman" w:hAnsi="Arial" w:cs="Arial"/>
                <w:sz w:val="20"/>
                <w:szCs w:val="20"/>
              </w:rPr>
              <w:t>.</w:t>
            </w:r>
            <w:r w:rsidR="00183D06" w:rsidRPr="00111BD4">
              <w:rPr>
                <w:rFonts w:ascii="Arial" w:eastAsia="Times New Roman" w:hAnsi="Arial" w:cs="Arial"/>
                <w:sz w:val="20"/>
                <w:szCs w:val="20"/>
              </w:rPr>
              <w:t>4</w:t>
            </w:r>
          </w:p>
          <w:p w14:paraId="17D90D3A" w14:textId="77777777" w:rsidR="00712BA6" w:rsidRDefault="00B03B88">
            <w:pPr>
              <w:spacing w:after="0"/>
            </w:pPr>
            <w:r>
              <w:rPr>
                <w:rFonts w:ascii="Arial" w:eastAsia="Arial" w:hAnsi="Arial" w:cs="Arial"/>
                <w:sz w:val="20"/>
                <w:szCs w:val="20"/>
              </w:rPr>
              <w:t>DOR.ICT.IAM.SAM.005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CDD17A0" w14:textId="77777777" w:rsidR="00ED329E" w:rsidRPr="003D0521" w:rsidRDefault="00183D06"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If user credentials input is required, the log-on process must follow the following criteria:</w:t>
            </w:r>
          </w:p>
          <w:p w14:paraId="48E03FBF"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ED329E" w:rsidRPr="00111BD4" w14:paraId="130834C5"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B6E4F2F" w14:textId="77777777" w:rsidR="00ED329E" w:rsidRPr="00111BD4" w:rsidRDefault="00845905"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w:t>
            </w:r>
            <w:r w:rsidR="00ED329E" w:rsidRPr="00111BD4">
              <w:rPr>
                <w:rFonts w:ascii="Arial" w:eastAsia="Times New Roman" w:hAnsi="Arial" w:cs="Arial"/>
                <w:sz w:val="20"/>
                <w:szCs w:val="20"/>
              </w:rPr>
              <w:t>.</w:t>
            </w:r>
            <w:r w:rsidR="00183D06" w:rsidRPr="00111BD4">
              <w:rPr>
                <w:rFonts w:ascii="Arial" w:eastAsia="Times New Roman" w:hAnsi="Arial" w:cs="Arial"/>
                <w:sz w:val="20"/>
                <w:szCs w:val="20"/>
              </w:rPr>
              <w:t>4</w:t>
            </w:r>
            <w:r w:rsidR="00ED329E" w:rsidRPr="00111BD4">
              <w:rPr>
                <w:rFonts w:ascii="Arial" w:eastAsia="Times New Roman" w:hAnsi="Arial" w:cs="Arial"/>
                <w:sz w:val="20"/>
                <w:szCs w:val="20"/>
              </w:rPr>
              <w:t>.1</w:t>
            </w:r>
          </w:p>
          <w:p w14:paraId="01E0B5BD" w14:textId="77777777" w:rsidR="00712BA6" w:rsidRDefault="00B03B88">
            <w:pPr>
              <w:spacing w:after="0"/>
            </w:pPr>
            <w:r>
              <w:rPr>
                <w:rFonts w:ascii="Arial" w:eastAsia="Arial" w:hAnsi="Arial" w:cs="Arial"/>
                <w:sz w:val="20"/>
                <w:szCs w:val="20"/>
              </w:rPr>
              <w:t>DOR.ICT.IAM.SAM.006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4A8CA49" w14:textId="77777777" w:rsidR="00ED329E" w:rsidRPr="003D0521" w:rsidRDefault="00E108AA" w:rsidP="005B5768">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Log-on information must be validated only upon completion of all input data.</w:t>
            </w:r>
          </w:p>
          <w:p w14:paraId="7A6515F4"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ED329E" w:rsidRPr="00111BD4" w14:paraId="4E329A10"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3CDD183F" w14:textId="77777777" w:rsidR="00ED329E" w:rsidRPr="00111BD4" w:rsidRDefault="00845905"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w:t>
            </w:r>
            <w:r w:rsidR="00ED329E" w:rsidRPr="00111BD4">
              <w:rPr>
                <w:rFonts w:ascii="Arial" w:eastAsia="Times New Roman" w:hAnsi="Arial" w:cs="Arial"/>
                <w:sz w:val="20"/>
                <w:szCs w:val="20"/>
              </w:rPr>
              <w:t>.</w:t>
            </w:r>
            <w:r w:rsidR="00183D06" w:rsidRPr="00111BD4">
              <w:rPr>
                <w:rFonts w:ascii="Arial" w:eastAsia="Times New Roman" w:hAnsi="Arial" w:cs="Arial"/>
                <w:sz w:val="20"/>
                <w:szCs w:val="20"/>
              </w:rPr>
              <w:t>4</w:t>
            </w:r>
            <w:r w:rsidR="00ED329E" w:rsidRPr="00111BD4">
              <w:rPr>
                <w:rFonts w:ascii="Arial" w:eastAsia="Times New Roman" w:hAnsi="Arial" w:cs="Arial"/>
                <w:sz w:val="20"/>
                <w:szCs w:val="20"/>
              </w:rPr>
              <w:t>.2</w:t>
            </w:r>
          </w:p>
          <w:p w14:paraId="08F808F3" w14:textId="77777777" w:rsidR="00712BA6" w:rsidRDefault="00B03B88">
            <w:pPr>
              <w:spacing w:after="0"/>
            </w:pPr>
            <w:r>
              <w:rPr>
                <w:rFonts w:ascii="Arial" w:eastAsia="Arial" w:hAnsi="Arial" w:cs="Arial"/>
                <w:sz w:val="20"/>
                <w:szCs w:val="20"/>
              </w:rPr>
              <w:t>DOR.ICT.IAM.SAM.007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E7C0082" w14:textId="77777777" w:rsidR="00ED329E" w:rsidRPr="003D0521" w:rsidRDefault="00E108AA" w:rsidP="005B5768">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Authentication information, such as credentials, </w:t>
            </w:r>
            <w:r w:rsidR="009823FC" w:rsidRPr="003D0521">
              <w:rPr>
                <w:rFonts w:ascii="Arial" w:eastAsia="Times New Roman" w:hAnsi="Arial" w:cs="Arial"/>
                <w:sz w:val="20"/>
                <w:szCs w:val="20"/>
              </w:rPr>
              <w:t>is</w:t>
            </w:r>
            <w:r w:rsidRPr="003D0521">
              <w:rPr>
                <w:rFonts w:ascii="Arial" w:eastAsia="Times New Roman" w:hAnsi="Arial" w:cs="Arial"/>
                <w:sz w:val="20"/>
                <w:szCs w:val="20"/>
              </w:rPr>
              <w:t xml:space="preserve"> only evaluated on the target</w:t>
            </w:r>
            <w:r w:rsidR="00A0733A" w:rsidRPr="003D0521">
              <w:rPr>
                <w:rFonts w:ascii="Arial" w:eastAsia="Times New Roman" w:hAnsi="Arial" w:cs="Arial"/>
                <w:sz w:val="20"/>
                <w:szCs w:val="20"/>
              </w:rPr>
              <w:t xml:space="preserve"> ICT</w:t>
            </w:r>
            <w:r w:rsidRPr="003D0521">
              <w:rPr>
                <w:rFonts w:ascii="Arial" w:eastAsia="Times New Roman" w:hAnsi="Arial" w:cs="Arial"/>
                <w:sz w:val="20"/>
                <w:szCs w:val="20"/>
              </w:rPr>
              <w:t xml:space="preserve"> </w:t>
            </w:r>
            <w:r w:rsidR="00A0733A" w:rsidRPr="003D0521">
              <w:rPr>
                <w:rFonts w:ascii="Arial" w:eastAsia="Times New Roman" w:hAnsi="Arial" w:cs="Arial"/>
                <w:sz w:val="20"/>
                <w:szCs w:val="20"/>
              </w:rPr>
              <w:t>S</w:t>
            </w:r>
            <w:r w:rsidRPr="003D0521">
              <w:rPr>
                <w:rFonts w:ascii="Arial" w:eastAsia="Times New Roman" w:hAnsi="Arial" w:cs="Arial"/>
                <w:sz w:val="20"/>
                <w:szCs w:val="20"/>
              </w:rPr>
              <w:t xml:space="preserve">ystem, not </w:t>
            </w:r>
            <w:r w:rsidR="00AE549B" w:rsidRPr="003D0521">
              <w:rPr>
                <w:rFonts w:ascii="Arial" w:eastAsia="Times New Roman" w:hAnsi="Arial" w:cs="Arial"/>
                <w:sz w:val="20"/>
                <w:szCs w:val="20"/>
              </w:rPr>
              <w:t>on</w:t>
            </w:r>
            <w:r w:rsidRPr="003D0521">
              <w:rPr>
                <w:rFonts w:ascii="Arial" w:eastAsia="Times New Roman" w:hAnsi="Arial" w:cs="Arial"/>
                <w:sz w:val="20"/>
                <w:szCs w:val="20"/>
              </w:rPr>
              <w:t xml:space="preserve"> the client device.</w:t>
            </w:r>
          </w:p>
          <w:p w14:paraId="662C57D6"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ED329E" w:rsidRPr="00111BD4" w14:paraId="3319EC9F"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64D322E" w14:textId="77777777" w:rsidR="00ED329E" w:rsidRPr="00111BD4" w:rsidRDefault="00845905"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w:t>
            </w:r>
            <w:r w:rsidR="00ED329E" w:rsidRPr="00111BD4">
              <w:rPr>
                <w:rFonts w:ascii="Arial" w:eastAsia="Times New Roman" w:hAnsi="Arial" w:cs="Arial"/>
                <w:sz w:val="20"/>
                <w:szCs w:val="20"/>
              </w:rPr>
              <w:t>.</w:t>
            </w:r>
            <w:r w:rsidR="00E108AA" w:rsidRPr="00111BD4">
              <w:rPr>
                <w:rFonts w:ascii="Arial" w:eastAsia="Times New Roman" w:hAnsi="Arial" w:cs="Arial"/>
                <w:sz w:val="20"/>
                <w:szCs w:val="20"/>
              </w:rPr>
              <w:t>4</w:t>
            </w:r>
            <w:r w:rsidR="00ED329E" w:rsidRPr="00111BD4">
              <w:rPr>
                <w:rFonts w:ascii="Arial" w:eastAsia="Times New Roman" w:hAnsi="Arial" w:cs="Arial"/>
                <w:sz w:val="20"/>
                <w:szCs w:val="20"/>
              </w:rPr>
              <w:t>.3</w:t>
            </w:r>
          </w:p>
          <w:p w14:paraId="5A8AC46F" w14:textId="77777777" w:rsidR="00712BA6" w:rsidRDefault="00B03B88">
            <w:pPr>
              <w:spacing w:after="0"/>
            </w:pPr>
            <w:r>
              <w:rPr>
                <w:rFonts w:ascii="Arial" w:eastAsia="Arial" w:hAnsi="Arial" w:cs="Arial"/>
                <w:sz w:val="20"/>
                <w:szCs w:val="20"/>
              </w:rPr>
              <w:t>DOR.ICT.IAM.SAM.008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89EB93B" w14:textId="77777777" w:rsidR="00ED329E" w:rsidRPr="003D0521" w:rsidRDefault="00E108AA" w:rsidP="005B5768">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Brute-force protection must be implemented. The account must be locked after a maximum of 10 unsuccessful log-on attempts.</w:t>
            </w:r>
          </w:p>
          <w:p w14:paraId="1C34DD49"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E108AA" w:rsidRPr="00111BD4" w14:paraId="20BA528D"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49764F6" w14:textId="77777777" w:rsidR="00E108AA" w:rsidRPr="00111BD4" w:rsidRDefault="00845905"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w:t>
            </w:r>
            <w:r w:rsidR="00E108AA" w:rsidRPr="00111BD4">
              <w:rPr>
                <w:rFonts w:ascii="Arial" w:eastAsia="Times New Roman" w:hAnsi="Arial" w:cs="Arial"/>
                <w:sz w:val="20"/>
                <w:szCs w:val="20"/>
              </w:rPr>
              <w:t>.4.4</w:t>
            </w:r>
          </w:p>
          <w:p w14:paraId="3F08D2A3" w14:textId="77777777" w:rsidR="00712BA6" w:rsidRDefault="00B03B88">
            <w:pPr>
              <w:spacing w:after="0"/>
            </w:pPr>
            <w:r>
              <w:rPr>
                <w:rFonts w:ascii="Arial" w:eastAsia="Arial" w:hAnsi="Arial" w:cs="Arial"/>
                <w:sz w:val="20"/>
                <w:szCs w:val="20"/>
              </w:rPr>
              <w:t>DOR.ICT.IAM.SAM.009</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0858391" w14:textId="77777777" w:rsidR="00E108AA" w:rsidRPr="003D0521" w:rsidRDefault="00E108AA" w:rsidP="005B5768">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When log-on fails, the error message must not provide any information to the user on the root cause of log-on failure.</w:t>
            </w:r>
          </w:p>
          <w:p w14:paraId="2D152F0A"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ED329E" w:rsidRPr="00111BD4" w14:paraId="2AA2CF66"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6FD9C61" w14:textId="77777777" w:rsidR="00ED329E" w:rsidRPr="00111BD4" w:rsidRDefault="00845905"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w:t>
            </w:r>
            <w:r w:rsidR="00ED329E" w:rsidRPr="00111BD4">
              <w:rPr>
                <w:rFonts w:ascii="Arial" w:eastAsia="Times New Roman" w:hAnsi="Arial" w:cs="Arial"/>
                <w:sz w:val="20"/>
                <w:szCs w:val="20"/>
              </w:rPr>
              <w:t>.</w:t>
            </w:r>
            <w:r w:rsidR="005602DE" w:rsidRPr="00111BD4">
              <w:rPr>
                <w:rFonts w:ascii="Arial" w:eastAsia="Times New Roman" w:hAnsi="Arial" w:cs="Arial"/>
                <w:sz w:val="20"/>
                <w:szCs w:val="20"/>
              </w:rPr>
              <w:t>5</w:t>
            </w:r>
          </w:p>
          <w:p w14:paraId="6A64EEB5" w14:textId="77777777" w:rsidR="00712BA6" w:rsidRDefault="00B03B88">
            <w:pPr>
              <w:spacing w:after="0"/>
            </w:pPr>
            <w:r>
              <w:rPr>
                <w:rFonts w:ascii="Arial" w:eastAsia="Arial" w:hAnsi="Arial" w:cs="Arial"/>
                <w:sz w:val="20"/>
                <w:szCs w:val="20"/>
              </w:rPr>
              <w:t>DOR.ICT.IAM.SAM.010</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D267BCF" w14:textId="77777777" w:rsidR="00ED329E" w:rsidRPr="003D0521" w:rsidRDefault="005602DE"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Depending on the criticality </w:t>
            </w:r>
            <w:r w:rsidR="00C42830" w:rsidRPr="00B27640">
              <w:rPr>
                <w:rFonts w:ascii="Arial" w:eastAsia="Times New Roman" w:hAnsi="Arial" w:cs="Arial"/>
                <w:sz w:val="20"/>
                <w:szCs w:val="20"/>
              </w:rPr>
              <w:t>of confidentiality and auth</w:t>
            </w:r>
            <w:r w:rsidR="005032BB" w:rsidRPr="00B27640">
              <w:rPr>
                <w:rFonts w:ascii="Arial" w:eastAsia="Times New Roman" w:hAnsi="Arial" w:cs="Arial"/>
                <w:sz w:val="20"/>
                <w:szCs w:val="20"/>
              </w:rPr>
              <w:t>enticity protection goal</w:t>
            </w:r>
            <w:r w:rsidR="005032BB">
              <w:rPr>
                <w:rFonts w:ascii="Arial" w:eastAsia="Times New Roman" w:hAnsi="Arial" w:cs="Arial"/>
                <w:sz w:val="20"/>
                <w:szCs w:val="20"/>
              </w:rPr>
              <w:t xml:space="preserve"> </w:t>
            </w:r>
            <w:r w:rsidRPr="003D0521">
              <w:rPr>
                <w:rFonts w:ascii="Arial" w:eastAsia="Times New Roman" w:hAnsi="Arial" w:cs="Arial"/>
                <w:sz w:val="20"/>
                <w:szCs w:val="20"/>
              </w:rPr>
              <w:t>and exposure of the IT Application, the IT Application must use dedicated robust authentication schemes.</w:t>
            </w:r>
          </w:p>
          <w:p w14:paraId="086876D0"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r w:rsidR="005602DE" w:rsidRPr="00111BD4" w14:paraId="29825758"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2FB3A9F" w14:textId="77777777" w:rsidR="005602DE" w:rsidRPr="00111BD4" w:rsidRDefault="00845905"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9.6</w:t>
            </w:r>
          </w:p>
          <w:p w14:paraId="3B04B2F0" w14:textId="77777777" w:rsidR="00712BA6" w:rsidRDefault="00B03B88">
            <w:pPr>
              <w:spacing w:after="0"/>
            </w:pPr>
            <w:r>
              <w:rPr>
                <w:rFonts w:ascii="Arial" w:eastAsia="Arial" w:hAnsi="Arial" w:cs="Arial"/>
                <w:sz w:val="20"/>
                <w:szCs w:val="20"/>
              </w:rPr>
              <w:t>DOR.ICT.IAM.SAM.011</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E517E79" w14:textId="77777777" w:rsidR="005602DE" w:rsidRPr="003D0521" w:rsidRDefault="00845905"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For multi-factor authentication, only standard legal entity approved solutions must be used as the second and additional factors.</w:t>
            </w:r>
          </w:p>
          <w:p w14:paraId="576DC744"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w:t>
            </w:r>
          </w:p>
        </w:tc>
      </w:tr>
      <w:tr w:rsidR="005602DE" w:rsidRPr="00111BD4" w14:paraId="3AE78072"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85D8411" w14:textId="77777777" w:rsidR="005602DE" w:rsidRPr="00111BD4" w:rsidRDefault="00845905"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9.7</w:t>
            </w:r>
          </w:p>
          <w:p w14:paraId="06A04364" w14:textId="77777777" w:rsidR="00712BA6" w:rsidRDefault="00B03B88">
            <w:pPr>
              <w:spacing w:after="0"/>
            </w:pPr>
            <w:r>
              <w:rPr>
                <w:rFonts w:ascii="Arial" w:eastAsia="Arial" w:hAnsi="Arial" w:cs="Arial"/>
                <w:sz w:val="20"/>
                <w:szCs w:val="20"/>
              </w:rPr>
              <w:t>DOR.ICT.IAM.SAM.012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D46042E" w14:textId="77777777" w:rsidR="005602DE" w:rsidRPr="003D0521" w:rsidRDefault="00845905"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Two- or multi-factor authentication must be enforced, independent from legal entity’s endpoints.</w:t>
            </w:r>
          </w:p>
          <w:p w14:paraId="121B430A"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5602DE" w:rsidRPr="00111BD4" w14:paraId="6EA3A9FE"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E375686" w14:textId="77777777" w:rsidR="005602DE" w:rsidRPr="00111BD4" w:rsidRDefault="00DD15F2"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9.8</w:t>
            </w:r>
          </w:p>
          <w:p w14:paraId="0BFF4CF7" w14:textId="77777777" w:rsidR="00712BA6" w:rsidRDefault="00B03B88">
            <w:pPr>
              <w:spacing w:after="0"/>
            </w:pPr>
            <w:r>
              <w:rPr>
                <w:rFonts w:ascii="Arial" w:eastAsia="Arial" w:hAnsi="Arial" w:cs="Arial"/>
                <w:sz w:val="20"/>
                <w:szCs w:val="20"/>
              </w:rPr>
              <w:t>DOR.ICT.IAM.SAM.013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C3863FD" w14:textId="77777777" w:rsidR="005602DE" w:rsidRPr="003D0521" w:rsidRDefault="00DD15F2"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Locked accounts can only be released after secure user identity validation.</w:t>
            </w:r>
          </w:p>
          <w:p w14:paraId="7A60CCF4"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w:t>
            </w:r>
          </w:p>
        </w:tc>
      </w:tr>
      <w:tr w:rsidR="005602DE" w:rsidRPr="00111BD4" w14:paraId="1B60D21A"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7BD7122" w14:textId="77777777" w:rsidR="005602DE" w:rsidRPr="00111BD4" w:rsidRDefault="00DD15F2"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9.9</w:t>
            </w:r>
          </w:p>
          <w:p w14:paraId="59A9E291" w14:textId="77777777" w:rsidR="00712BA6" w:rsidRDefault="00B03B88">
            <w:pPr>
              <w:spacing w:after="0"/>
            </w:pPr>
            <w:r>
              <w:rPr>
                <w:rFonts w:ascii="Arial" w:eastAsia="Arial" w:hAnsi="Arial" w:cs="Arial"/>
                <w:sz w:val="20"/>
                <w:szCs w:val="20"/>
              </w:rPr>
              <w:t>DOR.ICT.IAM.SAM.014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565BDE0" w14:textId="77777777" w:rsidR="005602DE" w:rsidRPr="003D0521" w:rsidRDefault="00DD15F2"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Unlock of locked accounts must be justified, authorized, and documented.</w:t>
            </w:r>
          </w:p>
          <w:p w14:paraId="0B32151E"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5602DE" w:rsidRPr="00111BD4" w14:paraId="0DAFB379"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C68FDBE" w14:textId="77777777" w:rsidR="005602DE" w:rsidRPr="00111BD4" w:rsidRDefault="00DD15F2"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9.10</w:t>
            </w:r>
          </w:p>
          <w:p w14:paraId="12DB5B1C" w14:textId="77777777" w:rsidR="00712BA6" w:rsidRDefault="00B03B88">
            <w:pPr>
              <w:spacing w:after="0"/>
            </w:pPr>
            <w:r>
              <w:rPr>
                <w:rFonts w:ascii="Arial" w:eastAsia="Arial" w:hAnsi="Arial" w:cs="Arial"/>
                <w:sz w:val="20"/>
                <w:szCs w:val="20"/>
              </w:rPr>
              <w:t>DOR.ICT.IAM.SAM.015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4430908" w14:textId="77777777" w:rsidR="005602DE" w:rsidRPr="003D0521" w:rsidRDefault="00DD15F2"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Any successful / unsuccessful log-on attempts must be logged.</w:t>
            </w:r>
          </w:p>
          <w:p w14:paraId="1ABE32CD"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A.8.5</w:t>
            </w:r>
          </w:p>
        </w:tc>
      </w:tr>
      <w:tr w:rsidR="005602DE" w:rsidRPr="00111BD4" w14:paraId="0695341C"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884E9FF" w14:textId="77777777" w:rsidR="005602DE" w:rsidRPr="00111BD4" w:rsidRDefault="007A5D84"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9.11</w:t>
            </w:r>
          </w:p>
          <w:p w14:paraId="0E11A897" w14:textId="77777777" w:rsidR="00712BA6" w:rsidRDefault="00B03B88">
            <w:pPr>
              <w:spacing w:after="0"/>
            </w:pPr>
            <w:r>
              <w:rPr>
                <w:rFonts w:ascii="Arial" w:eastAsia="Arial" w:hAnsi="Arial" w:cs="Arial"/>
                <w:sz w:val="20"/>
                <w:szCs w:val="20"/>
              </w:rPr>
              <w:t>DOR.ICT.IAM.SAM.016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67D713C" w14:textId="77777777" w:rsidR="005602DE" w:rsidRPr="003D0521" w:rsidRDefault="007A5D84"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Authentication methods must be applied according to the established classification for Identity and Access Management and the overall risk profile of IT Assets.</w:t>
            </w:r>
          </w:p>
          <w:p w14:paraId="256DF679"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 1f.i)</w:t>
            </w:r>
          </w:p>
        </w:tc>
      </w:tr>
      <w:tr w:rsidR="005602DE" w:rsidRPr="00111BD4" w14:paraId="374C70ED"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4FCD9D6" w14:textId="77777777" w:rsidR="005602DE" w:rsidRPr="00111BD4" w:rsidRDefault="007A5D84" w:rsidP="0091097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9.12</w:t>
            </w:r>
          </w:p>
          <w:p w14:paraId="133D9B0C" w14:textId="77777777" w:rsidR="00712BA6" w:rsidRDefault="00B03B88">
            <w:pPr>
              <w:spacing w:after="0"/>
            </w:pPr>
            <w:r>
              <w:rPr>
                <w:rFonts w:ascii="Arial" w:eastAsia="Arial" w:hAnsi="Arial" w:cs="Arial"/>
                <w:sz w:val="20"/>
                <w:szCs w:val="20"/>
              </w:rPr>
              <w:t>DOR.ICT.IAM.SAM.017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D71C698" w14:textId="77777777" w:rsidR="005602DE" w:rsidRPr="003D0521" w:rsidRDefault="007A5D84" w:rsidP="005B576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Strong authentication methods must be established for remote access, for privileged access, for access to IT Assets supporting critical or important functions or for IT Assets that are publicly accessible.</w:t>
            </w:r>
          </w:p>
          <w:p w14:paraId="50DC87A4"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 1f.ii)</w:t>
            </w:r>
          </w:p>
        </w:tc>
      </w:tr>
      <w:tr w:rsidR="007A5D84" w:rsidRPr="00111BD4" w14:paraId="735DE16B"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A94FF7B" w14:textId="77777777" w:rsidR="007A5D84" w:rsidRPr="00111BD4" w:rsidRDefault="007A5D84" w:rsidP="0091097A">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9.13</w:t>
            </w:r>
          </w:p>
          <w:p w14:paraId="1119BAD3" w14:textId="77777777" w:rsidR="00712BA6" w:rsidRDefault="00B03B88">
            <w:pPr>
              <w:spacing w:after="0"/>
            </w:pPr>
            <w:r>
              <w:rPr>
                <w:rFonts w:ascii="Arial" w:eastAsia="Arial" w:hAnsi="Arial" w:cs="Arial"/>
                <w:sz w:val="20"/>
                <w:szCs w:val="20"/>
              </w:rPr>
              <w:t>DOR.ICT.IAM.SAM.018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320D96A" w14:textId="77777777" w:rsidR="007165DC" w:rsidRPr="003D0521" w:rsidRDefault="007A5D84" w:rsidP="005B5768">
            <w:pPr>
              <w:spacing w:before="120" w:after="240" w:line="240" w:lineRule="auto"/>
              <w:ind w:left="284" w:right="284"/>
              <w:textAlignment w:val="baseline"/>
              <w:rPr>
                <w:rFonts w:ascii="Arial" w:eastAsia="Times New Roman" w:hAnsi="Arial" w:cs="Arial"/>
                <w:sz w:val="20"/>
                <w:szCs w:val="20"/>
              </w:rPr>
            </w:pPr>
            <w:r w:rsidRPr="00B27640">
              <w:rPr>
                <w:rFonts w:ascii="Arial" w:eastAsia="Times New Roman" w:hAnsi="Arial" w:cs="Arial"/>
                <w:sz w:val="20"/>
                <w:szCs w:val="20"/>
              </w:rPr>
              <w:t xml:space="preserve">A risk-based authentication concept for web-based IT Applications and those capable of handling federation protocol-based tokens must be implemented. </w:t>
            </w:r>
            <w:r w:rsidR="007A2323" w:rsidRPr="00B27640">
              <w:rPr>
                <w:rFonts w:ascii="Arial" w:eastAsia="Times New Roman" w:hAnsi="Arial" w:cs="Arial"/>
                <w:sz w:val="20"/>
                <w:szCs w:val="20"/>
              </w:rPr>
              <w:t xml:space="preserve">The </w:t>
            </w:r>
            <w:r w:rsidR="008F4689" w:rsidRPr="00B27640">
              <w:rPr>
                <w:rFonts w:ascii="Arial" w:eastAsia="Times New Roman" w:hAnsi="Arial" w:cs="Arial"/>
                <w:sz w:val="20"/>
                <w:szCs w:val="20"/>
              </w:rPr>
              <w:t>authentication</w:t>
            </w:r>
            <w:r w:rsidR="007A2323" w:rsidRPr="00B27640">
              <w:rPr>
                <w:rFonts w:ascii="Arial" w:eastAsia="Times New Roman" w:hAnsi="Arial" w:cs="Arial"/>
                <w:sz w:val="20"/>
                <w:szCs w:val="20"/>
              </w:rPr>
              <w:t xml:space="preserve"> strength must be in line with the Segregation Area and the application protection needs</w:t>
            </w:r>
            <w:r w:rsidRPr="00B27640">
              <w:rPr>
                <w:rFonts w:ascii="Arial" w:eastAsia="Times New Roman" w:hAnsi="Arial" w:cs="Arial"/>
                <w:sz w:val="20"/>
                <w:szCs w:val="20"/>
              </w:rPr>
              <w:t>.</w:t>
            </w:r>
          </w:p>
          <w:p w14:paraId="3E418A27"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A.5.17</w:t>
            </w:r>
          </w:p>
        </w:tc>
      </w:tr>
    </w:tbl>
    <w:p w14:paraId="739DAB3F" w14:textId="77777777" w:rsidR="00C562A2" w:rsidRPr="003D0521" w:rsidRDefault="00C562A2"/>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27"/>
        <w:gridCol w:w="7617"/>
      </w:tblGrid>
      <w:tr w:rsidR="00213949" w:rsidRPr="00111BD4" w14:paraId="523B1325"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02BF86F4" w14:textId="77777777" w:rsidR="00213949" w:rsidRPr="003D0521" w:rsidRDefault="00213949" w:rsidP="00654D7C">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10</w:t>
            </w:r>
            <w:r w:rsidR="00654D7C"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08A8E3E2" w14:textId="77777777" w:rsidR="00213949" w:rsidRPr="003D0521" w:rsidRDefault="00E556A6"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Non-privileged Access Administration</w:t>
            </w:r>
          </w:p>
        </w:tc>
      </w:tr>
      <w:tr w:rsidR="00213949" w:rsidRPr="00111BD4" w14:paraId="60D0B711" w14:textId="77777777" w:rsidTr="00743CE3">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F5A4C32" w14:textId="77777777" w:rsidR="00213949" w:rsidRPr="003D0521" w:rsidRDefault="00213949"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10</w:t>
            </w:r>
          </w:p>
          <w:p w14:paraId="0629FBF3" w14:textId="77777777" w:rsidR="00712BA6" w:rsidRDefault="00B03B88">
            <w:pPr>
              <w:spacing w:after="0"/>
            </w:pPr>
            <w:r>
              <w:rPr>
                <w:rFonts w:ascii="Arial" w:eastAsia="Arial" w:hAnsi="Arial" w:cs="Arial"/>
                <w:sz w:val="20"/>
                <w:szCs w:val="20"/>
              </w:rPr>
              <w:t>DOR.ICT.IAM.PRI.001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3B34E54" w14:textId="77777777" w:rsidR="00213949" w:rsidRPr="003D0521" w:rsidRDefault="00E556A6" w:rsidP="000D0C13">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Primary and secondary accesses must be defined, assigned, documented, managed, and controlled.</w:t>
            </w:r>
          </w:p>
        </w:tc>
      </w:tr>
      <w:tr w:rsidR="00213949" w:rsidRPr="00111BD4" w14:paraId="0BAB1A6A"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0BFD1D" w14:textId="77777777" w:rsidR="00213949" w:rsidRPr="00111BD4" w:rsidRDefault="00213949" w:rsidP="005B5498">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10.1</w:t>
            </w:r>
          </w:p>
          <w:p w14:paraId="60FA17A0" w14:textId="77777777" w:rsidR="00712BA6" w:rsidRDefault="00B03B88">
            <w:pPr>
              <w:spacing w:after="0"/>
            </w:pPr>
            <w:r>
              <w:rPr>
                <w:rFonts w:ascii="Arial" w:eastAsia="Arial" w:hAnsi="Arial" w:cs="Arial"/>
                <w:sz w:val="20"/>
                <w:szCs w:val="20"/>
              </w:rPr>
              <w:t>DOR.ICT.IAM.PRI.002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694A03" w14:textId="77777777" w:rsidR="00213949" w:rsidRPr="003D0521" w:rsidRDefault="00E556A6" w:rsidP="000D0C13">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The primary and secondary access to legal entities’ </w:t>
            </w:r>
            <w:r w:rsidR="007C7216" w:rsidRPr="003D0521">
              <w:rPr>
                <w:rFonts w:ascii="Arial" w:eastAsia="Times New Roman" w:hAnsi="Arial" w:cs="Arial"/>
                <w:sz w:val="20"/>
                <w:szCs w:val="20"/>
              </w:rPr>
              <w:t>ICT S</w:t>
            </w:r>
            <w:r w:rsidRPr="003D0521">
              <w:rPr>
                <w:rFonts w:ascii="Arial" w:eastAsia="Times New Roman" w:hAnsi="Arial" w:cs="Arial"/>
                <w:sz w:val="20"/>
                <w:szCs w:val="20"/>
              </w:rPr>
              <w:t>ystems must be activated or de-activated based on the information provided by HR and/or Third-Party Management.</w:t>
            </w:r>
          </w:p>
          <w:p w14:paraId="63493CB7"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A.5.16</w:t>
            </w:r>
          </w:p>
        </w:tc>
      </w:tr>
      <w:tr w:rsidR="00213949" w:rsidRPr="00111BD4" w14:paraId="1D105CD1"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3E21177F" w14:textId="77777777" w:rsidR="00213949" w:rsidRPr="00111BD4" w:rsidRDefault="00213949" w:rsidP="00823AF4">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10.2</w:t>
            </w:r>
          </w:p>
          <w:p w14:paraId="168F2573" w14:textId="77777777" w:rsidR="00712BA6" w:rsidRDefault="00B03B88">
            <w:pPr>
              <w:spacing w:after="0"/>
            </w:pPr>
            <w:r>
              <w:rPr>
                <w:rFonts w:ascii="Arial" w:eastAsia="Arial" w:hAnsi="Arial" w:cs="Arial"/>
                <w:sz w:val="20"/>
                <w:szCs w:val="20"/>
              </w:rPr>
              <w:t>DOR.ICT.IAM.PRI.003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C9C7D1B" w14:textId="77777777" w:rsidR="00213949" w:rsidRPr="003D0521" w:rsidRDefault="00E556A6" w:rsidP="000D0C13">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Removal or adjustment of access must be processed </w:t>
            </w:r>
            <w:r w:rsidR="00A43C0B" w:rsidRPr="003D0521">
              <w:rPr>
                <w:rFonts w:ascii="Arial" w:eastAsia="Times New Roman" w:hAnsi="Arial" w:cs="Arial"/>
                <w:sz w:val="20"/>
                <w:szCs w:val="20"/>
              </w:rPr>
              <w:t>timely</w:t>
            </w:r>
            <w:r w:rsidRPr="003D0521">
              <w:rPr>
                <w:rFonts w:ascii="Arial" w:eastAsia="Times New Roman" w:hAnsi="Arial" w:cs="Arial"/>
                <w:sz w:val="20"/>
                <w:szCs w:val="20"/>
              </w:rPr>
              <w:t xml:space="preserve"> in the target </w:t>
            </w:r>
            <w:r w:rsidR="00A0733A" w:rsidRPr="003D0521">
              <w:rPr>
                <w:rFonts w:ascii="Arial" w:eastAsia="Times New Roman" w:hAnsi="Arial" w:cs="Arial"/>
                <w:sz w:val="20"/>
                <w:szCs w:val="20"/>
              </w:rPr>
              <w:t>ICT S</w:t>
            </w:r>
            <w:r w:rsidRPr="003D0521">
              <w:rPr>
                <w:rFonts w:ascii="Arial" w:eastAsia="Times New Roman" w:hAnsi="Arial" w:cs="Arial"/>
                <w:sz w:val="20"/>
                <w:szCs w:val="20"/>
              </w:rPr>
              <w:t>ystem. If this cannot be done automatically, complementary controls must be in place to ensure near-time processing: ‘Near-time’ should be determined as 1 working day for publicly-accessible</w:t>
            </w:r>
            <w:r w:rsidR="00FE5915">
              <w:rPr>
                <w:rFonts w:ascii="Arial" w:eastAsia="Times New Roman" w:hAnsi="Arial" w:cs="Arial"/>
                <w:sz w:val="20"/>
                <w:szCs w:val="20"/>
              </w:rPr>
              <w:t>-</w:t>
            </w:r>
            <w:r w:rsidRPr="003D0521">
              <w:rPr>
                <w:rFonts w:ascii="Arial" w:eastAsia="Times New Roman" w:hAnsi="Arial" w:cs="Arial"/>
                <w:sz w:val="20"/>
                <w:szCs w:val="20"/>
              </w:rPr>
              <w:t xml:space="preserve">applications </w:t>
            </w:r>
            <w:r w:rsidR="00DF259C" w:rsidRPr="00B27640">
              <w:rPr>
                <w:rFonts w:ascii="Arial" w:eastAsia="Times New Roman" w:hAnsi="Arial" w:cs="Arial"/>
                <w:sz w:val="20"/>
                <w:szCs w:val="20"/>
              </w:rPr>
              <w:t>that have at least one protection goal cl</w:t>
            </w:r>
            <w:r w:rsidR="00726A73" w:rsidRPr="00B27640">
              <w:rPr>
                <w:rFonts w:ascii="Arial" w:eastAsia="Times New Roman" w:hAnsi="Arial" w:cs="Arial"/>
                <w:sz w:val="20"/>
                <w:szCs w:val="20"/>
              </w:rPr>
              <w:t>assified critical,</w:t>
            </w:r>
            <w:r w:rsidR="00726A73">
              <w:rPr>
                <w:rFonts w:ascii="Arial" w:eastAsia="Times New Roman" w:hAnsi="Arial" w:cs="Arial"/>
                <w:sz w:val="20"/>
                <w:szCs w:val="20"/>
              </w:rPr>
              <w:t xml:space="preserve"> </w:t>
            </w:r>
            <w:r w:rsidRPr="003D0521">
              <w:rPr>
                <w:rFonts w:ascii="Arial" w:eastAsia="Times New Roman" w:hAnsi="Arial" w:cs="Arial"/>
                <w:sz w:val="20"/>
                <w:szCs w:val="20"/>
              </w:rPr>
              <w:t>and 3 working days for all other applications.</w:t>
            </w:r>
          </w:p>
          <w:p w14:paraId="6A781D7E"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213949" w:rsidRPr="00111BD4" w14:paraId="108B3123"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7C582F0" w14:textId="77777777" w:rsidR="00213949" w:rsidRPr="00111BD4" w:rsidRDefault="00213949" w:rsidP="00823AF4">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10.3</w:t>
            </w:r>
          </w:p>
          <w:p w14:paraId="0F3CEFD5" w14:textId="77777777" w:rsidR="00712BA6" w:rsidRDefault="00B03B88">
            <w:pPr>
              <w:spacing w:after="0"/>
            </w:pPr>
            <w:r>
              <w:rPr>
                <w:rFonts w:ascii="Arial" w:eastAsia="Arial" w:hAnsi="Arial" w:cs="Arial"/>
                <w:sz w:val="20"/>
                <w:szCs w:val="20"/>
              </w:rPr>
              <w:t>DOR.ICT.IAM.PRI.004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FC96C29" w14:textId="77777777" w:rsidR="00213949" w:rsidRPr="003D0521" w:rsidRDefault="00E556A6" w:rsidP="000D0C13">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Inactive primary access accounts must be identified and deactivated after an inactivity period of 30 days.</w:t>
            </w:r>
          </w:p>
          <w:p w14:paraId="5D473A0F"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213949" w:rsidRPr="00111BD4" w14:paraId="2771C337"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6E8BD78" w14:textId="77777777" w:rsidR="00213949" w:rsidRPr="00111BD4" w:rsidRDefault="00213949" w:rsidP="00823AF4">
            <w:pPr>
              <w:spacing w:before="120" w:after="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10.4</w:t>
            </w:r>
          </w:p>
          <w:p w14:paraId="69B96F72" w14:textId="77777777" w:rsidR="00712BA6" w:rsidRDefault="00B03B88">
            <w:pPr>
              <w:spacing w:after="0"/>
            </w:pPr>
            <w:r>
              <w:rPr>
                <w:rFonts w:ascii="Arial" w:eastAsia="Arial" w:hAnsi="Arial" w:cs="Arial"/>
                <w:sz w:val="20"/>
                <w:szCs w:val="20"/>
              </w:rPr>
              <w:t>DOR.ICT.IAM.PRI.005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9F553DD" w14:textId="77777777" w:rsidR="00213949" w:rsidRPr="003D0521" w:rsidRDefault="00E556A6" w:rsidP="000D0C13">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Based on HR’s information about individuals le</w:t>
            </w:r>
            <w:r w:rsidR="00F4357A" w:rsidRPr="003D0521">
              <w:rPr>
                <w:rFonts w:ascii="Arial" w:eastAsia="Times New Roman" w:hAnsi="Arial" w:cs="Arial"/>
                <w:sz w:val="20"/>
                <w:szCs w:val="20"/>
              </w:rPr>
              <w:t>a</w:t>
            </w:r>
            <w:r w:rsidRPr="003D0521">
              <w:rPr>
                <w:rFonts w:ascii="Arial" w:eastAsia="Times New Roman" w:hAnsi="Arial" w:cs="Arial"/>
                <w:sz w:val="20"/>
                <w:szCs w:val="20"/>
              </w:rPr>
              <w:t>ving the company, primary access must be revoked on the first day after the leaver date, secondary access, and all access rights within three working days, all accounts must be removed as soon as possible – latest within 42 days.</w:t>
            </w:r>
          </w:p>
          <w:p w14:paraId="239F0AE5"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w:t>
            </w:r>
          </w:p>
        </w:tc>
      </w:tr>
      <w:tr w:rsidR="00213949" w:rsidRPr="00111BD4" w14:paraId="4B6468AB"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25AEE85" w14:textId="77777777" w:rsidR="00213949" w:rsidRPr="00111BD4" w:rsidRDefault="00E556A6" w:rsidP="005B5498">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10</w:t>
            </w:r>
            <w:r w:rsidR="00213949" w:rsidRPr="00111BD4">
              <w:rPr>
                <w:rFonts w:ascii="Arial" w:eastAsia="Times New Roman" w:hAnsi="Arial" w:cs="Arial"/>
                <w:sz w:val="20"/>
                <w:szCs w:val="20"/>
              </w:rPr>
              <w:t>.</w:t>
            </w:r>
            <w:r w:rsidRPr="00111BD4">
              <w:rPr>
                <w:rFonts w:ascii="Arial" w:eastAsia="Times New Roman" w:hAnsi="Arial" w:cs="Arial"/>
                <w:sz w:val="20"/>
                <w:szCs w:val="20"/>
              </w:rPr>
              <w:t>5</w:t>
            </w:r>
          </w:p>
          <w:p w14:paraId="057D407B" w14:textId="77777777" w:rsidR="00712BA6" w:rsidRDefault="00B03B88">
            <w:pPr>
              <w:spacing w:after="0"/>
            </w:pPr>
            <w:r>
              <w:rPr>
                <w:rFonts w:ascii="Arial" w:eastAsia="Arial" w:hAnsi="Arial" w:cs="Arial"/>
                <w:sz w:val="20"/>
                <w:szCs w:val="20"/>
              </w:rPr>
              <w:t>DOR.ICT.IAM.PRI.006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11F7232" w14:textId="77777777" w:rsidR="00823AF4" w:rsidRPr="003D0521" w:rsidRDefault="00E556A6" w:rsidP="000D0C13">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In case a user moves within the organization, all existing access related to the user must be recertified by the new line manager within two weeks. This includes only secondary access that was explicitly requested and not primary access.</w:t>
            </w:r>
          </w:p>
          <w:p w14:paraId="1E6CB4E5"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bl>
    <w:p w14:paraId="661039CA" w14:textId="77777777" w:rsidR="00986D76" w:rsidRPr="003D0521" w:rsidRDefault="00986D76" w:rsidP="76A736D0">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05"/>
        <w:gridCol w:w="7539"/>
      </w:tblGrid>
      <w:tr w:rsidR="00625570" w:rsidRPr="00111BD4" w14:paraId="064A8F4F"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1785FA23" w14:textId="77777777" w:rsidR="00625570" w:rsidRPr="003D0521" w:rsidRDefault="00625570"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11</w:t>
            </w:r>
            <w:r w:rsidR="00515492"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09D9DEF2" w14:textId="77777777" w:rsidR="00625570" w:rsidRPr="003D0521" w:rsidRDefault="00DA2DC5"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Shared and non-personal accounts</w:t>
            </w:r>
          </w:p>
        </w:tc>
      </w:tr>
      <w:tr w:rsidR="00625570" w:rsidRPr="00111BD4" w14:paraId="28F6BFD7" w14:textId="77777777" w:rsidTr="00743CE3">
        <w:trPr>
          <w:trHeight w:val="545"/>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5686F4F" w14:textId="77777777" w:rsidR="00625570" w:rsidRPr="003D0521" w:rsidRDefault="00625570"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1</w:t>
            </w:r>
            <w:r w:rsidR="00847A1B" w:rsidRPr="003D0521">
              <w:rPr>
                <w:rFonts w:ascii="Arial" w:eastAsia="Times New Roman" w:hAnsi="Arial" w:cs="Arial"/>
                <w:b/>
                <w:bCs/>
                <w:sz w:val="20"/>
                <w:szCs w:val="20"/>
              </w:rPr>
              <w:t>1</w:t>
            </w:r>
          </w:p>
          <w:p w14:paraId="428330F2" w14:textId="77777777" w:rsidR="00712BA6" w:rsidRDefault="00B03B88">
            <w:pPr>
              <w:spacing w:after="0"/>
            </w:pPr>
            <w:r>
              <w:rPr>
                <w:rFonts w:ascii="Arial" w:eastAsia="Arial" w:hAnsi="Arial" w:cs="Arial"/>
                <w:sz w:val="20"/>
                <w:szCs w:val="20"/>
              </w:rPr>
              <w:t>DOR.ICT.IAM.SHA.001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DF98882" w14:textId="77777777" w:rsidR="00625570" w:rsidRPr="003D0521" w:rsidRDefault="00DA2DC5" w:rsidP="00BA274F">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Shared and non-personal accounts must be defined, assigned, documented, managed, and controlled to prevent any unauthorized access or breach of access controls.</w:t>
            </w:r>
          </w:p>
        </w:tc>
      </w:tr>
      <w:tr w:rsidR="00625570" w:rsidRPr="00111BD4" w14:paraId="45FA0527"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2A6211" w14:textId="77777777" w:rsidR="00625570" w:rsidRPr="00111BD4" w:rsidRDefault="00625570" w:rsidP="005E2DC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11.1</w:t>
            </w:r>
          </w:p>
          <w:p w14:paraId="7E00DA2C" w14:textId="77777777" w:rsidR="00712BA6" w:rsidRDefault="00B03B88">
            <w:pPr>
              <w:spacing w:after="0"/>
            </w:pPr>
            <w:r>
              <w:rPr>
                <w:rFonts w:ascii="Arial" w:eastAsia="Arial" w:hAnsi="Arial" w:cs="Arial"/>
                <w:sz w:val="20"/>
                <w:szCs w:val="20"/>
              </w:rPr>
              <w:t>DOR.ICT.IAM.SHA.002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BECC70" w14:textId="77777777" w:rsidR="00625570" w:rsidRPr="003D0521" w:rsidRDefault="00DA2DC5" w:rsidP="00BA274F">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Non-personal accounts and shared user accounts must be limited, inventoried and the traceability to responsible persons must be ensured.</w:t>
            </w:r>
          </w:p>
          <w:p w14:paraId="0FB5A14F"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 1c)</w:t>
            </w:r>
          </w:p>
        </w:tc>
      </w:tr>
      <w:tr w:rsidR="00625570" w:rsidRPr="00111BD4" w14:paraId="60C8DD8C"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3A49584" w14:textId="77777777" w:rsidR="00625570" w:rsidRPr="00111BD4" w:rsidRDefault="00625570" w:rsidP="005E2DC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11.2</w:t>
            </w:r>
          </w:p>
          <w:p w14:paraId="7C08B574" w14:textId="77777777" w:rsidR="00712BA6" w:rsidRDefault="00B03B88">
            <w:pPr>
              <w:spacing w:after="0"/>
            </w:pPr>
            <w:r>
              <w:rPr>
                <w:rFonts w:ascii="Arial" w:eastAsia="Arial" w:hAnsi="Arial" w:cs="Arial"/>
                <w:sz w:val="20"/>
                <w:szCs w:val="20"/>
              </w:rPr>
              <w:t>DOR.ICT.IAM.SHA.003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5260E6F" w14:textId="77777777" w:rsidR="00625570" w:rsidRPr="003D0521" w:rsidRDefault="00DA2DC5" w:rsidP="00BA274F">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Each shared account is assigned to an Account Owner, who is responsible for maintaining an inventory of all individuals that have access to the shared accounts.</w:t>
            </w:r>
          </w:p>
          <w:p w14:paraId="5004BCB9"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 1c)</w:t>
            </w:r>
          </w:p>
        </w:tc>
      </w:tr>
      <w:tr w:rsidR="00625570" w:rsidRPr="00111BD4" w14:paraId="794A08FB"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4E8239F" w14:textId="77777777" w:rsidR="00625570" w:rsidRPr="00111BD4" w:rsidRDefault="00625570" w:rsidP="005E2DC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11.3</w:t>
            </w:r>
          </w:p>
          <w:p w14:paraId="28AB437C" w14:textId="77777777" w:rsidR="00712BA6" w:rsidRDefault="00B03B88">
            <w:pPr>
              <w:spacing w:after="0"/>
            </w:pPr>
            <w:r>
              <w:rPr>
                <w:rFonts w:ascii="Arial" w:eastAsia="Arial" w:hAnsi="Arial" w:cs="Arial"/>
                <w:sz w:val="20"/>
                <w:szCs w:val="20"/>
              </w:rPr>
              <w:t>DOR.ICT.IAM.SHA.004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D48B2C7" w14:textId="77777777" w:rsidR="00625570" w:rsidRPr="003D0521" w:rsidRDefault="00DA2DC5" w:rsidP="00BA274F">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Login-credentials of shared / non-personal accounts as well as all secret authentications must be securely created, stored in a vault and handled.</w:t>
            </w:r>
          </w:p>
          <w:p w14:paraId="78FF681D"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625570" w:rsidRPr="00111BD4" w14:paraId="3E6A3594"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8478D7B" w14:textId="77777777" w:rsidR="00625570" w:rsidRPr="00111BD4" w:rsidRDefault="00625570" w:rsidP="005E2DC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11.4</w:t>
            </w:r>
          </w:p>
          <w:p w14:paraId="5C0B6ABE" w14:textId="77777777" w:rsidR="00712BA6" w:rsidRDefault="00B03B88">
            <w:pPr>
              <w:spacing w:after="0"/>
            </w:pPr>
            <w:r>
              <w:rPr>
                <w:rFonts w:ascii="Arial" w:eastAsia="Arial" w:hAnsi="Arial" w:cs="Arial"/>
                <w:sz w:val="20"/>
                <w:szCs w:val="20"/>
              </w:rPr>
              <w:t>DOR.ICT.IAM.SHA.005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D0AEAAB" w14:textId="77777777" w:rsidR="00625570" w:rsidRPr="003D0521" w:rsidRDefault="00DA2DC5" w:rsidP="00BA274F">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Login-credentials for shared user IDs remaining active should be changed upon termination or change of employment, contract, or agreement.</w:t>
            </w:r>
          </w:p>
          <w:p w14:paraId="66D96E52"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3336E9" w:rsidRPr="00111BD4" w14:paraId="59D56728"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B9636ED" w14:textId="77777777" w:rsidR="003336E9" w:rsidRPr="00111BD4" w:rsidRDefault="00DA2DC5" w:rsidP="005E2DC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11.5</w:t>
            </w:r>
          </w:p>
          <w:p w14:paraId="1CC5D281" w14:textId="77777777" w:rsidR="00712BA6" w:rsidRDefault="00B03B88">
            <w:pPr>
              <w:spacing w:after="0"/>
            </w:pPr>
            <w:r>
              <w:rPr>
                <w:rFonts w:ascii="Arial" w:eastAsia="Arial" w:hAnsi="Arial" w:cs="Arial"/>
                <w:sz w:val="20"/>
                <w:szCs w:val="20"/>
              </w:rPr>
              <w:t>DOR.ICT.IAM.SHA.006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C295F60" w14:textId="77777777" w:rsidR="003336E9" w:rsidRPr="003D0521" w:rsidRDefault="00DA2DC5" w:rsidP="00BA274F">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In case identity / personal account is decommissioned, ownership of corresponding shared accounts must be reviewed and updated, if necessary.</w:t>
            </w:r>
          </w:p>
          <w:p w14:paraId="0A3CCEC7"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625570" w:rsidRPr="00111BD4" w14:paraId="072ABA0F"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AE35294" w14:textId="77777777" w:rsidR="00625570" w:rsidRPr="00111BD4" w:rsidRDefault="00625570" w:rsidP="00251974">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11.</w:t>
            </w:r>
            <w:r w:rsidR="00DA2DC5" w:rsidRPr="00111BD4">
              <w:rPr>
                <w:rFonts w:ascii="Arial" w:eastAsia="Times New Roman" w:hAnsi="Arial" w:cs="Arial"/>
                <w:sz w:val="20"/>
                <w:szCs w:val="20"/>
              </w:rPr>
              <w:t>6</w:t>
            </w:r>
          </w:p>
          <w:p w14:paraId="2DE3EAEF" w14:textId="77777777" w:rsidR="00712BA6" w:rsidRDefault="00B03B88">
            <w:pPr>
              <w:spacing w:after="0"/>
            </w:pPr>
            <w:r>
              <w:rPr>
                <w:rFonts w:ascii="Arial" w:eastAsia="Arial" w:hAnsi="Arial" w:cs="Arial"/>
                <w:sz w:val="20"/>
                <w:szCs w:val="20"/>
              </w:rPr>
              <w:t>DOR.ICT.IAM.SHA.007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BB88D59" w14:textId="77777777" w:rsidR="00B90B8D" w:rsidRPr="003D0521" w:rsidRDefault="00DA2DC5" w:rsidP="00BA274F">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Interactive shared accounts must </w:t>
            </w:r>
            <w:r w:rsidR="003B3FA7" w:rsidRPr="003D0521">
              <w:rPr>
                <w:rFonts w:ascii="Arial" w:eastAsia="Times New Roman" w:hAnsi="Arial" w:cs="Arial"/>
                <w:sz w:val="20"/>
                <w:szCs w:val="20"/>
              </w:rPr>
              <w:t xml:space="preserve">be </w:t>
            </w:r>
            <w:r w:rsidR="00191899" w:rsidRPr="003D0521">
              <w:rPr>
                <w:rFonts w:ascii="Arial" w:eastAsia="Times New Roman" w:hAnsi="Arial" w:cs="Arial"/>
                <w:sz w:val="20"/>
                <w:szCs w:val="20"/>
              </w:rPr>
              <w:t>traceable</w:t>
            </w:r>
            <w:r w:rsidR="003B3FA7" w:rsidRPr="003D0521">
              <w:rPr>
                <w:rFonts w:ascii="Arial" w:eastAsia="Times New Roman" w:hAnsi="Arial" w:cs="Arial"/>
                <w:sz w:val="20"/>
                <w:szCs w:val="20"/>
              </w:rPr>
              <w:t xml:space="preserve"> for all actions </w:t>
            </w:r>
            <w:r w:rsidRPr="003D0521">
              <w:rPr>
                <w:rFonts w:ascii="Arial" w:eastAsia="Times New Roman" w:hAnsi="Arial" w:cs="Arial"/>
                <w:sz w:val="20"/>
                <w:szCs w:val="20"/>
              </w:rPr>
              <w:t>to an individual person</w:t>
            </w:r>
            <w:r w:rsidR="00491166">
              <w:rPr>
                <w:rFonts w:ascii="Arial" w:eastAsia="Times New Roman" w:hAnsi="Arial" w:cs="Arial"/>
                <w:sz w:val="20"/>
                <w:szCs w:val="20"/>
              </w:rPr>
              <w:t xml:space="preserve"> </w:t>
            </w:r>
            <w:r w:rsidR="00491166" w:rsidRPr="00386DBF">
              <w:rPr>
                <w:rFonts w:ascii="Arial" w:eastAsia="Times New Roman" w:hAnsi="Arial" w:cs="Arial"/>
                <w:sz w:val="20"/>
                <w:szCs w:val="20"/>
              </w:rPr>
              <w:t>and limited to actions by one individual at any given time</w:t>
            </w:r>
            <w:r w:rsidRPr="00386DBF">
              <w:rPr>
                <w:rFonts w:ascii="Arial" w:eastAsia="Times New Roman" w:hAnsi="Arial" w:cs="Arial"/>
                <w:sz w:val="20"/>
                <w:szCs w:val="20"/>
              </w:rPr>
              <w:t>.</w:t>
            </w:r>
          </w:p>
          <w:p w14:paraId="12133D7E"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bl>
    <w:p w14:paraId="0D30762B" w14:textId="77777777" w:rsidR="00425D1E" w:rsidRPr="00191F99" w:rsidRDefault="00425D1E">
      <w:pPr>
        <w:rPr>
          <w:rFonts w:ascii="Arial" w:hAnsi="Arial" w:cs="Arial"/>
          <w:i/>
          <w:iCs/>
          <w:sz w:val="20"/>
          <w:szCs w:val="20"/>
          <w:lang w:val="it-IT"/>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27"/>
        <w:gridCol w:w="7517"/>
      </w:tblGrid>
      <w:tr w:rsidR="0004721E" w:rsidRPr="00111BD4" w14:paraId="21964449"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17320340" w14:textId="77777777" w:rsidR="0004721E" w:rsidRPr="003D0521" w:rsidRDefault="0004721E"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12</w:t>
            </w:r>
            <w:r w:rsidR="00515492"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74B3677E" w14:textId="77777777" w:rsidR="0004721E" w:rsidRPr="003D0521" w:rsidRDefault="00095829"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Privileged account administration</w:t>
            </w:r>
          </w:p>
        </w:tc>
      </w:tr>
      <w:tr w:rsidR="0004721E" w:rsidRPr="00111BD4" w14:paraId="13AC7634" w14:textId="77777777" w:rsidTr="00743CE3">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CC67392" w14:textId="77777777" w:rsidR="0004721E" w:rsidRPr="003D0521" w:rsidRDefault="0004721E"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12</w:t>
            </w:r>
          </w:p>
          <w:p w14:paraId="044C73B8" w14:textId="77777777" w:rsidR="00712BA6" w:rsidRDefault="00B03B88">
            <w:pPr>
              <w:spacing w:after="0"/>
            </w:pPr>
            <w:r>
              <w:rPr>
                <w:rFonts w:ascii="Arial" w:eastAsia="Arial" w:hAnsi="Arial" w:cs="Arial"/>
                <w:sz w:val="20"/>
                <w:szCs w:val="20"/>
              </w:rPr>
              <w:t>DOR.ICT.IAM.PAM.001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4001EDB" w14:textId="77777777" w:rsidR="0004721E" w:rsidRPr="003D0521" w:rsidRDefault="00D2705C" w:rsidP="00A2457D">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Privileged accounts (PAM) must be defined, assigned, documented, managed, monitored and controlled to avoid unauthorized usage and harm to IT Assets.</w:t>
            </w:r>
          </w:p>
        </w:tc>
      </w:tr>
      <w:tr w:rsidR="0004721E" w:rsidRPr="00111BD4" w14:paraId="5F389965"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A3F56AC" w14:textId="77777777" w:rsidR="0004721E" w:rsidRPr="00111BD4" w:rsidRDefault="00095829" w:rsidP="00425D1E">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12</w:t>
            </w:r>
            <w:r w:rsidR="0004721E" w:rsidRPr="00111BD4">
              <w:rPr>
                <w:rFonts w:ascii="Arial" w:eastAsia="Times New Roman" w:hAnsi="Arial" w:cs="Arial"/>
                <w:sz w:val="20"/>
                <w:szCs w:val="20"/>
              </w:rPr>
              <w:t>.1</w:t>
            </w:r>
          </w:p>
          <w:p w14:paraId="4AECDDA6" w14:textId="77777777" w:rsidR="00712BA6" w:rsidRDefault="00B03B88">
            <w:pPr>
              <w:spacing w:after="0"/>
            </w:pPr>
            <w:r>
              <w:rPr>
                <w:rFonts w:ascii="Arial" w:eastAsia="Arial" w:hAnsi="Arial" w:cs="Arial"/>
                <w:sz w:val="20"/>
                <w:szCs w:val="20"/>
              </w:rPr>
              <w:t>DOR.ICT.IAM.PAM.002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0008FC" w14:textId="77777777" w:rsidR="0004721E" w:rsidRPr="003D0521" w:rsidRDefault="00141F43" w:rsidP="00A2457D">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Privileged, emergency and administration access rights must be assigned on a need-to-use or ad-hoc basis for all ICT </w:t>
            </w:r>
            <w:r w:rsidR="00C623DA" w:rsidRPr="003D0521">
              <w:rPr>
                <w:rFonts w:ascii="Arial" w:eastAsia="Times New Roman" w:hAnsi="Arial" w:cs="Arial"/>
                <w:sz w:val="20"/>
                <w:szCs w:val="20"/>
              </w:rPr>
              <w:t>Systems</w:t>
            </w:r>
            <w:r w:rsidRPr="003D0521">
              <w:rPr>
                <w:rFonts w:ascii="Arial" w:eastAsia="Times New Roman" w:hAnsi="Arial" w:cs="Arial"/>
                <w:sz w:val="20"/>
                <w:szCs w:val="20"/>
              </w:rPr>
              <w:t>. Where feasible, for administration, dedicated accounts must be used and automated privileged access management procedures must be implemented.</w:t>
            </w:r>
          </w:p>
          <w:p w14:paraId="2865AA07"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 1e.ii)</w:t>
            </w:r>
          </w:p>
        </w:tc>
      </w:tr>
      <w:tr w:rsidR="00095829" w:rsidRPr="00111BD4" w14:paraId="652F8A71"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961A324" w14:textId="77777777" w:rsidR="00095829" w:rsidRPr="00111BD4" w:rsidRDefault="00095829" w:rsidP="00251974">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12.2</w:t>
            </w:r>
          </w:p>
          <w:p w14:paraId="51BC61B0" w14:textId="77777777" w:rsidR="00712BA6" w:rsidRDefault="00B03B88">
            <w:pPr>
              <w:spacing w:after="0"/>
            </w:pPr>
            <w:r>
              <w:rPr>
                <w:rFonts w:ascii="Arial" w:eastAsia="Arial" w:hAnsi="Arial" w:cs="Arial"/>
                <w:sz w:val="20"/>
                <w:szCs w:val="20"/>
              </w:rPr>
              <w:t>DOR.ICT.IAM.PAM.003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2FC6CF6" w14:textId="77777777" w:rsidR="00095829" w:rsidRPr="003D0521" w:rsidRDefault="00141F43" w:rsidP="00A2457D">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The interactive use of privileged built-in accounts must be prevented and if applicable, the </w:t>
            </w:r>
            <w:r w:rsidR="007F5343" w:rsidRPr="003D0521">
              <w:rPr>
                <w:rFonts w:ascii="Arial" w:eastAsia="Times New Roman" w:hAnsi="Arial" w:cs="Arial"/>
                <w:sz w:val="20"/>
                <w:szCs w:val="20"/>
              </w:rPr>
              <w:t>entitle</w:t>
            </w:r>
            <w:r w:rsidR="00F5055F" w:rsidRPr="003D0521">
              <w:rPr>
                <w:rFonts w:ascii="Arial" w:eastAsia="Times New Roman" w:hAnsi="Arial" w:cs="Arial"/>
                <w:sz w:val="20"/>
                <w:szCs w:val="20"/>
              </w:rPr>
              <w:t>ment</w:t>
            </w:r>
            <w:r w:rsidR="007F5343" w:rsidRPr="003D0521">
              <w:rPr>
                <w:rFonts w:ascii="Arial" w:eastAsia="Times New Roman" w:hAnsi="Arial" w:cs="Arial"/>
                <w:sz w:val="20"/>
                <w:szCs w:val="20"/>
              </w:rPr>
              <w:t xml:space="preserve">s </w:t>
            </w:r>
            <w:r w:rsidRPr="003D0521">
              <w:rPr>
                <w:rFonts w:ascii="Arial" w:eastAsia="Times New Roman" w:hAnsi="Arial" w:cs="Arial"/>
                <w:sz w:val="20"/>
                <w:szCs w:val="20"/>
              </w:rPr>
              <w:t>of these accounts must be transferred to dedicated user IDs.</w:t>
            </w:r>
          </w:p>
          <w:p w14:paraId="68ECF2E8"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095829" w:rsidRPr="00111BD4" w14:paraId="1AC7D7F5"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BDEFAEC" w14:textId="77777777" w:rsidR="00095829" w:rsidRPr="00111BD4" w:rsidRDefault="00095829" w:rsidP="00251974">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12.3</w:t>
            </w:r>
          </w:p>
          <w:p w14:paraId="644D22D3" w14:textId="77777777" w:rsidR="00712BA6" w:rsidRDefault="00B03B88">
            <w:pPr>
              <w:spacing w:after="0"/>
            </w:pPr>
            <w:r>
              <w:rPr>
                <w:rFonts w:ascii="Arial" w:eastAsia="Arial" w:hAnsi="Arial" w:cs="Arial"/>
                <w:sz w:val="20"/>
                <w:szCs w:val="20"/>
              </w:rPr>
              <w:t>DOR.ICT.IAM.PAM.004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E3DD27D" w14:textId="77777777" w:rsidR="00095829" w:rsidRPr="003D0521" w:rsidRDefault="00141F43" w:rsidP="00A2457D">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Privileged access must always be marked as such in Authorization Concept.</w:t>
            </w:r>
          </w:p>
          <w:p w14:paraId="24C0FD73"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095829" w:rsidRPr="00111BD4" w14:paraId="350A4372"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FB487CD" w14:textId="77777777" w:rsidR="00095829" w:rsidRPr="00111BD4" w:rsidRDefault="00095829" w:rsidP="00251974">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12.4</w:t>
            </w:r>
          </w:p>
          <w:p w14:paraId="4BCAAD59" w14:textId="77777777" w:rsidR="00712BA6" w:rsidRDefault="00B03B88">
            <w:pPr>
              <w:spacing w:after="0"/>
            </w:pPr>
            <w:r>
              <w:rPr>
                <w:rFonts w:ascii="Arial" w:eastAsia="Arial" w:hAnsi="Arial" w:cs="Arial"/>
                <w:sz w:val="20"/>
                <w:szCs w:val="20"/>
              </w:rPr>
              <w:t>DOR.ICT.IAM.PAM.005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968FC22" w14:textId="77777777" w:rsidR="00095829" w:rsidRPr="003D0521" w:rsidRDefault="00141F43" w:rsidP="00A2457D">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Privileged access must be classified and controlled according to their level of criticality on a risk-based approach.</w:t>
            </w:r>
          </w:p>
          <w:p w14:paraId="0B9D852A"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095829" w:rsidRPr="00111BD4" w14:paraId="16BAF966"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5CA462D" w14:textId="77777777" w:rsidR="00095829" w:rsidRPr="00111BD4" w:rsidRDefault="00095829" w:rsidP="00251974">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12.5</w:t>
            </w:r>
          </w:p>
          <w:p w14:paraId="1BF31D6B" w14:textId="77777777" w:rsidR="00712BA6" w:rsidRDefault="00B03B88">
            <w:pPr>
              <w:spacing w:after="0"/>
            </w:pPr>
            <w:r>
              <w:rPr>
                <w:rFonts w:ascii="Arial" w:eastAsia="Arial" w:hAnsi="Arial" w:cs="Arial"/>
                <w:sz w:val="20"/>
                <w:szCs w:val="20"/>
              </w:rPr>
              <w:t>DOR.ICT.IAM.PAM.006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8BC4904" w14:textId="77777777" w:rsidR="00095829" w:rsidRPr="003D0521" w:rsidRDefault="00141F43" w:rsidP="00A2457D">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Privileged built-in accounts must be classified and documented in the Authorization Concept.</w:t>
            </w:r>
          </w:p>
          <w:p w14:paraId="4A4A12AB"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095829" w:rsidRPr="00111BD4" w14:paraId="06486DF1"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DFE7847" w14:textId="77777777" w:rsidR="00095829" w:rsidRPr="00111BD4" w:rsidRDefault="00095829" w:rsidP="00251974">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12.6</w:t>
            </w:r>
          </w:p>
          <w:p w14:paraId="4658F470" w14:textId="77777777" w:rsidR="00712BA6" w:rsidRDefault="00B03B88">
            <w:pPr>
              <w:spacing w:after="0"/>
            </w:pPr>
            <w:r>
              <w:rPr>
                <w:rFonts w:ascii="Arial" w:eastAsia="Arial" w:hAnsi="Arial" w:cs="Arial"/>
                <w:sz w:val="20"/>
                <w:szCs w:val="20"/>
              </w:rPr>
              <w:t>DOR.ICT.IAM.PAM.007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DA652D0" w14:textId="77777777" w:rsidR="00095829" w:rsidRPr="003D0521" w:rsidRDefault="00141F43" w:rsidP="00A2457D">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All privileged accounts must be inventoried in a privileged account inventory.</w:t>
            </w:r>
          </w:p>
          <w:p w14:paraId="50C3E581"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095829" w:rsidRPr="00111BD4" w14:paraId="50E8269C"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3AE757E" w14:textId="77777777" w:rsidR="00095829" w:rsidRPr="00111BD4" w:rsidRDefault="00095829" w:rsidP="00251974">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12.7</w:t>
            </w:r>
          </w:p>
          <w:p w14:paraId="76DE2C6D" w14:textId="77777777" w:rsidR="00712BA6" w:rsidRDefault="00B03B88">
            <w:pPr>
              <w:spacing w:after="0"/>
            </w:pPr>
            <w:r>
              <w:rPr>
                <w:rFonts w:ascii="Arial" w:eastAsia="Arial" w:hAnsi="Arial" w:cs="Arial"/>
                <w:sz w:val="20"/>
                <w:szCs w:val="20"/>
              </w:rPr>
              <w:t>DOR.ICT.IAM.PAM.008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45B40A4" w14:textId="77777777" w:rsidR="00095829" w:rsidRPr="003D0521" w:rsidRDefault="00141F43" w:rsidP="00A2457D">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Onboarded and managed in PAM: Privileged accounts must be secured in the vault of a Privileged Access Management (PAM) solution.</w:t>
            </w:r>
          </w:p>
          <w:p w14:paraId="7BCBB4E8"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04721E" w:rsidRPr="00111BD4" w14:paraId="1A1E79AA"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51E1219" w14:textId="77777777" w:rsidR="0004721E" w:rsidRPr="00111BD4" w:rsidRDefault="00141F43" w:rsidP="00425D1E">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12.8</w:t>
            </w:r>
          </w:p>
          <w:p w14:paraId="1DA94AB6" w14:textId="77777777" w:rsidR="00712BA6" w:rsidRDefault="00B03B88">
            <w:pPr>
              <w:spacing w:after="0"/>
            </w:pPr>
            <w:r>
              <w:rPr>
                <w:rFonts w:ascii="Arial" w:eastAsia="Arial" w:hAnsi="Arial" w:cs="Arial"/>
                <w:sz w:val="20"/>
                <w:szCs w:val="20"/>
              </w:rPr>
              <w:t>DOR.ICT.IAM.PAM.009</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2A3E4E3" w14:textId="77777777" w:rsidR="008C2336" w:rsidRPr="003D0521" w:rsidRDefault="00141F43" w:rsidP="00A2457D">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Completeness, </w:t>
            </w:r>
            <w:r w:rsidR="00A732B0" w:rsidRPr="003D0521">
              <w:rPr>
                <w:rFonts w:ascii="Arial" w:eastAsia="Times New Roman" w:hAnsi="Arial" w:cs="Arial"/>
                <w:sz w:val="20"/>
                <w:szCs w:val="20"/>
              </w:rPr>
              <w:t>currentness</w:t>
            </w:r>
            <w:r w:rsidRPr="003D0521">
              <w:rPr>
                <w:rFonts w:ascii="Arial" w:eastAsia="Times New Roman" w:hAnsi="Arial" w:cs="Arial"/>
                <w:sz w:val="20"/>
                <w:szCs w:val="20"/>
              </w:rPr>
              <w:t>, and accuracy of the privileged account inventory must be ensured.</w:t>
            </w:r>
          </w:p>
          <w:p w14:paraId="649097DA"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bl>
    <w:p w14:paraId="1E2E35B8" w14:textId="77777777" w:rsidR="00F61F2C" w:rsidRPr="00191F99" w:rsidRDefault="00F61F2C">
      <w:pPr>
        <w:rPr>
          <w:rFonts w:ascii="Arial" w:hAnsi="Arial" w:cs="Arial"/>
          <w:i/>
          <w:iCs/>
          <w:sz w:val="20"/>
          <w:szCs w:val="20"/>
          <w:lang w:val="it-IT"/>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72"/>
        <w:gridCol w:w="7572"/>
      </w:tblGrid>
      <w:tr w:rsidR="00D67126" w:rsidRPr="00111BD4" w14:paraId="58C83B91"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6DCF87D7" w14:textId="77777777" w:rsidR="00D67126" w:rsidRPr="003D0521" w:rsidRDefault="00D67126"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13</w:t>
            </w:r>
            <w:r w:rsidR="00515492"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4D9B458E" w14:textId="77777777" w:rsidR="00D67126" w:rsidRPr="003D0521" w:rsidRDefault="00D67126" w:rsidP="00BA3449">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Mechanisms to secure privileged accounts</w:t>
            </w:r>
          </w:p>
        </w:tc>
      </w:tr>
      <w:tr w:rsidR="00D67126" w:rsidRPr="00111BD4" w14:paraId="0CD5F7B5" w14:textId="77777777" w:rsidTr="00743CE3">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4A2017F" w14:textId="77777777" w:rsidR="00D67126" w:rsidRPr="003D0521" w:rsidRDefault="001F2922"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13</w:t>
            </w:r>
          </w:p>
          <w:p w14:paraId="2620141E" w14:textId="77777777" w:rsidR="00712BA6" w:rsidRDefault="00B03B88">
            <w:pPr>
              <w:spacing w:after="0"/>
            </w:pPr>
            <w:r>
              <w:rPr>
                <w:rFonts w:ascii="Arial" w:eastAsia="Arial" w:hAnsi="Arial" w:cs="Arial"/>
                <w:sz w:val="20"/>
                <w:szCs w:val="20"/>
              </w:rPr>
              <w:t>DOR.ICT.IAM.PVL.001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7B09878" w14:textId="77777777" w:rsidR="00D67126" w:rsidRPr="003D0521" w:rsidRDefault="00D67126" w:rsidP="00C43488">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 xml:space="preserve">Measures and criteria to manage and handle privileged accounts must be defined, implemented, monitored and controlled to avoid unauthorized usage and harm to IT </w:t>
            </w:r>
            <w:r w:rsidR="00F80AE9" w:rsidRPr="003D0521">
              <w:rPr>
                <w:rFonts w:ascii="Arial" w:eastAsia="Times New Roman" w:hAnsi="Arial" w:cs="Arial"/>
                <w:b/>
                <w:bCs/>
                <w:sz w:val="20"/>
                <w:szCs w:val="20"/>
              </w:rPr>
              <w:t>A</w:t>
            </w:r>
            <w:r w:rsidRPr="003D0521">
              <w:rPr>
                <w:rFonts w:ascii="Arial" w:eastAsia="Times New Roman" w:hAnsi="Arial" w:cs="Arial"/>
                <w:b/>
                <w:bCs/>
                <w:sz w:val="20"/>
                <w:szCs w:val="20"/>
              </w:rPr>
              <w:t>ssets.</w:t>
            </w:r>
          </w:p>
        </w:tc>
      </w:tr>
      <w:tr w:rsidR="00D67126" w:rsidRPr="00111BD4" w14:paraId="3DFE1DE6"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8C9281" w14:textId="77777777" w:rsidR="00D67126" w:rsidRPr="00111BD4" w:rsidRDefault="00D67126" w:rsidP="00425D1E">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13.1</w:t>
            </w:r>
          </w:p>
          <w:p w14:paraId="36DD17BC" w14:textId="77777777" w:rsidR="00712BA6" w:rsidRDefault="00B03B88">
            <w:pPr>
              <w:spacing w:after="0"/>
            </w:pPr>
            <w:r>
              <w:rPr>
                <w:rFonts w:ascii="Arial" w:eastAsia="Arial" w:hAnsi="Arial" w:cs="Arial"/>
                <w:sz w:val="20"/>
                <w:szCs w:val="20"/>
              </w:rPr>
              <w:t>DOR.ICT.IAM.PVL.002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AE45BF7" w14:textId="77777777" w:rsidR="00D67126" w:rsidRPr="003D0521" w:rsidRDefault="00D67126" w:rsidP="00C4348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Idle Session Timeout: The use of privileged access must be time-limited based on their level of criticality.</w:t>
            </w:r>
          </w:p>
          <w:p w14:paraId="05A8F650"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D67126" w:rsidRPr="00111BD4" w14:paraId="39EF3674"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DDB4B" w14:textId="77777777" w:rsidR="00D67126" w:rsidRPr="00111BD4" w:rsidRDefault="00D67126" w:rsidP="00425D1E">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13.2</w:t>
            </w:r>
          </w:p>
          <w:p w14:paraId="6C62A4CF" w14:textId="77777777" w:rsidR="00712BA6" w:rsidRDefault="00B03B88">
            <w:pPr>
              <w:spacing w:after="0"/>
            </w:pPr>
            <w:r>
              <w:rPr>
                <w:rFonts w:ascii="Arial" w:eastAsia="Arial" w:hAnsi="Arial" w:cs="Arial"/>
                <w:sz w:val="20"/>
                <w:szCs w:val="20"/>
              </w:rPr>
              <w:t>DOR.ICT.IAM.PVL.003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F598DDD" w14:textId="77777777" w:rsidR="00D67126" w:rsidRPr="003D0521" w:rsidRDefault="00D67126" w:rsidP="00C4348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Separate privileged from non-privileged account: Dedicated user IDs must be created and used for privileged access. Dedicated user IDs must be marked and identifiable for privileged access. Privileged access must not be assigned to user IDs with regular business / IT roles and must be provided based on the function using the least privilege principle.</w:t>
            </w:r>
          </w:p>
          <w:p w14:paraId="49A42A15"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 1e.ii)</w:t>
            </w:r>
          </w:p>
        </w:tc>
      </w:tr>
      <w:tr w:rsidR="00D67126" w:rsidRPr="00111BD4" w14:paraId="18C745DB"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908DD47" w14:textId="77777777" w:rsidR="00D67126" w:rsidRPr="00111BD4" w:rsidRDefault="00D67126" w:rsidP="00425D1E">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13.3</w:t>
            </w:r>
          </w:p>
          <w:p w14:paraId="541DBE2A" w14:textId="77777777" w:rsidR="00712BA6" w:rsidRDefault="00B03B88">
            <w:pPr>
              <w:spacing w:after="0"/>
            </w:pPr>
            <w:r>
              <w:rPr>
                <w:rFonts w:ascii="Arial" w:eastAsia="Arial" w:hAnsi="Arial" w:cs="Arial"/>
                <w:sz w:val="20"/>
                <w:szCs w:val="20"/>
              </w:rPr>
              <w:t>DOR.ICT.IAM.PVL.004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4153524" w14:textId="77777777" w:rsidR="001B6E92" w:rsidRPr="003D0521" w:rsidRDefault="00D67126" w:rsidP="00C43488">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Release of locked privileged accounts must be detected and justified.</w:t>
            </w:r>
          </w:p>
          <w:p w14:paraId="0CA45E6D"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bl>
    <w:p w14:paraId="2FCF9643" w14:textId="77777777" w:rsidR="00BD561A" w:rsidRPr="003D0521" w:rsidRDefault="00BD561A">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29" w:type="dxa"/>
        </w:tblCellMar>
        <w:tblLook w:val="04A0" w:firstRow="1" w:lastRow="0" w:firstColumn="1" w:lastColumn="0" w:noHBand="0" w:noVBand="1"/>
      </w:tblPr>
      <w:tblGrid>
        <w:gridCol w:w="2086"/>
        <w:gridCol w:w="7558"/>
      </w:tblGrid>
      <w:tr w:rsidR="00BD0FA3" w:rsidRPr="00111BD4" w14:paraId="11C22263"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49C4488E" w14:textId="77777777" w:rsidR="00BD0FA3" w:rsidRPr="003D0521" w:rsidRDefault="00BD0FA3"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14</w:t>
            </w:r>
            <w:r w:rsidR="00515492"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0A203C9E" w14:textId="77777777" w:rsidR="00BD0FA3" w:rsidRPr="003D0521" w:rsidRDefault="00BD0FA3"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Privileged account monitoring</w:t>
            </w:r>
          </w:p>
        </w:tc>
      </w:tr>
      <w:tr w:rsidR="00BD0FA3" w:rsidRPr="00111BD4" w14:paraId="2BF349EA" w14:textId="77777777" w:rsidTr="00743CE3">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FADF127" w14:textId="77777777" w:rsidR="00BD0FA3" w:rsidRPr="003D0521" w:rsidRDefault="00DA11F8"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14</w:t>
            </w:r>
          </w:p>
          <w:p w14:paraId="2F09400F" w14:textId="77777777" w:rsidR="00712BA6" w:rsidRDefault="00B03B88">
            <w:pPr>
              <w:spacing w:after="0"/>
            </w:pPr>
            <w:r>
              <w:rPr>
                <w:rFonts w:ascii="Arial" w:eastAsia="Arial" w:hAnsi="Arial" w:cs="Arial"/>
                <w:sz w:val="20"/>
                <w:szCs w:val="20"/>
              </w:rPr>
              <w:t>DOR.ICT.IAM.PAL.001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0EB3F97" w14:textId="77777777" w:rsidR="00BD0FA3" w:rsidRPr="003D0521" w:rsidRDefault="00562807" w:rsidP="005652DE">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Privileged accounts must be monitored and logged. The details must be made available to the Security Information and Event Management (SIEM) for analysis and detection of unauthorized privileged accesses.</w:t>
            </w:r>
          </w:p>
        </w:tc>
      </w:tr>
      <w:tr w:rsidR="00BD0FA3" w:rsidRPr="00111BD4" w14:paraId="7DFF6B91" w14:textId="77777777" w:rsidTr="00743CE3">
        <w:trPr>
          <w:trHeight w:val="85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67697B" w14:textId="77777777" w:rsidR="00BD0FA3" w:rsidRPr="00111BD4" w:rsidRDefault="00DA11F8" w:rsidP="001024C4">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14</w:t>
            </w:r>
            <w:r w:rsidR="00BD0FA3" w:rsidRPr="00111BD4">
              <w:rPr>
                <w:rFonts w:ascii="Arial" w:eastAsia="Times New Roman" w:hAnsi="Arial" w:cs="Arial"/>
                <w:sz w:val="20"/>
                <w:szCs w:val="20"/>
              </w:rPr>
              <w:t>.1</w:t>
            </w:r>
          </w:p>
          <w:p w14:paraId="2D46547F" w14:textId="77777777" w:rsidR="00712BA6" w:rsidRDefault="00B03B88">
            <w:pPr>
              <w:spacing w:after="0"/>
            </w:pPr>
            <w:r>
              <w:rPr>
                <w:rFonts w:ascii="Arial" w:eastAsia="Arial" w:hAnsi="Arial" w:cs="Arial"/>
                <w:sz w:val="20"/>
                <w:szCs w:val="20"/>
              </w:rPr>
              <w:t>DOR.ICT.IAM.PAL.002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246A8B" w14:textId="77777777" w:rsidR="00BD0FA3" w:rsidRPr="003D0521" w:rsidRDefault="00DA11F8" w:rsidP="005652DE">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Logging and Monitoring: Logs must be made available for Security Information and Event Management (SIEM) in a structured way to allow the detection of unauthorized privileged accesses.</w:t>
            </w:r>
          </w:p>
          <w:p w14:paraId="5618519A"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BD0FA3" w:rsidRPr="00111BD4" w14:paraId="2725885A"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ACE85B9" w14:textId="77777777" w:rsidR="00BD0FA3" w:rsidRPr="00111BD4" w:rsidRDefault="00DA11F8" w:rsidP="005E7EA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14.2</w:t>
            </w:r>
          </w:p>
          <w:p w14:paraId="6FECE159" w14:textId="77777777" w:rsidR="00712BA6" w:rsidRDefault="00B03B88">
            <w:pPr>
              <w:spacing w:after="0"/>
            </w:pPr>
            <w:r>
              <w:rPr>
                <w:rFonts w:ascii="Arial" w:eastAsia="Arial" w:hAnsi="Arial" w:cs="Arial"/>
                <w:sz w:val="20"/>
                <w:szCs w:val="20"/>
              </w:rPr>
              <w:t>DOR.ICT.IAM.PAL.003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D8DF6AF" w14:textId="77777777" w:rsidR="00BD0FA3" w:rsidRPr="003D0521" w:rsidRDefault="00C15584" w:rsidP="005652DE">
            <w:pPr>
              <w:spacing w:before="120" w:after="120" w:line="240" w:lineRule="auto"/>
              <w:ind w:left="284" w:right="284"/>
              <w:textAlignment w:val="baseline"/>
              <w:rPr>
                <w:rFonts w:ascii="Arial" w:eastAsia="Times New Roman" w:hAnsi="Arial" w:cs="Arial"/>
                <w:sz w:val="20"/>
                <w:szCs w:val="20"/>
              </w:rPr>
            </w:pPr>
            <w:r w:rsidRPr="000D0A31">
              <w:rPr>
                <w:rFonts w:ascii="Arial" w:eastAsia="Times New Roman" w:hAnsi="Arial" w:cs="Arial"/>
                <w:sz w:val="20"/>
                <w:szCs w:val="20"/>
                <w:highlight w:val="yellow"/>
              </w:rPr>
              <w:t>Access to privileged accounts must be technically enforced to require a valid approved change request, ICT incident ticket, or a reference to a catalog of recurring routine activities</w:t>
            </w:r>
            <w:r w:rsidR="009B45CB" w:rsidRPr="000D0A31">
              <w:rPr>
                <w:rFonts w:ascii="Arial" w:eastAsia="Times New Roman" w:hAnsi="Arial" w:cs="Arial"/>
                <w:sz w:val="20"/>
                <w:szCs w:val="20"/>
                <w:highlight w:val="yellow"/>
              </w:rPr>
              <w:t>.</w:t>
            </w:r>
          </w:p>
          <w:p w14:paraId="7A3D9261"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BD0FA3" w:rsidRPr="00111BD4" w14:paraId="46BC99D5"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5ECBAF0" w14:textId="77777777" w:rsidR="00BD0FA3" w:rsidRPr="00111BD4" w:rsidRDefault="00DA11F8" w:rsidP="005E7EAA">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14.3</w:t>
            </w:r>
          </w:p>
          <w:p w14:paraId="45CC65A6" w14:textId="77777777" w:rsidR="00712BA6" w:rsidRDefault="00B03B88">
            <w:pPr>
              <w:spacing w:after="0"/>
            </w:pPr>
            <w:r>
              <w:rPr>
                <w:rFonts w:ascii="Arial" w:eastAsia="Arial" w:hAnsi="Arial" w:cs="Arial"/>
                <w:sz w:val="20"/>
                <w:szCs w:val="20"/>
              </w:rPr>
              <w:t>DOR.ICT.IAM.PAL.004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D6470B0" w14:textId="77777777" w:rsidR="00BD0FA3" w:rsidRPr="003D0521" w:rsidRDefault="00DA11F8" w:rsidP="005652DE">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Video Session Recording / Text / Key stroke Logging: Any interactive</w:t>
            </w:r>
            <w:r w:rsidR="001B5EE1" w:rsidRPr="003D0521">
              <w:rPr>
                <w:rFonts w:ascii="Arial" w:eastAsia="Times New Roman" w:hAnsi="Arial" w:cs="Arial"/>
                <w:sz w:val="20"/>
                <w:szCs w:val="20"/>
              </w:rPr>
              <w:t xml:space="preserve"> </w:t>
            </w:r>
            <w:r w:rsidR="00FA6CF4" w:rsidRPr="003D0521">
              <w:rPr>
                <w:rFonts w:ascii="Arial" w:eastAsia="Times New Roman" w:hAnsi="Arial" w:cs="Arial"/>
                <w:sz w:val="20"/>
                <w:szCs w:val="20"/>
              </w:rPr>
              <w:t>use of privileged accounts by individuals must be recorded</w:t>
            </w:r>
            <w:r w:rsidRPr="003D0521">
              <w:rPr>
                <w:rFonts w:ascii="Arial" w:eastAsia="Times New Roman" w:hAnsi="Arial" w:cs="Arial"/>
                <w:sz w:val="20"/>
                <w:szCs w:val="20"/>
              </w:rPr>
              <w:t xml:space="preserve"> through the PAM solution and regularly reviewed on a risk basis.</w:t>
            </w:r>
          </w:p>
          <w:p w14:paraId="2143F28C"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BD0FA3" w:rsidRPr="00111BD4" w14:paraId="62455EC0"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C666A54" w14:textId="77777777" w:rsidR="00BD0FA3" w:rsidRPr="00111BD4" w:rsidRDefault="00DA11F8" w:rsidP="005E7EAA">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14.4</w:t>
            </w:r>
          </w:p>
          <w:p w14:paraId="1009EC37" w14:textId="77777777" w:rsidR="00712BA6" w:rsidRDefault="00B03B88">
            <w:pPr>
              <w:spacing w:after="0"/>
            </w:pPr>
            <w:r>
              <w:rPr>
                <w:rFonts w:ascii="Arial" w:eastAsia="Arial" w:hAnsi="Arial" w:cs="Arial"/>
                <w:sz w:val="20"/>
                <w:szCs w:val="20"/>
              </w:rPr>
              <w:t>DOR.ICT.IAM.PAL.005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7B7A955" w14:textId="77777777" w:rsidR="001B6E92" w:rsidRPr="00D95835" w:rsidRDefault="00DA11F8" w:rsidP="00065DA1">
            <w:pPr>
              <w:spacing w:before="120" w:after="120" w:line="240" w:lineRule="auto"/>
              <w:ind w:left="288" w:right="288"/>
              <w:textAlignment w:val="baseline"/>
              <w:rPr>
                <w:rFonts w:ascii="Arial" w:eastAsia="Times New Roman" w:hAnsi="Arial" w:cs="Arial"/>
                <w:sz w:val="20"/>
                <w:szCs w:val="20"/>
              </w:rPr>
            </w:pPr>
            <w:r w:rsidRPr="003D0521">
              <w:rPr>
                <w:rFonts w:ascii="Arial" w:eastAsia="Times New Roman" w:hAnsi="Arial" w:cs="Arial"/>
                <w:sz w:val="20"/>
                <w:szCs w:val="20"/>
              </w:rPr>
              <w:t xml:space="preserve">Credentials </w:t>
            </w:r>
            <w:r w:rsidRPr="00AB36FD">
              <w:rPr>
                <w:rFonts w:ascii="Arial" w:eastAsia="Times New Roman" w:hAnsi="Arial" w:cs="Arial"/>
                <w:sz w:val="20"/>
                <w:szCs w:val="20"/>
              </w:rPr>
              <w:t xml:space="preserve">Obfuscation (Disable Password View / Copy): </w:t>
            </w:r>
            <w:r w:rsidR="0091096B" w:rsidRPr="00AB36FD">
              <w:rPr>
                <w:rFonts w:ascii="Arial" w:eastAsia="Times New Roman" w:hAnsi="Arial" w:cs="Arial"/>
                <w:sz w:val="20"/>
                <w:szCs w:val="20"/>
              </w:rPr>
              <w:t xml:space="preserve">The passwords for privileged accounts </w:t>
            </w:r>
            <w:r w:rsidR="00EA1C62" w:rsidRPr="00AB36FD">
              <w:rPr>
                <w:rFonts w:ascii="Arial" w:eastAsia="Times New Roman" w:hAnsi="Arial" w:cs="Arial"/>
                <w:sz w:val="20"/>
                <w:szCs w:val="20"/>
              </w:rPr>
              <w:t>must</w:t>
            </w:r>
            <w:r w:rsidR="0091096B" w:rsidRPr="00AB36FD">
              <w:rPr>
                <w:rFonts w:ascii="Arial" w:eastAsia="Times New Roman" w:hAnsi="Arial" w:cs="Arial"/>
                <w:sz w:val="20"/>
                <w:szCs w:val="20"/>
              </w:rPr>
              <w:t xml:space="preserve"> remain hidden and </w:t>
            </w:r>
            <w:r w:rsidR="00EA1C62" w:rsidRPr="00AB36FD">
              <w:rPr>
                <w:rFonts w:ascii="Arial" w:eastAsia="Times New Roman" w:hAnsi="Arial" w:cs="Arial"/>
                <w:sz w:val="20"/>
                <w:szCs w:val="20"/>
              </w:rPr>
              <w:t>must</w:t>
            </w:r>
            <w:r w:rsidR="0091096B" w:rsidRPr="00AB36FD">
              <w:rPr>
                <w:rFonts w:ascii="Arial" w:eastAsia="Times New Roman" w:hAnsi="Arial" w:cs="Arial"/>
                <w:sz w:val="20"/>
                <w:szCs w:val="20"/>
              </w:rPr>
              <w:t xml:space="preserve"> not be subject to copying. </w:t>
            </w:r>
            <w:r w:rsidR="004D6C53" w:rsidRPr="00AB36FD">
              <w:rPr>
                <w:rFonts w:ascii="Arial" w:eastAsia="Times New Roman" w:hAnsi="Arial" w:cs="Arial"/>
                <w:sz w:val="20"/>
                <w:szCs w:val="20"/>
              </w:rPr>
              <w:t>De-obfuscation</w:t>
            </w:r>
            <w:r w:rsidR="00B1002E" w:rsidRPr="00AB36FD">
              <w:rPr>
                <w:rFonts w:ascii="Arial" w:eastAsia="Times New Roman" w:hAnsi="Arial" w:cs="Arial"/>
                <w:sz w:val="20"/>
                <w:szCs w:val="20"/>
              </w:rPr>
              <w:t xml:space="preserve"> for </w:t>
            </w:r>
            <w:r w:rsidR="008343C0" w:rsidRPr="00AB36FD">
              <w:rPr>
                <w:rFonts w:ascii="Arial" w:eastAsia="Times New Roman" w:hAnsi="Arial" w:cs="Arial"/>
                <w:sz w:val="20"/>
                <w:szCs w:val="20"/>
              </w:rPr>
              <w:t>Emergency</w:t>
            </w:r>
            <w:r w:rsidR="00BA3C03" w:rsidRPr="00AB36FD">
              <w:rPr>
                <w:rFonts w:ascii="Arial" w:eastAsia="Times New Roman" w:hAnsi="Arial" w:cs="Arial"/>
                <w:sz w:val="20"/>
                <w:szCs w:val="20"/>
              </w:rPr>
              <w:t xml:space="preserve"> Accounts</w:t>
            </w:r>
            <w:r w:rsidR="004D6C53" w:rsidRPr="00AB36FD">
              <w:rPr>
                <w:rFonts w:ascii="Arial" w:eastAsia="Times New Roman" w:hAnsi="Arial" w:cs="Arial"/>
                <w:sz w:val="20"/>
                <w:szCs w:val="20"/>
              </w:rPr>
              <w:t xml:space="preserve"> </w:t>
            </w:r>
            <w:r w:rsidR="00D56F05" w:rsidRPr="00AB36FD">
              <w:rPr>
                <w:rFonts w:ascii="Arial" w:eastAsia="Times New Roman" w:hAnsi="Arial" w:cs="Arial"/>
                <w:sz w:val="20"/>
                <w:szCs w:val="20"/>
              </w:rPr>
              <w:t xml:space="preserve">and Break Glass Accounts </w:t>
            </w:r>
            <w:r w:rsidR="005A5023" w:rsidRPr="00AB36FD">
              <w:rPr>
                <w:rFonts w:ascii="Arial" w:eastAsia="Times New Roman" w:hAnsi="Arial" w:cs="Arial"/>
                <w:sz w:val="20"/>
                <w:szCs w:val="20"/>
              </w:rPr>
              <w:t>is</w:t>
            </w:r>
            <w:r w:rsidR="004D6C53" w:rsidRPr="003D0521">
              <w:rPr>
                <w:rFonts w:ascii="Arial" w:eastAsia="Times New Roman" w:hAnsi="Arial" w:cs="Arial"/>
                <w:sz w:val="20"/>
                <w:szCs w:val="20"/>
              </w:rPr>
              <w:t xml:space="preserve"> allowed, p</w:t>
            </w:r>
            <w:r w:rsidR="0091096B" w:rsidRPr="003D0521">
              <w:rPr>
                <w:rFonts w:ascii="Arial" w:eastAsia="Times New Roman" w:hAnsi="Arial" w:cs="Arial"/>
                <w:sz w:val="20"/>
                <w:szCs w:val="20"/>
              </w:rPr>
              <w:t>rovided that</w:t>
            </w:r>
            <w:r w:rsidR="0023256A" w:rsidRPr="003D0521">
              <w:rPr>
                <w:rFonts w:ascii="Arial" w:eastAsia="Times New Roman" w:hAnsi="Arial" w:cs="Arial"/>
                <w:sz w:val="20"/>
                <w:szCs w:val="20"/>
              </w:rPr>
              <w:t>:</w:t>
            </w:r>
          </w:p>
          <w:p w14:paraId="0BE81A4B" w14:textId="77777777" w:rsidR="00712BA6" w:rsidRDefault="00B03B88">
            <w:pPr>
              <w:spacing w:after="120"/>
              <w:ind w:left="288" w:right="288"/>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3D5773" w:rsidRPr="00111BD4" w14:paraId="61AA5C3B"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A50CBBC" w14:textId="77777777" w:rsidR="003D5773" w:rsidRPr="00AB36FD" w:rsidRDefault="003D5773" w:rsidP="005E7EAA">
            <w:pPr>
              <w:spacing w:before="120" w:after="240" w:line="240" w:lineRule="auto"/>
              <w:ind w:left="624"/>
              <w:textAlignment w:val="baseline"/>
              <w:rPr>
                <w:rFonts w:ascii="Arial" w:eastAsia="Times New Roman" w:hAnsi="Arial" w:cs="Arial"/>
                <w:sz w:val="20"/>
                <w:szCs w:val="20"/>
              </w:rPr>
            </w:pPr>
            <w:r w:rsidRPr="00AB36FD">
              <w:rPr>
                <w:rFonts w:ascii="Arial" w:eastAsia="Times New Roman" w:hAnsi="Arial" w:cs="Arial"/>
                <w:sz w:val="20"/>
                <w:szCs w:val="20"/>
              </w:rPr>
              <w:t>14.4.1</w:t>
            </w:r>
          </w:p>
          <w:p w14:paraId="28A4B8ED" w14:textId="77777777" w:rsidR="00712BA6" w:rsidRDefault="00B03B88">
            <w:pPr>
              <w:spacing w:after="0"/>
            </w:pPr>
            <w:r>
              <w:rPr>
                <w:rFonts w:ascii="Arial" w:eastAsia="Arial" w:hAnsi="Arial" w:cs="Arial"/>
                <w:sz w:val="20"/>
                <w:szCs w:val="20"/>
              </w:rPr>
              <w:t>DOR.ICT.IAM.PAL.006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2571677" w14:textId="77777777" w:rsidR="003D5773" w:rsidRPr="003D0521" w:rsidRDefault="003D5773" w:rsidP="00A40B37">
            <w:pPr>
              <w:spacing w:before="120" w:after="120" w:line="240" w:lineRule="auto"/>
              <w:ind w:left="567" w:right="284"/>
              <w:textAlignment w:val="baseline"/>
              <w:rPr>
                <w:rFonts w:ascii="Arial" w:eastAsia="Times New Roman" w:hAnsi="Arial" w:cs="Arial"/>
                <w:sz w:val="20"/>
                <w:szCs w:val="20"/>
              </w:rPr>
            </w:pPr>
            <w:r w:rsidRPr="003D5773">
              <w:rPr>
                <w:rFonts w:ascii="Arial" w:eastAsia="Times New Roman" w:hAnsi="Arial" w:cs="Arial"/>
                <w:sz w:val="20"/>
                <w:szCs w:val="20"/>
              </w:rPr>
              <w:t>all other Privileged Access Management (PAM) control requirements in ID: 11, 12 and 13 are implemented (including traceability to individuals)</w:t>
            </w:r>
            <w:r w:rsidR="001E7929">
              <w:rPr>
                <w:rFonts w:ascii="Arial" w:eastAsia="Times New Roman" w:hAnsi="Arial" w:cs="Arial"/>
                <w:sz w:val="20"/>
                <w:szCs w:val="20"/>
              </w:rPr>
              <w:t>;</w:t>
            </w:r>
          </w:p>
          <w:p w14:paraId="7205C02C"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3D5773" w:rsidRPr="00111BD4" w14:paraId="4DA5CDC2"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FA13433" w14:textId="77777777" w:rsidR="003D5773" w:rsidRPr="00AB36FD" w:rsidRDefault="003D5773" w:rsidP="005E7EAA">
            <w:pPr>
              <w:spacing w:before="120" w:after="240" w:line="240" w:lineRule="auto"/>
              <w:ind w:left="624"/>
              <w:textAlignment w:val="baseline"/>
              <w:rPr>
                <w:rFonts w:ascii="Arial" w:eastAsia="Times New Roman" w:hAnsi="Arial" w:cs="Arial"/>
                <w:sz w:val="20"/>
                <w:szCs w:val="20"/>
              </w:rPr>
            </w:pPr>
            <w:r w:rsidRPr="00AB36FD">
              <w:rPr>
                <w:rFonts w:ascii="Arial" w:eastAsia="Times New Roman" w:hAnsi="Arial" w:cs="Arial"/>
                <w:sz w:val="20"/>
                <w:szCs w:val="20"/>
              </w:rPr>
              <w:t>14.4.2</w:t>
            </w:r>
          </w:p>
          <w:p w14:paraId="465C7087" w14:textId="77777777" w:rsidR="00712BA6" w:rsidRDefault="00B03B88">
            <w:pPr>
              <w:spacing w:after="0"/>
            </w:pPr>
            <w:r>
              <w:rPr>
                <w:rFonts w:ascii="Arial" w:eastAsia="Arial" w:hAnsi="Arial" w:cs="Arial"/>
                <w:sz w:val="20"/>
                <w:szCs w:val="20"/>
              </w:rPr>
              <w:t>DOR.ICT.IAM.PAL.007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355C960" w14:textId="77777777" w:rsidR="003D5773" w:rsidRPr="003D5773" w:rsidRDefault="003D5773" w:rsidP="00A40B37">
            <w:pPr>
              <w:spacing w:before="120" w:after="120" w:line="240" w:lineRule="auto"/>
              <w:ind w:left="567" w:right="284"/>
              <w:textAlignment w:val="baseline"/>
              <w:rPr>
                <w:rFonts w:ascii="Arial" w:eastAsia="Times New Roman" w:hAnsi="Arial" w:cs="Arial"/>
                <w:sz w:val="20"/>
                <w:szCs w:val="20"/>
              </w:rPr>
            </w:pPr>
            <w:r w:rsidRPr="003D5773">
              <w:rPr>
                <w:rFonts w:ascii="Arial" w:eastAsia="Times New Roman" w:hAnsi="Arial" w:cs="Arial"/>
                <w:sz w:val="20"/>
                <w:szCs w:val="20"/>
              </w:rPr>
              <w:t>passwords must be automatically rotated after being retrieved from the secure storage and utilized</w:t>
            </w:r>
            <w:r w:rsidR="001E7929">
              <w:rPr>
                <w:rFonts w:ascii="Arial" w:eastAsia="Times New Roman" w:hAnsi="Arial" w:cs="Arial"/>
                <w:sz w:val="20"/>
                <w:szCs w:val="20"/>
              </w:rPr>
              <w:t>;</w:t>
            </w:r>
          </w:p>
          <w:p w14:paraId="6D1B5C03"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3D5773" w:rsidRPr="00111BD4" w14:paraId="390870B3"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CD37041" w14:textId="77777777" w:rsidR="003D5773" w:rsidRPr="00AB36FD" w:rsidRDefault="003D5773" w:rsidP="005E7EAA">
            <w:pPr>
              <w:spacing w:before="120" w:after="240" w:line="240" w:lineRule="auto"/>
              <w:ind w:left="624"/>
              <w:textAlignment w:val="baseline"/>
              <w:rPr>
                <w:rFonts w:ascii="Arial" w:eastAsia="Times New Roman" w:hAnsi="Arial" w:cs="Arial"/>
                <w:sz w:val="20"/>
                <w:szCs w:val="20"/>
              </w:rPr>
            </w:pPr>
            <w:r w:rsidRPr="00AB36FD">
              <w:rPr>
                <w:rFonts w:ascii="Arial" w:eastAsia="Times New Roman" w:hAnsi="Arial" w:cs="Arial"/>
                <w:sz w:val="20"/>
                <w:szCs w:val="20"/>
              </w:rPr>
              <w:t>14.4.3</w:t>
            </w:r>
          </w:p>
          <w:p w14:paraId="06865338" w14:textId="77777777" w:rsidR="00712BA6" w:rsidRDefault="00B03B88">
            <w:pPr>
              <w:spacing w:after="0"/>
            </w:pPr>
            <w:r>
              <w:rPr>
                <w:rFonts w:ascii="Arial" w:eastAsia="Arial" w:hAnsi="Arial" w:cs="Arial"/>
                <w:sz w:val="20"/>
                <w:szCs w:val="20"/>
              </w:rPr>
              <w:t>DOR.ICT.IAM.PAL.008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A334A82" w14:textId="77777777" w:rsidR="003D5773" w:rsidRPr="003D0521" w:rsidRDefault="003D5773" w:rsidP="00A40B37">
            <w:pPr>
              <w:spacing w:before="120" w:after="24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any use of emergency access must be documented, and a Security Information and Event Management (SIEM) alert must</w:t>
            </w:r>
            <w:r>
              <w:rPr>
                <w:rFonts w:ascii="Arial" w:eastAsia="Times New Roman" w:hAnsi="Arial" w:cs="Arial"/>
                <w:sz w:val="20"/>
                <w:szCs w:val="20"/>
              </w:rPr>
              <w:t xml:space="preserve"> be</w:t>
            </w:r>
            <w:r w:rsidRPr="003D0521">
              <w:rPr>
                <w:rFonts w:ascii="Arial" w:eastAsia="Times New Roman" w:hAnsi="Arial" w:cs="Arial"/>
                <w:sz w:val="20"/>
                <w:szCs w:val="20"/>
              </w:rPr>
              <w:t xml:space="preserve"> sent in the event of account usage</w:t>
            </w:r>
            <w:r w:rsidRPr="00AB36FD">
              <w:rPr>
                <w:rFonts w:ascii="Arial" w:eastAsia="Times New Roman" w:hAnsi="Arial" w:cs="Arial"/>
                <w:sz w:val="20"/>
                <w:szCs w:val="20"/>
              </w:rPr>
              <w:t>.</w:t>
            </w:r>
          </w:p>
          <w:p w14:paraId="4CBE3BC9"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bl>
    <w:p w14:paraId="13D86556" w14:textId="77777777" w:rsidR="005D14F7" w:rsidRPr="003D0521" w:rsidRDefault="005D14F7">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16"/>
        <w:gridCol w:w="7528"/>
      </w:tblGrid>
      <w:tr w:rsidR="00203B00" w:rsidRPr="00111BD4" w14:paraId="299DE300"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6FB453B4" w14:textId="77777777" w:rsidR="00203B00" w:rsidRPr="003D0521" w:rsidRDefault="00203B00"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ID: 15</w:t>
            </w:r>
            <w:r w:rsidR="00515492"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73FC1AD2" w14:textId="77777777" w:rsidR="00203B00" w:rsidRPr="003D0521" w:rsidRDefault="00203B00"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Recertification</w:t>
            </w:r>
          </w:p>
        </w:tc>
      </w:tr>
      <w:tr w:rsidR="00203B00" w:rsidRPr="00111BD4" w14:paraId="6ED1A0F1" w14:textId="77777777" w:rsidTr="00743CE3">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91A4274" w14:textId="77777777" w:rsidR="00203B00" w:rsidRPr="003D0521" w:rsidRDefault="00203B00"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15</w:t>
            </w:r>
          </w:p>
          <w:p w14:paraId="6F74329B" w14:textId="77777777" w:rsidR="00712BA6" w:rsidRDefault="00B03B88">
            <w:pPr>
              <w:spacing w:after="0"/>
            </w:pPr>
            <w:r>
              <w:rPr>
                <w:rFonts w:ascii="Arial" w:eastAsia="Arial" w:hAnsi="Arial" w:cs="Arial"/>
                <w:sz w:val="20"/>
                <w:szCs w:val="20"/>
              </w:rPr>
              <w:t>DOR.ICT.IAM.REC.001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7C655AD" w14:textId="77777777" w:rsidR="00203B00" w:rsidRPr="003D0521" w:rsidRDefault="00203B00" w:rsidP="005652DE">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The recertification of access rights and role compositions must be defined, integrated in the access procedure, monitored and controlled.</w:t>
            </w:r>
          </w:p>
        </w:tc>
      </w:tr>
      <w:tr w:rsidR="00203B00" w:rsidRPr="00111BD4" w14:paraId="108C5742"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18283F" w14:textId="77777777" w:rsidR="00203B00" w:rsidRPr="00111BD4" w:rsidRDefault="00203B00"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15.1</w:t>
            </w:r>
          </w:p>
          <w:p w14:paraId="68CCEBE6" w14:textId="77777777" w:rsidR="00712BA6" w:rsidRDefault="00B03B88">
            <w:pPr>
              <w:spacing w:after="0"/>
            </w:pPr>
            <w:r>
              <w:rPr>
                <w:rFonts w:ascii="Arial" w:eastAsia="Arial" w:hAnsi="Arial" w:cs="Arial"/>
                <w:sz w:val="20"/>
                <w:szCs w:val="20"/>
              </w:rPr>
              <w:t>DOR.ICT.IAM.REC.002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82CFDE" w14:textId="77777777" w:rsidR="00203B00" w:rsidRPr="003D0521" w:rsidRDefault="00203B00" w:rsidP="005652DE">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The following types of recertification must be performed and documented:</w:t>
            </w:r>
          </w:p>
          <w:p w14:paraId="6D6D2E0B"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203B00" w:rsidRPr="00111BD4" w14:paraId="3CF05BC4"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72FC2ACF" w14:textId="77777777" w:rsidR="00203B00" w:rsidRPr="00111BD4" w:rsidRDefault="00203B00"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15.1.1</w:t>
            </w:r>
          </w:p>
          <w:p w14:paraId="4F032B01" w14:textId="77777777" w:rsidR="00712BA6" w:rsidRDefault="00B03B88">
            <w:pPr>
              <w:spacing w:after="0"/>
            </w:pPr>
            <w:r>
              <w:rPr>
                <w:rFonts w:ascii="Arial" w:eastAsia="Arial" w:hAnsi="Arial" w:cs="Arial"/>
                <w:sz w:val="20"/>
                <w:szCs w:val="20"/>
              </w:rPr>
              <w:t>DOR.ICT.IAM.REC.003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47959D1B" w14:textId="77777777" w:rsidR="00203B00" w:rsidRPr="003D0521" w:rsidRDefault="00203B00" w:rsidP="005652DE">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User access recertification must take place every 6 months for business-critical access and for privileged access of all levels by the responsible Line Manager and respective Role Owners.</w:t>
            </w:r>
          </w:p>
          <w:p w14:paraId="51B8E32F"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203B00" w:rsidRPr="00111BD4" w14:paraId="0BE9A897"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BFD31F0" w14:textId="77777777" w:rsidR="00203B00" w:rsidRPr="00111BD4" w:rsidRDefault="00203B00"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15.1.2</w:t>
            </w:r>
          </w:p>
          <w:p w14:paraId="6B71A5D1" w14:textId="77777777" w:rsidR="00712BA6" w:rsidRDefault="00B03B88">
            <w:pPr>
              <w:spacing w:after="0"/>
            </w:pPr>
            <w:r>
              <w:rPr>
                <w:rFonts w:ascii="Arial" w:eastAsia="Arial" w:hAnsi="Arial" w:cs="Arial"/>
                <w:sz w:val="20"/>
                <w:szCs w:val="20"/>
              </w:rPr>
              <w:t>DOR.ICT.IAM.REC.004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1F336D8" w14:textId="77777777" w:rsidR="00203B00" w:rsidRPr="003D0521" w:rsidRDefault="00203B00" w:rsidP="005652DE">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User access recertification must take place every 12 months for all other accesses by the responsible Line Manager.</w:t>
            </w:r>
          </w:p>
          <w:p w14:paraId="6A8BAFF1"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IDP, Software Appliance, Hardware Appliance, Cloud Appliance, Operating System, Cloud PaaS, Container, End User Device, Mobile Device,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 1e.iv)</w:t>
            </w:r>
          </w:p>
        </w:tc>
      </w:tr>
      <w:tr w:rsidR="00203B00" w:rsidRPr="00111BD4" w14:paraId="460DDCE7"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DF572E3" w14:textId="77777777" w:rsidR="00203B00" w:rsidRPr="00111BD4" w:rsidRDefault="00203B00"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15.1.3</w:t>
            </w:r>
          </w:p>
          <w:p w14:paraId="6C45339F" w14:textId="77777777" w:rsidR="00712BA6" w:rsidRDefault="00B03B88">
            <w:pPr>
              <w:spacing w:after="0"/>
            </w:pPr>
            <w:r>
              <w:rPr>
                <w:rFonts w:ascii="Arial" w:eastAsia="Arial" w:hAnsi="Arial" w:cs="Arial"/>
                <w:sz w:val="20"/>
                <w:szCs w:val="20"/>
              </w:rPr>
              <w:t>DOR.ICT.IAM.REC.005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5DA4DB4" w14:textId="77777777" w:rsidR="00203B00" w:rsidRPr="003D0521" w:rsidRDefault="00203B00" w:rsidP="005652DE">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The following types of recertification must be performed and documented:</w:t>
            </w:r>
            <w:r w:rsidR="00DB4122" w:rsidRPr="003D0521">
              <w:rPr>
                <w:rFonts w:ascii="Arial" w:eastAsia="Times New Roman" w:hAnsi="Arial" w:cs="Arial"/>
                <w:sz w:val="20"/>
                <w:szCs w:val="20"/>
              </w:rPr>
              <w:br/>
            </w:r>
            <w:r w:rsidRPr="003D0521">
              <w:rPr>
                <w:rFonts w:ascii="Arial" w:eastAsia="Times New Roman" w:hAnsi="Arial" w:cs="Arial"/>
                <w:sz w:val="20"/>
                <w:szCs w:val="20"/>
              </w:rPr>
              <w:t>Role composition recertification by the Role Owner and Asset Owner must take place every 12 months and must include birth right roles.</w:t>
            </w:r>
          </w:p>
          <w:p w14:paraId="12E3BE72"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203B00" w:rsidRPr="00111BD4" w14:paraId="41BECD96"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CE05A52" w14:textId="77777777" w:rsidR="00203B00" w:rsidRPr="00111BD4" w:rsidRDefault="00DB4122"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15</w:t>
            </w:r>
            <w:r w:rsidR="00203B00" w:rsidRPr="00111BD4">
              <w:rPr>
                <w:rFonts w:ascii="Arial" w:eastAsia="Times New Roman" w:hAnsi="Arial" w:cs="Arial"/>
                <w:sz w:val="20"/>
                <w:szCs w:val="20"/>
              </w:rPr>
              <w:t>.2</w:t>
            </w:r>
          </w:p>
          <w:p w14:paraId="65F5AB71" w14:textId="77777777" w:rsidR="00712BA6" w:rsidRDefault="00B03B88">
            <w:pPr>
              <w:spacing w:after="0"/>
            </w:pPr>
            <w:r>
              <w:rPr>
                <w:rFonts w:ascii="Arial" w:eastAsia="Arial" w:hAnsi="Arial" w:cs="Arial"/>
                <w:sz w:val="20"/>
                <w:szCs w:val="20"/>
              </w:rPr>
              <w:t>DOR.ICT.IAM.REC.006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1CBEFBF9" w14:textId="77777777" w:rsidR="00203B00" w:rsidRPr="003D0521" w:rsidRDefault="00DB4122" w:rsidP="005652DE">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All unauthorized access, which has been identified during the recertification </w:t>
            </w:r>
            <w:r w:rsidR="00A12C7C" w:rsidRPr="00A12C7C">
              <w:rPr>
                <w:rFonts w:ascii="Arial" w:eastAsia="Times New Roman" w:hAnsi="Arial" w:cs="Arial"/>
                <w:sz w:val="20"/>
                <w:szCs w:val="20"/>
              </w:rPr>
              <w:t>process,</w:t>
            </w:r>
            <w:r w:rsidRPr="003D0521">
              <w:rPr>
                <w:rFonts w:ascii="Arial" w:eastAsia="Times New Roman" w:hAnsi="Arial" w:cs="Arial"/>
                <w:sz w:val="20"/>
                <w:szCs w:val="20"/>
              </w:rPr>
              <w:t xml:space="preserve"> must be revoked after the recertifier’s sign-off.</w:t>
            </w:r>
          </w:p>
          <w:p w14:paraId="65D544D7"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IDP,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203B00" w:rsidRPr="00111BD4" w14:paraId="29919694"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FE1D965" w14:textId="77777777" w:rsidR="00203B00" w:rsidRPr="00111BD4" w:rsidRDefault="00DB4122" w:rsidP="001678F8">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15</w:t>
            </w:r>
            <w:r w:rsidR="00203B00" w:rsidRPr="00111BD4">
              <w:rPr>
                <w:rFonts w:ascii="Arial" w:eastAsia="Times New Roman" w:hAnsi="Arial" w:cs="Arial"/>
                <w:sz w:val="20"/>
                <w:szCs w:val="20"/>
              </w:rPr>
              <w:t>.3</w:t>
            </w:r>
          </w:p>
          <w:p w14:paraId="265DD2BB" w14:textId="77777777" w:rsidR="00712BA6" w:rsidRDefault="00B03B88">
            <w:pPr>
              <w:spacing w:after="0"/>
            </w:pPr>
            <w:r>
              <w:rPr>
                <w:rFonts w:ascii="Arial" w:eastAsia="Arial" w:hAnsi="Arial" w:cs="Arial"/>
                <w:sz w:val="20"/>
                <w:szCs w:val="20"/>
              </w:rPr>
              <w:t>DOR.ICT.IAM.REC.007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86A1E01" w14:textId="77777777" w:rsidR="00EB1476" w:rsidRPr="003D0521" w:rsidRDefault="00DB4122" w:rsidP="005652DE">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Dedicated access to legal entity data must be reviewed at least once every 12 months by an employee of the respective legal entity.</w:t>
            </w:r>
          </w:p>
          <w:p w14:paraId="1A0E16E9"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bl>
    <w:p w14:paraId="514A6C81" w14:textId="77777777" w:rsidR="00EB1476" w:rsidRPr="003D0521" w:rsidRDefault="00EB1476">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60"/>
        <w:gridCol w:w="7584"/>
      </w:tblGrid>
      <w:tr w:rsidR="00D93F89" w:rsidRPr="00111BD4" w14:paraId="36E6FBB4"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2F31684E" w14:textId="77777777" w:rsidR="00D93F89" w:rsidRPr="003D0521" w:rsidRDefault="00D93F89"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 xml:space="preserve">ID: </w:t>
            </w:r>
            <w:r w:rsidR="003B731D" w:rsidRPr="003D0521">
              <w:rPr>
                <w:rFonts w:asciiTheme="minorBidi" w:eastAsia="Times New Roman" w:hAnsiTheme="minorBidi"/>
                <w:b/>
                <w:bCs/>
                <w:color w:val="FFFFFF"/>
                <w:sz w:val="20"/>
                <w:szCs w:val="20"/>
              </w:rPr>
              <w:t>16</w:t>
            </w:r>
            <w:r w:rsidR="00515492"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157B5134" w14:textId="77777777" w:rsidR="00D93F89" w:rsidRPr="003D0521" w:rsidRDefault="00D93F89"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Requirements for Tier-0 accounts</w:t>
            </w:r>
          </w:p>
        </w:tc>
      </w:tr>
      <w:tr w:rsidR="00D93F89" w:rsidRPr="00111BD4" w14:paraId="6B44AEE1" w14:textId="77777777" w:rsidTr="00743CE3">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652EAA0" w14:textId="77777777" w:rsidR="00D93F89" w:rsidRPr="003D0521" w:rsidRDefault="003B731D"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16</w:t>
            </w:r>
          </w:p>
          <w:p w14:paraId="45FFEBD8" w14:textId="77777777" w:rsidR="00712BA6" w:rsidRDefault="00B03B88">
            <w:pPr>
              <w:spacing w:after="0"/>
            </w:pPr>
            <w:r>
              <w:rPr>
                <w:rFonts w:ascii="Arial" w:eastAsia="Arial" w:hAnsi="Arial" w:cs="Arial"/>
                <w:sz w:val="20"/>
                <w:szCs w:val="20"/>
              </w:rPr>
              <w:t>DOR.ICT.IAM.T0A.001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60790A5" w14:textId="77777777" w:rsidR="00D93F89" w:rsidRPr="003D0521" w:rsidRDefault="003E7D33" w:rsidP="00034676">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Tier-0 access must be managed, secured and kept safe.</w:t>
            </w:r>
          </w:p>
        </w:tc>
      </w:tr>
      <w:tr w:rsidR="00D93F89" w:rsidRPr="00111BD4" w14:paraId="33553137"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F5DCA2" w14:textId="77777777" w:rsidR="00D93F89"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16</w:t>
            </w:r>
            <w:r w:rsidR="00D93F89" w:rsidRPr="00111BD4">
              <w:rPr>
                <w:rFonts w:ascii="Arial" w:eastAsia="Times New Roman" w:hAnsi="Arial" w:cs="Arial"/>
                <w:sz w:val="20"/>
                <w:szCs w:val="20"/>
              </w:rPr>
              <w:t>.1</w:t>
            </w:r>
          </w:p>
          <w:p w14:paraId="271E0619" w14:textId="77777777" w:rsidR="00712BA6" w:rsidRDefault="00B03B88">
            <w:pPr>
              <w:spacing w:after="0"/>
            </w:pPr>
            <w:r>
              <w:rPr>
                <w:rFonts w:ascii="Arial" w:eastAsia="Arial" w:hAnsi="Arial" w:cs="Arial"/>
                <w:sz w:val="20"/>
                <w:szCs w:val="20"/>
              </w:rPr>
              <w:t>DOR.ICT.IAM.T0A.002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DCBF5A" w14:textId="77777777" w:rsidR="00D93F89" w:rsidRPr="003D0521" w:rsidRDefault="003E7D33" w:rsidP="00034676">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Tier-0 access must additionally comply with the following control requirements:</w:t>
            </w:r>
          </w:p>
          <w:p w14:paraId="40A5CA78"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D93F89" w:rsidRPr="00111BD4" w14:paraId="5B401988"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64DD9BA" w14:textId="77777777" w:rsidR="00D93F89"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16</w:t>
            </w:r>
            <w:r w:rsidR="00D93F89" w:rsidRPr="00111BD4">
              <w:rPr>
                <w:rFonts w:ascii="Arial" w:eastAsia="Times New Roman" w:hAnsi="Arial" w:cs="Arial"/>
                <w:sz w:val="20"/>
                <w:szCs w:val="20"/>
              </w:rPr>
              <w:t>.1.1</w:t>
            </w:r>
          </w:p>
          <w:p w14:paraId="53A6B11A" w14:textId="77777777" w:rsidR="00712BA6" w:rsidRDefault="00B03B88">
            <w:pPr>
              <w:spacing w:after="0"/>
            </w:pPr>
            <w:r>
              <w:rPr>
                <w:rFonts w:ascii="Arial" w:eastAsia="Arial" w:hAnsi="Arial" w:cs="Arial"/>
                <w:sz w:val="20"/>
                <w:szCs w:val="20"/>
              </w:rPr>
              <w:t>DOR.ICT.IAM.T0A.003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3CE507F0" w14:textId="77777777" w:rsidR="00D93F89" w:rsidRPr="003D0521" w:rsidRDefault="00224663" w:rsidP="00034676">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Threat Analytics SIEM / PAM: Session monitoring solution must allow for data analysis / logging of actions made by privileged access.</w:t>
            </w:r>
          </w:p>
          <w:p w14:paraId="396E65B1"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D93F89" w:rsidRPr="00111BD4" w14:paraId="5B7788ED"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5205544" w14:textId="77777777" w:rsidR="00D93F89"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16</w:t>
            </w:r>
            <w:r w:rsidR="00D93F89" w:rsidRPr="00111BD4">
              <w:rPr>
                <w:rFonts w:ascii="Arial" w:eastAsia="Times New Roman" w:hAnsi="Arial" w:cs="Arial"/>
                <w:sz w:val="20"/>
                <w:szCs w:val="20"/>
              </w:rPr>
              <w:t>.1.2</w:t>
            </w:r>
          </w:p>
          <w:p w14:paraId="0473E9E6" w14:textId="77777777" w:rsidR="00712BA6" w:rsidRDefault="00B03B88">
            <w:pPr>
              <w:spacing w:after="0"/>
            </w:pPr>
            <w:r>
              <w:rPr>
                <w:rFonts w:ascii="Arial" w:eastAsia="Arial" w:hAnsi="Arial" w:cs="Arial"/>
                <w:sz w:val="20"/>
                <w:szCs w:val="20"/>
              </w:rPr>
              <w:t>DOR.ICT.IAM.T0A.004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6DE0C803" w14:textId="77777777" w:rsidR="00D93F89" w:rsidRPr="003D0521" w:rsidRDefault="00224663" w:rsidP="00034676">
            <w:pPr>
              <w:spacing w:before="120" w:after="12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Maximum Session Time / Time-limited Access: Use of privileged access must be time-limited to the necessary minimum.</w:t>
            </w:r>
          </w:p>
          <w:p w14:paraId="6366026A"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r w:rsidR="00D93F89" w:rsidRPr="00111BD4" w14:paraId="726CB232" w14:textId="77777777" w:rsidTr="00743CE3">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13CCE5EF" w14:textId="77777777" w:rsidR="00D93F89" w:rsidRPr="00111BD4" w:rsidRDefault="003B731D" w:rsidP="001678F8">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16</w:t>
            </w:r>
            <w:r w:rsidR="00D93F89" w:rsidRPr="00111BD4">
              <w:rPr>
                <w:rFonts w:ascii="Arial" w:eastAsia="Times New Roman" w:hAnsi="Arial" w:cs="Arial"/>
                <w:sz w:val="20"/>
                <w:szCs w:val="20"/>
              </w:rPr>
              <w:t>.1.</w:t>
            </w:r>
            <w:r w:rsidR="00224663" w:rsidRPr="00111BD4">
              <w:rPr>
                <w:rFonts w:ascii="Arial" w:eastAsia="Times New Roman" w:hAnsi="Arial" w:cs="Arial"/>
                <w:sz w:val="20"/>
                <w:szCs w:val="20"/>
              </w:rPr>
              <w:t>3</w:t>
            </w:r>
          </w:p>
          <w:p w14:paraId="369DC2A3" w14:textId="77777777" w:rsidR="00712BA6" w:rsidRDefault="00B03B88">
            <w:pPr>
              <w:spacing w:after="0"/>
            </w:pPr>
            <w:r>
              <w:rPr>
                <w:rFonts w:ascii="Arial" w:eastAsia="Arial" w:hAnsi="Arial" w:cs="Arial"/>
                <w:sz w:val="20"/>
                <w:szCs w:val="20"/>
              </w:rPr>
              <w:t>DOR.ICT.IAM.T0A.005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D40C59F" w14:textId="77777777" w:rsidR="00EB1476" w:rsidRPr="003D0521" w:rsidRDefault="00224663" w:rsidP="00034676">
            <w:pPr>
              <w:spacing w:before="120" w:after="240" w:line="240" w:lineRule="auto"/>
              <w:ind w:left="567"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In emergency </w:t>
            </w:r>
            <w:r w:rsidRPr="008C7D98">
              <w:rPr>
                <w:rFonts w:ascii="Arial" w:eastAsia="Times New Roman" w:hAnsi="Arial" w:cs="Arial"/>
                <w:sz w:val="20"/>
                <w:szCs w:val="20"/>
              </w:rPr>
              <w:t>situations</w:t>
            </w:r>
            <w:r w:rsidR="00D75999" w:rsidRPr="008C7D98">
              <w:rPr>
                <w:rStyle w:val="FootnoteReference"/>
                <w:rFonts w:ascii="Arial" w:eastAsia="Times New Roman" w:hAnsi="Arial" w:cs="Arial"/>
                <w:sz w:val="20"/>
                <w:szCs w:val="20"/>
              </w:rPr>
              <w:footnoteReference w:id="11"/>
            </w:r>
            <w:r w:rsidRPr="008C7D98">
              <w:rPr>
                <w:rFonts w:ascii="Arial" w:eastAsia="Times New Roman" w:hAnsi="Arial" w:cs="Arial"/>
                <w:sz w:val="20"/>
                <w:szCs w:val="20"/>
              </w:rPr>
              <w:t>, the</w:t>
            </w:r>
            <w:r w:rsidRPr="003D0521">
              <w:rPr>
                <w:rFonts w:ascii="Arial" w:eastAsia="Times New Roman" w:hAnsi="Arial" w:cs="Arial"/>
                <w:sz w:val="20"/>
                <w:szCs w:val="20"/>
              </w:rPr>
              <w:t xml:space="preserve"> approval for privileged access must occur through the responsible Manager on Duty. The Ticket Owner must ensure that the</w:t>
            </w:r>
            <w:r w:rsidR="008A2D9E" w:rsidRPr="003D0521">
              <w:rPr>
                <w:rFonts w:ascii="Arial" w:eastAsia="Times New Roman" w:hAnsi="Arial" w:cs="Arial"/>
                <w:sz w:val="20"/>
                <w:szCs w:val="20"/>
              </w:rPr>
              <w:t xml:space="preserve"> ICT</w:t>
            </w:r>
            <w:r w:rsidRPr="003D0521">
              <w:rPr>
                <w:rFonts w:ascii="Arial" w:eastAsia="Times New Roman" w:hAnsi="Arial" w:cs="Arial"/>
                <w:sz w:val="20"/>
                <w:szCs w:val="20"/>
              </w:rPr>
              <w:t xml:space="preserve"> incident documentation including approval is provided within 24 hours.</w:t>
            </w:r>
          </w:p>
          <w:p w14:paraId="18EA5FDF" w14:textId="77777777" w:rsidR="00712BA6" w:rsidRDefault="00B03B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Software Appliance, Hardware Appliance, Operating System,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w:t>
            </w:r>
          </w:p>
        </w:tc>
      </w:tr>
    </w:tbl>
    <w:p w14:paraId="4EFD0D3E" w14:textId="77777777" w:rsidR="000207E6" w:rsidRPr="003D0521" w:rsidRDefault="000207E6">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94"/>
        <w:gridCol w:w="7550"/>
      </w:tblGrid>
      <w:tr w:rsidR="008256EF" w:rsidRPr="00111BD4" w14:paraId="1A7F75EE" w14:textId="77777777" w:rsidTr="00E85C25">
        <w:trPr>
          <w:trHeight w:val="20"/>
        </w:trPr>
        <w:tc>
          <w:tcPr>
            <w:tcW w:w="1599" w:type="dxa"/>
            <w:tcBorders>
              <w:top w:val="single" w:sz="6" w:space="0" w:color="auto"/>
              <w:left w:val="single" w:sz="6" w:space="0" w:color="auto"/>
              <w:bottom w:val="nil"/>
              <w:right w:val="single" w:sz="6" w:space="0" w:color="auto"/>
            </w:tcBorders>
            <w:shd w:val="clear" w:color="auto" w:fill="193296"/>
            <w:vAlign w:val="center"/>
            <w:hideMark/>
          </w:tcPr>
          <w:p w14:paraId="5CF1DEB6" w14:textId="77777777" w:rsidR="008256EF" w:rsidRPr="003D0521" w:rsidRDefault="008256EF"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 xml:space="preserve">ID: </w:t>
            </w:r>
            <w:r w:rsidR="003B731D" w:rsidRPr="003D0521">
              <w:rPr>
                <w:rFonts w:asciiTheme="minorBidi" w:eastAsia="Times New Roman" w:hAnsiTheme="minorBidi"/>
                <w:b/>
                <w:bCs/>
                <w:color w:val="FFFFFF"/>
                <w:sz w:val="20"/>
                <w:szCs w:val="20"/>
              </w:rPr>
              <w:t>17</w:t>
            </w:r>
            <w:r w:rsidR="00515492" w:rsidRPr="003D0521">
              <w:rPr>
                <w:rFonts w:asciiTheme="minorBidi" w:eastAsia="Times New Roman" w:hAnsiTheme="minorBidi"/>
                <w:b/>
                <w:bCs/>
                <w:color w:val="FFFFFF"/>
                <w:sz w:val="20"/>
                <w:szCs w:val="20"/>
              </w:rPr>
              <w:br/>
            </w:r>
            <w:r w:rsidRPr="003D0521">
              <w:rPr>
                <w:rFonts w:asciiTheme="minorBidi" w:eastAsia="Times New Roman" w:hAnsiTheme="minorBidi"/>
                <w:b/>
                <w:bCs/>
                <w:color w:val="FFFFFF"/>
                <w:sz w:val="20"/>
                <w:szCs w:val="20"/>
              </w:rPr>
              <w:t>(version 2.0)</w:t>
            </w:r>
          </w:p>
        </w:tc>
        <w:tc>
          <w:tcPr>
            <w:tcW w:w="8045" w:type="dxa"/>
            <w:tcBorders>
              <w:top w:val="single" w:sz="6" w:space="0" w:color="auto"/>
              <w:left w:val="nil"/>
              <w:bottom w:val="nil"/>
              <w:right w:val="single" w:sz="6" w:space="0" w:color="auto"/>
            </w:tcBorders>
            <w:shd w:val="clear" w:color="auto" w:fill="193296"/>
            <w:vAlign w:val="center"/>
            <w:hideMark/>
          </w:tcPr>
          <w:p w14:paraId="45F9C821" w14:textId="77777777" w:rsidR="008256EF" w:rsidRPr="003D0521" w:rsidRDefault="00F11E59" w:rsidP="00515492">
            <w:pPr>
              <w:spacing w:before="120" w:after="120"/>
              <w:ind w:left="284"/>
              <w:textAlignment w:val="baseline"/>
              <w:rPr>
                <w:rFonts w:asciiTheme="minorBidi" w:eastAsia="Times New Roman" w:hAnsiTheme="minorBidi"/>
                <w:b/>
                <w:bCs/>
                <w:color w:val="FFFFFF"/>
                <w:sz w:val="20"/>
                <w:szCs w:val="20"/>
              </w:rPr>
            </w:pPr>
            <w:r w:rsidRPr="003D0521">
              <w:rPr>
                <w:rFonts w:asciiTheme="minorBidi" w:eastAsia="Times New Roman" w:hAnsiTheme="minorBidi"/>
                <w:b/>
                <w:bCs/>
                <w:color w:val="FFFFFF"/>
                <w:sz w:val="20"/>
                <w:szCs w:val="20"/>
              </w:rPr>
              <w:t>IAM for Cloud</w:t>
            </w:r>
          </w:p>
        </w:tc>
      </w:tr>
      <w:tr w:rsidR="008256EF" w:rsidRPr="00111BD4" w14:paraId="0813B91D" w14:textId="77777777" w:rsidTr="00537139">
        <w:trPr>
          <w:trHeight w:val="20"/>
        </w:trPr>
        <w:tc>
          <w:tcPr>
            <w:tcW w:w="159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6DBDA11" w14:textId="77777777" w:rsidR="008256EF" w:rsidRPr="003D0521" w:rsidRDefault="003B731D" w:rsidP="00A81229">
            <w:pPr>
              <w:spacing w:before="120" w:after="120" w:line="240" w:lineRule="auto"/>
              <w:ind w:left="624"/>
              <w:textAlignment w:val="baseline"/>
              <w:rPr>
                <w:rFonts w:ascii="Arial" w:eastAsia="Times New Roman" w:hAnsi="Arial" w:cs="Arial"/>
                <w:b/>
                <w:bCs/>
                <w:sz w:val="20"/>
                <w:szCs w:val="20"/>
              </w:rPr>
            </w:pPr>
            <w:r w:rsidRPr="003D0521">
              <w:rPr>
                <w:rFonts w:ascii="Arial" w:eastAsia="Times New Roman" w:hAnsi="Arial" w:cs="Arial"/>
                <w:b/>
                <w:bCs/>
                <w:sz w:val="20"/>
                <w:szCs w:val="20"/>
              </w:rPr>
              <w:t>17</w:t>
            </w:r>
          </w:p>
          <w:p w14:paraId="5B499744" w14:textId="77777777" w:rsidR="00712BA6" w:rsidRDefault="00B03B88">
            <w:pPr>
              <w:spacing w:after="0"/>
            </w:pPr>
            <w:r>
              <w:rPr>
                <w:rFonts w:ascii="Arial" w:eastAsia="Arial" w:hAnsi="Arial" w:cs="Arial"/>
                <w:sz w:val="20"/>
                <w:szCs w:val="20"/>
              </w:rPr>
              <w:t>DOR.ICT.IAM.CLD.001</w:t>
            </w:r>
          </w:p>
        </w:tc>
        <w:tc>
          <w:tcPr>
            <w:tcW w:w="804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13CE46B" w14:textId="77777777" w:rsidR="008256EF" w:rsidRPr="003D0521" w:rsidRDefault="00F11E59" w:rsidP="003B3AF3">
            <w:pPr>
              <w:spacing w:before="120" w:after="120"/>
              <w:ind w:left="284" w:right="284"/>
              <w:textAlignment w:val="baseline"/>
              <w:rPr>
                <w:rFonts w:ascii="Arial" w:eastAsia="Times New Roman" w:hAnsi="Arial" w:cs="Arial"/>
                <w:b/>
                <w:bCs/>
                <w:sz w:val="20"/>
                <w:szCs w:val="20"/>
              </w:rPr>
            </w:pPr>
            <w:r w:rsidRPr="003D0521">
              <w:rPr>
                <w:rFonts w:ascii="Arial" w:eastAsia="Times New Roman" w:hAnsi="Arial" w:cs="Arial"/>
                <w:b/>
                <w:bCs/>
                <w:sz w:val="20"/>
                <w:szCs w:val="20"/>
              </w:rPr>
              <w:t>A procedure for Cloud Identity Access Management must be defined, implemented, monitored and controlled to protect against unauthorized usage or privilege escalation of Cloud-related accounts.</w:t>
            </w:r>
          </w:p>
        </w:tc>
      </w:tr>
      <w:tr w:rsidR="008256EF" w:rsidRPr="00111BD4" w14:paraId="328C8A65" w14:textId="77777777" w:rsidTr="00537139">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B131A6" w14:textId="77777777" w:rsidR="008256EF"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17</w:t>
            </w:r>
            <w:r w:rsidR="008256EF" w:rsidRPr="00111BD4">
              <w:rPr>
                <w:rFonts w:ascii="Arial" w:eastAsia="Times New Roman" w:hAnsi="Arial" w:cs="Arial"/>
                <w:sz w:val="20"/>
                <w:szCs w:val="20"/>
              </w:rPr>
              <w:t>.1</w:t>
            </w:r>
          </w:p>
          <w:p w14:paraId="63CA9C46" w14:textId="77777777" w:rsidR="00712BA6" w:rsidRDefault="00B03B88">
            <w:pPr>
              <w:spacing w:after="0"/>
            </w:pPr>
            <w:r>
              <w:rPr>
                <w:rFonts w:ascii="Arial" w:eastAsia="Arial" w:hAnsi="Arial" w:cs="Arial"/>
                <w:sz w:val="20"/>
                <w:szCs w:val="20"/>
              </w:rPr>
              <w:t>DOR.ICT.IAM.CLD.002</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DA03B7" w14:textId="77777777" w:rsidR="008256EF" w:rsidRPr="003D0521" w:rsidRDefault="00C75AFF" w:rsidP="001678F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Federated identities should be used, controlled, and traceability of access must be ensured.</w:t>
            </w:r>
          </w:p>
          <w:p w14:paraId="3CCD7EF6"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Cloud PaaS,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C75AFF" w:rsidRPr="00111BD4" w14:paraId="2AB2E19A" w14:textId="77777777" w:rsidTr="00537139">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54A6152A" w14:textId="77777777" w:rsidR="00C75AFF"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17</w:t>
            </w:r>
            <w:r w:rsidR="00C75AFF" w:rsidRPr="00111BD4">
              <w:rPr>
                <w:rFonts w:ascii="Arial" w:eastAsia="Times New Roman" w:hAnsi="Arial" w:cs="Arial"/>
                <w:sz w:val="20"/>
                <w:szCs w:val="20"/>
              </w:rPr>
              <w:t>.2</w:t>
            </w:r>
          </w:p>
          <w:p w14:paraId="0286C93F" w14:textId="77777777" w:rsidR="00712BA6" w:rsidRDefault="00B03B88">
            <w:pPr>
              <w:spacing w:after="0"/>
            </w:pPr>
            <w:r>
              <w:rPr>
                <w:rFonts w:ascii="Arial" w:eastAsia="Arial" w:hAnsi="Arial" w:cs="Arial"/>
                <w:sz w:val="20"/>
                <w:szCs w:val="20"/>
              </w:rPr>
              <w:t>DOR.ICT.IAM.CLD.003</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07E33953" w14:textId="77777777" w:rsidR="00C75AFF" w:rsidRPr="003D0521" w:rsidRDefault="00C75AFF" w:rsidP="001678F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Federated identities must be technically linked to a valid MyUserID or Account Owner Workgroup.</w:t>
            </w:r>
          </w:p>
          <w:p w14:paraId="331AEAEA"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C75AFF" w:rsidRPr="00111BD4" w14:paraId="2B4C246E" w14:textId="77777777" w:rsidTr="00537139">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B8589EE" w14:textId="77777777" w:rsidR="00C75AFF"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17</w:t>
            </w:r>
            <w:r w:rsidR="00C75AFF" w:rsidRPr="00111BD4">
              <w:rPr>
                <w:rFonts w:ascii="Arial" w:eastAsia="Times New Roman" w:hAnsi="Arial" w:cs="Arial"/>
                <w:sz w:val="20"/>
                <w:szCs w:val="20"/>
              </w:rPr>
              <w:t>.3</w:t>
            </w:r>
          </w:p>
          <w:p w14:paraId="3D093B67" w14:textId="77777777" w:rsidR="00712BA6" w:rsidRDefault="00B03B88">
            <w:pPr>
              <w:spacing w:after="0"/>
            </w:pPr>
            <w:r>
              <w:rPr>
                <w:rFonts w:ascii="Arial" w:eastAsia="Arial" w:hAnsi="Arial" w:cs="Arial"/>
                <w:sz w:val="20"/>
                <w:szCs w:val="20"/>
              </w:rPr>
              <w:t>DOR.ICT.IAM.CLD.004</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638A8A3" w14:textId="77777777" w:rsidR="00C75AFF" w:rsidRPr="003D0521" w:rsidRDefault="00C75AFF" w:rsidP="001678F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Access event logs to IT </w:t>
            </w:r>
            <w:r w:rsidR="00F80AE9" w:rsidRPr="003D0521">
              <w:rPr>
                <w:rFonts w:ascii="Arial" w:eastAsia="Times New Roman" w:hAnsi="Arial" w:cs="Arial"/>
                <w:sz w:val="20"/>
                <w:szCs w:val="20"/>
              </w:rPr>
              <w:t>A</w:t>
            </w:r>
            <w:r w:rsidRPr="003D0521">
              <w:rPr>
                <w:rFonts w:ascii="Arial" w:eastAsia="Times New Roman" w:hAnsi="Arial" w:cs="Arial"/>
                <w:sz w:val="20"/>
                <w:szCs w:val="20"/>
              </w:rPr>
              <w:t>ssets must be available and monitored.</w:t>
            </w:r>
          </w:p>
          <w:p w14:paraId="66AA38A6"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C75AFF" w:rsidRPr="00111BD4" w14:paraId="0BB9B282" w14:textId="77777777" w:rsidTr="00537139">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231E478F" w14:textId="77777777" w:rsidR="00C75AFF"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17</w:t>
            </w:r>
            <w:r w:rsidR="00C75AFF" w:rsidRPr="00111BD4">
              <w:rPr>
                <w:rFonts w:ascii="Arial" w:eastAsia="Times New Roman" w:hAnsi="Arial" w:cs="Arial"/>
                <w:sz w:val="20"/>
                <w:szCs w:val="20"/>
              </w:rPr>
              <w:t>.4</w:t>
            </w:r>
          </w:p>
          <w:p w14:paraId="5BAC0A3F" w14:textId="77777777" w:rsidR="00712BA6" w:rsidRDefault="00B03B88">
            <w:pPr>
              <w:spacing w:after="0"/>
            </w:pPr>
            <w:r>
              <w:rPr>
                <w:rFonts w:ascii="Arial" w:eastAsia="Arial" w:hAnsi="Arial" w:cs="Arial"/>
                <w:sz w:val="20"/>
                <w:szCs w:val="20"/>
              </w:rPr>
              <w:t>DOR.ICT.IAM.CLD.005</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7211EFCC" w14:textId="77777777" w:rsidR="00C75AFF" w:rsidRPr="003D0521" w:rsidRDefault="00C75AFF" w:rsidP="001678F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 xml:space="preserve">CSP must only be able to access legal entity data and </w:t>
            </w:r>
            <w:r w:rsidR="00C623DA" w:rsidRPr="003D0521">
              <w:rPr>
                <w:rFonts w:ascii="Arial" w:eastAsia="Times New Roman" w:hAnsi="Arial" w:cs="Arial"/>
                <w:sz w:val="20"/>
                <w:szCs w:val="20"/>
              </w:rPr>
              <w:t>ICT S</w:t>
            </w:r>
            <w:r w:rsidRPr="003D0521">
              <w:rPr>
                <w:rFonts w:ascii="Arial" w:eastAsia="Times New Roman" w:hAnsi="Arial" w:cs="Arial"/>
                <w:sz w:val="20"/>
                <w:szCs w:val="20"/>
              </w:rPr>
              <w:t>ystems in the cloud after prior and explicit approval for each individual case.</w:t>
            </w:r>
          </w:p>
          <w:p w14:paraId="352947F1"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 Cloud Appliance, Cloud PaaS,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w:t>
            </w:r>
          </w:p>
        </w:tc>
      </w:tr>
      <w:tr w:rsidR="00C75AFF" w:rsidRPr="00111BD4" w14:paraId="20A55D4F" w14:textId="77777777" w:rsidTr="00537139">
        <w:trPr>
          <w:trHeight w:val="597"/>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6E01E36A" w14:textId="77777777" w:rsidR="00C75AFF"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17</w:t>
            </w:r>
            <w:r w:rsidR="00C75AFF" w:rsidRPr="00111BD4">
              <w:rPr>
                <w:rFonts w:ascii="Arial" w:eastAsia="Times New Roman" w:hAnsi="Arial" w:cs="Arial"/>
                <w:sz w:val="20"/>
                <w:szCs w:val="20"/>
              </w:rPr>
              <w:t>.5</w:t>
            </w:r>
          </w:p>
          <w:p w14:paraId="597E5091" w14:textId="77777777" w:rsidR="00712BA6" w:rsidRDefault="00B03B88">
            <w:pPr>
              <w:spacing w:after="0"/>
            </w:pPr>
            <w:r>
              <w:rPr>
                <w:rFonts w:ascii="Arial" w:eastAsia="Arial" w:hAnsi="Arial" w:cs="Arial"/>
                <w:sz w:val="20"/>
                <w:szCs w:val="20"/>
              </w:rPr>
              <w:t>DOR.ICT.IAM.CLD.006</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DE5BCA4" w14:textId="77777777" w:rsidR="00C75AFF" w:rsidRPr="003D0521" w:rsidRDefault="00C75AFF" w:rsidP="001678F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Access requests by CSPs personnel to legal entity’s data must go through an access request process that requires explicit approval by the respective information owner.</w:t>
            </w:r>
          </w:p>
          <w:p w14:paraId="5182C3FB"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w:t>
            </w:r>
          </w:p>
        </w:tc>
      </w:tr>
      <w:tr w:rsidR="00C75AFF" w:rsidRPr="00111BD4" w14:paraId="3EB561C5" w14:textId="77777777" w:rsidTr="00537139">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02F97379" w14:textId="77777777" w:rsidR="00C75AFF"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17</w:t>
            </w:r>
            <w:r w:rsidR="00C75AFF" w:rsidRPr="00111BD4">
              <w:rPr>
                <w:rFonts w:ascii="Arial" w:eastAsia="Times New Roman" w:hAnsi="Arial" w:cs="Arial"/>
                <w:sz w:val="20"/>
                <w:szCs w:val="20"/>
              </w:rPr>
              <w:t>.6</w:t>
            </w:r>
          </w:p>
          <w:p w14:paraId="36CF9F48" w14:textId="77777777" w:rsidR="00712BA6" w:rsidRDefault="00B03B88">
            <w:pPr>
              <w:spacing w:after="0"/>
            </w:pPr>
            <w:r>
              <w:rPr>
                <w:rFonts w:ascii="Arial" w:eastAsia="Arial" w:hAnsi="Arial" w:cs="Arial"/>
                <w:sz w:val="20"/>
                <w:szCs w:val="20"/>
              </w:rPr>
              <w:t>DOR.ICT.IAM.CLD.007</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561E5B15" w14:textId="77777777" w:rsidR="00C75AFF" w:rsidRPr="003D0521" w:rsidRDefault="00C75AFF" w:rsidP="001678F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The CSP must only be able to use “just in time” (temporary) credentials when technically feasible rather than persistent credentials based on the service models.</w:t>
            </w:r>
          </w:p>
          <w:p w14:paraId="659921DF"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w:t>
            </w:r>
          </w:p>
        </w:tc>
      </w:tr>
      <w:tr w:rsidR="00C75AFF" w:rsidRPr="00111BD4" w14:paraId="1DDD59F9" w14:textId="77777777" w:rsidTr="00537139">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F74A2C6" w14:textId="77777777" w:rsidR="00C75AFF" w:rsidRPr="00111BD4" w:rsidRDefault="003B731D" w:rsidP="001678F8">
            <w:pPr>
              <w:spacing w:before="120" w:after="12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17</w:t>
            </w:r>
            <w:r w:rsidR="00C75AFF" w:rsidRPr="00111BD4">
              <w:rPr>
                <w:rFonts w:ascii="Arial" w:eastAsia="Times New Roman" w:hAnsi="Arial" w:cs="Arial"/>
                <w:sz w:val="20"/>
                <w:szCs w:val="20"/>
              </w:rPr>
              <w:t>.7</w:t>
            </w:r>
          </w:p>
          <w:p w14:paraId="48956876" w14:textId="77777777" w:rsidR="00712BA6" w:rsidRDefault="00B03B88">
            <w:pPr>
              <w:spacing w:after="0"/>
            </w:pPr>
            <w:r>
              <w:rPr>
                <w:rFonts w:ascii="Arial" w:eastAsia="Arial" w:hAnsi="Arial" w:cs="Arial"/>
                <w:sz w:val="20"/>
                <w:szCs w:val="20"/>
              </w:rPr>
              <w:t>DOR.ICT.IAM.CLD.008</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6D54B3D" w14:textId="77777777" w:rsidR="00C75AFF" w:rsidRPr="003D0521" w:rsidRDefault="00C75AFF" w:rsidP="001678F8">
            <w:pPr>
              <w:spacing w:before="120" w:after="12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Access to cloud environments must be restricted and, where possible, only via the programmatic call of APIs ("infrastructure-as-code").</w:t>
            </w:r>
          </w:p>
          <w:p w14:paraId="5FB42ADD"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A5.18</w:t>
            </w:r>
          </w:p>
        </w:tc>
      </w:tr>
      <w:tr w:rsidR="00C75AFF" w:rsidRPr="00111BD4" w14:paraId="4D5F57DE" w14:textId="77777777" w:rsidTr="00537139">
        <w:trPr>
          <w:trHeight w:val="25"/>
        </w:trPr>
        <w:tc>
          <w:tcPr>
            <w:tcW w:w="1599" w:type="dxa"/>
            <w:tcBorders>
              <w:top w:val="single" w:sz="4" w:space="0" w:color="auto"/>
              <w:left w:val="single" w:sz="4" w:space="0" w:color="auto"/>
              <w:bottom w:val="single" w:sz="4" w:space="0" w:color="auto"/>
              <w:right w:val="single" w:sz="4" w:space="0" w:color="auto"/>
            </w:tcBorders>
            <w:shd w:val="clear" w:color="auto" w:fill="FFFFFF" w:themeFill="background1"/>
          </w:tcPr>
          <w:p w14:paraId="4FD15855" w14:textId="77777777" w:rsidR="00C75AFF" w:rsidRPr="00111BD4" w:rsidRDefault="003B731D" w:rsidP="001678F8">
            <w:pPr>
              <w:spacing w:before="120" w:after="240" w:line="240" w:lineRule="auto"/>
              <w:ind w:left="624"/>
              <w:textAlignment w:val="baseline"/>
              <w:rPr>
                <w:rFonts w:ascii="Arial" w:eastAsia="Times New Roman" w:hAnsi="Arial" w:cs="Arial"/>
                <w:sz w:val="20"/>
                <w:szCs w:val="20"/>
              </w:rPr>
            </w:pPr>
            <w:r w:rsidRPr="00111BD4">
              <w:rPr>
                <w:rFonts w:ascii="Arial" w:eastAsia="Times New Roman" w:hAnsi="Arial" w:cs="Arial"/>
                <w:sz w:val="20"/>
                <w:szCs w:val="20"/>
              </w:rPr>
              <w:t>17</w:t>
            </w:r>
            <w:r w:rsidR="00C75AFF" w:rsidRPr="00111BD4">
              <w:rPr>
                <w:rFonts w:ascii="Arial" w:eastAsia="Times New Roman" w:hAnsi="Arial" w:cs="Arial"/>
                <w:sz w:val="20"/>
                <w:szCs w:val="20"/>
              </w:rPr>
              <w:t>.8</w:t>
            </w:r>
          </w:p>
          <w:p w14:paraId="2D369B88" w14:textId="77777777" w:rsidR="00712BA6" w:rsidRDefault="00B03B88">
            <w:pPr>
              <w:spacing w:after="0"/>
            </w:pPr>
            <w:r>
              <w:rPr>
                <w:rFonts w:ascii="Arial" w:eastAsia="Arial" w:hAnsi="Arial" w:cs="Arial"/>
                <w:sz w:val="20"/>
                <w:szCs w:val="20"/>
              </w:rPr>
              <w:t>DOR.ICT.IAM.CLD.009</w:t>
            </w:r>
          </w:p>
        </w:tc>
        <w:tc>
          <w:tcPr>
            <w:tcW w:w="8045" w:type="dxa"/>
            <w:tcBorders>
              <w:top w:val="single" w:sz="4" w:space="0" w:color="auto"/>
              <w:left w:val="single" w:sz="4" w:space="0" w:color="auto"/>
              <w:bottom w:val="single" w:sz="4" w:space="0" w:color="auto"/>
              <w:right w:val="single" w:sz="4" w:space="0" w:color="auto"/>
            </w:tcBorders>
            <w:shd w:val="clear" w:color="auto" w:fill="FFFFFF" w:themeFill="background1"/>
          </w:tcPr>
          <w:p w14:paraId="22F98467" w14:textId="77777777" w:rsidR="00C75AFF" w:rsidRPr="003D0521" w:rsidRDefault="00C75AFF" w:rsidP="001678F8">
            <w:pPr>
              <w:spacing w:before="120" w:after="240" w:line="240" w:lineRule="auto"/>
              <w:ind w:left="284" w:right="284"/>
              <w:textAlignment w:val="baseline"/>
              <w:rPr>
                <w:rFonts w:ascii="Arial" w:eastAsia="Times New Roman" w:hAnsi="Arial" w:cs="Arial"/>
                <w:sz w:val="20"/>
                <w:szCs w:val="20"/>
              </w:rPr>
            </w:pPr>
            <w:r w:rsidRPr="003D0521">
              <w:rPr>
                <w:rFonts w:ascii="Arial" w:eastAsia="Times New Roman" w:hAnsi="Arial" w:cs="Arial"/>
                <w:sz w:val="20"/>
                <w:szCs w:val="20"/>
              </w:rPr>
              <w:t>Cloud assets must use accounts which are centrally managed by the IAM process.</w:t>
            </w:r>
          </w:p>
          <w:p w14:paraId="59592EA5" w14:textId="77777777" w:rsidR="00712BA6" w:rsidRDefault="00B03B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BaFin Aufsichtsmitteilung zu Auslagerungen an Cloud Anbieter IV.1.3</w:t>
            </w:r>
          </w:p>
        </w:tc>
      </w:tr>
    </w:tbl>
    <w:p w14:paraId="5DBAB703" w14:textId="77777777" w:rsidR="000207E6" w:rsidRPr="003D0521" w:rsidRDefault="000207E6">
      <w:pPr>
        <w:rPr>
          <w:rFonts w:ascii="Arial" w:hAnsi="Arial" w:cs="Arial"/>
          <w:i/>
          <w:iCs/>
          <w:sz w:val="20"/>
          <w:szCs w:val="20"/>
        </w:rPr>
      </w:pPr>
    </w:p>
    <w:p w14:paraId="5F0BE659" w14:textId="77777777" w:rsidR="00F61F2C" w:rsidRPr="003D0521" w:rsidRDefault="00F61F2C">
      <w:pPr>
        <w:rPr>
          <w:rFonts w:ascii="Arial" w:eastAsiaTheme="majorEastAsia" w:hAnsi="Arial" w:cs="Arial"/>
          <w:b/>
          <w:bCs/>
          <w:sz w:val="28"/>
          <w:szCs w:val="28"/>
        </w:rPr>
      </w:pPr>
      <w:bookmarkStart w:id="126" w:name="_Ref156223975"/>
      <w:bookmarkStart w:id="127" w:name="_Ref156223984"/>
      <w:r w:rsidRPr="003D0521">
        <w:rPr>
          <w:rFonts w:ascii="Arial" w:hAnsi="Arial" w:cs="Arial"/>
          <w:b/>
          <w:bCs/>
          <w:sz w:val="28"/>
          <w:szCs w:val="28"/>
        </w:rPr>
        <w:br w:type="page"/>
      </w:r>
    </w:p>
    <w:p w14:paraId="6690D2A0" w14:textId="77777777" w:rsidR="004010F1" w:rsidRPr="003D0521" w:rsidRDefault="007055BF" w:rsidP="000A0009">
      <w:pPr>
        <w:pStyle w:val="Heading1"/>
        <w:numPr>
          <w:ilvl w:val="0"/>
          <w:numId w:val="1"/>
        </w:numPr>
        <w:rPr>
          <w:rFonts w:ascii="Arial" w:hAnsi="Arial" w:cs="Arial"/>
          <w:b/>
          <w:bCs/>
          <w:color w:val="auto"/>
          <w:sz w:val="28"/>
          <w:szCs w:val="28"/>
        </w:rPr>
      </w:pPr>
      <w:bookmarkStart w:id="128" w:name="_Toc236216769"/>
      <w:r w:rsidRPr="003D0521">
        <w:rPr>
          <w:rFonts w:ascii="Arial" w:hAnsi="Arial" w:cs="Arial"/>
          <w:b/>
          <w:bCs/>
          <w:color w:val="auto"/>
          <w:sz w:val="28"/>
          <w:szCs w:val="28"/>
        </w:rPr>
        <w:t>Roles and Responsibilities</w:t>
      </w:r>
      <w:bookmarkEnd w:id="126"/>
      <w:bookmarkEnd w:id="127"/>
      <w:bookmarkEnd w:id="128"/>
    </w:p>
    <w:p w14:paraId="5CED2C59" w14:textId="77777777" w:rsidR="00492AC5" w:rsidRPr="003D0521" w:rsidRDefault="00492AC5" w:rsidP="000A0009">
      <w:pPr>
        <w:pStyle w:val="Heading2"/>
        <w:numPr>
          <w:ilvl w:val="1"/>
          <w:numId w:val="1"/>
        </w:numPr>
        <w:ind w:left="540" w:hanging="540"/>
        <w:jc w:val="both"/>
        <w:rPr>
          <w:rFonts w:ascii="Arial" w:hAnsi="Arial" w:cs="Arial"/>
          <w:color w:val="000000" w:themeColor="text1"/>
          <w:sz w:val="24"/>
          <w:szCs w:val="24"/>
        </w:rPr>
      </w:pPr>
      <w:bookmarkStart w:id="129" w:name="_Toc159408466"/>
      <w:bookmarkStart w:id="130" w:name="_Toc159408467"/>
      <w:bookmarkStart w:id="131" w:name="_Toc159408468"/>
      <w:bookmarkStart w:id="132" w:name="_Toc159408469"/>
      <w:bookmarkStart w:id="133" w:name="_Toc159408470"/>
      <w:bookmarkStart w:id="134" w:name="_Toc159408471"/>
      <w:bookmarkStart w:id="135" w:name="_Toc159408472"/>
      <w:bookmarkStart w:id="136" w:name="_Toc159408473"/>
      <w:bookmarkStart w:id="137" w:name="_Toc155339213"/>
      <w:bookmarkStart w:id="138" w:name="_Toc155793178"/>
      <w:bookmarkStart w:id="139" w:name="_Toc155793227"/>
      <w:bookmarkStart w:id="140" w:name="_Toc155793351"/>
      <w:bookmarkStart w:id="141" w:name="_Toc155797016"/>
      <w:bookmarkStart w:id="142" w:name="_Toc236216770"/>
      <w:bookmarkEnd w:id="129"/>
      <w:bookmarkEnd w:id="130"/>
      <w:bookmarkEnd w:id="131"/>
      <w:bookmarkEnd w:id="132"/>
      <w:bookmarkEnd w:id="133"/>
      <w:bookmarkEnd w:id="134"/>
      <w:bookmarkEnd w:id="135"/>
      <w:bookmarkEnd w:id="136"/>
      <w:bookmarkEnd w:id="137"/>
      <w:bookmarkEnd w:id="138"/>
      <w:bookmarkEnd w:id="139"/>
      <w:bookmarkEnd w:id="140"/>
      <w:bookmarkEnd w:id="141"/>
      <w:r w:rsidRPr="003D0521">
        <w:rPr>
          <w:rFonts w:ascii="Arial" w:hAnsi="Arial" w:cs="Arial"/>
          <w:color w:val="000000" w:themeColor="text1"/>
          <w:sz w:val="24"/>
          <w:szCs w:val="24"/>
        </w:rPr>
        <w:t>Creator</w:t>
      </w:r>
      <w:bookmarkEnd w:id="142"/>
    </w:p>
    <w:p w14:paraId="11CB4593" w14:textId="77777777" w:rsidR="009D6A80" w:rsidRPr="003D0521" w:rsidRDefault="009D6A80" w:rsidP="009D6A80"/>
    <w:p w14:paraId="3E38D9D1" w14:textId="77777777" w:rsidR="00B3491D" w:rsidRPr="003D0521" w:rsidRDefault="00B3491D" w:rsidP="00B3491D">
      <w:pPr>
        <w:pStyle w:val="Default"/>
        <w:rPr>
          <w:sz w:val="20"/>
          <w:szCs w:val="20"/>
          <w:lang w:val="en-US"/>
        </w:rPr>
      </w:pPr>
      <w:r w:rsidRPr="003D0521">
        <w:rPr>
          <w:color w:val="auto"/>
          <w:sz w:val="20"/>
          <w:szCs w:val="20"/>
          <w:lang w:val="en-US"/>
        </w:rPr>
        <w:t xml:space="preserve">The creator of the </w:t>
      </w:r>
      <w:r w:rsidRPr="003D0521">
        <w:rPr>
          <w:sz w:val="20"/>
          <w:szCs w:val="20"/>
          <w:lang w:val="en-US"/>
        </w:rPr>
        <w:t xml:space="preserve">Identity and Access Management Guideline </w:t>
      </w:r>
      <w:r w:rsidR="00E44195" w:rsidRPr="003D0521">
        <w:rPr>
          <w:sz w:val="20"/>
          <w:szCs w:val="20"/>
          <w:lang w:val="en-US"/>
        </w:rPr>
        <w:t xml:space="preserve">is the ICT Risk </w:t>
      </w:r>
      <w:r w:rsidR="006C251E" w:rsidRPr="000D0A31">
        <w:rPr>
          <w:sz w:val="20"/>
          <w:szCs w:val="20"/>
          <w:highlight w:val="yellow"/>
          <w:lang w:val="en-US"/>
        </w:rPr>
        <w:t>Governance &amp; Advisory</w:t>
      </w:r>
      <w:r w:rsidR="006C251E" w:rsidRPr="003D0521">
        <w:rPr>
          <w:sz w:val="20"/>
          <w:szCs w:val="20"/>
          <w:lang w:val="en-US"/>
        </w:rPr>
        <w:t xml:space="preserve"> </w:t>
      </w:r>
      <w:r w:rsidR="00E44195" w:rsidRPr="003D0521">
        <w:rPr>
          <w:sz w:val="20"/>
          <w:szCs w:val="20"/>
          <w:lang w:val="en-US"/>
        </w:rPr>
        <w:t>Unit (Specialist).</w:t>
      </w:r>
    </w:p>
    <w:p w14:paraId="2608F05B" w14:textId="77777777" w:rsidR="00940346" w:rsidRPr="003D0521" w:rsidRDefault="00940346" w:rsidP="00B3491D">
      <w:pPr>
        <w:pStyle w:val="Default"/>
        <w:rPr>
          <w:color w:val="auto"/>
          <w:sz w:val="20"/>
          <w:szCs w:val="20"/>
          <w:lang w:val="en-US"/>
        </w:rPr>
      </w:pPr>
    </w:p>
    <w:p w14:paraId="3FF9AD33" w14:textId="77777777" w:rsidR="00B3491D" w:rsidRPr="003D0521" w:rsidRDefault="00B3491D" w:rsidP="00B3491D">
      <w:pPr>
        <w:pStyle w:val="Default"/>
        <w:rPr>
          <w:color w:val="auto"/>
          <w:sz w:val="20"/>
          <w:szCs w:val="20"/>
          <w:lang w:val="en-US"/>
        </w:rPr>
      </w:pPr>
      <w:r w:rsidRPr="003D0521">
        <w:rPr>
          <w:color w:val="auto"/>
          <w:sz w:val="20"/>
          <w:szCs w:val="20"/>
          <w:lang w:val="en-US"/>
        </w:rPr>
        <w:t xml:space="preserve">The creator of the </w:t>
      </w:r>
      <w:r w:rsidRPr="003D0521">
        <w:rPr>
          <w:sz w:val="20"/>
          <w:szCs w:val="20"/>
          <w:lang w:val="en-US"/>
        </w:rPr>
        <w:t xml:space="preserve">Identity and Access Management </w:t>
      </w:r>
      <w:r w:rsidRPr="003D0521">
        <w:rPr>
          <w:color w:val="auto"/>
          <w:sz w:val="20"/>
          <w:szCs w:val="20"/>
          <w:lang w:val="en-US"/>
        </w:rPr>
        <w:t xml:space="preserve">Guideline </w:t>
      </w:r>
      <w:r w:rsidR="002B2A91" w:rsidRPr="00111BD4">
        <w:rPr>
          <w:color w:val="auto"/>
          <w:sz w:val="20"/>
          <w:szCs w:val="20"/>
          <w:lang w:val="en-US"/>
        </w:rPr>
        <w:t>has the responsibility to issue clear, precise, and appropriate written rules to give guidance for implementation to the target group. It is important to ensure that all required information is accurate, up to date and complete.</w:t>
      </w:r>
    </w:p>
    <w:p w14:paraId="687644B5" w14:textId="77777777" w:rsidR="00B3491D" w:rsidRPr="003D0521" w:rsidRDefault="00B3491D" w:rsidP="00B3491D">
      <w:pPr>
        <w:rPr>
          <w:rFonts w:ascii="Arial" w:hAnsi="Arial" w:cs="Arial"/>
          <w:sz w:val="20"/>
          <w:szCs w:val="20"/>
        </w:rPr>
      </w:pPr>
    </w:p>
    <w:p w14:paraId="1C36C306" w14:textId="77777777" w:rsidR="00B3491D" w:rsidRPr="003D0521" w:rsidRDefault="00B3491D" w:rsidP="00B3491D">
      <w:pPr>
        <w:pStyle w:val="Heading2"/>
        <w:numPr>
          <w:ilvl w:val="1"/>
          <w:numId w:val="1"/>
        </w:numPr>
        <w:ind w:left="540" w:hanging="540"/>
        <w:jc w:val="both"/>
        <w:rPr>
          <w:rFonts w:ascii="Arial" w:hAnsi="Arial" w:cs="Arial"/>
          <w:color w:val="000000" w:themeColor="text1"/>
          <w:sz w:val="24"/>
          <w:szCs w:val="24"/>
        </w:rPr>
      </w:pPr>
      <w:bookmarkStart w:id="143" w:name="_Toc236216771"/>
      <w:r w:rsidRPr="003D0521">
        <w:rPr>
          <w:rFonts w:ascii="Arial" w:hAnsi="Arial" w:cs="Arial"/>
          <w:color w:val="000000" w:themeColor="text1"/>
          <w:sz w:val="24"/>
          <w:szCs w:val="24"/>
        </w:rPr>
        <w:t>Guideline Owner</w:t>
      </w:r>
      <w:bookmarkEnd w:id="143"/>
      <w:r w:rsidRPr="003D0521">
        <w:rPr>
          <w:rFonts w:ascii="Arial" w:hAnsi="Arial" w:cs="Arial"/>
          <w:color w:val="000000" w:themeColor="text1"/>
          <w:sz w:val="24"/>
          <w:szCs w:val="24"/>
        </w:rPr>
        <w:t xml:space="preserve"> </w:t>
      </w:r>
    </w:p>
    <w:p w14:paraId="7BE48CE6" w14:textId="77777777" w:rsidR="00B3491D" w:rsidRPr="003D0521" w:rsidRDefault="00B3491D" w:rsidP="00B3491D"/>
    <w:p w14:paraId="09FE5DF3" w14:textId="77777777" w:rsidR="004D107C" w:rsidRPr="003D0521" w:rsidRDefault="00B3491D" w:rsidP="00DD5C09">
      <w:pPr>
        <w:rPr>
          <w:rFonts w:ascii="Arial" w:hAnsi="Arial" w:cs="Arial"/>
          <w:sz w:val="20"/>
          <w:szCs w:val="20"/>
        </w:rPr>
      </w:pPr>
      <w:r w:rsidRPr="003D0521">
        <w:rPr>
          <w:rFonts w:ascii="Arial" w:hAnsi="Arial" w:cs="Arial"/>
          <w:sz w:val="20"/>
          <w:szCs w:val="20"/>
        </w:rPr>
        <w:t xml:space="preserve">The owner of the </w:t>
      </w:r>
      <w:r w:rsidR="00953A43" w:rsidRPr="003D0521">
        <w:rPr>
          <w:rFonts w:ascii="Arial" w:hAnsi="Arial" w:cs="Arial"/>
          <w:sz w:val="20"/>
          <w:szCs w:val="20"/>
        </w:rPr>
        <w:t xml:space="preserve">Identity and Access Management </w:t>
      </w:r>
      <w:r w:rsidRPr="00111BD4">
        <w:rPr>
          <w:rFonts w:ascii="Arial" w:hAnsi="Arial" w:cs="Arial"/>
          <w:sz w:val="20"/>
          <w:szCs w:val="20"/>
        </w:rPr>
        <w:t>Guideline</w:t>
      </w:r>
      <w:r w:rsidR="008746A2" w:rsidRPr="00111BD4">
        <w:rPr>
          <w:rFonts w:ascii="Arial" w:hAnsi="Arial" w:cs="Arial"/>
          <w:sz w:val="20"/>
          <w:szCs w:val="20"/>
        </w:rPr>
        <w:t xml:space="preserve"> </w:t>
      </w:r>
      <w:r w:rsidR="00797A5E" w:rsidRPr="00111BD4">
        <w:rPr>
          <w:rFonts w:ascii="Arial" w:hAnsi="Arial" w:cs="Arial"/>
          <w:sz w:val="20"/>
          <w:szCs w:val="20"/>
        </w:rPr>
        <w:t xml:space="preserve">is Head of ICT Risk </w:t>
      </w:r>
      <w:r w:rsidR="006C251E" w:rsidRPr="000D0A31">
        <w:rPr>
          <w:rFonts w:ascii="Arial" w:hAnsi="Arial" w:cs="Arial"/>
          <w:sz w:val="20"/>
          <w:szCs w:val="20"/>
          <w:highlight w:val="yellow"/>
        </w:rPr>
        <w:t>Governance &amp; Advisory</w:t>
      </w:r>
      <w:r w:rsidR="00797A5E" w:rsidRPr="00111BD4">
        <w:rPr>
          <w:rFonts w:ascii="Arial" w:hAnsi="Arial" w:cs="Arial"/>
          <w:sz w:val="20"/>
          <w:szCs w:val="20"/>
        </w:rPr>
        <w:t xml:space="preserve"> Unit.</w:t>
      </w:r>
    </w:p>
    <w:p w14:paraId="7E66F9A2" w14:textId="77777777" w:rsidR="00E02A33" w:rsidRPr="003D0521" w:rsidRDefault="00E02A33" w:rsidP="00E02A33">
      <w:pPr>
        <w:rPr>
          <w:rFonts w:ascii="Arial" w:hAnsi="Arial" w:cs="Arial"/>
          <w:sz w:val="20"/>
          <w:szCs w:val="20"/>
        </w:rPr>
      </w:pPr>
      <w:r w:rsidRPr="003D0521">
        <w:rPr>
          <w:rFonts w:ascii="Arial" w:hAnsi="Arial" w:cs="Arial"/>
          <w:sz w:val="20"/>
          <w:szCs w:val="20"/>
        </w:rPr>
        <w:t>The most important tasks (not an exhaustive list) within the scope of responsibility are:</w:t>
      </w:r>
    </w:p>
    <w:p w14:paraId="4F83AB32" w14:textId="77777777" w:rsidR="00B3491D" w:rsidRPr="003D0521" w:rsidRDefault="00B3491D" w:rsidP="00792E0E">
      <w:pPr>
        <w:pStyle w:val="ListParagraph"/>
        <w:numPr>
          <w:ilvl w:val="0"/>
          <w:numId w:val="23"/>
        </w:numPr>
        <w:rPr>
          <w:rFonts w:ascii="Arial" w:hAnsi="Arial" w:cs="Arial"/>
          <w:sz w:val="20"/>
          <w:szCs w:val="20"/>
        </w:rPr>
      </w:pPr>
      <w:r w:rsidRPr="003D0521">
        <w:rPr>
          <w:rFonts w:ascii="Arial" w:hAnsi="Arial" w:cs="Arial"/>
          <w:sz w:val="20"/>
          <w:szCs w:val="20"/>
        </w:rPr>
        <w:t xml:space="preserve">Ensure completeness of </w:t>
      </w:r>
      <w:r w:rsidR="00C82171">
        <w:rPr>
          <w:rFonts w:ascii="Arial" w:hAnsi="Arial" w:cs="Arial"/>
          <w:sz w:val="20"/>
          <w:szCs w:val="20"/>
        </w:rPr>
        <w:t xml:space="preserve">the </w:t>
      </w:r>
      <w:r w:rsidR="00007799">
        <w:rPr>
          <w:rFonts w:ascii="Arial" w:hAnsi="Arial" w:cs="Arial"/>
          <w:sz w:val="20"/>
          <w:szCs w:val="20"/>
        </w:rPr>
        <w:t>G</w:t>
      </w:r>
      <w:r w:rsidRPr="003D0521">
        <w:rPr>
          <w:rFonts w:ascii="Arial" w:hAnsi="Arial" w:cs="Arial"/>
          <w:sz w:val="20"/>
          <w:szCs w:val="20"/>
        </w:rPr>
        <w:t>uideline within functional area of responsibility</w:t>
      </w:r>
    </w:p>
    <w:p w14:paraId="094B7402" w14:textId="77777777" w:rsidR="00B3491D" w:rsidRPr="003D0521" w:rsidRDefault="00B3491D" w:rsidP="00792E0E">
      <w:pPr>
        <w:pStyle w:val="ListParagraph"/>
        <w:numPr>
          <w:ilvl w:val="0"/>
          <w:numId w:val="23"/>
        </w:numPr>
        <w:rPr>
          <w:rFonts w:ascii="Arial" w:hAnsi="Arial" w:cs="Arial"/>
          <w:sz w:val="20"/>
          <w:szCs w:val="20"/>
        </w:rPr>
      </w:pPr>
      <w:r w:rsidRPr="003D0521">
        <w:rPr>
          <w:rFonts w:ascii="Arial" w:hAnsi="Arial" w:cs="Arial"/>
          <w:sz w:val="20"/>
          <w:szCs w:val="20"/>
        </w:rPr>
        <w:t>Ensure correctness of content and</w:t>
      </w:r>
      <w:r w:rsidR="00D70D51">
        <w:rPr>
          <w:rFonts w:ascii="Arial" w:hAnsi="Arial" w:cs="Arial"/>
          <w:sz w:val="20"/>
          <w:szCs w:val="20"/>
        </w:rPr>
        <w:t xml:space="preserve"> the</w:t>
      </w:r>
      <w:r w:rsidRPr="003D0521">
        <w:rPr>
          <w:rFonts w:ascii="Arial" w:hAnsi="Arial" w:cs="Arial"/>
          <w:sz w:val="20"/>
          <w:szCs w:val="20"/>
        </w:rPr>
        <w:t xml:space="preserve"> </w:t>
      </w:r>
      <w:r w:rsidR="00007799">
        <w:rPr>
          <w:rFonts w:ascii="Arial" w:hAnsi="Arial" w:cs="Arial"/>
          <w:sz w:val="20"/>
          <w:szCs w:val="20"/>
        </w:rPr>
        <w:t>G</w:t>
      </w:r>
      <w:r w:rsidRPr="003D0521">
        <w:rPr>
          <w:rFonts w:ascii="Arial" w:hAnsi="Arial" w:cs="Arial"/>
          <w:sz w:val="20"/>
          <w:szCs w:val="20"/>
        </w:rPr>
        <w:t xml:space="preserve">uideline </w:t>
      </w:r>
      <w:r w:rsidR="00D70D51">
        <w:rPr>
          <w:rFonts w:ascii="Arial" w:hAnsi="Arial" w:cs="Arial"/>
          <w:sz w:val="20"/>
          <w:szCs w:val="20"/>
        </w:rPr>
        <w:t>is</w:t>
      </w:r>
      <w:r w:rsidRPr="003D0521">
        <w:rPr>
          <w:rFonts w:ascii="Arial" w:hAnsi="Arial" w:cs="Arial"/>
          <w:sz w:val="20"/>
          <w:szCs w:val="20"/>
        </w:rPr>
        <w:t xml:space="preserve"> up to date</w:t>
      </w:r>
    </w:p>
    <w:p w14:paraId="2EAE3836" w14:textId="77777777" w:rsidR="00B3491D" w:rsidRPr="003D0521" w:rsidRDefault="00B3491D" w:rsidP="00792E0E">
      <w:pPr>
        <w:pStyle w:val="ListParagraph"/>
        <w:numPr>
          <w:ilvl w:val="0"/>
          <w:numId w:val="23"/>
        </w:numPr>
        <w:rPr>
          <w:rFonts w:ascii="Arial" w:hAnsi="Arial" w:cs="Arial"/>
          <w:sz w:val="20"/>
          <w:szCs w:val="20"/>
        </w:rPr>
      </w:pPr>
      <w:r w:rsidRPr="003D0521">
        <w:rPr>
          <w:rFonts w:ascii="Arial" w:hAnsi="Arial" w:cs="Arial"/>
          <w:sz w:val="20"/>
          <w:szCs w:val="20"/>
        </w:rPr>
        <w:t xml:space="preserve">Define and conduct adherence oversight measures for </w:t>
      </w:r>
      <w:r w:rsidR="00007799">
        <w:rPr>
          <w:rFonts w:ascii="Arial" w:hAnsi="Arial" w:cs="Arial"/>
          <w:sz w:val="20"/>
          <w:szCs w:val="20"/>
        </w:rPr>
        <w:t>G</w:t>
      </w:r>
      <w:r w:rsidRPr="003D0521">
        <w:rPr>
          <w:rFonts w:ascii="Arial" w:hAnsi="Arial" w:cs="Arial"/>
          <w:sz w:val="20"/>
          <w:szCs w:val="20"/>
        </w:rPr>
        <w:t>uidelines on a regular basis</w:t>
      </w:r>
    </w:p>
    <w:p w14:paraId="6CAF2E08" w14:textId="77777777" w:rsidR="00B3491D" w:rsidRPr="003D0521" w:rsidRDefault="00B3491D" w:rsidP="00792E0E">
      <w:pPr>
        <w:pStyle w:val="ListParagraph"/>
        <w:numPr>
          <w:ilvl w:val="0"/>
          <w:numId w:val="23"/>
        </w:numPr>
        <w:rPr>
          <w:rFonts w:ascii="Arial" w:hAnsi="Arial" w:cs="Arial"/>
          <w:sz w:val="20"/>
          <w:szCs w:val="20"/>
        </w:rPr>
      </w:pPr>
      <w:r w:rsidRPr="003D0521">
        <w:rPr>
          <w:rFonts w:ascii="Arial" w:hAnsi="Arial" w:cs="Arial"/>
          <w:sz w:val="20"/>
          <w:szCs w:val="20"/>
        </w:rPr>
        <w:t xml:space="preserve">Assess impact on the </w:t>
      </w:r>
      <w:r w:rsidR="00007799">
        <w:rPr>
          <w:rFonts w:ascii="Arial" w:hAnsi="Arial" w:cs="Arial"/>
          <w:sz w:val="20"/>
          <w:szCs w:val="20"/>
        </w:rPr>
        <w:t>G</w:t>
      </w:r>
      <w:r w:rsidRPr="003D0521">
        <w:rPr>
          <w:rFonts w:ascii="Arial" w:hAnsi="Arial" w:cs="Arial"/>
          <w:sz w:val="20"/>
          <w:szCs w:val="20"/>
        </w:rPr>
        <w:t xml:space="preserve">uideline with major focus on requirements as well as roles and responsibilities in the event of </w:t>
      </w:r>
      <w:r w:rsidR="00CF36BC" w:rsidRPr="00CF36BC">
        <w:rPr>
          <w:rFonts w:ascii="Arial" w:hAnsi="Arial" w:cs="Arial"/>
          <w:sz w:val="20"/>
          <w:szCs w:val="20"/>
        </w:rPr>
        <w:t>organizational</w:t>
      </w:r>
      <w:r w:rsidRPr="003D0521">
        <w:rPr>
          <w:rFonts w:ascii="Arial" w:hAnsi="Arial" w:cs="Arial"/>
          <w:sz w:val="20"/>
          <w:szCs w:val="20"/>
        </w:rPr>
        <w:t xml:space="preserve"> changes, new products etc.</w:t>
      </w:r>
    </w:p>
    <w:p w14:paraId="1785CE83" w14:textId="77777777" w:rsidR="00B3491D" w:rsidRPr="003D0521" w:rsidRDefault="00B3491D" w:rsidP="00B3491D">
      <w:pPr>
        <w:rPr>
          <w:rFonts w:ascii="Arial" w:hAnsi="Arial" w:cs="Arial"/>
          <w:sz w:val="20"/>
          <w:szCs w:val="20"/>
        </w:rPr>
      </w:pPr>
      <w:r w:rsidRPr="003D0521">
        <w:rPr>
          <w:rFonts w:ascii="Arial" w:hAnsi="Arial" w:cs="Arial"/>
          <w:sz w:val="20"/>
          <w:szCs w:val="20"/>
        </w:rPr>
        <w:t xml:space="preserve">The </w:t>
      </w:r>
      <w:r w:rsidR="00444ED1">
        <w:rPr>
          <w:rFonts w:ascii="Arial" w:hAnsi="Arial" w:cs="Arial"/>
          <w:sz w:val="20"/>
          <w:szCs w:val="20"/>
        </w:rPr>
        <w:t>G</w:t>
      </w:r>
      <w:r w:rsidRPr="003D0521">
        <w:rPr>
          <w:rFonts w:ascii="Arial" w:hAnsi="Arial" w:cs="Arial"/>
          <w:sz w:val="20"/>
          <w:szCs w:val="20"/>
        </w:rPr>
        <w:t xml:space="preserve">uideline </w:t>
      </w:r>
      <w:r w:rsidR="00444ED1">
        <w:rPr>
          <w:rFonts w:ascii="Arial" w:hAnsi="Arial" w:cs="Arial"/>
          <w:sz w:val="20"/>
          <w:szCs w:val="20"/>
        </w:rPr>
        <w:t>O</w:t>
      </w:r>
      <w:r w:rsidRPr="003D0521">
        <w:rPr>
          <w:rFonts w:ascii="Arial" w:hAnsi="Arial" w:cs="Arial"/>
          <w:sz w:val="20"/>
          <w:szCs w:val="20"/>
        </w:rPr>
        <w:t>wner has at least an Expert or Head of Unit level.</w:t>
      </w:r>
    </w:p>
    <w:p w14:paraId="035036C2" w14:textId="77777777" w:rsidR="00B3491D" w:rsidRPr="003D0521" w:rsidRDefault="00A042B4" w:rsidP="00B3491D">
      <w:pPr>
        <w:rPr>
          <w:rFonts w:ascii="Arial" w:hAnsi="Arial" w:cs="Arial"/>
          <w:sz w:val="20"/>
          <w:szCs w:val="20"/>
        </w:rPr>
      </w:pPr>
      <w:r w:rsidRPr="00111BD4">
        <w:rPr>
          <w:rFonts w:ascii="Arial" w:hAnsi="Arial" w:cs="Arial"/>
          <w:sz w:val="20"/>
          <w:szCs w:val="20"/>
        </w:rPr>
        <w:t xml:space="preserve">The Guideline Owner is responsible for publishing and updating </w:t>
      </w:r>
      <w:r w:rsidR="00B3491D" w:rsidRPr="003D0521">
        <w:rPr>
          <w:rFonts w:ascii="Arial" w:hAnsi="Arial" w:cs="Arial"/>
          <w:sz w:val="20"/>
          <w:szCs w:val="20"/>
        </w:rPr>
        <w:t xml:space="preserve">the </w:t>
      </w:r>
      <w:r w:rsidR="00953A43" w:rsidRPr="003D0521">
        <w:rPr>
          <w:rFonts w:ascii="Arial" w:hAnsi="Arial" w:cs="Arial"/>
          <w:sz w:val="20"/>
          <w:szCs w:val="20"/>
        </w:rPr>
        <w:t xml:space="preserve">Identity and Access Management </w:t>
      </w:r>
      <w:r w:rsidR="00B3491D" w:rsidRPr="003D0521">
        <w:rPr>
          <w:rFonts w:ascii="Arial" w:hAnsi="Arial" w:cs="Arial"/>
          <w:sz w:val="20"/>
          <w:szCs w:val="20"/>
        </w:rPr>
        <w:t xml:space="preserve">Guideline according to established procedures within </w:t>
      </w:r>
      <w:r w:rsidR="00725513">
        <w:rPr>
          <w:rFonts w:ascii="Arial" w:hAnsi="Arial" w:cs="Arial"/>
          <w:sz w:val="20"/>
          <w:szCs w:val="20"/>
        </w:rPr>
        <w:t xml:space="preserve">the </w:t>
      </w:r>
      <w:r w:rsidR="00B3491D" w:rsidRPr="003D0521">
        <w:rPr>
          <w:rFonts w:ascii="Arial" w:hAnsi="Arial" w:cs="Arial"/>
          <w:sz w:val="20"/>
          <w:szCs w:val="20"/>
        </w:rPr>
        <w:t>organization.</w:t>
      </w:r>
    </w:p>
    <w:p w14:paraId="375168AC" w14:textId="77777777" w:rsidR="00A76F03" w:rsidRPr="003D0521" w:rsidRDefault="00A76F03" w:rsidP="00A76F03"/>
    <w:p w14:paraId="4929712B" w14:textId="77777777" w:rsidR="00F61F2C" w:rsidRPr="003D0521" w:rsidRDefault="00F61F2C">
      <w:pPr>
        <w:rPr>
          <w:rFonts w:ascii="Arial" w:eastAsiaTheme="majorEastAsia" w:hAnsi="Arial" w:cs="Arial"/>
          <w:b/>
          <w:bCs/>
          <w:color w:val="000000" w:themeColor="text1"/>
          <w:sz w:val="28"/>
          <w:szCs w:val="28"/>
        </w:rPr>
      </w:pPr>
      <w:r w:rsidRPr="003D0521">
        <w:rPr>
          <w:rFonts w:ascii="Arial" w:hAnsi="Arial" w:cs="Arial"/>
          <w:b/>
          <w:bCs/>
          <w:color w:val="000000" w:themeColor="text1"/>
          <w:sz w:val="28"/>
          <w:szCs w:val="28"/>
        </w:rPr>
        <w:br w:type="page"/>
      </w:r>
    </w:p>
    <w:p w14:paraId="55E75191" w14:textId="77777777" w:rsidR="00817E9B" w:rsidRPr="003D0521" w:rsidRDefault="008C7723" w:rsidP="000A0009">
      <w:pPr>
        <w:pStyle w:val="Heading1"/>
        <w:numPr>
          <w:ilvl w:val="0"/>
          <w:numId w:val="1"/>
        </w:numPr>
        <w:rPr>
          <w:rFonts w:ascii="Arial" w:hAnsi="Arial" w:cs="Arial"/>
          <w:b/>
          <w:bCs/>
          <w:color w:val="000000" w:themeColor="text1"/>
          <w:sz w:val="28"/>
          <w:szCs w:val="28"/>
        </w:rPr>
      </w:pPr>
      <w:bookmarkStart w:id="144" w:name="_Toc236216772"/>
      <w:r w:rsidRPr="003D0521">
        <w:rPr>
          <w:rFonts w:ascii="Arial" w:hAnsi="Arial" w:cs="Arial"/>
          <w:b/>
          <w:bCs/>
          <w:color w:val="000000" w:themeColor="text1"/>
          <w:sz w:val="28"/>
          <w:szCs w:val="28"/>
        </w:rPr>
        <w:t>Appendix</w:t>
      </w:r>
      <w:bookmarkEnd w:id="144"/>
    </w:p>
    <w:p w14:paraId="26310470" w14:textId="77777777" w:rsidR="007C650C" w:rsidRPr="003D0521" w:rsidRDefault="007C650C" w:rsidP="000A0009">
      <w:pPr>
        <w:pStyle w:val="Heading2"/>
        <w:numPr>
          <w:ilvl w:val="1"/>
          <w:numId w:val="1"/>
        </w:numPr>
        <w:ind w:left="540" w:hanging="540"/>
        <w:jc w:val="both"/>
        <w:rPr>
          <w:rFonts w:ascii="Arial" w:hAnsi="Arial" w:cs="Arial"/>
          <w:color w:val="auto"/>
          <w:sz w:val="24"/>
          <w:szCs w:val="24"/>
        </w:rPr>
      </w:pPr>
      <w:bookmarkStart w:id="145" w:name="_Toc236216773"/>
      <w:r w:rsidRPr="003D0521">
        <w:rPr>
          <w:rFonts w:ascii="Arial" w:hAnsi="Arial" w:cs="Arial"/>
          <w:color w:val="auto"/>
          <w:sz w:val="24"/>
          <w:szCs w:val="24"/>
        </w:rPr>
        <w:t>Contact Information</w:t>
      </w:r>
      <w:bookmarkEnd w:id="145"/>
    </w:p>
    <w:p w14:paraId="41841195" w14:textId="77777777" w:rsidR="003210AE" w:rsidRPr="003D0521" w:rsidRDefault="003210AE" w:rsidP="005A5CCB">
      <w:pPr>
        <w:rPr>
          <w:rFonts w:ascii="Arial" w:hAnsi="Arial" w:cs="Arial"/>
          <w:i/>
          <w:iCs/>
          <w:color w:val="000000" w:themeColor="text1"/>
          <w:sz w:val="20"/>
          <w:szCs w:val="20"/>
        </w:rPr>
      </w:pPr>
    </w:p>
    <w:p w14:paraId="02A35341" w14:textId="77777777" w:rsidR="00321F12" w:rsidRDefault="00321F12" w:rsidP="00505C76">
      <w:pPr>
        <w:rPr>
          <w:rFonts w:ascii="Arial" w:hAnsi="Arial" w:cs="Arial"/>
          <w:sz w:val="20"/>
          <w:szCs w:val="20"/>
          <w:lang w:val="en-DE"/>
        </w:rPr>
      </w:pPr>
      <w:r w:rsidRPr="000D0A31">
        <w:rPr>
          <w:rFonts w:ascii="Arial" w:hAnsi="Arial" w:cs="Arial"/>
          <w:sz w:val="20"/>
          <w:szCs w:val="20"/>
          <w:highlight w:val="yellow"/>
          <w:lang w:val="en-DE"/>
        </w:rPr>
        <w:t>Written Rule Owner = Head of ICT Risk Governance &amp; Advisory</w:t>
      </w:r>
      <w:r w:rsidRPr="00321F12">
        <w:rPr>
          <w:rFonts w:ascii="Arial" w:hAnsi="Arial" w:cs="Arial"/>
          <w:sz w:val="20"/>
          <w:szCs w:val="20"/>
          <w:lang w:val="en-DE"/>
        </w:rPr>
        <w:t xml:space="preserve"> </w:t>
      </w:r>
    </w:p>
    <w:p w14:paraId="4EBD9B16" w14:textId="77777777" w:rsidR="00505C76" w:rsidRPr="003D0521" w:rsidRDefault="00505C76" w:rsidP="00505C76">
      <w:pPr>
        <w:rPr>
          <w:rFonts w:ascii="Arial" w:hAnsi="Arial" w:cs="Arial"/>
          <w:sz w:val="20"/>
          <w:szCs w:val="20"/>
        </w:rPr>
      </w:pPr>
      <w:r w:rsidRPr="003D0521">
        <w:rPr>
          <w:rFonts w:ascii="Arial" w:hAnsi="Arial" w:cs="Arial"/>
          <w:sz w:val="20"/>
          <w:szCs w:val="20"/>
        </w:rPr>
        <w:t xml:space="preserve">Please contact ICT Risk </w:t>
      </w:r>
      <w:r w:rsidR="00C16CF0" w:rsidRPr="000D0A31">
        <w:rPr>
          <w:rFonts w:ascii="Arial" w:hAnsi="Arial" w:cs="Arial"/>
          <w:sz w:val="20"/>
          <w:szCs w:val="20"/>
          <w:highlight w:val="yellow"/>
        </w:rPr>
        <w:t>Governance &amp; Advisory</w:t>
      </w:r>
      <w:r w:rsidRPr="00C16CF0">
        <w:rPr>
          <w:rFonts w:ascii="Arial" w:hAnsi="Arial" w:cs="Arial"/>
          <w:sz w:val="20"/>
          <w:szCs w:val="20"/>
        </w:rPr>
        <w:t xml:space="preserve"> in case</w:t>
      </w:r>
      <w:r w:rsidRPr="003D0521">
        <w:rPr>
          <w:rFonts w:ascii="Arial" w:hAnsi="Arial" w:cs="Arial"/>
          <w:sz w:val="20"/>
          <w:szCs w:val="20"/>
        </w:rPr>
        <w:t xml:space="preserve"> of any questions related to this </w:t>
      </w:r>
      <w:r w:rsidR="00007799">
        <w:rPr>
          <w:rFonts w:ascii="Arial" w:hAnsi="Arial" w:cs="Arial"/>
          <w:sz w:val="20"/>
          <w:szCs w:val="20"/>
        </w:rPr>
        <w:t>G</w:t>
      </w:r>
      <w:r w:rsidRPr="003D0521">
        <w:rPr>
          <w:rFonts w:ascii="Arial" w:hAnsi="Arial" w:cs="Arial"/>
          <w:sz w:val="20"/>
          <w:szCs w:val="20"/>
        </w:rPr>
        <w:t>uideline.</w:t>
      </w:r>
    </w:p>
    <w:p w14:paraId="5AF376DB" w14:textId="77777777" w:rsidR="00F03B12" w:rsidRPr="003D0521" w:rsidRDefault="00F03B12" w:rsidP="00505C76">
      <w:pPr>
        <w:rPr>
          <w:rFonts w:ascii="Arial" w:hAnsi="Arial" w:cs="Arial"/>
          <w:sz w:val="20"/>
          <w:szCs w:val="20"/>
        </w:rPr>
      </w:pPr>
    </w:p>
    <w:p w14:paraId="49239490" w14:textId="77777777" w:rsidR="00D87801" w:rsidRPr="003D0521" w:rsidRDefault="00D87801" w:rsidP="000A0009">
      <w:pPr>
        <w:pStyle w:val="Heading2"/>
        <w:numPr>
          <w:ilvl w:val="1"/>
          <w:numId w:val="1"/>
        </w:numPr>
        <w:ind w:left="540" w:hanging="540"/>
        <w:jc w:val="both"/>
        <w:rPr>
          <w:rFonts w:ascii="Arial" w:hAnsi="Arial" w:cs="Arial"/>
          <w:color w:val="auto"/>
          <w:sz w:val="24"/>
          <w:szCs w:val="24"/>
        </w:rPr>
      </w:pPr>
      <w:bookmarkStart w:id="146" w:name="_Toc236216774"/>
      <w:r w:rsidRPr="003D0521">
        <w:rPr>
          <w:rFonts w:ascii="Arial" w:hAnsi="Arial" w:cs="Arial"/>
          <w:color w:val="auto"/>
          <w:sz w:val="24"/>
          <w:szCs w:val="24"/>
        </w:rPr>
        <w:t>Document History</w:t>
      </w:r>
      <w:bookmarkEnd w:id="146"/>
    </w:p>
    <w:p w14:paraId="75072C74" w14:textId="77777777" w:rsidR="008C7723" w:rsidRPr="003D0521" w:rsidRDefault="008C7723" w:rsidP="008C7723">
      <w:pPr>
        <w:rPr>
          <w:rFonts w:ascii="Arial" w:hAnsi="Arial" w:cs="Arial"/>
        </w:rPr>
      </w:pPr>
    </w:p>
    <w:p w14:paraId="2F415DAC" w14:textId="77777777" w:rsidR="00D4374A" w:rsidRPr="003D0521" w:rsidRDefault="00D4374A" w:rsidP="00D4374A">
      <w:pPr>
        <w:rPr>
          <w:rFonts w:ascii="Arial" w:hAnsi="Arial" w:cs="Arial"/>
          <w:b/>
          <w:bCs/>
          <w:sz w:val="20"/>
          <w:szCs w:val="20"/>
        </w:rPr>
      </w:pPr>
      <w:r w:rsidRPr="003D0521">
        <w:rPr>
          <w:rFonts w:ascii="Arial" w:hAnsi="Arial" w:cs="Arial"/>
          <w:b/>
          <w:bCs/>
          <w:sz w:val="20"/>
          <w:szCs w:val="20"/>
        </w:rPr>
        <w:t>Document History</w:t>
      </w:r>
    </w:p>
    <w:tbl>
      <w:tblPr>
        <w:tblStyle w:val="TableGrid"/>
        <w:tblW w:w="0" w:type="auto"/>
        <w:tblLook w:val="04A0" w:firstRow="1" w:lastRow="0" w:firstColumn="1" w:lastColumn="0" w:noHBand="0" w:noVBand="1"/>
      </w:tblPr>
      <w:tblGrid>
        <w:gridCol w:w="1147"/>
        <w:gridCol w:w="1481"/>
        <w:gridCol w:w="5227"/>
      </w:tblGrid>
      <w:tr w:rsidR="00D4374A" w:rsidRPr="00111BD4" w14:paraId="039E8A72" w14:textId="77777777" w:rsidTr="14259B91">
        <w:tc>
          <w:tcPr>
            <w:tcW w:w="1166" w:type="dxa"/>
            <w:shd w:val="clear" w:color="auto" w:fill="D9D9D9" w:themeFill="background1" w:themeFillShade="D9"/>
          </w:tcPr>
          <w:p w14:paraId="79B348F4" w14:textId="77777777" w:rsidR="00D4374A" w:rsidRPr="003D0521" w:rsidRDefault="00D4374A">
            <w:pPr>
              <w:rPr>
                <w:rFonts w:ascii="Arial" w:hAnsi="Arial" w:cs="Arial"/>
                <w:sz w:val="20"/>
                <w:szCs w:val="20"/>
              </w:rPr>
            </w:pPr>
            <w:r w:rsidRPr="003D0521">
              <w:rPr>
                <w:rFonts w:ascii="Arial" w:hAnsi="Arial" w:cs="Arial"/>
                <w:sz w:val="20"/>
                <w:szCs w:val="20"/>
              </w:rPr>
              <w:t>Version</w:t>
            </w:r>
          </w:p>
        </w:tc>
        <w:tc>
          <w:tcPr>
            <w:tcW w:w="1501" w:type="dxa"/>
            <w:shd w:val="clear" w:color="auto" w:fill="D9D9D9" w:themeFill="background1" w:themeFillShade="D9"/>
          </w:tcPr>
          <w:p w14:paraId="6E029EB1" w14:textId="77777777" w:rsidR="00D4374A" w:rsidRPr="003D0521" w:rsidRDefault="00D4374A">
            <w:pPr>
              <w:rPr>
                <w:rFonts w:ascii="Arial" w:hAnsi="Arial" w:cs="Arial"/>
                <w:sz w:val="20"/>
                <w:szCs w:val="20"/>
              </w:rPr>
            </w:pPr>
            <w:r w:rsidRPr="003D0521">
              <w:rPr>
                <w:rFonts w:ascii="Arial" w:hAnsi="Arial" w:cs="Arial"/>
                <w:sz w:val="20"/>
                <w:szCs w:val="20"/>
              </w:rPr>
              <w:t>Date</w:t>
            </w:r>
          </w:p>
        </w:tc>
        <w:tc>
          <w:tcPr>
            <w:tcW w:w="5522" w:type="dxa"/>
            <w:shd w:val="clear" w:color="auto" w:fill="D9D9D9" w:themeFill="background1" w:themeFillShade="D9"/>
          </w:tcPr>
          <w:p w14:paraId="758ED56C" w14:textId="77777777" w:rsidR="00D4374A" w:rsidRPr="003D0521" w:rsidRDefault="00D4374A">
            <w:pPr>
              <w:rPr>
                <w:rFonts w:ascii="Arial" w:hAnsi="Arial" w:cs="Arial"/>
                <w:sz w:val="20"/>
                <w:szCs w:val="20"/>
              </w:rPr>
            </w:pPr>
            <w:r w:rsidRPr="003D0521">
              <w:rPr>
                <w:rFonts w:ascii="Arial" w:hAnsi="Arial" w:cs="Arial"/>
                <w:sz w:val="20"/>
                <w:szCs w:val="20"/>
              </w:rPr>
              <w:t>Changes &amp; Background</w:t>
            </w:r>
          </w:p>
        </w:tc>
      </w:tr>
      <w:tr w:rsidR="00D4374A" w:rsidRPr="00111BD4" w14:paraId="17F40C90" w14:textId="77777777" w:rsidTr="14259B91">
        <w:trPr>
          <w:trHeight w:val="85"/>
        </w:trPr>
        <w:tc>
          <w:tcPr>
            <w:tcW w:w="1166" w:type="dxa"/>
          </w:tcPr>
          <w:p w14:paraId="7431F4C7" w14:textId="77777777" w:rsidR="00D4374A" w:rsidRPr="00F9182F" w:rsidRDefault="00D4374A">
            <w:pPr>
              <w:rPr>
                <w:rFonts w:ascii="Arial" w:hAnsi="Arial" w:cs="Arial"/>
                <w:sz w:val="20"/>
                <w:szCs w:val="20"/>
              </w:rPr>
            </w:pPr>
            <w:r w:rsidRPr="00F9182F">
              <w:rPr>
                <w:rFonts w:ascii="Arial" w:hAnsi="Arial" w:cs="Arial"/>
                <w:sz w:val="20"/>
                <w:szCs w:val="20"/>
              </w:rPr>
              <w:t>1.0</w:t>
            </w:r>
          </w:p>
        </w:tc>
        <w:tc>
          <w:tcPr>
            <w:tcW w:w="1501" w:type="dxa"/>
          </w:tcPr>
          <w:p w14:paraId="3B886D6E" w14:textId="77777777" w:rsidR="00D4374A" w:rsidRPr="00F9182F" w:rsidRDefault="00D4374A">
            <w:pPr>
              <w:rPr>
                <w:rFonts w:ascii="Arial" w:hAnsi="Arial" w:cs="Arial"/>
                <w:sz w:val="20"/>
                <w:szCs w:val="20"/>
              </w:rPr>
            </w:pPr>
            <w:r w:rsidRPr="00F9182F">
              <w:rPr>
                <w:rFonts w:ascii="Arial" w:hAnsi="Arial" w:cs="Arial"/>
                <w:sz w:val="20"/>
                <w:szCs w:val="20"/>
              </w:rPr>
              <w:t>17.01.2025</w:t>
            </w:r>
          </w:p>
        </w:tc>
        <w:tc>
          <w:tcPr>
            <w:tcW w:w="5522" w:type="dxa"/>
          </w:tcPr>
          <w:p w14:paraId="7BDAE79B" w14:textId="77777777" w:rsidR="00D4374A" w:rsidRPr="00F9182F" w:rsidRDefault="00D4374A">
            <w:pPr>
              <w:rPr>
                <w:rFonts w:ascii="Arial" w:hAnsi="Arial" w:cs="Arial"/>
                <w:sz w:val="20"/>
                <w:szCs w:val="20"/>
              </w:rPr>
            </w:pPr>
            <w:r w:rsidRPr="00F9182F">
              <w:rPr>
                <w:rFonts w:ascii="Arial" w:hAnsi="Arial" w:cs="Arial"/>
                <w:sz w:val="20"/>
                <w:szCs w:val="20"/>
              </w:rPr>
              <w:t xml:space="preserve">Initial set-up of this </w:t>
            </w:r>
            <w:r w:rsidR="00007799" w:rsidRPr="00F9182F">
              <w:rPr>
                <w:rFonts w:ascii="Arial" w:hAnsi="Arial" w:cs="Arial"/>
                <w:sz w:val="20"/>
                <w:szCs w:val="20"/>
              </w:rPr>
              <w:t>G</w:t>
            </w:r>
            <w:r w:rsidRPr="00F9182F">
              <w:rPr>
                <w:rFonts w:ascii="Arial" w:hAnsi="Arial" w:cs="Arial"/>
                <w:sz w:val="20"/>
                <w:szCs w:val="20"/>
              </w:rPr>
              <w:t xml:space="preserve">uideline </w:t>
            </w:r>
          </w:p>
        </w:tc>
      </w:tr>
      <w:tr w:rsidR="00F9182F" w:rsidRPr="00111BD4" w14:paraId="0AFF1E41" w14:textId="77777777" w:rsidTr="14259B91">
        <w:trPr>
          <w:trHeight w:val="85"/>
        </w:trPr>
        <w:tc>
          <w:tcPr>
            <w:tcW w:w="1166" w:type="dxa"/>
          </w:tcPr>
          <w:p w14:paraId="0892AF7B" w14:textId="77777777" w:rsidR="00F9182F" w:rsidRPr="00F9182F" w:rsidRDefault="00F9182F">
            <w:pPr>
              <w:rPr>
                <w:rFonts w:ascii="Arial" w:hAnsi="Arial" w:cs="Arial"/>
                <w:sz w:val="20"/>
                <w:szCs w:val="20"/>
              </w:rPr>
            </w:pPr>
            <w:r>
              <w:rPr>
                <w:rFonts w:ascii="Arial" w:hAnsi="Arial" w:cs="Arial"/>
                <w:sz w:val="20"/>
                <w:szCs w:val="20"/>
              </w:rPr>
              <w:t>1.1</w:t>
            </w:r>
          </w:p>
        </w:tc>
        <w:tc>
          <w:tcPr>
            <w:tcW w:w="1501" w:type="dxa"/>
          </w:tcPr>
          <w:p w14:paraId="7E62B9E0" w14:textId="77777777" w:rsidR="00F9182F" w:rsidRPr="00F9182F" w:rsidRDefault="00F9182F">
            <w:pPr>
              <w:rPr>
                <w:rFonts w:ascii="Arial" w:hAnsi="Arial" w:cs="Arial"/>
                <w:sz w:val="20"/>
                <w:szCs w:val="20"/>
              </w:rPr>
            </w:pPr>
            <w:r w:rsidRPr="609642FD">
              <w:rPr>
                <w:rFonts w:ascii="Arial" w:hAnsi="Arial" w:cs="Arial"/>
                <w:sz w:val="20"/>
                <w:szCs w:val="20"/>
              </w:rPr>
              <w:t>1</w:t>
            </w:r>
            <w:r w:rsidR="282C1490" w:rsidRPr="609642FD">
              <w:rPr>
                <w:rFonts w:ascii="Arial" w:hAnsi="Arial" w:cs="Arial"/>
                <w:sz w:val="20"/>
                <w:szCs w:val="20"/>
              </w:rPr>
              <w:t>5</w:t>
            </w:r>
            <w:r>
              <w:rPr>
                <w:rFonts w:ascii="Arial" w:hAnsi="Arial" w:cs="Arial"/>
                <w:sz w:val="20"/>
                <w:szCs w:val="20"/>
              </w:rPr>
              <w:t>.0</w:t>
            </w:r>
            <w:r w:rsidR="001A5AD5">
              <w:rPr>
                <w:rFonts w:ascii="Arial" w:hAnsi="Arial" w:cs="Arial"/>
                <w:sz w:val="20"/>
                <w:szCs w:val="20"/>
              </w:rPr>
              <w:t>8.2025</w:t>
            </w:r>
          </w:p>
        </w:tc>
        <w:tc>
          <w:tcPr>
            <w:tcW w:w="5522" w:type="dxa"/>
          </w:tcPr>
          <w:p w14:paraId="2C81CF6C" w14:textId="77777777" w:rsidR="00F9182F" w:rsidRPr="00F9182F" w:rsidRDefault="43402C2C">
            <w:pPr>
              <w:rPr>
                <w:rFonts w:ascii="Arial" w:hAnsi="Arial" w:cs="Arial"/>
                <w:sz w:val="20"/>
                <w:szCs w:val="20"/>
              </w:rPr>
            </w:pPr>
            <w:r w:rsidRPr="14259B91">
              <w:rPr>
                <w:rFonts w:ascii="Arial" w:hAnsi="Arial" w:cs="Arial"/>
                <w:sz w:val="20"/>
                <w:szCs w:val="20"/>
              </w:rPr>
              <w:t xml:space="preserve">Annual </w:t>
            </w:r>
            <w:r w:rsidR="001A5AD5" w:rsidRPr="14259B91">
              <w:rPr>
                <w:rFonts w:ascii="Arial" w:hAnsi="Arial" w:cs="Arial"/>
                <w:sz w:val="20"/>
                <w:szCs w:val="20"/>
              </w:rPr>
              <w:t>Update Guideline</w:t>
            </w:r>
          </w:p>
        </w:tc>
      </w:tr>
      <w:tr w:rsidR="007B07EC" w:rsidRPr="00111BD4" w14:paraId="51B40A38" w14:textId="77777777" w:rsidTr="14259B91">
        <w:trPr>
          <w:trHeight w:val="85"/>
        </w:trPr>
        <w:tc>
          <w:tcPr>
            <w:tcW w:w="1166" w:type="dxa"/>
          </w:tcPr>
          <w:p w14:paraId="78386A0B" w14:textId="77777777" w:rsidR="007B07EC" w:rsidRPr="000D0A31" w:rsidRDefault="007B07EC">
            <w:pPr>
              <w:rPr>
                <w:rFonts w:ascii="Arial" w:hAnsi="Arial" w:cs="Arial"/>
                <w:sz w:val="20"/>
                <w:szCs w:val="20"/>
                <w:highlight w:val="yellow"/>
              </w:rPr>
            </w:pPr>
            <w:r w:rsidRPr="000D0A31">
              <w:rPr>
                <w:rFonts w:ascii="Arial" w:hAnsi="Arial" w:cs="Arial"/>
                <w:sz w:val="20"/>
                <w:szCs w:val="20"/>
                <w:highlight w:val="yellow"/>
              </w:rPr>
              <w:t>2.0</w:t>
            </w:r>
          </w:p>
        </w:tc>
        <w:tc>
          <w:tcPr>
            <w:tcW w:w="1501" w:type="dxa"/>
          </w:tcPr>
          <w:p w14:paraId="27491E4F" w14:textId="0A1F8572" w:rsidR="007B07EC" w:rsidRPr="000D0A31" w:rsidRDefault="001D3A6E">
            <w:pPr>
              <w:rPr>
                <w:rFonts w:ascii="Arial" w:hAnsi="Arial" w:cs="Arial"/>
                <w:sz w:val="20"/>
                <w:szCs w:val="20"/>
                <w:highlight w:val="yellow"/>
              </w:rPr>
            </w:pPr>
            <w:r>
              <w:rPr>
                <w:rFonts w:ascii="Arial" w:hAnsi="Arial" w:cs="Arial"/>
                <w:sz w:val="20"/>
                <w:szCs w:val="20"/>
                <w:highlight w:val="yellow"/>
              </w:rPr>
              <w:t>19.08.2026</w:t>
            </w:r>
          </w:p>
        </w:tc>
        <w:tc>
          <w:tcPr>
            <w:tcW w:w="5522" w:type="dxa"/>
          </w:tcPr>
          <w:p w14:paraId="3B1C8F59" w14:textId="77777777" w:rsidR="007B07EC" w:rsidRPr="000D0A31" w:rsidRDefault="00321F12" w:rsidP="000D0A31">
            <w:pPr>
              <w:pStyle w:val="Default"/>
              <w:rPr>
                <w:sz w:val="20"/>
                <w:szCs w:val="20"/>
                <w:highlight w:val="yellow"/>
                <w:lang w:val="en-GB"/>
              </w:rPr>
            </w:pPr>
            <w:r w:rsidRPr="000D0A31">
              <w:rPr>
                <w:sz w:val="20"/>
                <w:szCs w:val="20"/>
                <w:highlight w:val="yellow"/>
                <w:lang w:val="en-GB"/>
              </w:rPr>
              <w:t xml:space="preserve">Annual guideline review with material changes </w:t>
            </w:r>
          </w:p>
        </w:tc>
      </w:tr>
    </w:tbl>
    <w:p w14:paraId="02F8EBBA" w14:textId="77777777" w:rsidR="009C7D1A" w:rsidRPr="00033747" w:rsidRDefault="009C7D1A" w:rsidP="009C7D1A">
      <w:pPr>
        <w:rPr>
          <w:rFonts w:ascii="Arial" w:hAnsi="Arial" w:cs="Arial"/>
          <w:sz w:val="20"/>
          <w:szCs w:val="20"/>
        </w:rPr>
      </w:pPr>
    </w:p>
    <w:p w14:paraId="2277E8D5" w14:textId="77777777" w:rsidR="009C7D1A" w:rsidRPr="00033747" w:rsidRDefault="009C7D1A" w:rsidP="009C7D1A">
      <w:pPr>
        <w:rPr>
          <w:rFonts w:ascii="Arial" w:hAnsi="Arial" w:cs="Arial"/>
          <w:b/>
          <w:bCs/>
          <w:sz w:val="20"/>
          <w:szCs w:val="20"/>
        </w:rPr>
      </w:pPr>
      <w:r w:rsidRPr="00033747">
        <w:rPr>
          <w:rFonts w:ascii="Arial" w:hAnsi="Arial" w:cs="Arial"/>
          <w:b/>
          <w:bCs/>
          <w:sz w:val="20"/>
          <w:szCs w:val="20"/>
        </w:rPr>
        <w:t>Coordination before publication</w:t>
      </w:r>
    </w:p>
    <w:tbl>
      <w:tblPr>
        <w:tblStyle w:val="TableGrid"/>
        <w:tblW w:w="0" w:type="auto"/>
        <w:tblLook w:val="04A0" w:firstRow="1" w:lastRow="0" w:firstColumn="1" w:lastColumn="0" w:noHBand="0" w:noVBand="1"/>
      </w:tblPr>
      <w:tblGrid>
        <w:gridCol w:w="1139"/>
        <w:gridCol w:w="1457"/>
        <w:gridCol w:w="3314"/>
        <w:gridCol w:w="1945"/>
      </w:tblGrid>
      <w:tr w:rsidR="00ED4AF4" w:rsidRPr="00033747" w14:paraId="05F84CC4" w14:textId="77777777">
        <w:tc>
          <w:tcPr>
            <w:tcW w:w="1167" w:type="dxa"/>
            <w:shd w:val="clear" w:color="auto" w:fill="D9D9D9" w:themeFill="background1" w:themeFillShade="D9"/>
          </w:tcPr>
          <w:p w14:paraId="6D2BF7F0" w14:textId="77777777" w:rsidR="00ED4AF4" w:rsidRPr="00033747" w:rsidRDefault="00ED4AF4">
            <w:pPr>
              <w:rPr>
                <w:rFonts w:ascii="Arial" w:hAnsi="Arial" w:cs="Arial"/>
                <w:sz w:val="20"/>
                <w:szCs w:val="20"/>
              </w:rPr>
            </w:pPr>
            <w:r w:rsidRPr="00033747">
              <w:rPr>
                <w:rFonts w:ascii="Arial" w:hAnsi="Arial" w:cs="Arial"/>
                <w:sz w:val="20"/>
                <w:szCs w:val="20"/>
              </w:rPr>
              <w:t>Version</w:t>
            </w:r>
          </w:p>
        </w:tc>
        <w:tc>
          <w:tcPr>
            <w:tcW w:w="1479" w:type="dxa"/>
            <w:shd w:val="clear" w:color="auto" w:fill="D9D9D9" w:themeFill="background1" w:themeFillShade="D9"/>
          </w:tcPr>
          <w:p w14:paraId="4AD3AABF" w14:textId="77777777" w:rsidR="00ED4AF4" w:rsidRPr="00033747" w:rsidRDefault="00ED4AF4">
            <w:pPr>
              <w:rPr>
                <w:rFonts w:ascii="Arial" w:hAnsi="Arial" w:cs="Arial"/>
                <w:sz w:val="20"/>
                <w:szCs w:val="20"/>
              </w:rPr>
            </w:pPr>
            <w:r w:rsidRPr="00033747">
              <w:rPr>
                <w:rFonts w:ascii="Arial" w:hAnsi="Arial" w:cs="Arial"/>
                <w:sz w:val="20"/>
                <w:szCs w:val="20"/>
              </w:rPr>
              <w:t>Date</w:t>
            </w:r>
          </w:p>
        </w:tc>
        <w:tc>
          <w:tcPr>
            <w:tcW w:w="3524" w:type="dxa"/>
            <w:shd w:val="clear" w:color="auto" w:fill="D9D9D9" w:themeFill="background1" w:themeFillShade="D9"/>
          </w:tcPr>
          <w:p w14:paraId="354A4544" w14:textId="77777777" w:rsidR="00ED4AF4" w:rsidRPr="00033747" w:rsidRDefault="00ED4AF4">
            <w:pPr>
              <w:rPr>
                <w:rFonts w:ascii="Arial" w:hAnsi="Arial" w:cs="Arial"/>
                <w:sz w:val="20"/>
                <w:szCs w:val="20"/>
              </w:rPr>
            </w:pPr>
            <w:r w:rsidRPr="00033747">
              <w:rPr>
                <w:rFonts w:ascii="Arial" w:hAnsi="Arial" w:cs="Arial"/>
                <w:sz w:val="20"/>
                <w:szCs w:val="20"/>
              </w:rPr>
              <w:t>Task</w:t>
            </w:r>
          </w:p>
        </w:tc>
        <w:tc>
          <w:tcPr>
            <w:tcW w:w="2019" w:type="dxa"/>
            <w:shd w:val="clear" w:color="auto" w:fill="D9D9D9" w:themeFill="background1" w:themeFillShade="D9"/>
          </w:tcPr>
          <w:p w14:paraId="7D502069" w14:textId="77777777" w:rsidR="00ED4AF4" w:rsidRPr="00033747" w:rsidRDefault="00ED4AF4">
            <w:pPr>
              <w:rPr>
                <w:rFonts w:ascii="Arial" w:hAnsi="Arial" w:cs="Arial"/>
                <w:sz w:val="20"/>
                <w:szCs w:val="20"/>
              </w:rPr>
            </w:pPr>
            <w:r w:rsidRPr="00033747">
              <w:rPr>
                <w:rFonts w:ascii="Arial" w:hAnsi="Arial" w:cs="Arial"/>
                <w:sz w:val="20"/>
                <w:szCs w:val="20"/>
              </w:rPr>
              <w:t>Name</w:t>
            </w:r>
          </w:p>
        </w:tc>
      </w:tr>
      <w:tr w:rsidR="00332249" w:rsidRPr="00033747" w14:paraId="59262A19" w14:textId="77777777">
        <w:tc>
          <w:tcPr>
            <w:tcW w:w="1167" w:type="dxa"/>
            <w:vMerge w:val="restart"/>
          </w:tcPr>
          <w:p w14:paraId="21A5AEFB" w14:textId="77777777" w:rsidR="00332249" w:rsidRPr="000D0A31" w:rsidRDefault="003D594A" w:rsidP="00332249">
            <w:pPr>
              <w:rPr>
                <w:rFonts w:ascii="Arial" w:hAnsi="Arial" w:cs="Arial"/>
                <w:sz w:val="20"/>
                <w:szCs w:val="20"/>
                <w:highlight w:val="yellow"/>
              </w:rPr>
            </w:pPr>
            <w:r w:rsidRPr="000D0A31">
              <w:rPr>
                <w:rStyle w:val="normaltextrun"/>
                <w:rFonts w:ascii="Arial" w:hAnsi="Arial" w:cs="Arial"/>
                <w:sz w:val="20"/>
                <w:szCs w:val="20"/>
                <w:highlight w:val="yellow"/>
              </w:rPr>
              <w:t>2.0</w:t>
            </w:r>
            <w:r w:rsidR="00332249" w:rsidRPr="000D0A31">
              <w:rPr>
                <w:rStyle w:val="eop"/>
                <w:rFonts w:ascii="Arial" w:hAnsi="Arial" w:cs="Arial"/>
                <w:sz w:val="20"/>
                <w:szCs w:val="20"/>
                <w:highlight w:val="yellow"/>
              </w:rPr>
              <w:t> </w:t>
            </w:r>
          </w:p>
        </w:tc>
        <w:tc>
          <w:tcPr>
            <w:tcW w:w="1479" w:type="dxa"/>
          </w:tcPr>
          <w:p w14:paraId="6C369A5D" w14:textId="77777777" w:rsidR="00332249" w:rsidRPr="000D0A31" w:rsidRDefault="003D594A" w:rsidP="00332249">
            <w:pPr>
              <w:rPr>
                <w:rFonts w:ascii="Arial" w:hAnsi="Arial" w:cs="Arial"/>
                <w:sz w:val="20"/>
                <w:szCs w:val="20"/>
                <w:highlight w:val="yellow"/>
              </w:rPr>
            </w:pPr>
            <w:r w:rsidRPr="000D0A31">
              <w:rPr>
                <w:rStyle w:val="normaltextrun"/>
                <w:rFonts w:ascii="Arial" w:hAnsi="Arial" w:cs="Arial"/>
                <w:sz w:val="20"/>
                <w:szCs w:val="20"/>
                <w:highlight w:val="yellow"/>
              </w:rPr>
              <w:t>09</w:t>
            </w:r>
            <w:r w:rsidR="00332249" w:rsidRPr="000D0A31">
              <w:rPr>
                <w:rStyle w:val="normaltextrun"/>
                <w:rFonts w:ascii="Arial" w:hAnsi="Arial" w:cs="Arial"/>
                <w:sz w:val="20"/>
                <w:szCs w:val="20"/>
                <w:highlight w:val="yellow"/>
              </w:rPr>
              <w:t>.0</w:t>
            </w:r>
            <w:r w:rsidRPr="000D0A31">
              <w:rPr>
                <w:rStyle w:val="normaltextrun"/>
                <w:rFonts w:ascii="Arial" w:hAnsi="Arial" w:cs="Arial"/>
                <w:sz w:val="20"/>
                <w:szCs w:val="20"/>
                <w:highlight w:val="yellow"/>
              </w:rPr>
              <w:t>4</w:t>
            </w:r>
            <w:r w:rsidR="00332249" w:rsidRPr="000D0A31">
              <w:rPr>
                <w:rStyle w:val="normaltextrun"/>
                <w:rFonts w:ascii="Arial" w:hAnsi="Arial" w:cs="Arial"/>
                <w:sz w:val="20"/>
                <w:szCs w:val="20"/>
                <w:highlight w:val="yellow"/>
              </w:rPr>
              <w:t>.202</w:t>
            </w:r>
            <w:r w:rsidRPr="000D0A31">
              <w:rPr>
                <w:rStyle w:val="normaltextrun"/>
                <w:rFonts w:ascii="Arial" w:hAnsi="Arial" w:cs="Arial"/>
                <w:sz w:val="20"/>
                <w:szCs w:val="20"/>
                <w:highlight w:val="yellow"/>
              </w:rPr>
              <w:t>6</w:t>
            </w:r>
            <w:r w:rsidR="00332249" w:rsidRPr="000D0A31">
              <w:rPr>
                <w:rStyle w:val="eop"/>
                <w:rFonts w:ascii="Arial" w:hAnsi="Arial" w:cs="Arial"/>
                <w:sz w:val="20"/>
                <w:szCs w:val="20"/>
                <w:highlight w:val="yellow"/>
              </w:rPr>
              <w:t> </w:t>
            </w:r>
          </w:p>
        </w:tc>
        <w:tc>
          <w:tcPr>
            <w:tcW w:w="3524" w:type="dxa"/>
          </w:tcPr>
          <w:p w14:paraId="05CCD10F" w14:textId="77777777" w:rsidR="00332249" w:rsidRPr="00150A0F" w:rsidRDefault="00332249" w:rsidP="00332249">
            <w:pPr>
              <w:rPr>
                <w:rFonts w:ascii="Arial" w:hAnsi="Arial" w:cs="Arial"/>
                <w:b/>
                <w:sz w:val="20"/>
                <w:szCs w:val="20"/>
              </w:rPr>
            </w:pPr>
            <w:r w:rsidRPr="00150A0F">
              <w:rPr>
                <w:rStyle w:val="normaltextrun"/>
                <w:rFonts w:ascii="Arial" w:hAnsi="Arial" w:cs="Arial"/>
                <w:b/>
                <w:bCs/>
                <w:sz w:val="20"/>
                <w:szCs w:val="20"/>
              </w:rPr>
              <w:t>Creator</w:t>
            </w:r>
            <w:r w:rsidRPr="00150A0F">
              <w:rPr>
                <w:rStyle w:val="eop"/>
                <w:rFonts w:ascii="Arial" w:hAnsi="Arial" w:cs="Arial"/>
                <w:sz w:val="20"/>
                <w:szCs w:val="20"/>
              </w:rPr>
              <w:t> </w:t>
            </w:r>
          </w:p>
        </w:tc>
        <w:tc>
          <w:tcPr>
            <w:tcW w:w="2019" w:type="dxa"/>
          </w:tcPr>
          <w:p w14:paraId="1D7CD5E3" w14:textId="77777777" w:rsidR="00332249" w:rsidRPr="00150A0F" w:rsidRDefault="00332249" w:rsidP="00332249">
            <w:pPr>
              <w:rPr>
                <w:rFonts w:ascii="Arial" w:hAnsi="Arial" w:cs="Arial"/>
                <w:sz w:val="20"/>
                <w:szCs w:val="20"/>
              </w:rPr>
            </w:pPr>
            <w:r w:rsidRPr="00150A0F">
              <w:rPr>
                <w:rStyle w:val="normaltextrun"/>
                <w:rFonts w:ascii="Arial" w:hAnsi="Arial" w:cs="Arial"/>
                <w:sz w:val="20"/>
                <w:szCs w:val="20"/>
              </w:rPr>
              <w:t xml:space="preserve">ICT Risk </w:t>
            </w:r>
            <w:r w:rsidR="00C16CF0" w:rsidRPr="000D0A31">
              <w:rPr>
                <w:rFonts w:ascii="Arial" w:hAnsi="Arial" w:cs="Arial"/>
                <w:sz w:val="20"/>
                <w:szCs w:val="20"/>
                <w:highlight w:val="yellow"/>
              </w:rPr>
              <w:t>Governance &amp; Advisory</w:t>
            </w:r>
            <w:r w:rsidRPr="00150A0F">
              <w:rPr>
                <w:rStyle w:val="normaltextrun"/>
                <w:rFonts w:ascii="Arial" w:hAnsi="Arial" w:cs="Arial"/>
                <w:sz w:val="20"/>
                <w:szCs w:val="20"/>
              </w:rPr>
              <w:t xml:space="preserve"> Unit (Specialist)</w:t>
            </w:r>
            <w:r w:rsidRPr="00150A0F">
              <w:rPr>
                <w:rStyle w:val="eop"/>
                <w:rFonts w:ascii="Arial" w:hAnsi="Arial" w:cs="Arial"/>
                <w:sz w:val="20"/>
                <w:szCs w:val="20"/>
              </w:rPr>
              <w:t> </w:t>
            </w:r>
          </w:p>
        </w:tc>
      </w:tr>
      <w:tr w:rsidR="00332249" w:rsidRPr="00033747" w14:paraId="508F3310" w14:textId="77777777">
        <w:tc>
          <w:tcPr>
            <w:tcW w:w="1167" w:type="dxa"/>
            <w:vMerge/>
            <w:vAlign w:val="center"/>
          </w:tcPr>
          <w:p w14:paraId="2829E99C" w14:textId="77777777" w:rsidR="00332249" w:rsidRPr="000D0A31" w:rsidRDefault="00332249" w:rsidP="00332249">
            <w:pPr>
              <w:rPr>
                <w:rFonts w:ascii="Arial" w:hAnsi="Arial" w:cs="Arial"/>
                <w:sz w:val="20"/>
                <w:szCs w:val="20"/>
                <w:highlight w:val="yellow"/>
              </w:rPr>
            </w:pPr>
          </w:p>
        </w:tc>
        <w:tc>
          <w:tcPr>
            <w:tcW w:w="1479" w:type="dxa"/>
          </w:tcPr>
          <w:p w14:paraId="6AF3C80E" w14:textId="77777777" w:rsidR="00332249" w:rsidRPr="000D0A31" w:rsidRDefault="003D594A" w:rsidP="00332249">
            <w:pPr>
              <w:rPr>
                <w:rFonts w:ascii="Arial" w:hAnsi="Arial" w:cs="Arial"/>
                <w:sz w:val="20"/>
                <w:szCs w:val="20"/>
                <w:highlight w:val="yellow"/>
              </w:rPr>
            </w:pPr>
            <w:r w:rsidRPr="000D0A31">
              <w:rPr>
                <w:rStyle w:val="normaltextrun"/>
                <w:rFonts w:ascii="Arial" w:hAnsi="Arial" w:cs="Arial"/>
                <w:sz w:val="20"/>
                <w:szCs w:val="20"/>
                <w:highlight w:val="yellow"/>
              </w:rPr>
              <w:t>0</w:t>
            </w:r>
            <w:r w:rsidR="00150A0F" w:rsidRPr="000D0A31">
              <w:rPr>
                <w:rStyle w:val="normaltextrun"/>
                <w:rFonts w:ascii="Arial" w:hAnsi="Arial" w:cs="Arial"/>
                <w:sz w:val="20"/>
                <w:szCs w:val="20"/>
                <w:highlight w:val="yellow"/>
              </w:rPr>
              <w:t>8</w:t>
            </w:r>
            <w:r w:rsidR="00332249" w:rsidRPr="000D0A31">
              <w:rPr>
                <w:rStyle w:val="normaltextrun"/>
                <w:rFonts w:ascii="Arial" w:hAnsi="Arial" w:cs="Arial"/>
                <w:sz w:val="20"/>
                <w:szCs w:val="20"/>
                <w:highlight w:val="yellow"/>
              </w:rPr>
              <w:t>.0</w:t>
            </w:r>
            <w:r w:rsidR="00150A0F" w:rsidRPr="000D0A31">
              <w:rPr>
                <w:rStyle w:val="normaltextrun"/>
                <w:rFonts w:ascii="Arial" w:hAnsi="Arial" w:cs="Arial"/>
                <w:sz w:val="20"/>
                <w:szCs w:val="20"/>
                <w:highlight w:val="yellow"/>
              </w:rPr>
              <w:t>7</w:t>
            </w:r>
            <w:r w:rsidR="00332249" w:rsidRPr="000D0A31">
              <w:rPr>
                <w:rStyle w:val="normaltextrun"/>
                <w:rFonts w:ascii="Arial" w:hAnsi="Arial" w:cs="Arial"/>
                <w:sz w:val="20"/>
                <w:szCs w:val="20"/>
                <w:highlight w:val="yellow"/>
              </w:rPr>
              <w:t>.202</w:t>
            </w:r>
            <w:r w:rsidRPr="000D0A31">
              <w:rPr>
                <w:rStyle w:val="normaltextrun"/>
                <w:rFonts w:ascii="Arial" w:hAnsi="Arial" w:cs="Arial"/>
                <w:sz w:val="20"/>
                <w:szCs w:val="20"/>
                <w:highlight w:val="yellow"/>
              </w:rPr>
              <w:t>6</w:t>
            </w:r>
            <w:r w:rsidR="00332249" w:rsidRPr="000D0A31">
              <w:rPr>
                <w:rStyle w:val="eop"/>
                <w:rFonts w:ascii="Arial" w:hAnsi="Arial" w:cs="Arial"/>
                <w:sz w:val="20"/>
                <w:szCs w:val="20"/>
                <w:highlight w:val="yellow"/>
              </w:rPr>
              <w:t> </w:t>
            </w:r>
          </w:p>
        </w:tc>
        <w:tc>
          <w:tcPr>
            <w:tcW w:w="3524" w:type="dxa"/>
          </w:tcPr>
          <w:p w14:paraId="254EBEBE" w14:textId="77777777" w:rsidR="00332249" w:rsidRPr="000D0A31" w:rsidRDefault="00332249" w:rsidP="00332249">
            <w:pPr>
              <w:pStyle w:val="paragraph"/>
              <w:spacing w:before="0" w:beforeAutospacing="0" w:after="0" w:afterAutospacing="0"/>
              <w:textAlignment w:val="baseline"/>
              <w:divId w:val="621687407"/>
              <w:rPr>
                <w:rFonts w:ascii="Segoe UI" w:hAnsi="Segoe UI" w:cs="Segoe UI"/>
                <w:sz w:val="20"/>
                <w:szCs w:val="20"/>
              </w:rPr>
            </w:pPr>
            <w:r w:rsidRPr="00150A0F">
              <w:rPr>
                <w:rStyle w:val="normaltextrun"/>
                <w:rFonts w:ascii="Arial" w:hAnsi="Arial" w:cs="Arial"/>
                <w:b/>
                <w:bCs/>
                <w:sz w:val="20"/>
                <w:szCs w:val="20"/>
              </w:rPr>
              <w:t>Content Review</w:t>
            </w:r>
            <w:r w:rsidRPr="00150A0F">
              <w:rPr>
                <w:rStyle w:val="eop"/>
                <w:rFonts w:ascii="Arial" w:hAnsi="Arial" w:cs="Arial"/>
                <w:sz w:val="20"/>
                <w:szCs w:val="20"/>
              </w:rPr>
              <w:t> </w:t>
            </w:r>
          </w:p>
          <w:p w14:paraId="58F84A07" w14:textId="77777777" w:rsidR="00332249" w:rsidRPr="00150A0F" w:rsidRDefault="00332249" w:rsidP="00332249">
            <w:pPr>
              <w:rPr>
                <w:rFonts w:ascii="Arial" w:hAnsi="Arial" w:cs="Arial"/>
                <w:sz w:val="20"/>
                <w:szCs w:val="20"/>
              </w:rPr>
            </w:pPr>
            <w:r w:rsidRPr="00150A0F">
              <w:rPr>
                <w:rStyle w:val="eop"/>
                <w:rFonts w:ascii="Arial" w:hAnsi="Arial" w:cs="Arial"/>
                <w:sz w:val="20"/>
                <w:szCs w:val="20"/>
              </w:rPr>
              <w:t> </w:t>
            </w:r>
          </w:p>
        </w:tc>
        <w:tc>
          <w:tcPr>
            <w:tcW w:w="2019" w:type="dxa"/>
          </w:tcPr>
          <w:p w14:paraId="483CC190" w14:textId="77777777" w:rsidR="00332249" w:rsidRPr="000D0A31" w:rsidRDefault="00332249" w:rsidP="00332249">
            <w:pPr>
              <w:pStyle w:val="paragraph"/>
              <w:spacing w:before="0" w:beforeAutospacing="0" w:after="0" w:afterAutospacing="0"/>
              <w:textAlignment w:val="baseline"/>
              <w:divId w:val="1164124527"/>
              <w:rPr>
                <w:rFonts w:ascii="Arial" w:hAnsi="Arial" w:cs="Arial"/>
                <w:sz w:val="20"/>
                <w:szCs w:val="20"/>
                <w:lang w:val="en-US"/>
              </w:rPr>
            </w:pPr>
            <w:r w:rsidRPr="00150A0F">
              <w:rPr>
                <w:rStyle w:val="normaltextrun"/>
                <w:rFonts w:ascii="Arial" w:hAnsi="Arial" w:cs="Arial"/>
                <w:sz w:val="20"/>
                <w:szCs w:val="20"/>
                <w:lang w:val="en-US"/>
              </w:rPr>
              <w:t>LE CISOs</w:t>
            </w:r>
            <w:r w:rsidRPr="00150A0F">
              <w:rPr>
                <w:rStyle w:val="eop"/>
                <w:rFonts w:ascii="Arial" w:hAnsi="Arial" w:cs="Arial"/>
                <w:sz w:val="20"/>
                <w:szCs w:val="20"/>
                <w:lang w:val="en-US"/>
              </w:rPr>
              <w:t> </w:t>
            </w:r>
          </w:p>
          <w:p w14:paraId="5DDA950A" w14:textId="77777777" w:rsidR="00332249" w:rsidRPr="000D0A31" w:rsidRDefault="00332249" w:rsidP="00332249">
            <w:pPr>
              <w:pStyle w:val="paragraph"/>
              <w:spacing w:before="0" w:beforeAutospacing="0" w:after="0" w:afterAutospacing="0"/>
              <w:textAlignment w:val="baseline"/>
              <w:divId w:val="1051656333"/>
              <w:rPr>
                <w:rFonts w:ascii="Arial" w:hAnsi="Arial" w:cs="Arial"/>
                <w:sz w:val="20"/>
                <w:szCs w:val="20"/>
                <w:lang w:val="en-US"/>
              </w:rPr>
            </w:pPr>
            <w:r w:rsidRPr="00150A0F">
              <w:rPr>
                <w:rStyle w:val="normaltextrun"/>
                <w:rFonts w:ascii="Arial" w:hAnsi="Arial" w:cs="Arial"/>
                <w:sz w:val="20"/>
                <w:szCs w:val="20"/>
                <w:lang w:val="en-US"/>
              </w:rPr>
              <w:t>TISOs</w:t>
            </w:r>
            <w:r w:rsidRPr="00150A0F">
              <w:rPr>
                <w:rStyle w:val="eop"/>
                <w:rFonts w:ascii="Arial" w:hAnsi="Arial" w:cs="Arial"/>
                <w:sz w:val="20"/>
                <w:szCs w:val="20"/>
                <w:lang w:val="en-US"/>
              </w:rPr>
              <w:t> </w:t>
            </w:r>
          </w:p>
          <w:p w14:paraId="259497C5" w14:textId="77777777" w:rsidR="00332249" w:rsidRPr="00150A0F" w:rsidRDefault="00332249" w:rsidP="00332249">
            <w:pPr>
              <w:rPr>
                <w:rFonts w:ascii="Arial" w:hAnsi="Arial" w:cs="Arial"/>
                <w:sz w:val="20"/>
                <w:szCs w:val="20"/>
              </w:rPr>
            </w:pPr>
            <w:r w:rsidRPr="00150A0F">
              <w:rPr>
                <w:rStyle w:val="normaltextrun"/>
                <w:rFonts w:ascii="Arial" w:hAnsi="Arial" w:cs="Arial"/>
                <w:sz w:val="20"/>
                <w:szCs w:val="20"/>
              </w:rPr>
              <w:t>IT Ameli project</w:t>
            </w:r>
            <w:r w:rsidRPr="00150A0F">
              <w:rPr>
                <w:rStyle w:val="eop"/>
                <w:rFonts w:ascii="Arial" w:hAnsi="Arial" w:cs="Arial"/>
                <w:sz w:val="20"/>
                <w:szCs w:val="20"/>
              </w:rPr>
              <w:t> </w:t>
            </w:r>
          </w:p>
        </w:tc>
      </w:tr>
      <w:tr w:rsidR="00332249" w:rsidRPr="00033747" w14:paraId="035AAD45" w14:textId="77777777">
        <w:trPr>
          <w:trHeight w:val="542"/>
        </w:trPr>
        <w:tc>
          <w:tcPr>
            <w:tcW w:w="1167" w:type="dxa"/>
            <w:vMerge/>
            <w:vAlign w:val="center"/>
          </w:tcPr>
          <w:p w14:paraId="20A6C621" w14:textId="77777777" w:rsidR="00332249" w:rsidRPr="000D0A31" w:rsidRDefault="00332249" w:rsidP="00332249">
            <w:pPr>
              <w:rPr>
                <w:rFonts w:ascii="Arial" w:hAnsi="Arial" w:cs="Arial"/>
                <w:sz w:val="20"/>
                <w:szCs w:val="20"/>
                <w:highlight w:val="yellow"/>
              </w:rPr>
            </w:pPr>
          </w:p>
        </w:tc>
        <w:tc>
          <w:tcPr>
            <w:tcW w:w="1479" w:type="dxa"/>
          </w:tcPr>
          <w:p w14:paraId="390BA73F" w14:textId="77777777" w:rsidR="00332249" w:rsidRPr="000D0A31" w:rsidRDefault="00150A0F" w:rsidP="00332249">
            <w:pPr>
              <w:rPr>
                <w:rFonts w:ascii="Arial" w:hAnsi="Arial" w:cs="Arial"/>
                <w:sz w:val="20"/>
                <w:szCs w:val="20"/>
                <w:highlight w:val="yellow"/>
              </w:rPr>
            </w:pPr>
            <w:r w:rsidRPr="000D0A31">
              <w:rPr>
                <w:rStyle w:val="normaltextrun"/>
                <w:rFonts w:ascii="Arial" w:hAnsi="Arial" w:cs="Arial"/>
                <w:sz w:val="20"/>
                <w:szCs w:val="20"/>
                <w:highlight w:val="yellow"/>
              </w:rPr>
              <w:t>08</w:t>
            </w:r>
            <w:r w:rsidR="00332249" w:rsidRPr="000D0A31">
              <w:rPr>
                <w:rStyle w:val="normaltextrun"/>
                <w:rFonts w:ascii="Arial" w:hAnsi="Arial" w:cs="Arial"/>
                <w:sz w:val="20"/>
                <w:szCs w:val="20"/>
                <w:highlight w:val="yellow"/>
              </w:rPr>
              <w:t>.</w:t>
            </w:r>
            <w:r w:rsidRPr="000D0A31">
              <w:rPr>
                <w:rStyle w:val="normaltextrun"/>
                <w:rFonts w:ascii="Arial" w:hAnsi="Arial" w:cs="Arial"/>
                <w:sz w:val="20"/>
                <w:szCs w:val="20"/>
                <w:highlight w:val="yellow"/>
              </w:rPr>
              <w:t>07</w:t>
            </w:r>
            <w:r w:rsidR="00332249" w:rsidRPr="000D0A31">
              <w:rPr>
                <w:rStyle w:val="normaltextrun"/>
                <w:rFonts w:ascii="Arial" w:hAnsi="Arial" w:cs="Arial"/>
                <w:sz w:val="20"/>
                <w:szCs w:val="20"/>
                <w:highlight w:val="yellow"/>
              </w:rPr>
              <w:t>.202</w:t>
            </w:r>
            <w:r w:rsidR="003D594A" w:rsidRPr="000D0A31">
              <w:rPr>
                <w:rStyle w:val="normaltextrun"/>
                <w:rFonts w:ascii="Arial" w:hAnsi="Arial" w:cs="Arial"/>
                <w:sz w:val="20"/>
                <w:szCs w:val="20"/>
                <w:highlight w:val="yellow"/>
              </w:rPr>
              <w:t>6</w:t>
            </w:r>
            <w:r w:rsidR="00332249" w:rsidRPr="000D0A31">
              <w:rPr>
                <w:rStyle w:val="eop"/>
                <w:rFonts w:ascii="Arial" w:hAnsi="Arial" w:cs="Arial"/>
                <w:sz w:val="20"/>
                <w:szCs w:val="20"/>
                <w:highlight w:val="yellow"/>
              </w:rPr>
              <w:t> </w:t>
            </w:r>
          </w:p>
        </w:tc>
        <w:tc>
          <w:tcPr>
            <w:tcW w:w="3524" w:type="dxa"/>
          </w:tcPr>
          <w:p w14:paraId="0F1BEBC3" w14:textId="77777777" w:rsidR="00332249" w:rsidRPr="000D0A31" w:rsidRDefault="00332249" w:rsidP="00332249">
            <w:pPr>
              <w:pStyle w:val="paragraph"/>
              <w:spacing w:before="0" w:beforeAutospacing="0" w:after="0" w:afterAutospacing="0"/>
              <w:textAlignment w:val="baseline"/>
              <w:divId w:val="153568491"/>
              <w:rPr>
                <w:rFonts w:ascii="Segoe UI" w:hAnsi="Segoe UI" w:cs="Segoe UI"/>
                <w:sz w:val="20"/>
                <w:szCs w:val="20"/>
              </w:rPr>
            </w:pPr>
            <w:r w:rsidRPr="00150A0F">
              <w:rPr>
                <w:rStyle w:val="normaltextrun"/>
                <w:rFonts w:ascii="Arial" w:hAnsi="Arial" w:cs="Arial"/>
                <w:b/>
                <w:bCs/>
                <w:sz w:val="20"/>
                <w:szCs w:val="20"/>
              </w:rPr>
              <w:t>Content Confirmation</w:t>
            </w:r>
            <w:r w:rsidRPr="00150A0F">
              <w:rPr>
                <w:rStyle w:val="eop"/>
                <w:rFonts w:ascii="Arial" w:hAnsi="Arial" w:cs="Arial"/>
                <w:sz w:val="20"/>
                <w:szCs w:val="20"/>
              </w:rPr>
              <w:t> </w:t>
            </w:r>
          </w:p>
          <w:p w14:paraId="3D306371" w14:textId="77777777" w:rsidR="00332249" w:rsidRPr="00150A0F" w:rsidRDefault="00332249" w:rsidP="00332249">
            <w:pPr>
              <w:rPr>
                <w:rFonts w:ascii="Arial" w:hAnsi="Arial" w:cs="Arial"/>
                <w:sz w:val="20"/>
                <w:szCs w:val="20"/>
              </w:rPr>
            </w:pPr>
          </w:p>
        </w:tc>
        <w:tc>
          <w:tcPr>
            <w:tcW w:w="2019" w:type="dxa"/>
          </w:tcPr>
          <w:p w14:paraId="0463CA75" w14:textId="77777777" w:rsidR="00332249" w:rsidRPr="00150A0F" w:rsidRDefault="00332249" w:rsidP="00332249">
            <w:pPr>
              <w:rPr>
                <w:rFonts w:ascii="Arial" w:hAnsi="Arial" w:cs="Arial"/>
                <w:sz w:val="20"/>
                <w:szCs w:val="20"/>
              </w:rPr>
            </w:pPr>
            <w:r w:rsidRPr="00150A0F">
              <w:rPr>
                <w:rStyle w:val="normaltextrun"/>
                <w:rFonts w:ascii="Arial" w:hAnsi="Arial" w:cs="Arial"/>
                <w:sz w:val="20"/>
                <w:szCs w:val="20"/>
              </w:rPr>
              <w:t xml:space="preserve">Head of ICT Risk </w:t>
            </w:r>
            <w:r w:rsidR="00C16CF0" w:rsidRPr="000D0A31">
              <w:rPr>
                <w:rFonts w:ascii="Arial" w:hAnsi="Arial" w:cs="Arial"/>
                <w:sz w:val="20"/>
                <w:szCs w:val="20"/>
                <w:highlight w:val="yellow"/>
              </w:rPr>
              <w:t>Governance &amp; Advisory</w:t>
            </w:r>
            <w:r w:rsidRPr="00150A0F">
              <w:rPr>
                <w:rStyle w:val="normaltextrun"/>
                <w:rFonts w:ascii="Arial" w:hAnsi="Arial" w:cs="Arial"/>
                <w:sz w:val="20"/>
                <w:szCs w:val="20"/>
              </w:rPr>
              <w:t xml:space="preserve"> Unit and LE CISOs</w:t>
            </w:r>
            <w:r w:rsidRPr="00150A0F">
              <w:rPr>
                <w:rStyle w:val="eop"/>
                <w:rFonts w:ascii="Arial" w:hAnsi="Arial" w:cs="Arial"/>
                <w:sz w:val="20"/>
                <w:szCs w:val="20"/>
              </w:rPr>
              <w:t> </w:t>
            </w:r>
          </w:p>
        </w:tc>
      </w:tr>
    </w:tbl>
    <w:p w14:paraId="48B5DD79" w14:textId="77777777" w:rsidR="009C7D1A" w:rsidRPr="00033747" w:rsidRDefault="009C7D1A" w:rsidP="009C7D1A">
      <w:pPr>
        <w:rPr>
          <w:rFonts w:ascii="Arial" w:hAnsi="Arial" w:cs="Arial"/>
          <w:sz w:val="20"/>
          <w:szCs w:val="20"/>
        </w:rPr>
      </w:pPr>
    </w:p>
    <w:p w14:paraId="03FE47A6" w14:textId="77777777" w:rsidR="009C7D1A" w:rsidRPr="00033747" w:rsidRDefault="009C7D1A" w:rsidP="009C7D1A">
      <w:pPr>
        <w:rPr>
          <w:rFonts w:ascii="Arial" w:hAnsi="Arial" w:cs="Arial"/>
          <w:b/>
          <w:bCs/>
          <w:sz w:val="20"/>
          <w:szCs w:val="20"/>
        </w:rPr>
      </w:pPr>
      <w:r w:rsidRPr="00033747">
        <w:rPr>
          <w:rFonts w:ascii="Arial" w:hAnsi="Arial" w:cs="Arial"/>
          <w:b/>
          <w:bCs/>
          <w:sz w:val="20"/>
          <w:szCs w:val="20"/>
        </w:rPr>
        <w:t>Approvals</w:t>
      </w:r>
    </w:p>
    <w:tbl>
      <w:tblPr>
        <w:tblStyle w:val="TableGrid"/>
        <w:tblW w:w="0" w:type="auto"/>
        <w:tblLook w:val="04A0" w:firstRow="1" w:lastRow="0" w:firstColumn="1" w:lastColumn="0" w:noHBand="0" w:noVBand="1"/>
      </w:tblPr>
      <w:tblGrid>
        <w:gridCol w:w="1145"/>
        <w:gridCol w:w="1462"/>
        <w:gridCol w:w="3329"/>
        <w:gridCol w:w="1919"/>
      </w:tblGrid>
      <w:tr w:rsidR="003C4E34" w:rsidRPr="00033747" w14:paraId="181D6450" w14:textId="77777777">
        <w:tc>
          <w:tcPr>
            <w:tcW w:w="1166" w:type="dxa"/>
            <w:shd w:val="clear" w:color="auto" w:fill="D9D9D9" w:themeFill="background1" w:themeFillShade="D9"/>
          </w:tcPr>
          <w:p w14:paraId="4D0F52DE" w14:textId="77777777" w:rsidR="003C4E34" w:rsidRPr="00033747" w:rsidRDefault="003C4E34">
            <w:pPr>
              <w:rPr>
                <w:rFonts w:ascii="Arial" w:hAnsi="Arial" w:cs="Arial"/>
                <w:sz w:val="20"/>
                <w:szCs w:val="20"/>
              </w:rPr>
            </w:pPr>
            <w:r w:rsidRPr="00033747">
              <w:rPr>
                <w:rFonts w:ascii="Arial" w:hAnsi="Arial" w:cs="Arial"/>
                <w:sz w:val="20"/>
                <w:szCs w:val="20"/>
              </w:rPr>
              <w:t>Version</w:t>
            </w:r>
          </w:p>
        </w:tc>
        <w:tc>
          <w:tcPr>
            <w:tcW w:w="1483" w:type="dxa"/>
            <w:shd w:val="clear" w:color="auto" w:fill="D9D9D9" w:themeFill="background1" w:themeFillShade="D9"/>
          </w:tcPr>
          <w:p w14:paraId="5FEAE4E4" w14:textId="77777777" w:rsidR="003C4E34" w:rsidRPr="00033747" w:rsidRDefault="003C4E34">
            <w:pPr>
              <w:rPr>
                <w:rFonts w:ascii="Arial" w:hAnsi="Arial" w:cs="Arial"/>
                <w:sz w:val="20"/>
                <w:szCs w:val="20"/>
              </w:rPr>
            </w:pPr>
            <w:r w:rsidRPr="00033747">
              <w:rPr>
                <w:rFonts w:ascii="Arial" w:hAnsi="Arial" w:cs="Arial"/>
                <w:sz w:val="20"/>
                <w:szCs w:val="20"/>
              </w:rPr>
              <w:t>Date</w:t>
            </w:r>
          </w:p>
        </w:tc>
        <w:tc>
          <w:tcPr>
            <w:tcW w:w="3524" w:type="dxa"/>
            <w:shd w:val="clear" w:color="auto" w:fill="D9D9D9" w:themeFill="background1" w:themeFillShade="D9"/>
          </w:tcPr>
          <w:p w14:paraId="515BDB4A" w14:textId="77777777" w:rsidR="003C4E34" w:rsidRPr="00033747" w:rsidRDefault="003C4E34">
            <w:pPr>
              <w:rPr>
                <w:rFonts w:ascii="Arial" w:hAnsi="Arial" w:cs="Arial"/>
                <w:sz w:val="20"/>
                <w:szCs w:val="20"/>
              </w:rPr>
            </w:pPr>
            <w:r w:rsidRPr="00033747">
              <w:rPr>
                <w:rFonts w:ascii="Arial" w:hAnsi="Arial" w:cs="Arial"/>
                <w:sz w:val="20"/>
                <w:szCs w:val="20"/>
              </w:rPr>
              <w:t>Task</w:t>
            </w:r>
          </w:p>
        </w:tc>
        <w:tc>
          <w:tcPr>
            <w:tcW w:w="2016" w:type="dxa"/>
            <w:shd w:val="clear" w:color="auto" w:fill="D9D9D9" w:themeFill="background1" w:themeFillShade="D9"/>
          </w:tcPr>
          <w:p w14:paraId="4BF88544" w14:textId="77777777" w:rsidR="003C4E34" w:rsidRPr="00033747" w:rsidRDefault="003C4E34">
            <w:pPr>
              <w:rPr>
                <w:rFonts w:ascii="Arial" w:hAnsi="Arial" w:cs="Arial"/>
                <w:sz w:val="20"/>
                <w:szCs w:val="20"/>
              </w:rPr>
            </w:pPr>
            <w:r w:rsidRPr="00033747">
              <w:rPr>
                <w:rFonts w:ascii="Arial" w:hAnsi="Arial" w:cs="Arial"/>
                <w:sz w:val="20"/>
                <w:szCs w:val="20"/>
              </w:rPr>
              <w:t>Name</w:t>
            </w:r>
          </w:p>
        </w:tc>
      </w:tr>
      <w:tr w:rsidR="003D594A" w:rsidRPr="00111BD4" w14:paraId="59FA5CBE" w14:textId="77777777" w:rsidTr="00B67160">
        <w:trPr>
          <w:trHeight w:val="840"/>
        </w:trPr>
        <w:tc>
          <w:tcPr>
            <w:tcW w:w="1166" w:type="dxa"/>
          </w:tcPr>
          <w:p w14:paraId="3A9E060A" w14:textId="77777777" w:rsidR="003D594A" w:rsidRPr="000D0A31" w:rsidRDefault="003D594A">
            <w:pPr>
              <w:rPr>
                <w:rFonts w:ascii="Arial" w:hAnsi="Arial" w:cs="Arial"/>
                <w:sz w:val="20"/>
                <w:szCs w:val="20"/>
                <w:highlight w:val="yellow"/>
              </w:rPr>
            </w:pPr>
            <w:r w:rsidRPr="000D0A31">
              <w:rPr>
                <w:rFonts w:ascii="Arial" w:hAnsi="Arial" w:cs="Arial"/>
                <w:sz w:val="20"/>
                <w:szCs w:val="20"/>
                <w:highlight w:val="yellow"/>
              </w:rPr>
              <w:t>2.0</w:t>
            </w:r>
          </w:p>
        </w:tc>
        <w:tc>
          <w:tcPr>
            <w:tcW w:w="1483" w:type="dxa"/>
          </w:tcPr>
          <w:p w14:paraId="5B5A7137" w14:textId="4B474495" w:rsidR="003D594A" w:rsidRPr="000D0A31" w:rsidRDefault="003D594A">
            <w:pPr>
              <w:rPr>
                <w:rFonts w:ascii="Arial" w:hAnsi="Arial" w:cs="Arial"/>
                <w:sz w:val="20"/>
                <w:szCs w:val="20"/>
                <w:highlight w:val="yellow"/>
              </w:rPr>
            </w:pPr>
            <w:r w:rsidRPr="000D0A31">
              <w:rPr>
                <w:rFonts w:ascii="Arial" w:hAnsi="Arial" w:cs="Arial"/>
                <w:sz w:val="20"/>
                <w:szCs w:val="20"/>
                <w:highlight w:val="yellow"/>
              </w:rPr>
              <w:t>1</w:t>
            </w:r>
            <w:r w:rsidR="00657DCC">
              <w:rPr>
                <w:rFonts w:ascii="Arial" w:hAnsi="Arial" w:cs="Arial"/>
                <w:sz w:val="20"/>
                <w:szCs w:val="20"/>
                <w:highlight w:val="yellow"/>
              </w:rPr>
              <w:t>3</w:t>
            </w:r>
            <w:r w:rsidRPr="000D0A31">
              <w:rPr>
                <w:rFonts w:ascii="Arial" w:hAnsi="Arial" w:cs="Arial"/>
                <w:sz w:val="20"/>
                <w:szCs w:val="20"/>
                <w:highlight w:val="yellow"/>
              </w:rPr>
              <w:t>.08.2026</w:t>
            </w:r>
          </w:p>
        </w:tc>
        <w:tc>
          <w:tcPr>
            <w:tcW w:w="3524" w:type="dxa"/>
          </w:tcPr>
          <w:p w14:paraId="37B6450A" w14:textId="77777777" w:rsidR="003D594A" w:rsidRPr="000D0A31" w:rsidRDefault="003D594A">
            <w:pPr>
              <w:rPr>
                <w:rFonts w:ascii="Arial" w:hAnsi="Arial" w:cs="Arial"/>
                <w:b/>
                <w:sz w:val="20"/>
                <w:szCs w:val="20"/>
                <w:highlight w:val="yellow"/>
              </w:rPr>
            </w:pPr>
            <w:r w:rsidRPr="000D0A31">
              <w:rPr>
                <w:rFonts w:ascii="Arial" w:hAnsi="Arial" w:cs="Arial"/>
                <w:b/>
                <w:sz w:val="20"/>
                <w:szCs w:val="20"/>
                <w:highlight w:val="yellow"/>
              </w:rPr>
              <w:t>Approval</w:t>
            </w:r>
          </w:p>
        </w:tc>
        <w:tc>
          <w:tcPr>
            <w:tcW w:w="2016" w:type="dxa"/>
          </w:tcPr>
          <w:p w14:paraId="66836659" w14:textId="77777777" w:rsidR="003D594A" w:rsidRPr="000D0A31" w:rsidRDefault="003D594A">
            <w:pPr>
              <w:rPr>
                <w:rFonts w:ascii="Arial" w:hAnsi="Arial" w:cs="Arial"/>
                <w:sz w:val="20"/>
                <w:szCs w:val="20"/>
                <w:highlight w:val="yellow"/>
              </w:rPr>
            </w:pPr>
            <w:r w:rsidRPr="000D0A31">
              <w:rPr>
                <w:rFonts w:ascii="Arial" w:hAnsi="Arial" w:cs="Arial"/>
                <w:sz w:val="20"/>
                <w:szCs w:val="20"/>
                <w:highlight w:val="yellow"/>
              </w:rPr>
              <w:t>DBAG Chief Risk Officer</w:t>
            </w:r>
          </w:p>
        </w:tc>
      </w:tr>
    </w:tbl>
    <w:p w14:paraId="74C4BAE3" w14:textId="77777777" w:rsidR="00A66EDA" w:rsidRPr="003D0521" w:rsidRDefault="00A66EDA" w:rsidP="00A66EDA"/>
    <w:p w14:paraId="3A429CD0" w14:textId="77777777" w:rsidR="002C6D46" w:rsidRPr="00111BD4" w:rsidRDefault="002C6D46" w:rsidP="002C6D46">
      <w:pPr>
        <w:pStyle w:val="Heading2"/>
        <w:numPr>
          <w:ilvl w:val="1"/>
          <w:numId w:val="1"/>
        </w:numPr>
        <w:ind w:left="540" w:hanging="540"/>
        <w:jc w:val="both"/>
        <w:rPr>
          <w:rFonts w:ascii="Arial" w:hAnsi="Arial" w:cs="Arial"/>
          <w:color w:val="auto"/>
          <w:sz w:val="24"/>
          <w:szCs w:val="24"/>
        </w:rPr>
      </w:pPr>
      <w:bookmarkStart w:id="147" w:name="_Toc184208815"/>
      <w:bookmarkStart w:id="148" w:name="_Toc236216775"/>
      <w:bookmarkStart w:id="149" w:name="_Toc172309528"/>
      <w:r w:rsidRPr="00111BD4">
        <w:rPr>
          <w:rFonts w:ascii="Arial" w:hAnsi="Arial" w:cs="Arial"/>
          <w:color w:val="auto"/>
          <w:sz w:val="24"/>
          <w:szCs w:val="24"/>
        </w:rPr>
        <w:t>Related Written Rules</w:t>
      </w:r>
      <w:bookmarkEnd w:id="147"/>
      <w:bookmarkEnd w:id="148"/>
    </w:p>
    <w:p w14:paraId="2886A544" w14:textId="77777777" w:rsidR="002C6D46" w:rsidRPr="00111BD4" w:rsidRDefault="002C6D46" w:rsidP="002C6D46"/>
    <w:tbl>
      <w:tblPr>
        <w:tblStyle w:val="TableGrid"/>
        <w:tblW w:w="0" w:type="auto"/>
        <w:tblLook w:val="04A0" w:firstRow="1" w:lastRow="0" w:firstColumn="1" w:lastColumn="0" w:noHBand="0" w:noVBand="1"/>
      </w:tblPr>
      <w:tblGrid>
        <w:gridCol w:w="3069"/>
        <w:gridCol w:w="4786"/>
      </w:tblGrid>
      <w:tr w:rsidR="002C6D46" w:rsidRPr="00111BD4" w14:paraId="3E434B03" w14:textId="77777777">
        <w:tc>
          <w:tcPr>
            <w:tcW w:w="3539" w:type="dxa"/>
          </w:tcPr>
          <w:p w14:paraId="507EE30A" w14:textId="77777777" w:rsidR="002C6D46" w:rsidRPr="003D0521" w:rsidRDefault="002C6D46">
            <w:pPr>
              <w:rPr>
                <w:rFonts w:ascii="Arial" w:hAnsi="Arial" w:cs="Arial"/>
              </w:rPr>
            </w:pPr>
            <w:r w:rsidRPr="003D0521">
              <w:rPr>
                <w:rFonts w:ascii="Arial" w:hAnsi="Arial" w:cs="Arial"/>
              </w:rPr>
              <w:t>Superordinated Written Rules</w:t>
            </w:r>
          </w:p>
          <w:p w14:paraId="2ED8DF75" w14:textId="77777777" w:rsidR="002C6D46" w:rsidRPr="003D0521" w:rsidRDefault="002C6D46">
            <w:pPr>
              <w:rPr>
                <w:rFonts w:ascii="Arial" w:hAnsi="Arial" w:cs="Arial"/>
              </w:rPr>
            </w:pPr>
          </w:p>
        </w:tc>
        <w:tc>
          <w:tcPr>
            <w:tcW w:w="5811" w:type="dxa"/>
          </w:tcPr>
          <w:p w14:paraId="510169C3" w14:textId="77777777" w:rsidR="002C6D46" w:rsidRPr="003D0521" w:rsidRDefault="002C6D46">
            <w:pPr>
              <w:pStyle w:val="ListParagraph"/>
              <w:numPr>
                <w:ilvl w:val="0"/>
                <w:numId w:val="4"/>
              </w:numPr>
              <w:ind w:left="467" w:hanging="283"/>
              <w:rPr>
                <w:rFonts w:ascii="Arial" w:hAnsi="Arial" w:cs="Arial"/>
                <w:i/>
              </w:rPr>
            </w:pPr>
            <w:r w:rsidRPr="00111BD4">
              <w:rPr>
                <w:rFonts w:ascii="Arial" w:hAnsi="Arial" w:cs="Arial"/>
                <w:sz w:val="20"/>
                <w:szCs w:val="20"/>
              </w:rPr>
              <w:t xml:space="preserve">ICT Risk </w:t>
            </w:r>
            <w:r w:rsidR="006B5A79">
              <w:rPr>
                <w:rFonts w:ascii="Arial" w:hAnsi="Arial" w:cs="Arial"/>
                <w:sz w:val="20"/>
                <w:szCs w:val="20"/>
              </w:rPr>
              <w:t xml:space="preserve">Management </w:t>
            </w:r>
            <w:r w:rsidRPr="00111BD4">
              <w:rPr>
                <w:rFonts w:ascii="Arial" w:hAnsi="Arial" w:cs="Arial"/>
                <w:sz w:val="20"/>
                <w:szCs w:val="20"/>
              </w:rPr>
              <w:t>Policy</w:t>
            </w:r>
          </w:p>
        </w:tc>
      </w:tr>
      <w:tr w:rsidR="002C6D46" w:rsidRPr="00111BD4" w14:paraId="4B74D31A" w14:textId="77777777">
        <w:trPr>
          <w:trHeight w:val="47"/>
        </w:trPr>
        <w:tc>
          <w:tcPr>
            <w:tcW w:w="3539" w:type="dxa"/>
          </w:tcPr>
          <w:p w14:paraId="36A17E85" w14:textId="77777777" w:rsidR="002C6D46" w:rsidRPr="003D0521" w:rsidRDefault="002C6D46">
            <w:pPr>
              <w:rPr>
                <w:rFonts w:ascii="Arial" w:hAnsi="Arial" w:cs="Arial"/>
              </w:rPr>
            </w:pPr>
            <w:r w:rsidRPr="003D0521">
              <w:rPr>
                <w:rFonts w:ascii="Arial" w:hAnsi="Arial" w:cs="Arial"/>
              </w:rPr>
              <w:t>Subordinated Written Rules</w:t>
            </w:r>
          </w:p>
          <w:p w14:paraId="6C7F7248" w14:textId="77777777" w:rsidR="002C6D46" w:rsidRPr="003D0521" w:rsidRDefault="002C6D46">
            <w:pPr>
              <w:rPr>
                <w:rFonts w:ascii="Arial" w:hAnsi="Arial" w:cs="Arial"/>
              </w:rPr>
            </w:pPr>
          </w:p>
        </w:tc>
        <w:tc>
          <w:tcPr>
            <w:tcW w:w="5811" w:type="dxa"/>
          </w:tcPr>
          <w:p w14:paraId="7050164F" w14:textId="77777777" w:rsidR="002C6D46" w:rsidRPr="003D0521" w:rsidRDefault="002C6D46">
            <w:pPr>
              <w:pStyle w:val="ListParagraph"/>
              <w:numPr>
                <w:ilvl w:val="0"/>
                <w:numId w:val="4"/>
              </w:numPr>
              <w:ind w:left="467" w:hanging="283"/>
              <w:rPr>
                <w:rFonts w:ascii="Arial" w:hAnsi="Arial" w:cs="Arial"/>
              </w:rPr>
            </w:pPr>
            <w:r w:rsidRPr="003D0521">
              <w:rPr>
                <w:rFonts w:ascii="Arial" w:hAnsi="Arial" w:cs="Arial"/>
                <w:sz w:val="20"/>
                <w:szCs w:val="20"/>
              </w:rPr>
              <w:t>n/a</w:t>
            </w:r>
          </w:p>
        </w:tc>
      </w:tr>
    </w:tbl>
    <w:p w14:paraId="5BD376C4" w14:textId="77777777" w:rsidR="00353476" w:rsidRPr="003D0521" w:rsidRDefault="00353476">
      <w:pPr>
        <w:rPr>
          <w:rFonts w:ascii="Arial" w:eastAsiaTheme="majorEastAsia" w:hAnsi="Arial" w:cs="Arial"/>
          <w:color w:val="000000" w:themeColor="text1"/>
          <w:sz w:val="24"/>
          <w:szCs w:val="24"/>
        </w:rPr>
      </w:pPr>
    </w:p>
    <w:p w14:paraId="5A8033BD" w14:textId="77777777" w:rsidR="00604001" w:rsidRPr="003D0521" w:rsidRDefault="009B3432" w:rsidP="003F7FDE">
      <w:pPr>
        <w:pStyle w:val="Heading2"/>
        <w:pageBreakBefore/>
        <w:numPr>
          <w:ilvl w:val="1"/>
          <w:numId w:val="1"/>
        </w:numPr>
        <w:ind w:left="539" w:hanging="539"/>
        <w:jc w:val="both"/>
        <w:rPr>
          <w:rFonts w:ascii="Arial" w:hAnsi="Arial" w:cs="Arial"/>
          <w:color w:val="000000" w:themeColor="text1"/>
          <w:sz w:val="24"/>
          <w:szCs w:val="24"/>
        </w:rPr>
      </w:pPr>
      <w:bookmarkStart w:id="150" w:name="_Toc236216776"/>
      <w:bookmarkEnd w:id="149"/>
      <w:r w:rsidRPr="003D0521">
        <w:rPr>
          <w:rFonts w:ascii="Arial" w:hAnsi="Arial" w:cs="Arial"/>
          <w:color w:val="000000" w:themeColor="text1"/>
          <w:sz w:val="24"/>
          <w:szCs w:val="24"/>
        </w:rPr>
        <w:t>Abbreviations</w:t>
      </w:r>
      <w:bookmarkEnd w:id="150"/>
    </w:p>
    <w:p w14:paraId="034DC124" w14:textId="77777777" w:rsidR="00D2070A" w:rsidRPr="003D0521" w:rsidRDefault="00D2070A" w:rsidP="00D2070A">
      <w:pPr>
        <w:rPr>
          <w:rFonts w:ascii="Arial" w:hAnsi="Arial" w:cs="Arial"/>
          <w:sz w:val="20"/>
          <w:szCs w:val="20"/>
        </w:rPr>
      </w:pPr>
    </w:p>
    <w:p w14:paraId="58F72FA2" w14:textId="77777777" w:rsidR="00D2070A" w:rsidRPr="003D0521" w:rsidRDefault="00D2070A" w:rsidP="00D2070A">
      <w:pPr>
        <w:rPr>
          <w:rFonts w:ascii="Arial" w:hAnsi="Arial" w:cs="Arial"/>
          <w:sz w:val="20"/>
          <w:szCs w:val="20"/>
        </w:rPr>
      </w:pPr>
      <w:r w:rsidRPr="003D0521">
        <w:rPr>
          <w:rFonts w:ascii="Arial" w:hAnsi="Arial" w:cs="Arial"/>
          <w:sz w:val="20"/>
          <w:szCs w:val="20"/>
        </w:rPr>
        <w:t xml:space="preserve">The abbreviations in this document are defined in the overall ICT </w:t>
      </w:r>
      <w:r w:rsidR="00AA72E4">
        <w:rPr>
          <w:rFonts w:ascii="Arial" w:hAnsi="Arial" w:cs="Arial"/>
          <w:sz w:val="20"/>
          <w:szCs w:val="20"/>
        </w:rPr>
        <w:t xml:space="preserve">Risk </w:t>
      </w:r>
      <w:r w:rsidRPr="003D0521">
        <w:rPr>
          <w:rFonts w:ascii="Arial" w:hAnsi="Arial" w:cs="Arial"/>
          <w:sz w:val="20"/>
          <w:szCs w:val="20"/>
        </w:rPr>
        <w:t>Glossary, which is provided on the Intranet website.</w:t>
      </w:r>
    </w:p>
    <w:p w14:paraId="1DEB447B" w14:textId="77777777" w:rsidR="006268FF" w:rsidRPr="003D0521" w:rsidRDefault="006268FF" w:rsidP="00604001"/>
    <w:p w14:paraId="65AED901" w14:textId="77777777" w:rsidR="007A79DD" w:rsidRPr="003D0521" w:rsidRDefault="005F691F" w:rsidP="001433B4">
      <w:pPr>
        <w:jc w:val="center"/>
        <w:rPr>
          <w:rFonts w:ascii="Arial" w:hAnsi="Arial" w:cs="Arial"/>
          <w:b/>
          <w:bCs/>
          <w:sz w:val="20"/>
          <w:szCs w:val="20"/>
        </w:rPr>
      </w:pPr>
      <w:r w:rsidRPr="003D0521">
        <w:br/>
      </w:r>
      <w:r w:rsidR="004518A6" w:rsidRPr="003D0521">
        <w:rPr>
          <w:rFonts w:ascii="Arial" w:hAnsi="Arial" w:cs="Arial"/>
          <w:b/>
          <w:bCs/>
          <w:sz w:val="20"/>
          <w:szCs w:val="20"/>
        </w:rPr>
        <w:t xml:space="preserve">*** </w:t>
      </w:r>
      <w:r w:rsidRPr="003D0521">
        <w:rPr>
          <w:rFonts w:ascii="Arial" w:hAnsi="Arial" w:cs="Arial"/>
          <w:b/>
          <w:bCs/>
          <w:sz w:val="20"/>
          <w:szCs w:val="20"/>
        </w:rPr>
        <w:t>END OF DOCUMENT</w:t>
      </w:r>
      <w:r w:rsidR="004518A6" w:rsidRPr="003D0521">
        <w:rPr>
          <w:rFonts w:ascii="Arial" w:hAnsi="Arial" w:cs="Arial"/>
          <w:b/>
          <w:bCs/>
          <w:sz w:val="20"/>
          <w:szCs w:val="20"/>
        </w:rPr>
        <w:t xml:space="preserve"> ***</w:t>
      </w:r>
    </w:p>
    <w:p w14:paraId="7FC7EFA6" w14:textId="77777777" w:rsidR="004C4CB2" w:rsidRPr="003D0521" w:rsidRDefault="00503B98" w:rsidP="0027643D">
      <w:pPr>
        <w:rPr>
          <w:rFonts w:ascii="Arial" w:hAnsi="Arial" w:cs="Arial"/>
          <w:b/>
          <w:bCs/>
          <w:sz w:val="20"/>
          <w:szCs w:val="20"/>
        </w:rPr>
      </w:pPr>
      <w:r w:rsidRPr="003D0521">
        <w:rPr>
          <w:rFonts w:ascii="Arial" w:hAnsi="Arial" w:cs="Arial"/>
          <w:b/>
          <w:bCs/>
          <w:sz w:val="20"/>
          <w:szCs w:val="20"/>
        </w:rPr>
        <w:t>---------------------------------------------------------------------------------------------------------------------------</w:t>
      </w:r>
    </w:p>
    <w:p w14:paraId="3441AFE9" w14:textId="77777777" w:rsidR="00B2610E" w:rsidRPr="0082348A" w:rsidRDefault="00B2610E" w:rsidP="0027643D">
      <w:pPr>
        <w:rPr>
          <w:rFonts w:ascii="Arial" w:hAnsi="Arial" w:cs="Arial"/>
          <w:b/>
          <w:bCs/>
          <w:sz w:val="20"/>
          <w:szCs w:val="20"/>
          <w:lang w:val="en-GB"/>
        </w:rPr>
      </w:pPr>
    </w:p>
    <w:sectPr w:rsidR="00B2610E" w:rsidRPr="0082348A" w:rsidSect="00A95B8D">
      <w:headerReference w:type="even" r:id="rId19"/>
      <w:headerReference w:type="default" r:id="rId20"/>
      <w:footerReference w:type="even" r:id="rId21"/>
      <w:footerReference w:type="default" r:id="rId22"/>
      <w:headerReference w:type="first" r:id="rId23"/>
      <w:footerReference w:type="first" r:id="rId24"/>
      <w:pgSz w:w="11906" w:h="16838" w:code="9"/>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273B2" w14:textId="77777777" w:rsidR="008F6C62" w:rsidRPr="00111BD4" w:rsidRDefault="008F6C62" w:rsidP="00B862D3">
      <w:pPr>
        <w:spacing w:after="0" w:line="240" w:lineRule="auto"/>
      </w:pPr>
      <w:r w:rsidRPr="00111BD4">
        <w:separator/>
      </w:r>
    </w:p>
  </w:endnote>
  <w:endnote w:type="continuationSeparator" w:id="0">
    <w:p w14:paraId="7C608A87" w14:textId="77777777" w:rsidR="008F6C62" w:rsidRPr="00111BD4" w:rsidRDefault="008F6C62" w:rsidP="00B862D3">
      <w:pPr>
        <w:spacing w:after="0" w:line="240" w:lineRule="auto"/>
      </w:pPr>
      <w:r w:rsidRPr="00111BD4">
        <w:continuationSeparator/>
      </w:r>
    </w:p>
  </w:endnote>
  <w:endnote w:type="continuationNotice" w:id="1">
    <w:p w14:paraId="49C11E63" w14:textId="77777777" w:rsidR="008F6C62" w:rsidRPr="00111BD4" w:rsidRDefault="008F6C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627A" w14:textId="77777777" w:rsidR="00F03FE3" w:rsidRPr="00111BD4" w:rsidRDefault="00F03FE3">
    <w:pPr>
      <w:pStyle w:val="Footer"/>
    </w:pPr>
    <w:r w:rsidRPr="00937477">
      <w:rPr>
        <w:noProof/>
      </w:rPr>
      <mc:AlternateContent>
        <mc:Choice Requires="wps">
          <w:drawing>
            <wp:anchor distT="0" distB="0" distL="0" distR="0" simplePos="0" relativeHeight="251658242" behindDoc="0" locked="0" layoutInCell="1" allowOverlap="1" wp14:anchorId="1569119B" wp14:editId="06D95310">
              <wp:simplePos x="635" y="635"/>
              <wp:positionH relativeFrom="page">
                <wp:align>center</wp:align>
              </wp:positionH>
              <wp:positionV relativeFrom="page">
                <wp:align>bottom</wp:align>
              </wp:positionV>
              <wp:extent cx="405765" cy="357505"/>
              <wp:effectExtent l="0" t="0" r="13335" b="0"/>
              <wp:wrapNone/>
              <wp:docPr id="1512143712"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67D4CE8A" w14:textId="77777777" w:rsidR="00F03FE3" w:rsidRPr="008B1275" w:rsidRDefault="00F03FE3" w:rsidP="00F03FE3">
                          <w:pPr>
                            <w:spacing w:after="0"/>
                            <w:rPr>
                              <w:rFonts w:ascii="Calibri" w:eastAsia="Calibri" w:hAnsi="Calibri" w:cs="Calibri"/>
                              <w:color w:val="000000"/>
                              <w:sz w:val="20"/>
                              <w:szCs w:val="20"/>
                            </w:rPr>
                          </w:pPr>
                          <w:r w:rsidRPr="008B1275">
                            <w:rPr>
                              <w:rFonts w:ascii="Calibri" w:eastAsia="Calibri" w:hAnsi="Calibri" w:cs="Calibri"/>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69119B" id="_x0000_t202" coordsize="21600,21600" o:spt="202" path="m,l,21600r21600,l21600,xe">
              <v:stroke joinstyle="miter"/>
              <v:path gradientshapeok="t" o:connecttype="rect"/>
            </v:shapetype>
            <v:shape id="Textfeld 2" o:spid="_x0000_s1028" type="#_x0000_t202" alt="Internal" style="position:absolute;margin-left:0;margin-top:0;width:31.95pt;height:28.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filled="f" stroked="f">
              <v:textbox style="mso-fit-shape-to-text:t" inset="0,0,0,15pt">
                <w:txbxContent>
                  <w:p w14:paraId="207D5B97" w14:textId="042F8607" w:rsidR="00F03FE3" w:rsidRPr="008B1275" w:rsidRDefault="00F03FE3" w:rsidP="00F03FE3">
                    <w:pPr>
                      <w:spacing w:after="0"/>
                      <w:rPr>
                        <w:rFonts w:ascii="Calibri" w:eastAsia="Calibri" w:hAnsi="Calibri" w:cs="Calibri"/>
                        <w:color w:val="000000"/>
                        <w:sz w:val="20"/>
                        <w:szCs w:val="20"/>
                      </w:rPr>
                    </w:pPr>
                    <w:r w:rsidRPr="008B1275">
                      <w:rPr>
                        <w:rFonts w:ascii="Calibri" w:eastAsia="Calibri" w:hAnsi="Calibri" w:cs="Calibri"/>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8A03" w14:textId="77777777" w:rsidR="002F6183" w:rsidRPr="00111BD4" w:rsidRDefault="002F6183">
    <w:pPr>
      <w:pStyle w:val="Footer"/>
    </w:pPr>
    <w:r w:rsidRPr="00937477">
      <w:rPr>
        <w:noProof/>
      </w:rPr>
      <mc:AlternateContent>
        <mc:Choice Requires="wps">
          <w:drawing>
            <wp:anchor distT="0" distB="0" distL="0" distR="0" simplePos="0" relativeHeight="251658244" behindDoc="0" locked="0" layoutInCell="1" allowOverlap="1" wp14:anchorId="3D236787" wp14:editId="124768F5">
              <wp:simplePos x="635" y="635"/>
              <wp:positionH relativeFrom="page">
                <wp:align>center</wp:align>
              </wp:positionH>
              <wp:positionV relativeFrom="page">
                <wp:align>bottom</wp:align>
              </wp:positionV>
              <wp:extent cx="405765" cy="357505"/>
              <wp:effectExtent l="0" t="0" r="13335" b="0"/>
              <wp:wrapNone/>
              <wp:docPr id="13360761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47B2274E" w14:textId="77777777" w:rsidR="002F6183" w:rsidRPr="00871B62" w:rsidRDefault="002F6183" w:rsidP="002F6183">
                          <w:pPr>
                            <w:spacing w:after="0"/>
                            <w:rPr>
                              <w:rFonts w:ascii="Arial" w:eastAsia="Calibri" w:hAnsi="Arial" w:cs="Arial"/>
                              <w:color w:val="000000"/>
                              <w:sz w:val="20"/>
                              <w:szCs w:val="20"/>
                            </w:rPr>
                          </w:pPr>
                          <w:r w:rsidRPr="00871B62">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236787" id="_x0000_t202" coordsize="21600,21600" o:spt="202" path="m,l,21600r21600,l21600,xe">
              <v:stroke joinstyle="miter"/>
              <v:path gradientshapeok="t" o:connecttype="rect"/>
            </v:shapetype>
            <v:shape id="Text Box 3" o:spid="_x0000_s1029" type="#_x0000_t202" alt="Internal" style="position:absolute;margin-left:0;margin-top:0;width:31.95pt;height:28.1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ENAN3gNAgAAHAQA&#10;AA4AAAAAAAAAAAAAAAAALgIAAGRycy9lMm9Eb2MueG1sUEsBAi0AFAAGAAgAAAAhAFMWgYzaAAAA&#10;AwEAAA8AAAAAAAAAAAAAAAAAZwQAAGRycy9kb3ducmV2LnhtbFBLBQYAAAAABAAEAPMAAABuBQAA&#10;AAA=&#10;" filled="f" stroked="f">
              <v:textbox style="mso-fit-shape-to-text:t" inset="0,0,0,15pt">
                <w:txbxContent>
                  <w:p w14:paraId="7AB0D925" w14:textId="77777777" w:rsidR="002F6183" w:rsidRPr="00871B62" w:rsidRDefault="002F6183" w:rsidP="002F6183">
                    <w:pPr>
                      <w:spacing w:after="0"/>
                      <w:rPr>
                        <w:rFonts w:ascii="Arial" w:eastAsia="Calibri" w:hAnsi="Arial" w:cs="Arial"/>
                        <w:color w:val="000000"/>
                        <w:sz w:val="20"/>
                        <w:szCs w:val="20"/>
                      </w:rPr>
                    </w:pPr>
                    <w:r w:rsidRPr="00871B62">
                      <w:rPr>
                        <w:rFonts w:ascii="Arial" w:eastAsia="Calibri" w:hAnsi="Arial" w:cs="Arial"/>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C426E" w14:textId="77777777" w:rsidR="00F03FE3" w:rsidRPr="00111BD4" w:rsidRDefault="00F03FE3">
    <w:pPr>
      <w:pStyle w:val="Footer"/>
    </w:pPr>
    <w:r w:rsidRPr="00937477">
      <w:rPr>
        <w:noProof/>
      </w:rPr>
      <mc:AlternateContent>
        <mc:Choice Requires="wps">
          <w:drawing>
            <wp:anchor distT="0" distB="0" distL="0" distR="0" simplePos="0" relativeHeight="251658241" behindDoc="0" locked="0" layoutInCell="1" allowOverlap="1" wp14:anchorId="218AEF90" wp14:editId="64C0761C">
              <wp:simplePos x="635" y="635"/>
              <wp:positionH relativeFrom="page">
                <wp:align>center</wp:align>
              </wp:positionH>
              <wp:positionV relativeFrom="page">
                <wp:align>bottom</wp:align>
              </wp:positionV>
              <wp:extent cx="405765" cy="357505"/>
              <wp:effectExtent l="0" t="0" r="13335" b="0"/>
              <wp:wrapNone/>
              <wp:docPr id="650049384"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037B61A2" w14:textId="77777777" w:rsidR="00F03FE3" w:rsidRPr="008B1275" w:rsidRDefault="00F03FE3" w:rsidP="00F03FE3">
                          <w:pPr>
                            <w:spacing w:after="0"/>
                            <w:rPr>
                              <w:rFonts w:ascii="Calibri" w:eastAsia="Calibri" w:hAnsi="Calibri" w:cs="Calibri"/>
                              <w:color w:val="000000"/>
                              <w:sz w:val="20"/>
                              <w:szCs w:val="20"/>
                            </w:rPr>
                          </w:pPr>
                          <w:r w:rsidRPr="008B1275">
                            <w:rPr>
                              <w:rFonts w:ascii="Calibri" w:eastAsia="Calibri" w:hAnsi="Calibri" w:cs="Calibri"/>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8AEF90" id="_x0000_t202" coordsize="21600,21600" o:spt="202" path="m,l,21600r21600,l21600,xe">
              <v:stroke joinstyle="miter"/>
              <v:path gradientshapeok="t" o:connecttype="rect"/>
            </v:shapetype>
            <v:shape id="Textfeld 1" o:spid="_x0000_s1030" type="#_x0000_t202" alt="Internal" style="position:absolute;margin-left:0;margin-top:0;width:31.95pt;height:28.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" filled="f" stroked="f">
              <v:textbox style="mso-fit-shape-to-text:t" inset="0,0,0,15pt">
                <w:txbxContent>
                  <w:p w14:paraId="5CDE41EE" w14:textId="55942F89" w:rsidR="00F03FE3" w:rsidRPr="008B1275" w:rsidRDefault="00F03FE3" w:rsidP="00F03FE3">
                    <w:pPr>
                      <w:spacing w:after="0"/>
                      <w:rPr>
                        <w:rFonts w:ascii="Calibri" w:eastAsia="Calibri" w:hAnsi="Calibri" w:cs="Calibri"/>
                        <w:color w:val="000000"/>
                        <w:sz w:val="20"/>
                        <w:szCs w:val="20"/>
                      </w:rPr>
                    </w:pPr>
                    <w:r w:rsidRPr="008B1275">
                      <w:rPr>
                        <w:rFonts w:ascii="Calibri" w:eastAsia="Calibri" w:hAnsi="Calibri" w:cs="Calibri"/>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C76B" w14:textId="77777777" w:rsidR="00F03FE3" w:rsidRPr="00111BD4" w:rsidRDefault="00F03FE3">
    <w:pPr>
      <w:pStyle w:val="Footer"/>
    </w:pPr>
    <w:r w:rsidRPr="00937477">
      <w:rPr>
        <w:noProof/>
      </w:rPr>
      <mc:AlternateContent>
        <mc:Choice Requires="wps">
          <w:drawing>
            <wp:anchor distT="0" distB="0" distL="0" distR="0" simplePos="0" relativeHeight="251658243" behindDoc="0" locked="0" layoutInCell="1" allowOverlap="1" wp14:anchorId="3DD27C58" wp14:editId="2092BD93">
              <wp:simplePos x="635" y="635"/>
              <wp:positionH relativeFrom="page">
                <wp:align>center</wp:align>
              </wp:positionH>
              <wp:positionV relativeFrom="page">
                <wp:align>bottom</wp:align>
              </wp:positionV>
              <wp:extent cx="405765" cy="357505"/>
              <wp:effectExtent l="0" t="0" r="13335" b="0"/>
              <wp:wrapNone/>
              <wp:docPr id="1045963606" name="Textfeld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274E359C" w14:textId="77777777" w:rsidR="00F03FE3" w:rsidRPr="008B1275" w:rsidRDefault="00F03FE3" w:rsidP="00F03FE3">
                          <w:pPr>
                            <w:spacing w:after="0"/>
                            <w:rPr>
                              <w:rFonts w:ascii="Calibri" w:eastAsia="Calibri" w:hAnsi="Calibri" w:cs="Calibri"/>
                              <w:color w:val="000000"/>
                              <w:sz w:val="20"/>
                              <w:szCs w:val="20"/>
                            </w:rPr>
                          </w:pPr>
                          <w:r w:rsidRPr="008B1275">
                            <w:rPr>
                              <w:rFonts w:ascii="Calibri" w:eastAsia="Calibri" w:hAnsi="Calibri" w:cs="Calibri"/>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D27C58" id="_x0000_t202" coordsize="21600,21600" o:spt="202" path="m,l,21600r21600,l21600,xe">
              <v:stroke joinstyle="miter"/>
              <v:path gradientshapeok="t" o:connecttype="rect"/>
            </v:shapetype>
            <v:shape id="Textfeld 5" o:spid="_x0000_s1030" type="#_x0000_t202" alt="Internal" style="position:absolute;margin-left:0;margin-top:0;width:31.95pt;height:28.1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" filled="f" stroked="f">
              <v:textbox style="mso-fit-shape-to-text:t" inset="0,0,0,15pt">
                <w:txbxContent>
                  <w:p w14:paraId="169310D5" w14:textId="22F967F7" w:rsidR="00F03FE3" w:rsidRPr="008B1275" w:rsidRDefault="00F03FE3" w:rsidP="00F03FE3">
                    <w:pPr>
                      <w:spacing w:after="0"/>
                      <w:rPr>
                        <w:rFonts w:ascii="Calibri" w:eastAsia="Calibri" w:hAnsi="Calibri" w:cs="Calibri"/>
                        <w:color w:val="000000"/>
                        <w:sz w:val="20"/>
                        <w:szCs w:val="20"/>
                      </w:rPr>
                    </w:pPr>
                    <w:r w:rsidRPr="008B1275">
                      <w:rPr>
                        <w:rFonts w:ascii="Calibri" w:eastAsia="Calibri" w:hAnsi="Calibri" w:cs="Calibri"/>
                        <w:color w:val="000000"/>
                        <w:sz w:val="20"/>
                        <w:szCs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2E84" w14:textId="77777777" w:rsidR="00B862D3" w:rsidRPr="00111BD4" w:rsidRDefault="00B862D3">
    <w:pPr>
      <w:pStyle w:val="Footer"/>
    </w:pPr>
    <w:r w:rsidRPr="00937477">
      <w:rPr>
        <w:noProof/>
      </w:rPr>
      <mc:AlternateContent>
        <mc:Choice Requires="wps">
          <w:drawing>
            <wp:anchor distT="0" distB="0" distL="114300" distR="114300" simplePos="0" relativeHeight="251658240" behindDoc="0" locked="0" layoutInCell="0" allowOverlap="1" wp14:anchorId="7DFEC488" wp14:editId="42EAF30E">
              <wp:simplePos x="0" y="0"/>
              <wp:positionH relativeFrom="page">
                <wp:posOffset>0</wp:posOffset>
              </wp:positionH>
              <wp:positionV relativeFrom="page">
                <wp:posOffset>9594215</wp:posOffset>
              </wp:positionV>
              <wp:extent cx="7772400" cy="27305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AC1D587" w14:textId="77777777" w:rsidR="00B862D3" w:rsidRPr="00111BD4" w:rsidRDefault="00B862D3" w:rsidP="00B862D3">
                          <w:pPr>
                            <w:spacing w:after="0"/>
                            <w:jc w:val="center"/>
                            <w:rPr>
                              <w:rFonts w:ascii="Arial" w:hAnsi="Arial" w:cs="Arial"/>
                              <w:color w:val="000000"/>
                              <w:sz w:val="20"/>
                            </w:rPr>
                          </w:pPr>
                          <w:r w:rsidRPr="00111BD4">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DFEC488" id="_x0000_t202" coordsize="21600,21600" o:spt="202" path="m,l,21600r21600,l21600,xe">
              <v:stroke joinstyle="miter"/>
              <v:path gradientshapeok="t" o:connecttype="rect"/>
            </v:shapetype>
            <v:shape id="Text Box 1" o:spid="_x0000_s1031" type="#_x0000_t202" alt="{&quot;HashCode&quot;:442047029,&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4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lnQ57bKE64noOeua95asGZ1gz&#10;Hx6ZQ6pxbJRveMBDKsBecLIoqcH9fs8f85EBjFLSonRK6n/tmROUqB8Gufk6nk6j1tIPGu6ldzt4&#10;zV7fAqpyjA/E8mTG3KAGUzrQz6juZeyGIWY49izpdjBvQy9kfB1cLJcpCVVlWVibjeWxdMQsIvvU&#10;PTNnT/AHJO4eBnGx4hULfW6P9nIfQDaJoohvj+YJdlRkYu70eqLkX/6nrMsbX/wB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D5lFeBcCAAArBAAADgAAAAAAAAAAAAAAAAAuAgAAZHJzL2Uyb0RvYy54bWxQSwECLQAUAAYA&#10;CAAAACEA+6YJ0d4AAAALAQAADwAAAAAAAAAAAAAAAABxBAAAZHJzL2Rvd25yZXYueG1sUEsFBgAA&#10;AAAEAAQA8wAAAHwFAAAAAA==&#10;" o:allowincell="f" filled="f" stroked="f" strokeweight=".5pt">
              <v:textbox inset=",0,,0">
                <w:txbxContent>
                  <w:p w14:paraId="56755FA8" w14:textId="1EDED828" w:rsidR="00B862D3" w:rsidRPr="00111BD4" w:rsidRDefault="00B862D3" w:rsidP="00B862D3">
                    <w:pPr>
                      <w:spacing w:after="0"/>
                      <w:jc w:val="center"/>
                      <w:rPr>
                        <w:rFonts w:ascii="Arial" w:hAnsi="Arial" w:cs="Arial"/>
                        <w:color w:val="000000"/>
                        <w:sz w:val="20"/>
                      </w:rPr>
                    </w:pPr>
                    <w:r w:rsidRPr="00111BD4">
                      <w:rPr>
                        <w:rFonts w:ascii="Arial" w:hAnsi="Arial" w:cs="Arial"/>
                        <w:color w:val="000000"/>
                        <w:sz w:val="20"/>
                      </w:rPr>
                      <w:t>Internal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30B5" w14:textId="77777777" w:rsidR="00F03FE3" w:rsidRPr="00111BD4" w:rsidRDefault="002F6183">
    <w:pPr>
      <w:pStyle w:val="Footer"/>
    </w:pPr>
    <w:r w:rsidRPr="00937477">
      <w:rPr>
        <w:noProof/>
      </w:rPr>
      <mc:AlternateContent>
        <mc:Choice Requires="wps">
          <w:drawing>
            <wp:anchor distT="0" distB="0" distL="0" distR="0" simplePos="0" relativeHeight="251658245" behindDoc="0" locked="0" layoutInCell="1" allowOverlap="1" wp14:anchorId="57A643EC" wp14:editId="2088A19C">
              <wp:simplePos x="635" y="635"/>
              <wp:positionH relativeFrom="page">
                <wp:align>center</wp:align>
              </wp:positionH>
              <wp:positionV relativeFrom="page">
                <wp:align>bottom</wp:align>
              </wp:positionV>
              <wp:extent cx="405765" cy="357505"/>
              <wp:effectExtent l="0" t="0" r="13335" b="0"/>
              <wp:wrapNone/>
              <wp:docPr id="140611357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4C562EE4" w14:textId="77777777" w:rsidR="002F6183" w:rsidRPr="00871B62" w:rsidRDefault="002F6183" w:rsidP="002F6183">
                          <w:pPr>
                            <w:spacing w:after="0"/>
                            <w:rPr>
                              <w:rFonts w:ascii="Arial" w:eastAsia="Calibri" w:hAnsi="Arial" w:cs="Arial"/>
                              <w:color w:val="000000"/>
                              <w:sz w:val="20"/>
                              <w:szCs w:val="20"/>
                            </w:rPr>
                          </w:pPr>
                          <w:r w:rsidRPr="00871B62">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A643EC" id="_x0000_t202" coordsize="21600,21600" o:spt="202" path="m,l,21600r21600,l21600,xe">
              <v:stroke joinstyle="miter"/>
              <v:path gradientshapeok="t" o:connecttype="rect"/>
            </v:shapetype>
            <v:shape id="_x0000_s1032" type="#_x0000_t202" alt="Internal" style="position:absolute;margin-left:0;margin-top:0;width:31.95pt;height:28.1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Pe9/Y4NAgAAHAQA&#10;AA4AAAAAAAAAAAAAAAAALgIAAGRycy9lMm9Eb2MueG1sUEsBAi0AFAAGAAgAAAAhAFMWgYzaAAAA&#10;AwEAAA8AAAAAAAAAAAAAAAAAZwQAAGRycy9kb3ducmV2LnhtbFBLBQYAAAAABAAEAPMAAABuBQAA&#10;AAA=&#10;" filled="f" stroked="f">
              <v:textbox style="mso-fit-shape-to-text:t" inset="0,0,0,15pt">
                <w:txbxContent>
                  <w:p w14:paraId="5A41388E" w14:textId="77777777" w:rsidR="002F6183" w:rsidRPr="00871B62" w:rsidRDefault="002F6183" w:rsidP="002F6183">
                    <w:pPr>
                      <w:spacing w:after="0"/>
                      <w:rPr>
                        <w:rFonts w:ascii="Arial" w:eastAsia="Calibri" w:hAnsi="Arial" w:cs="Arial"/>
                        <w:color w:val="000000"/>
                        <w:sz w:val="20"/>
                        <w:szCs w:val="20"/>
                      </w:rPr>
                    </w:pPr>
                    <w:r w:rsidRPr="00871B62">
                      <w:rPr>
                        <w:rFonts w:ascii="Arial" w:eastAsia="Calibri" w:hAnsi="Arial" w:cs="Arial"/>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A96DD" w14:textId="77777777" w:rsidR="008F6C62" w:rsidRPr="00111BD4" w:rsidRDefault="008F6C62" w:rsidP="00B862D3">
      <w:pPr>
        <w:spacing w:after="0" w:line="240" w:lineRule="auto"/>
      </w:pPr>
      <w:r w:rsidRPr="00111BD4">
        <w:separator/>
      </w:r>
    </w:p>
  </w:footnote>
  <w:footnote w:type="continuationSeparator" w:id="0">
    <w:p w14:paraId="47567F6F" w14:textId="77777777" w:rsidR="008F6C62" w:rsidRPr="00111BD4" w:rsidRDefault="008F6C62" w:rsidP="00B862D3">
      <w:pPr>
        <w:spacing w:after="0" w:line="240" w:lineRule="auto"/>
      </w:pPr>
      <w:r w:rsidRPr="00111BD4">
        <w:continuationSeparator/>
      </w:r>
    </w:p>
  </w:footnote>
  <w:footnote w:type="continuationNotice" w:id="1">
    <w:p w14:paraId="775083BC" w14:textId="77777777" w:rsidR="008F6C62" w:rsidRPr="00111BD4" w:rsidRDefault="008F6C62">
      <w:pPr>
        <w:spacing w:after="0" w:line="240" w:lineRule="auto"/>
      </w:pPr>
    </w:p>
  </w:footnote>
  <w:footnote w:id="2">
    <w:p w14:paraId="075AF450" w14:textId="77777777" w:rsidR="00587D9A" w:rsidRDefault="00587D9A" w:rsidP="00587D9A">
      <w:pPr>
        <w:pStyle w:val="FootnoteText"/>
      </w:pPr>
      <w:r>
        <w:rPr>
          <w:rStyle w:val="FootnoteReference"/>
        </w:rPr>
        <w:footnoteRef/>
      </w:r>
      <w:r>
        <w:t xml:space="preserve"> </w:t>
      </w:r>
      <w:r>
        <w:rPr>
          <w:rFonts w:ascii="Arial" w:hAnsi="Arial" w:cs="Arial"/>
          <w:sz w:val="16"/>
          <w:szCs w:val="16"/>
          <w:highlight w:val="yellow"/>
        </w:rPr>
        <w:t>IDP refers to Individual Data Processing, and NCLC refers to No-Code/Low-Code solutions.</w:t>
      </w:r>
    </w:p>
  </w:footnote>
  <w:footnote w:id="3">
    <w:p w14:paraId="475B6087" w14:textId="77777777" w:rsidR="002918BD" w:rsidRPr="00111BD4" w:rsidRDefault="002918BD" w:rsidP="002918BD">
      <w:pPr>
        <w:pStyle w:val="FootnoteText"/>
      </w:pPr>
      <w:r w:rsidRPr="00111BD4">
        <w:rPr>
          <w:rStyle w:val="FootnoteReference"/>
          <w:rFonts w:ascii="Arial" w:hAnsi="Arial" w:cs="Arial"/>
          <w:sz w:val="18"/>
          <w:szCs w:val="18"/>
        </w:rPr>
        <w:footnoteRef/>
      </w:r>
      <w:r w:rsidRPr="00111BD4">
        <w:rPr>
          <w:rFonts w:ascii="Arial" w:hAnsi="Arial" w:cs="Arial"/>
          <w:sz w:val="18"/>
          <w:szCs w:val="18"/>
        </w:rPr>
        <w:t xml:space="preserve"> For LE Guidelines adoption process the target groups should be adjusted according to organizational structure of the LE</w:t>
      </w:r>
      <w:r w:rsidR="00015E76" w:rsidRPr="00111BD4">
        <w:rPr>
          <w:rFonts w:ascii="Arial" w:hAnsi="Arial" w:cs="Arial"/>
          <w:sz w:val="18"/>
          <w:szCs w:val="18"/>
        </w:rPr>
        <w:t>.</w:t>
      </w:r>
    </w:p>
  </w:footnote>
  <w:footnote w:id="4">
    <w:p w14:paraId="1792EF1E" w14:textId="77777777" w:rsidR="00EF69E2" w:rsidRPr="00630483" w:rsidRDefault="00EF69E2">
      <w:pPr>
        <w:pStyle w:val="FootnoteText"/>
        <w:rPr>
          <w:rFonts w:ascii="Arial" w:hAnsi="Arial" w:cs="Arial"/>
          <w:sz w:val="18"/>
          <w:szCs w:val="18"/>
        </w:rPr>
      </w:pPr>
      <w:r w:rsidRPr="00630483">
        <w:rPr>
          <w:rStyle w:val="FootnoteReference"/>
          <w:rFonts w:ascii="Arial" w:hAnsi="Arial" w:cs="Arial"/>
          <w:sz w:val="18"/>
          <w:szCs w:val="18"/>
        </w:rPr>
        <w:footnoteRef/>
      </w:r>
      <w:r w:rsidRPr="00630483">
        <w:rPr>
          <w:rFonts w:ascii="Arial" w:hAnsi="Arial" w:cs="Arial"/>
          <w:sz w:val="18"/>
          <w:szCs w:val="18"/>
        </w:rPr>
        <w:t xml:space="preserve"> Please refer to the definition for ‘Account Owner” in the ICT </w:t>
      </w:r>
      <w:r w:rsidR="00AA72E4" w:rsidRPr="00630483">
        <w:rPr>
          <w:rFonts w:ascii="Arial" w:hAnsi="Arial" w:cs="Arial"/>
          <w:sz w:val="18"/>
          <w:szCs w:val="18"/>
        </w:rPr>
        <w:t xml:space="preserve">Risk </w:t>
      </w:r>
      <w:r w:rsidRPr="00630483">
        <w:rPr>
          <w:rFonts w:ascii="Arial" w:hAnsi="Arial" w:cs="Arial"/>
          <w:sz w:val="18"/>
          <w:szCs w:val="18"/>
        </w:rPr>
        <w:t>Glossary.</w:t>
      </w:r>
    </w:p>
  </w:footnote>
  <w:footnote w:id="5">
    <w:p w14:paraId="7AEBFDBA" w14:textId="77777777" w:rsidR="00062EDE" w:rsidRPr="000D0A31" w:rsidRDefault="00062EDE">
      <w:pPr>
        <w:pStyle w:val="FootnoteText"/>
        <w:rPr>
          <w:rFonts w:ascii="Arial" w:hAnsi="Arial" w:cs="Arial"/>
          <w:sz w:val="18"/>
          <w:szCs w:val="18"/>
        </w:rPr>
      </w:pPr>
      <w:r w:rsidRPr="000D0A31">
        <w:rPr>
          <w:rStyle w:val="FootnoteReference"/>
          <w:rFonts w:ascii="Arial" w:hAnsi="Arial" w:cs="Arial"/>
          <w:sz w:val="18"/>
          <w:szCs w:val="18"/>
        </w:rPr>
        <w:footnoteRef/>
      </w:r>
      <w:r w:rsidRPr="000D0A31">
        <w:rPr>
          <w:rFonts w:ascii="Arial" w:hAnsi="Arial" w:cs="Arial"/>
          <w:sz w:val="18"/>
          <w:szCs w:val="18"/>
        </w:rPr>
        <w:t xml:space="preserve"> </w:t>
      </w:r>
      <w:r w:rsidRPr="000D0A31">
        <w:rPr>
          <w:rFonts w:ascii="Arial" w:hAnsi="Arial" w:cs="Arial"/>
          <w:sz w:val="18"/>
          <w:szCs w:val="18"/>
          <w:highlight w:val="yellow"/>
        </w:rPr>
        <w:t xml:space="preserve">PAI </w:t>
      </w:r>
      <w:r w:rsidR="00860A77" w:rsidRPr="000D0A31">
        <w:rPr>
          <w:rFonts w:ascii="Arial" w:hAnsi="Arial" w:cs="Arial"/>
          <w:sz w:val="18"/>
          <w:szCs w:val="18"/>
          <w:highlight w:val="yellow"/>
        </w:rPr>
        <w:t>refers to the privileged access inventory – the inventory of all privileged accounts for a given LE.</w:t>
      </w:r>
    </w:p>
  </w:footnote>
  <w:footnote w:id="6">
    <w:p w14:paraId="4A71D2BD" w14:textId="77777777" w:rsidR="00C85E67" w:rsidRPr="00630483" w:rsidRDefault="00C85E67">
      <w:pPr>
        <w:pStyle w:val="FootnoteText"/>
        <w:rPr>
          <w:rFonts w:ascii="Arial" w:hAnsi="Arial" w:cs="Arial"/>
          <w:sz w:val="18"/>
          <w:szCs w:val="18"/>
        </w:rPr>
      </w:pPr>
      <w:r w:rsidRPr="00630483">
        <w:rPr>
          <w:rStyle w:val="FootnoteReference"/>
          <w:rFonts w:ascii="Arial" w:hAnsi="Arial" w:cs="Arial"/>
          <w:sz w:val="18"/>
          <w:szCs w:val="18"/>
        </w:rPr>
        <w:footnoteRef/>
      </w:r>
      <w:r w:rsidRPr="00630483">
        <w:rPr>
          <w:rFonts w:ascii="Arial" w:hAnsi="Arial" w:cs="Arial"/>
          <w:sz w:val="18"/>
          <w:szCs w:val="18"/>
        </w:rPr>
        <w:t xml:space="preserve"> Please refer to </w:t>
      </w:r>
      <w:r w:rsidR="007676EB" w:rsidRPr="00630483">
        <w:rPr>
          <w:rFonts w:ascii="Arial" w:hAnsi="Arial" w:cs="Arial"/>
          <w:sz w:val="18"/>
          <w:szCs w:val="18"/>
        </w:rPr>
        <w:t>the asset types of Asset Category L</w:t>
      </w:r>
      <w:r w:rsidR="005B4D49" w:rsidRPr="00630483">
        <w:rPr>
          <w:rFonts w:ascii="Arial" w:hAnsi="Arial" w:cs="Arial"/>
          <w:sz w:val="18"/>
          <w:szCs w:val="18"/>
        </w:rPr>
        <w:t>e</w:t>
      </w:r>
      <w:r w:rsidR="007676EB" w:rsidRPr="00630483">
        <w:rPr>
          <w:rFonts w:ascii="Arial" w:hAnsi="Arial" w:cs="Arial"/>
          <w:sz w:val="18"/>
          <w:szCs w:val="18"/>
        </w:rPr>
        <w:t>v</w:t>
      </w:r>
      <w:r w:rsidR="005B4D49" w:rsidRPr="00630483">
        <w:rPr>
          <w:rFonts w:ascii="Arial" w:hAnsi="Arial" w:cs="Arial"/>
          <w:sz w:val="18"/>
          <w:szCs w:val="18"/>
        </w:rPr>
        <w:t>e</w:t>
      </w:r>
      <w:r w:rsidR="007676EB" w:rsidRPr="00630483">
        <w:rPr>
          <w:rFonts w:ascii="Arial" w:hAnsi="Arial" w:cs="Arial"/>
          <w:sz w:val="18"/>
          <w:szCs w:val="18"/>
        </w:rPr>
        <w:t>l 3: 'IT Applications' in ICT Asset Management Guideline for more detail.</w:t>
      </w:r>
    </w:p>
  </w:footnote>
  <w:footnote w:id="7">
    <w:p w14:paraId="0BAE7468" w14:textId="77777777" w:rsidR="006310BE" w:rsidRPr="00111BD4" w:rsidRDefault="006310BE">
      <w:pPr>
        <w:pStyle w:val="FootnoteText"/>
      </w:pPr>
      <w:r w:rsidRPr="00630483">
        <w:rPr>
          <w:rStyle w:val="FootnoteReference"/>
          <w:rFonts w:ascii="Arial" w:hAnsi="Arial" w:cs="Arial"/>
          <w:sz w:val="18"/>
          <w:szCs w:val="18"/>
        </w:rPr>
        <w:footnoteRef/>
      </w:r>
      <w:r w:rsidRPr="00630483">
        <w:rPr>
          <w:rFonts w:ascii="Arial" w:hAnsi="Arial" w:cs="Arial"/>
          <w:sz w:val="18"/>
          <w:szCs w:val="18"/>
        </w:rPr>
        <w:t xml:space="preserve"> </w:t>
      </w:r>
      <w:r w:rsidR="005E7A32" w:rsidRPr="00630483">
        <w:rPr>
          <w:rFonts w:ascii="Arial" w:hAnsi="Arial" w:cs="Arial"/>
          <w:sz w:val="18"/>
          <w:szCs w:val="18"/>
        </w:rPr>
        <w:t>Please refer to the C</w:t>
      </w:r>
      <w:r w:rsidR="0068588E" w:rsidRPr="00630483">
        <w:rPr>
          <w:rFonts w:ascii="Arial" w:hAnsi="Arial" w:cs="Arial"/>
          <w:sz w:val="18"/>
          <w:szCs w:val="18"/>
        </w:rPr>
        <w:t>IF</w:t>
      </w:r>
      <w:r w:rsidR="005E7A32" w:rsidRPr="00630483">
        <w:rPr>
          <w:rFonts w:ascii="Arial" w:hAnsi="Arial" w:cs="Arial"/>
          <w:sz w:val="18"/>
          <w:szCs w:val="18"/>
        </w:rPr>
        <w:t xml:space="preserve"> Identification Procedure</w:t>
      </w:r>
      <w:r w:rsidR="00E02398" w:rsidRPr="00630483">
        <w:rPr>
          <w:rFonts w:ascii="Arial" w:hAnsi="Arial" w:cs="Arial"/>
          <w:sz w:val="18"/>
          <w:szCs w:val="18"/>
        </w:rPr>
        <w:t xml:space="preserve"> of the</w:t>
      </w:r>
      <w:r w:rsidR="005E7A32" w:rsidRPr="00630483">
        <w:rPr>
          <w:rFonts w:ascii="Arial" w:hAnsi="Arial" w:cs="Arial"/>
          <w:sz w:val="18"/>
          <w:szCs w:val="18"/>
        </w:rPr>
        <w:t xml:space="preserve"> </w:t>
      </w:r>
      <w:r w:rsidR="006013EA" w:rsidRPr="00630483">
        <w:rPr>
          <w:rFonts w:ascii="Arial" w:hAnsi="Arial" w:cs="Arial"/>
          <w:sz w:val="18"/>
          <w:szCs w:val="18"/>
        </w:rPr>
        <w:t xml:space="preserve">Written Rules Database </w:t>
      </w:r>
      <w:r w:rsidR="005E7A32" w:rsidRPr="00630483">
        <w:rPr>
          <w:rFonts w:ascii="Arial" w:hAnsi="Arial" w:cs="Arial"/>
          <w:sz w:val="18"/>
          <w:szCs w:val="18"/>
        </w:rPr>
        <w:t>on the intranet for further details.</w:t>
      </w:r>
    </w:p>
  </w:footnote>
  <w:footnote w:id="8">
    <w:p w14:paraId="3EB461CB" w14:textId="77777777" w:rsidR="00713D43" w:rsidRPr="00630483" w:rsidRDefault="00713D43" w:rsidP="00713D43">
      <w:pPr>
        <w:pStyle w:val="FootnoteText"/>
        <w:rPr>
          <w:rFonts w:ascii="Arial" w:hAnsi="Arial" w:cs="Arial"/>
          <w:sz w:val="18"/>
          <w:szCs w:val="18"/>
        </w:rPr>
      </w:pPr>
      <w:r w:rsidRPr="00630483">
        <w:rPr>
          <w:rStyle w:val="FootnoteReference"/>
          <w:rFonts w:ascii="Arial" w:hAnsi="Arial" w:cs="Arial"/>
          <w:sz w:val="18"/>
          <w:szCs w:val="18"/>
        </w:rPr>
        <w:footnoteRef/>
      </w:r>
      <w:r w:rsidRPr="00630483">
        <w:rPr>
          <w:rFonts w:ascii="Arial" w:hAnsi="Arial" w:cs="Arial"/>
          <w:sz w:val="18"/>
          <w:szCs w:val="18"/>
        </w:rPr>
        <w:t xml:space="preserve"> Please refer to the SOD Matrix provided by Group Compliance on the intranet for further details. The functional SoD areas, where required, are defined by the Business Owner for specific applications.</w:t>
      </w:r>
    </w:p>
  </w:footnote>
  <w:footnote w:id="9">
    <w:p w14:paraId="29188270" w14:textId="77777777" w:rsidR="008168B7" w:rsidRPr="0011191D" w:rsidRDefault="008168B7">
      <w:pPr>
        <w:pStyle w:val="FootnoteText"/>
      </w:pPr>
      <w:r w:rsidRPr="00630483">
        <w:rPr>
          <w:rStyle w:val="FootnoteReference"/>
          <w:rFonts w:ascii="Arial" w:hAnsi="Arial" w:cs="Arial"/>
          <w:sz w:val="18"/>
          <w:szCs w:val="18"/>
        </w:rPr>
        <w:footnoteRef/>
      </w:r>
      <w:r w:rsidRPr="00630483">
        <w:rPr>
          <w:rFonts w:ascii="Arial" w:hAnsi="Arial" w:cs="Arial"/>
          <w:sz w:val="18"/>
          <w:szCs w:val="18"/>
        </w:rPr>
        <w:t xml:space="preserve"> </w:t>
      </w:r>
      <w:r w:rsidR="00473649" w:rsidRPr="00630483">
        <w:rPr>
          <w:rFonts w:ascii="Arial" w:hAnsi="Arial" w:cs="Arial"/>
          <w:sz w:val="18"/>
          <w:szCs w:val="18"/>
        </w:rPr>
        <w:t>Please refer</w:t>
      </w:r>
      <w:r w:rsidR="0011191D" w:rsidRPr="00630483">
        <w:rPr>
          <w:rFonts w:ascii="Arial" w:hAnsi="Arial" w:cs="Arial"/>
          <w:sz w:val="18"/>
          <w:szCs w:val="18"/>
        </w:rPr>
        <w:t xml:space="preserve"> to </w:t>
      </w:r>
      <w:hyperlink r:id="rId1" w:history="1">
        <w:r w:rsidR="00681D69" w:rsidRPr="00630483">
          <w:rPr>
            <w:rStyle w:val="Hyperlink"/>
            <w:rFonts w:ascii="Arial" w:hAnsi="Arial" w:cs="Arial"/>
            <w:sz w:val="18"/>
            <w:szCs w:val="18"/>
          </w:rPr>
          <w:t>https://deutscheboerse.sharepoint.com/sites/IN-Group-Compliance/SitePages/IT%20Compliance%20SoD.aspx</w:t>
        </w:r>
      </w:hyperlink>
      <w:r w:rsidR="00681D69" w:rsidRPr="00630483">
        <w:rPr>
          <w:rFonts w:ascii="Arial" w:hAnsi="Arial" w:cs="Arial"/>
          <w:sz w:val="18"/>
          <w:szCs w:val="18"/>
        </w:rPr>
        <w:t xml:space="preserve"> provided by Group Compliance</w:t>
      </w:r>
      <w:r w:rsidR="00DB43B3" w:rsidRPr="00630483">
        <w:rPr>
          <w:rFonts w:ascii="Arial" w:hAnsi="Arial" w:cs="Arial"/>
          <w:sz w:val="18"/>
          <w:szCs w:val="18"/>
        </w:rPr>
        <w:t xml:space="preserve"> on the intranet</w:t>
      </w:r>
      <w:r w:rsidR="00681D69" w:rsidRPr="00630483">
        <w:rPr>
          <w:rFonts w:ascii="Arial" w:hAnsi="Arial" w:cs="Arial"/>
          <w:sz w:val="18"/>
          <w:szCs w:val="18"/>
        </w:rPr>
        <w:t xml:space="preserve"> </w:t>
      </w:r>
      <w:r w:rsidR="0011191D" w:rsidRPr="00630483">
        <w:rPr>
          <w:rFonts w:ascii="Arial" w:hAnsi="Arial" w:cs="Arial"/>
          <w:sz w:val="18"/>
          <w:szCs w:val="18"/>
        </w:rPr>
        <w:t>for further details.</w:t>
      </w:r>
    </w:p>
  </w:footnote>
  <w:footnote w:id="10">
    <w:p w14:paraId="2C50C66D" w14:textId="77777777" w:rsidR="00252BBF" w:rsidRPr="00252BBF" w:rsidRDefault="00252BBF">
      <w:pPr>
        <w:pStyle w:val="FootnoteText"/>
        <w:rPr>
          <w:rFonts w:ascii="Arial" w:hAnsi="Arial" w:cs="Arial"/>
          <w:sz w:val="18"/>
          <w:szCs w:val="18"/>
        </w:rPr>
      </w:pPr>
      <w:r w:rsidRPr="00252BBF">
        <w:rPr>
          <w:rStyle w:val="FootnoteReference"/>
          <w:rFonts w:ascii="Arial" w:hAnsi="Arial" w:cs="Arial"/>
          <w:sz w:val="18"/>
          <w:szCs w:val="18"/>
        </w:rPr>
        <w:footnoteRef/>
      </w:r>
      <w:r w:rsidRPr="00252BBF">
        <w:rPr>
          <w:rFonts w:ascii="Arial" w:hAnsi="Arial" w:cs="Arial"/>
          <w:sz w:val="18"/>
          <w:szCs w:val="18"/>
        </w:rPr>
        <w:t xml:space="preserve"> Non-IT Assets are addressed in the Human-related ICT Management Guideline, Third Party ICT Risk Management Guideline and Data Centre and Physical Protection Guideline.</w:t>
      </w:r>
    </w:p>
  </w:footnote>
  <w:footnote w:id="11">
    <w:p w14:paraId="31D8FEDE" w14:textId="77777777" w:rsidR="00D75999" w:rsidRPr="008C7D98" w:rsidRDefault="00D75999">
      <w:pPr>
        <w:pStyle w:val="FootnoteText"/>
        <w:rPr>
          <w:rFonts w:ascii="Arial" w:hAnsi="Arial" w:cs="Arial"/>
          <w:sz w:val="18"/>
          <w:szCs w:val="18"/>
        </w:rPr>
      </w:pPr>
      <w:r w:rsidRPr="008C7D98">
        <w:rPr>
          <w:rStyle w:val="FootnoteReference"/>
          <w:rFonts w:ascii="Arial" w:hAnsi="Arial" w:cs="Arial"/>
          <w:sz w:val="18"/>
          <w:szCs w:val="18"/>
        </w:rPr>
        <w:footnoteRef/>
      </w:r>
      <w:r w:rsidRPr="008C7D98">
        <w:rPr>
          <w:rFonts w:ascii="Arial" w:hAnsi="Arial" w:cs="Arial"/>
          <w:sz w:val="18"/>
          <w:szCs w:val="18"/>
        </w:rPr>
        <w:t xml:space="preserve"> </w:t>
      </w:r>
      <w:r w:rsidR="00F64AA0" w:rsidRPr="008C7D98">
        <w:rPr>
          <w:rFonts w:ascii="Arial" w:hAnsi="Arial" w:cs="Arial"/>
          <w:sz w:val="18"/>
          <w:szCs w:val="18"/>
        </w:rPr>
        <w:t>For further details, r</w:t>
      </w:r>
      <w:r w:rsidR="00911397" w:rsidRPr="008C7D98">
        <w:rPr>
          <w:rFonts w:ascii="Arial" w:hAnsi="Arial" w:cs="Arial"/>
          <w:sz w:val="18"/>
          <w:szCs w:val="18"/>
        </w:rPr>
        <w:t>efer also to</w:t>
      </w:r>
      <w:r w:rsidR="00EE75EE" w:rsidRPr="008C7D98">
        <w:rPr>
          <w:rFonts w:ascii="Arial" w:hAnsi="Arial" w:cs="Arial"/>
          <w:sz w:val="18"/>
          <w:szCs w:val="18"/>
        </w:rPr>
        <w:t xml:space="preserve"> the</w:t>
      </w:r>
      <w:r w:rsidR="00911397" w:rsidRPr="008C7D98">
        <w:rPr>
          <w:rFonts w:ascii="Arial" w:hAnsi="Arial" w:cs="Arial"/>
          <w:sz w:val="18"/>
          <w:szCs w:val="18"/>
        </w:rPr>
        <w:t xml:space="preserve"> ICT Incident &amp; Operational Event Management Guideline, </w:t>
      </w:r>
      <w:r w:rsidR="00B8505D" w:rsidRPr="008C7D98">
        <w:rPr>
          <w:rFonts w:ascii="Arial" w:hAnsi="Arial" w:cs="Arial"/>
          <w:sz w:val="18"/>
          <w:szCs w:val="18"/>
        </w:rPr>
        <w:t xml:space="preserve">in Chapter 3 Definitions “Major ICT-related </w:t>
      </w:r>
      <w:r w:rsidR="007D5B6F" w:rsidRPr="008C7D98">
        <w:rPr>
          <w:rFonts w:ascii="Arial" w:hAnsi="Arial" w:cs="Arial"/>
          <w:sz w:val="18"/>
          <w:szCs w:val="18"/>
        </w:rPr>
        <w:t>I</w:t>
      </w:r>
      <w:r w:rsidR="00B8505D" w:rsidRPr="008C7D98">
        <w:rPr>
          <w:rFonts w:ascii="Arial" w:hAnsi="Arial" w:cs="Arial"/>
          <w:sz w:val="18"/>
          <w:szCs w:val="18"/>
        </w:rPr>
        <w:t xml:space="preserve">ncident” and </w:t>
      </w:r>
      <w:r w:rsidR="008549C9" w:rsidRPr="008C7D98">
        <w:rPr>
          <w:rFonts w:ascii="Arial" w:hAnsi="Arial" w:cs="Arial"/>
          <w:sz w:val="18"/>
          <w:szCs w:val="18"/>
        </w:rPr>
        <w:t xml:space="preserve">if escalation occurs, </w:t>
      </w:r>
      <w:r w:rsidR="00B8505D" w:rsidRPr="008C7D98">
        <w:rPr>
          <w:rFonts w:ascii="Arial" w:hAnsi="Arial" w:cs="Arial"/>
          <w:sz w:val="18"/>
          <w:szCs w:val="18"/>
        </w:rPr>
        <w:t xml:space="preserve">also </w:t>
      </w:r>
      <w:r w:rsidR="00911397" w:rsidRPr="008C7D98">
        <w:rPr>
          <w:rFonts w:ascii="Arial" w:hAnsi="Arial" w:cs="Arial"/>
          <w:sz w:val="18"/>
          <w:szCs w:val="18"/>
        </w:rPr>
        <w:t>ID 21 of the</w:t>
      </w:r>
      <w:r w:rsidR="00B8505D" w:rsidRPr="008C7D98">
        <w:rPr>
          <w:rFonts w:ascii="Arial" w:hAnsi="Arial" w:cs="Arial"/>
          <w:sz w:val="18"/>
          <w:szCs w:val="18"/>
        </w:rPr>
        <w:t xml:space="preserve"> ICT Operations Guideline</w:t>
      </w:r>
      <w:r w:rsidR="00725B81" w:rsidRPr="008C7D98">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2316" w14:textId="77777777" w:rsidR="001D3A6E" w:rsidRDefault="001D3A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609642FD" w14:paraId="3D22F01A" w14:textId="77777777" w:rsidTr="609642FD">
      <w:trPr>
        <w:trHeight w:val="300"/>
      </w:trPr>
      <w:tc>
        <w:tcPr>
          <w:tcW w:w="3365" w:type="dxa"/>
        </w:tcPr>
        <w:p w14:paraId="76CA1DE5" w14:textId="77777777" w:rsidR="609642FD" w:rsidRDefault="609642FD" w:rsidP="609642FD">
          <w:pPr>
            <w:pStyle w:val="Header"/>
            <w:ind w:left="-115"/>
          </w:pPr>
        </w:p>
      </w:tc>
      <w:tc>
        <w:tcPr>
          <w:tcW w:w="3365" w:type="dxa"/>
        </w:tcPr>
        <w:p w14:paraId="42E9CEB4" w14:textId="77777777" w:rsidR="609642FD" w:rsidRDefault="609642FD" w:rsidP="609642FD">
          <w:pPr>
            <w:pStyle w:val="Header"/>
            <w:jc w:val="center"/>
          </w:pPr>
        </w:p>
      </w:tc>
      <w:tc>
        <w:tcPr>
          <w:tcW w:w="3365" w:type="dxa"/>
        </w:tcPr>
        <w:p w14:paraId="1EABBA9E" w14:textId="77777777" w:rsidR="609642FD" w:rsidRDefault="609642FD" w:rsidP="609642FD">
          <w:pPr>
            <w:pStyle w:val="Header"/>
            <w:ind w:right="-115"/>
            <w:jc w:val="right"/>
          </w:pPr>
        </w:p>
      </w:tc>
    </w:tr>
  </w:tbl>
  <w:p w14:paraId="0061F1D6" w14:textId="77777777" w:rsidR="000D1E40" w:rsidRDefault="000D1E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0138" w14:textId="77777777" w:rsidR="001D3A6E" w:rsidRDefault="001D3A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CB3" w14:textId="77777777" w:rsidR="000C1114" w:rsidRPr="00111BD4" w:rsidRDefault="000C11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FD0191" w:rsidRPr="00111BD4" w14:paraId="67772AFC" w14:textId="77777777" w:rsidTr="00974A61">
      <w:trPr>
        <w:trHeight w:val="414"/>
      </w:trPr>
      <w:tc>
        <w:tcPr>
          <w:tcW w:w="4957" w:type="dxa"/>
        </w:tcPr>
        <w:p w14:paraId="06428122" w14:textId="77777777" w:rsidR="00FD0191" w:rsidRPr="00392A83" w:rsidRDefault="00FD0191" w:rsidP="00FD0191">
          <w:pPr>
            <w:rPr>
              <w:rFonts w:ascii="Arial" w:hAnsi="Arial" w:cs="Arial"/>
              <w:sz w:val="20"/>
              <w:szCs w:val="20"/>
              <w:lang w:val="en-US"/>
            </w:rPr>
          </w:pPr>
          <w:r w:rsidRPr="00392A83">
            <w:rPr>
              <w:rFonts w:ascii="Arial" w:hAnsi="Arial" w:cs="Arial"/>
              <w:sz w:val="20"/>
              <w:szCs w:val="20"/>
              <w:lang w:val="en-US"/>
            </w:rPr>
            <w:t>Identity and Access Management Guideline</w:t>
          </w:r>
        </w:p>
      </w:tc>
      <w:tc>
        <w:tcPr>
          <w:tcW w:w="1560" w:type="dxa"/>
        </w:tcPr>
        <w:p w14:paraId="4060AA07" w14:textId="77777777" w:rsidR="00FD0191" w:rsidRPr="00392A83" w:rsidRDefault="00FD0191" w:rsidP="00FD0191">
          <w:pPr>
            <w:jc w:val="right"/>
            <w:rPr>
              <w:rFonts w:ascii="Arial" w:hAnsi="Arial" w:cs="Arial"/>
              <w:sz w:val="20"/>
              <w:szCs w:val="20"/>
              <w:lang w:val="en-US"/>
            </w:rPr>
          </w:pPr>
          <w:r w:rsidRPr="00392A83">
            <w:rPr>
              <w:rFonts w:ascii="Arial" w:hAnsi="Arial" w:cs="Arial"/>
              <w:sz w:val="20"/>
              <w:szCs w:val="20"/>
            </w:rPr>
            <w:t xml:space="preserve">Version </w:t>
          </w:r>
          <w:r w:rsidR="00C242DF" w:rsidRPr="000D0A31">
            <w:rPr>
              <w:rFonts w:ascii="Arial" w:hAnsi="Arial" w:cs="Arial"/>
              <w:sz w:val="20"/>
              <w:szCs w:val="20"/>
              <w:highlight w:val="yellow"/>
            </w:rPr>
            <w:t>2.0</w:t>
          </w:r>
        </w:p>
      </w:tc>
      <w:tc>
        <w:tcPr>
          <w:tcW w:w="1561" w:type="dxa"/>
        </w:tcPr>
        <w:p w14:paraId="57679C9E" w14:textId="08D77237" w:rsidR="00FD0191" w:rsidRPr="00392A83" w:rsidRDefault="001D3A6E" w:rsidP="00FD0191">
          <w:pPr>
            <w:jc w:val="right"/>
            <w:rPr>
              <w:rFonts w:ascii="Arial" w:hAnsi="Arial" w:cs="Arial"/>
              <w:sz w:val="20"/>
              <w:szCs w:val="20"/>
              <w:lang w:val="en-US"/>
            </w:rPr>
          </w:pPr>
          <w:r>
            <w:rPr>
              <w:rFonts w:ascii="Arial" w:hAnsi="Arial" w:cs="Arial"/>
              <w:sz w:val="20"/>
              <w:szCs w:val="20"/>
              <w:highlight w:val="yellow"/>
            </w:rPr>
            <w:t>19.08.2026</w:t>
          </w:r>
        </w:p>
      </w:tc>
      <w:tc>
        <w:tcPr>
          <w:tcW w:w="1561" w:type="dxa"/>
        </w:tcPr>
        <w:p w14:paraId="3CF03D94" w14:textId="77777777" w:rsidR="00FD0191" w:rsidRPr="00871B62" w:rsidRDefault="00FD0191" w:rsidP="00FD0191">
          <w:pPr>
            <w:jc w:val="right"/>
            <w:rPr>
              <w:rFonts w:ascii="Arial" w:hAnsi="Arial" w:cs="Arial"/>
              <w:sz w:val="20"/>
              <w:szCs w:val="20"/>
              <w:lang w:val="en-US"/>
            </w:rPr>
          </w:pPr>
          <w:r w:rsidRPr="00392A83">
            <w:rPr>
              <w:rFonts w:ascii="Arial" w:hAnsi="Arial" w:cs="Arial"/>
              <w:sz w:val="20"/>
              <w:szCs w:val="20"/>
            </w:rPr>
            <w:t xml:space="preserve">Page </w:t>
          </w:r>
          <w:r w:rsidRPr="00392A83">
            <w:rPr>
              <w:rFonts w:ascii="Arial" w:hAnsi="Arial" w:cs="Arial"/>
              <w:sz w:val="20"/>
              <w:szCs w:val="20"/>
            </w:rPr>
            <w:fldChar w:fldCharType="begin"/>
          </w:r>
          <w:r w:rsidRPr="00392A83">
            <w:rPr>
              <w:rFonts w:ascii="Arial" w:hAnsi="Arial" w:cs="Arial"/>
              <w:sz w:val="20"/>
              <w:szCs w:val="20"/>
            </w:rPr>
            <w:instrText xml:space="preserve"> PAGE </w:instrText>
          </w:r>
          <w:r w:rsidRPr="00392A83">
            <w:rPr>
              <w:rFonts w:ascii="Arial" w:hAnsi="Arial" w:cs="Arial"/>
              <w:sz w:val="20"/>
              <w:szCs w:val="20"/>
            </w:rPr>
            <w:fldChar w:fldCharType="separate"/>
          </w:r>
          <w:r w:rsidRPr="00392A83">
            <w:rPr>
              <w:rFonts w:ascii="Arial" w:hAnsi="Arial" w:cs="Arial"/>
              <w:sz w:val="20"/>
              <w:szCs w:val="20"/>
            </w:rPr>
            <w:t>2</w:t>
          </w:r>
          <w:r w:rsidRPr="00392A83">
            <w:rPr>
              <w:rFonts w:ascii="Arial" w:hAnsi="Arial" w:cs="Arial"/>
              <w:sz w:val="20"/>
              <w:szCs w:val="20"/>
            </w:rPr>
            <w:fldChar w:fldCharType="end"/>
          </w:r>
          <w:r w:rsidRPr="00392A83">
            <w:rPr>
              <w:rFonts w:ascii="Arial" w:hAnsi="Arial" w:cs="Arial"/>
              <w:kern w:val="0"/>
              <w:sz w:val="20"/>
              <w:szCs w:val="20"/>
              <w:lang w:val="en-US"/>
              <w14:ligatures w14:val="none"/>
            </w:rPr>
            <w:t xml:space="preserve"> of </w:t>
          </w:r>
          <w:r w:rsidRPr="00392A83">
            <w:rPr>
              <w:rFonts w:ascii="Arial" w:hAnsi="Arial" w:cs="Arial"/>
              <w:sz w:val="20"/>
              <w:szCs w:val="20"/>
            </w:rPr>
            <w:fldChar w:fldCharType="begin"/>
          </w:r>
          <w:r w:rsidRPr="00392A83">
            <w:rPr>
              <w:rFonts w:ascii="Arial" w:hAnsi="Arial" w:cs="Arial"/>
              <w:kern w:val="0"/>
              <w:sz w:val="20"/>
              <w:szCs w:val="20"/>
              <w:lang w:val="en-US"/>
              <w14:ligatures w14:val="none"/>
            </w:rPr>
            <w:instrText xml:space="preserve"> NUMPAGES  </w:instrText>
          </w:r>
          <w:r w:rsidRPr="00392A83">
            <w:rPr>
              <w:rFonts w:ascii="Arial" w:hAnsi="Arial" w:cs="Arial"/>
              <w:sz w:val="20"/>
              <w:szCs w:val="20"/>
            </w:rPr>
            <w:fldChar w:fldCharType="separate"/>
          </w:r>
          <w:r w:rsidRPr="00392A83">
            <w:rPr>
              <w:rFonts w:ascii="Arial" w:hAnsi="Arial" w:cs="Arial"/>
              <w:kern w:val="0"/>
              <w:sz w:val="20"/>
              <w:szCs w:val="20"/>
              <w:lang w:val="en-US"/>
              <w14:ligatures w14:val="none"/>
            </w:rPr>
            <w:t>2</w:t>
          </w:r>
          <w:r w:rsidRPr="00392A83">
            <w:rPr>
              <w:rFonts w:ascii="Arial" w:hAnsi="Arial" w:cs="Arial"/>
              <w:sz w:val="20"/>
              <w:szCs w:val="20"/>
            </w:rPr>
            <w:fldChar w:fldCharType="end"/>
          </w:r>
        </w:p>
      </w:tc>
    </w:tr>
  </w:tbl>
  <w:p w14:paraId="61B8E5AE" w14:textId="77777777" w:rsidR="00D20BBD" w:rsidRPr="00111BD4" w:rsidRDefault="00D20BBD">
    <w:pPr>
      <w:pStyle w:val="Header"/>
      <w:rPr>
        <w:rFonts w:ascii="Arial" w:hAnsi="Arial" w:cs="Arial"/>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55E3" w14:textId="77777777" w:rsidR="000C1114" w:rsidRPr="00111BD4"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0D531C"/>
    <w:multiLevelType w:val="hybridMultilevel"/>
    <w:tmpl w:val="58BA2B96"/>
    <w:lvl w:ilvl="0" w:tplc="EAAA19F6">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91A49"/>
    <w:multiLevelType w:val="hybridMultilevel"/>
    <w:tmpl w:val="41B082D6"/>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AA5ADE"/>
    <w:multiLevelType w:val="hybridMultilevel"/>
    <w:tmpl w:val="22D82202"/>
    <w:lvl w:ilvl="0" w:tplc="796A3AE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7A73B4"/>
    <w:multiLevelType w:val="hybridMultilevel"/>
    <w:tmpl w:val="81E82EAC"/>
    <w:lvl w:ilvl="0" w:tplc="04070001">
      <w:start w:val="1"/>
      <w:numFmt w:val="bullet"/>
      <w:lvlText w:val=""/>
      <w:lvlJc w:val="left"/>
      <w:pPr>
        <w:ind w:left="720" w:hanging="360"/>
      </w:pPr>
      <w:rPr>
        <w:rFonts w:ascii="Symbol" w:hAnsi="Symbol" w:hint="default"/>
      </w:rPr>
    </w:lvl>
    <w:lvl w:ilvl="1" w:tplc="027CA36E">
      <w:numFmt w:val="bullet"/>
      <w:lvlText w:val="•"/>
      <w:lvlJc w:val="left"/>
      <w:pPr>
        <w:ind w:left="1440" w:hanging="360"/>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320B69"/>
    <w:multiLevelType w:val="hybridMultilevel"/>
    <w:tmpl w:val="FFFFFFFF"/>
    <w:lvl w:ilvl="0" w:tplc="ABD46E6A">
      <w:start w:val="1"/>
      <w:numFmt w:val="bullet"/>
      <w:lvlText w:val=""/>
      <w:lvlJc w:val="left"/>
      <w:pPr>
        <w:ind w:left="544" w:hanging="360"/>
      </w:pPr>
      <w:rPr>
        <w:rFonts w:ascii="Symbol" w:hAnsi="Symbol" w:hint="default"/>
      </w:rPr>
    </w:lvl>
    <w:lvl w:ilvl="1" w:tplc="3BE64B08">
      <w:start w:val="1"/>
      <w:numFmt w:val="bullet"/>
      <w:lvlText w:val="o"/>
      <w:lvlJc w:val="left"/>
      <w:pPr>
        <w:ind w:left="1264" w:hanging="360"/>
      </w:pPr>
      <w:rPr>
        <w:rFonts w:ascii="Courier New" w:hAnsi="Courier New" w:hint="default"/>
      </w:rPr>
    </w:lvl>
    <w:lvl w:ilvl="2" w:tplc="FC5E4804">
      <w:start w:val="1"/>
      <w:numFmt w:val="bullet"/>
      <w:lvlText w:val=""/>
      <w:lvlJc w:val="left"/>
      <w:pPr>
        <w:ind w:left="1984" w:hanging="360"/>
      </w:pPr>
      <w:rPr>
        <w:rFonts w:ascii="Wingdings" w:hAnsi="Wingdings" w:hint="default"/>
      </w:rPr>
    </w:lvl>
    <w:lvl w:ilvl="3" w:tplc="2B6E6C76">
      <w:start w:val="1"/>
      <w:numFmt w:val="bullet"/>
      <w:lvlText w:val=""/>
      <w:lvlJc w:val="left"/>
      <w:pPr>
        <w:ind w:left="2704" w:hanging="360"/>
      </w:pPr>
      <w:rPr>
        <w:rFonts w:ascii="Symbol" w:hAnsi="Symbol" w:hint="default"/>
      </w:rPr>
    </w:lvl>
    <w:lvl w:ilvl="4" w:tplc="650E57B0">
      <w:start w:val="1"/>
      <w:numFmt w:val="bullet"/>
      <w:lvlText w:val="o"/>
      <w:lvlJc w:val="left"/>
      <w:pPr>
        <w:ind w:left="3424" w:hanging="360"/>
      </w:pPr>
      <w:rPr>
        <w:rFonts w:ascii="Courier New" w:hAnsi="Courier New" w:hint="default"/>
      </w:rPr>
    </w:lvl>
    <w:lvl w:ilvl="5" w:tplc="71E264D4">
      <w:start w:val="1"/>
      <w:numFmt w:val="bullet"/>
      <w:lvlText w:val=""/>
      <w:lvlJc w:val="left"/>
      <w:pPr>
        <w:ind w:left="4144" w:hanging="360"/>
      </w:pPr>
      <w:rPr>
        <w:rFonts w:ascii="Wingdings" w:hAnsi="Wingdings" w:hint="default"/>
      </w:rPr>
    </w:lvl>
    <w:lvl w:ilvl="6" w:tplc="B52E138A">
      <w:start w:val="1"/>
      <w:numFmt w:val="bullet"/>
      <w:lvlText w:val=""/>
      <w:lvlJc w:val="left"/>
      <w:pPr>
        <w:ind w:left="4864" w:hanging="360"/>
      </w:pPr>
      <w:rPr>
        <w:rFonts w:ascii="Symbol" w:hAnsi="Symbol" w:hint="default"/>
      </w:rPr>
    </w:lvl>
    <w:lvl w:ilvl="7" w:tplc="016E21CA">
      <w:start w:val="1"/>
      <w:numFmt w:val="bullet"/>
      <w:lvlText w:val="o"/>
      <w:lvlJc w:val="left"/>
      <w:pPr>
        <w:ind w:left="5584" w:hanging="360"/>
      </w:pPr>
      <w:rPr>
        <w:rFonts w:ascii="Courier New" w:hAnsi="Courier New" w:hint="default"/>
      </w:rPr>
    </w:lvl>
    <w:lvl w:ilvl="8" w:tplc="9BEE678A">
      <w:start w:val="1"/>
      <w:numFmt w:val="bullet"/>
      <w:lvlText w:val=""/>
      <w:lvlJc w:val="left"/>
      <w:pPr>
        <w:ind w:left="6304" w:hanging="360"/>
      </w:pPr>
      <w:rPr>
        <w:rFonts w:ascii="Wingdings" w:hAnsi="Wingdings" w:hint="default"/>
      </w:rPr>
    </w:lvl>
  </w:abstractNum>
  <w:abstractNum w:abstractNumId="6" w15:restartNumberingAfterBreak="0">
    <w:nsid w:val="164B76F0"/>
    <w:multiLevelType w:val="multilevel"/>
    <w:tmpl w:val="B728FA72"/>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7E56FD3"/>
    <w:multiLevelType w:val="multilevel"/>
    <w:tmpl w:val="D7D0ED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8091B"/>
    <w:multiLevelType w:val="hybridMultilevel"/>
    <w:tmpl w:val="E3F4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F033C"/>
    <w:multiLevelType w:val="hybridMultilevel"/>
    <w:tmpl w:val="A0FC538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203F5"/>
    <w:multiLevelType w:val="hybridMultilevel"/>
    <w:tmpl w:val="4BAC9D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63A45"/>
    <w:multiLevelType w:val="hybridMultilevel"/>
    <w:tmpl w:val="36AA7C72"/>
    <w:lvl w:ilvl="0" w:tplc="A248492C">
      <w:start w:val="1"/>
      <w:numFmt w:val="bullet"/>
      <w:lvlText w:val=""/>
      <w:lvlJc w:val="left"/>
      <w:pPr>
        <w:ind w:left="1440" w:hanging="360"/>
      </w:pPr>
      <w:rPr>
        <w:rFonts w:ascii="Symbol" w:hAnsi="Symbol"/>
      </w:rPr>
    </w:lvl>
    <w:lvl w:ilvl="1" w:tplc="A6E653A4">
      <w:start w:val="1"/>
      <w:numFmt w:val="bullet"/>
      <w:lvlText w:val=""/>
      <w:lvlJc w:val="left"/>
      <w:pPr>
        <w:ind w:left="1440" w:hanging="360"/>
      </w:pPr>
      <w:rPr>
        <w:rFonts w:ascii="Symbol" w:hAnsi="Symbol"/>
      </w:rPr>
    </w:lvl>
    <w:lvl w:ilvl="2" w:tplc="22FEC2A4">
      <w:start w:val="1"/>
      <w:numFmt w:val="bullet"/>
      <w:lvlText w:val=""/>
      <w:lvlJc w:val="left"/>
      <w:pPr>
        <w:ind w:left="1440" w:hanging="360"/>
      </w:pPr>
      <w:rPr>
        <w:rFonts w:ascii="Symbol" w:hAnsi="Symbol"/>
      </w:rPr>
    </w:lvl>
    <w:lvl w:ilvl="3" w:tplc="C4B86602">
      <w:start w:val="1"/>
      <w:numFmt w:val="bullet"/>
      <w:lvlText w:val=""/>
      <w:lvlJc w:val="left"/>
      <w:pPr>
        <w:ind w:left="1440" w:hanging="360"/>
      </w:pPr>
      <w:rPr>
        <w:rFonts w:ascii="Symbol" w:hAnsi="Symbol"/>
      </w:rPr>
    </w:lvl>
    <w:lvl w:ilvl="4" w:tplc="DC5EA014">
      <w:start w:val="1"/>
      <w:numFmt w:val="bullet"/>
      <w:lvlText w:val=""/>
      <w:lvlJc w:val="left"/>
      <w:pPr>
        <w:ind w:left="1440" w:hanging="360"/>
      </w:pPr>
      <w:rPr>
        <w:rFonts w:ascii="Symbol" w:hAnsi="Symbol"/>
      </w:rPr>
    </w:lvl>
    <w:lvl w:ilvl="5" w:tplc="BF1C2210">
      <w:start w:val="1"/>
      <w:numFmt w:val="bullet"/>
      <w:lvlText w:val=""/>
      <w:lvlJc w:val="left"/>
      <w:pPr>
        <w:ind w:left="1440" w:hanging="360"/>
      </w:pPr>
      <w:rPr>
        <w:rFonts w:ascii="Symbol" w:hAnsi="Symbol"/>
      </w:rPr>
    </w:lvl>
    <w:lvl w:ilvl="6" w:tplc="345AAA12">
      <w:start w:val="1"/>
      <w:numFmt w:val="bullet"/>
      <w:lvlText w:val=""/>
      <w:lvlJc w:val="left"/>
      <w:pPr>
        <w:ind w:left="1440" w:hanging="360"/>
      </w:pPr>
      <w:rPr>
        <w:rFonts w:ascii="Symbol" w:hAnsi="Symbol"/>
      </w:rPr>
    </w:lvl>
    <w:lvl w:ilvl="7" w:tplc="0C6E21D2">
      <w:start w:val="1"/>
      <w:numFmt w:val="bullet"/>
      <w:lvlText w:val=""/>
      <w:lvlJc w:val="left"/>
      <w:pPr>
        <w:ind w:left="1440" w:hanging="360"/>
      </w:pPr>
      <w:rPr>
        <w:rFonts w:ascii="Symbol" w:hAnsi="Symbol"/>
      </w:rPr>
    </w:lvl>
    <w:lvl w:ilvl="8" w:tplc="EF46068A">
      <w:start w:val="1"/>
      <w:numFmt w:val="bullet"/>
      <w:lvlText w:val=""/>
      <w:lvlJc w:val="left"/>
      <w:pPr>
        <w:ind w:left="1440" w:hanging="360"/>
      </w:pPr>
      <w:rPr>
        <w:rFonts w:ascii="Symbol" w:hAnsi="Symbol"/>
      </w:rPr>
    </w:lvl>
  </w:abstractNum>
  <w:abstractNum w:abstractNumId="14" w15:restartNumberingAfterBreak="0">
    <w:nsid w:val="24EA515B"/>
    <w:multiLevelType w:val="hybridMultilevel"/>
    <w:tmpl w:val="17567F10"/>
    <w:lvl w:ilvl="0" w:tplc="0407000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F02C76"/>
    <w:multiLevelType w:val="hybridMultilevel"/>
    <w:tmpl w:val="505EBEA2"/>
    <w:lvl w:ilvl="0" w:tplc="0718A142">
      <w:start w:val="1"/>
      <w:numFmt w:val="bullet"/>
      <w:lvlText w:val=""/>
      <w:lvlJc w:val="left"/>
      <w:pPr>
        <w:ind w:left="1440" w:hanging="360"/>
      </w:pPr>
      <w:rPr>
        <w:rFonts w:ascii="Symbol" w:hAnsi="Symbol"/>
      </w:rPr>
    </w:lvl>
    <w:lvl w:ilvl="1" w:tplc="DBD04266">
      <w:start w:val="1"/>
      <w:numFmt w:val="bullet"/>
      <w:lvlText w:val=""/>
      <w:lvlJc w:val="left"/>
      <w:pPr>
        <w:ind w:left="1440" w:hanging="360"/>
      </w:pPr>
      <w:rPr>
        <w:rFonts w:ascii="Symbol" w:hAnsi="Symbol"/>
      </w:rPr>
    </w:lvl>
    <w:lvl w:ilvl="2" w:tplc="A698BCB2">
      <w:start w:val="1"/>
      <w:numFmt w:val="bullet"/>
      <w:lvlText w:val=""/>
      <w:lvlJc w:val="left"/>
      <w:pPr>
        <w:ind w:left="1440" w:hanging="360"/>
      </w:pPr>
      <w:rPr>
        <w:rFonts w:ascii="Symbol" w:hAnsi="Symbol"/>
      </w:rPr>
    </w:lvl>
    <w:lvl w:ilvl="3" w:tplc="9BFA3FF8">
      <w:start w:val="1"/>
      <w:numFmt w:val="bullet"/>
      <w:lvlText w:val=""/>
      <w:lvlJc w:val="left"/>
      <w:pPr>
        <w:ind w:left="1440" w:hanging="360"/>
      </w:pPr>
      <w:rPr>
        <w:rFonts w:ascii="Symbol" w:hAnsi="Symbol"/>
      </w:rPr>
    </w:lvl>
    <w:lvl w:ilvl="4" w:tplc="87BEF5B2">
      <w:start w:val="1"/>
      <w:numFmt w:val="bullet"/>
      <w:lvlText w:val=""/>
      <w:lvlJc w:val="left"/>
      <w:pPr>
        <w:ind w:left="1440" w:hanging="360"/>
      </w:pPr>
      <w:rPr>
        <w:rFonts w:ascii="Symbol" w:hAnsi="Symbol"/>
      </w:rPr>
    </w:lvl>
    <w:lvl w:ilvl="5" w:tplc="61904FCE">
      <w:start w:val="1"/>
      <w:numFmt w:val="bullet"/>
      <w:lvlText w:val=""/>
      <w:lvlJc w:val="left"/>
      <w:pPr>
        <w:ind w:left="1440" w:hanging="360"/>
      </w:pPr>
      <w:rPr>
        <w:rFonts w:ascii="Symbol" w:hAnsi="Symbol"/>
      </w:rPr>
    </w:lvl>
    <w:lvl w:ilvl="6" w:tplc="15466B96">
      <w:start w:val="1"/>
      <w:numFmt w:val="bullet"/>
      <w:lvlText w:val=""/>
      <w:lvlJc w:val="left"/>
      <w:pPr>
        <w:ind w:left="1440" w:hanging="360"/>
      </w:pPr>
      <w:rPr>
        <w:rFonts w:ascii="Symbol" w:hAnsi="Symbol"/>
      </w:rPr>
    </w:lvl>
    <w:lvl w:ilvl="7" w:tplc="BCF819E4">
      <w:start w:val="1"/>
      <w:numFmt w:val="bullet"/>
      <w:lvlText w:val=""/>
      <w:lvlJc w:val="left"/>
      <w:pPr>
        <w:ind w:left="1440" w:hanging="360"/>
      </w:pPr>
      <w:rPr>
        <w:rFonts w:ascii="Symbol" w:hAnsi="Symbol"/>
      </w:rPr>
    </w:lvl>
    <w:lvl w:ilvl="8" w:tplc="97A2B082">
      <w:start w:val="1"/>
      <w:numFmt w:val="bullet"/>
      <w:lvlText w:val=""/>
      <w:lvlJc w:val="left"/>
      <w:pPr>
        <w:ind w:left="1440" w:hanging="360"/>
      </w:pPr>
      <w:rPr>
        <w:rFonts w:ascii="Symbol" w:hAnsi="Symbol"/>
      </w:rPr>
    </w:lvl>
  </w:abstractNum>
  <w:abstractNum w:abstractNumId="16" w15:restartNumberingAfterBreak="0">
    <w:nsid w:val="319C58CC"/>
    <w:multiLevelType w:val="hybridMultilevel"/>
    <w:tmpl w:val="8458CB10"/>
    <w:lvl w:ilvl="0" w:tplc="8954EA56">
      <w:start w:val="8"/>
      <w:numFmt w:val="bullet"/>
      <w:lvlText w:val="-"/>
      <w:lvlJc w:val="left"/>
      <w:pPr>
        <w:ind w:left="720" w:hanging="360"/>
      </w:pPr>
      <w:rPr>
        <w:rFonts w:ascii="News Gothic GDB" w:eastAsia="Times New Roman" w:hAnsi="News Gothic GDB"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0759CC"/>
    <w:multiLevelType w:val="hybridMultilevel"/>
    <w:tmpl w:val="8084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BA1411"/>
    <w:multiLevelType w:val="multilevel"/>
    <w:tmpl w:val="FDA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5354D1"/>
    <w:multiLevelType w:val="hybridMultilevel"/>
    <w:tmpl w:val="1F2E6B4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BA4651A"/>
    <w:multiLevelType w:val="multilevel"/>
    <w:tmpl w:val="3BCA0B36"/>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608B0BCE"/>
    <w:multiLevelType w:val="hybridMultilevel"/>
    <w:tmpl w:val="65D4DA5A"/>
    <w:lvl w:ilvl="0" w:tplc="78F273B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9159A0"/>
    <w:multiLevelType w:val="hybridMultilevel"/>
    <w:tmpl w:val="0D54CD46"/>
    <w:lvl w:ilvl="0" w:tplc="9B26AD74">
      <w:start w:val="1"/>
      <w:numFmt w:val="decimal"/>
      <w:lvlText w:val="%1)"/>
      <w:lvlJc w:val="left"/>
      <w:pPr>
        <w:ind w:left="1440" w:hanging="360"/>
      </w:pPr>
    </w:lvl>
    <w:lvl w:ilvl="1" w:tplc="E0BA03C0">
      <w:start w:val="1"/>
      <w:numFmt w:val="decimal"/>
      <w:lvlText w:val="%2)"/>
      <w:lvlJc w:val="left"/>
      <w:pPr>
        <w:ind w:left="1440" w:hanging="360"/>
      </w:pPr>
    </w:lvl>
    <w:lvl w:ilvl="2" w:tplc="19A63F4E">
      <w:start w:val="1"/>
      <w:numFmt w:val="decimal"/>
      <w:lvlText w:val="%3)"/>
      <w:lvlJc w:val="left"/>
      <w:pPr>
        <w:ind w:left="1440" w:hanging="360"/>
      </w:pPr>
    </w:lvl>
    <w:lvl w:ilvl="3" w:tplc="06C27D56">
      <w:start w:val="1"/>
      <w:numFmt w:val="decimal"/>
      <w:lvlText w:val="%4)"/>
      <w:lvlJc w:val="left"/>
      <w:pPr>
        <w:ind w:left="1440" w:hanging="360"/>
      </w:pPr>
    </w:lvl>
    <w:lvl w:ilvl="4" w:tplc="ECE84976">
      <w:start w:val="1"/>
      <w:numFmt w:val="decimal"/>
      <w:lvlText w:val="%5)"/>
      <w:lvlJc w:val="left"/>
      <w:pPr>
        <w:ind w:left="1440" w:hanging="360"/>
      </w:pPr>
    </w:lvl>
    <w:lvl w:ilvl="5" w:tplc="80467870">
      <w:start w:val="1"/>
      <w:numFmt w:val="decimal"/>
      <w:lvlText w:val="%6)"/>
      <w:lvlJc w:val="left"/>
      <w:pPr>
        <w:ind w:left="1440" w:hanging="360"/>
      </w:pPr>
    </w:lvl>
    <w:lvl w:ilvl="6" w:tplc="D7B24A68">
      <w:start w:val="1"/>
      <w:numFmt w:val="decimal"/>
      <w:lvlText w:val="%7)"/>
      <w:lvlJc w:val="left"/>
      <w:pPr>
        <w:ind w:left="1440" w:hanging="360"/>
      </w:pPr>
    </w:lvl>
    <w:lvl w:ilvl="7" w:tplc="D994AB3A">
      <w:start w:val="1"/>
      <w:numFmt w:val="decimal"/>
      <w:lvlText w:val="%8)"/>
      <w:lvlJc w:val="left"/>
      <w:pPr>
        <w:ind w:left="1440" w:hanging="360"/>
      </w:pPr>
    </w:lvl>
    <w:lvl w:ilvl="8" w:tplc="7CF441BE">
      <w:start w:val="1"/>
      <w:numFmt w:val="decimal"/>
      <w:lvlText w:val="%9)"/>
      <w:lvlJc w:val="left"/>
      <w:pPr>
        <w:ind w:left="1440" w:hanging="360"/>
      </w:pPr>
    </w:lvl>
  </w:abstractNum>
  <w:abstractNum w:abstractNumId="24" w15:restartNumberingAfterBreak="0">
    <w:nsid w:val="686F3BBC"/>
    <w:multiLevelType w:val="hybridMultilevel"/>
    <w:tmpl w:val="27E4C830"/>
    <w:lvl w:ilvl="0" w:tplc="C98EF86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A0C5F0"/>
    <w:multiLevelType w:val="hybridMultilevel"/>
    <w:tmpl w:val="FFFFFFFF"/>
    <w:lvl w:ilvl="0" w:tplc="7BCE178C">
      <w:start w:val="1"/>
      <w:numFmt w:val="bullet"/>
      <w:lvlText w:val=""/>
      <w:lvlJc w:val="left"/>
      <w:pPr>
        <w:ind w:left="544" w:hanging="360"/>
      </w:pPr>
      <w:rPr>
        <w:rFonts w:ascii="Symbol" w:hAnsi="Symbol" w:hint="default"/>
      </w:rPr>
    </w:lvl>
    <w:lvl w:ilvl="1" w:tplc="D20E0736">
      <w:start w:val="1"/>
      <w:numFmt w:val="bullet"/>
      <w:lvlText w:val="o"/>
      <w:lvlJc w:val="left"/>
      <w:pPr>
        <w:ind w:left="1264" w:hanging="360"/>
      </w:pPr>
      <w:rPr>
        <w:rFonts w:ascii="Courier New" w:hAnsi="Courier New" w:hint="default"/>
      </w:rPr>
    </w:lvl>
    <w:lvl w:ilvl="2" w:tplc="E2E85C9E">
      <w:start w:val="1"/>
      <w:numFmt w:val="bullet"/>
      <w:lvlText w:val=""/>
      <w:lvlJc w:val="left"/>
      <w:pPr>
        <w:ind w:left="1984" w:hanging="360"/>
      </w:pPr>
      <w:rPr>
        <w:rFonts w:ascii="Wingdings" w:hAnsi="Wingdings" w:hint="default"/>
      </w:rPr>
    </w:lvl>
    <w:lvl w:ilvl="3" w:tplc="828257B8">
      <w:start w:val="1"/>
      <w:numFmt w:val="bullet"/>
      <w:lvlText w:val=""/>
      <w:lvlJc w:val="left"/>
      <w:pPr>
        <w:ind w:left="2704" w:hanging="360"/>
      </w:pPr>
      <w:rPr>
        <w:rFonts w:ascii="Symbol" w:hAnsi="Symbol" w:hint="default"/>
      </w:rPr>
    </w:lvl>
    <w:lvl w:ilvl="4" w:tplc="BC405622">
      <w:start w:val="1"/>
      <w:numFmt w:val="bullet"/>
      <w:lvlText w:val="o"/>
      <w:lvlJc w:val="left"/>
      <w:pPr>
        <w:ind w:left="3424" w:hanging="360"/>
      </w:pPr>
      <w:rPr>
        <w:rFonts w:ascii="Courier New" w:hAnsi="Courier New" w:hint="default"/>
      </w:rPr>
    </w:lvl>
    <w:lvl w:ilvl="5" w:tplc="DE9201F4">
      <w:start w:val="1"/>
      <w:numFmt w:val="bullet"/>
      <w:lvlText w:val=""/>
      <w:lvlJc w:val="left"/>
      <w:pPr>
        <w:ind w:left="4144" w:hanging="360"/>
      </w:pPr>
      <w:rPr>
        <w:rFonts w:ascii="Wingdings" w:hAnsi="Wingdings" w:hint="default"/>
      </w:rPr>
    </w:lvl>
    <w:lvl w:ilvl="6" w:tplc="53EC0E4A">
      <w:start w:val="1"/>
      <w:numFmt w:val="bullet"/>
      <w:lvlText w:val=""/>
      <w:lvlJc w:val="left"/>
      <w:pPr>
        <w:ind w:left="4864" w:hanging="360"/>
      </w:pPr>
      <w:rPr>
        <w:rFonts w:ascii="Symbol" w:hAnsi="Symbol" w:hint="default"/>
      </w:rPr>
    </w:lvl>
    <w:lvl w:ilvl="7" w:tplc="8B0E31DE">
      <w:start w:val="1"/>
      <w:numFmt w:val="bullet"/>
      <w:lvlText w:val="o"/>
      <w:lvlJc w:val="left"/>
      <w:pPr>
        <w:ind w:left="5584" w:hanging="360"/>
      </w:pPr>
      <w:rPr>
        <w:rFonts w:ascii="Courier New" w:hAnsi="Courier New" w:hint="default"/>
      </w:rPr>
    </w:lvl>
    <w:lvl w:ilvl="8" w:tplc="855A38BE">
      <w:start w:val="1"/>
      <w:numFmt w:val="bullet"/>
      <w:lvlText w:val=""/>
      <w:lvlJc w:val="left"/>
      <w:pPr>
        <w:ind w:left="6304" w:hanging="360"/>
      </w:pPr>
      <w:rPr>
        <w:rFonts w:ascii="Wingdings" w:hAnsi="Wingdings" w:hint="default"/>
      </w:rPr>
    </w:lvl>
  </w:abstractNum>
  <w:abstractNum w:abstractNumId="26" w15:restartNumberingAfterBreak="0">
    <w:nsid w:val="73123EC1"/>
    <w:multiLevelType w:val="hybridMultilevel"/>
    <w:tmpl w:val="BBB80366"/>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449EDBC"/>
    <w:multiLevelType w:val="hybridMultilevel"/>
    <w:tmpl w:val="FFFFFFFF"/>
    <w:lvl w:ilvl="0" w:tplc="5224BF5C">
      <w:start w:val="1"/>
      <w:numFmt w:val="bullet"/>
      <w:lvlText w:val=""/>
      <w:lvlJc w:val="left"/>
      <w:pPr>
        <w:ind w:left="720" w:hanging="360"/>
      </w:pPr>
      <w:rPr>
        <w:rFonts w:ascii="Symbol" w:hAnsi="Symbol" w:hint="default"/>
      </w:rPr>
    </w:lvl>
    <w:lvl w:ilvl="1" w:tplc="C57A8068">
      <w:start w:val="1"/>
      <w:numFmt w:val="bullet"/>
      <w:lvlText w:val="o"/>
      <w:lvlJc w:val="left"/>
      <w:pPr>
        <w:ind w:left="1440" w:hanging="360"/>
      </w:pPr>
      <w:rPr>
        <w:rFonts w:ascii="Courier New" w:hAnsi="Courier New" w:hint="default"/>
      </w:rPr>
    </w:lvl>
    <w:lvl w:ilvl="2" w:tplc="BE242376">
      <w:start w:val="1"/>
      <w:numFmt w:val="bullet"/>
      <w:lvlText w:val=""/>
      <w:lvlJc w:val="left"/>
      <w:pPr>
        <w:ind w:left="2160" w:hanging="360"/>
      </w:pPr>
      <w:rPr>
        <w:rFonts w:ascii="Wingdings" w:hAnsi="Wingdings" w:hint="default"/>
      </w:rPr>
    </w:lvl>
    <w:lvl w:ilvl="3" w:tplc="CBF4FF5E">
      <w:start w:val="1"/>
      <w:numFmt w:val="bullet"/>
      <w:lvlText w:val=""/>
      <w:lvlJc w:val="left"/>
      <w:pPr>
        <w:ind w:left="2880" w:hanging="360"/>
      </w:pPr>
      <w:rPr>
        <w:rFonts w:ascii="Symbol" w:hAnsi="Symbol" w:hint="default"/>
      </w:rPr>
    </w:lvl>
    <w:lvl w:ilvl="4" w:tplc="4A6ECEDE">
      <w:start w:val="1"/>
      <w:numFmt w:val="bullet"/>
      <w:lvlText w:val="o"/>
      <w:lvlJc w:val="left"/>
      <w:pPr>
        <w:ind w:left="3600" w:hanging="360"/>
      </w:pPr>
      <w:rPr>
        <w:rFonts w:ascii="Courier New" w:hAnsi="Courier New" w:hint="default"/>
      </w:rPr>
    </w:lvl>
    <w:lvl w:ilvl="5" w:tplc="B65671B6">
      <w:start w:val="1"/>
      <w:numFmt w:val="bullet"/>
      <w:lvlText w:val=""/>
      <w:lvlJc w:val="left"/>
      <w:pPr>
        <w:ind w:left="4320" w:hanging="360"/>
      </w:pPr>
      <w:rPr>
        <w:rFonts w:ascii="Wingdings" w:hAnsi="Wingdings" w:hint="default"/>
      </w:rPr>
    </w:lvl>
    <w:lvl w:ilvl="6" w:tplc="C72EB6F8">
      <w:start w:val="1"/>
      <w:numFmt w:val="bullet"/>
      <w:lvlText w:val=""/>
      <w:lvlJc w:val="left"/>
      <w:pPr>
        <w:ind w:left="5040" w:hanging="360"/>
      </w:pPr>
      <w:rPr>
        <w:rFonts w:ascii="Symbol" w:hAnsi="Symbol" w:hint="default"/>
      </w:rPr>
    </w:lvl>
    <w:lvl w:ilvl="7" w:tplc="E168E822">
      <w:start w:val="1"/>
      <w:numFmt w:val="bullet"/>
      <w:lvlText w:val="o"/>
      <w:lvlJc w:val="left"/>
      <w:pPr>
        <w:ind w:left="5760" w:hanging="360"/>
      </w:pPr>
      <w:rPr>
        <w:rFonts w:ascii="Courier New" w:hAnsi="Courier New" w:hint="default"/>
      </w:rPr>
    </w:lvl>
    <w:lvl w:ilvl="8" w:tplc="F104CEEE">
      <w:start w:val="1"/>
      <w:numFmt w:val="bullet"/>
      <w:lvlText w:val=""/>
      <w:lvlJc w:val="left"/>
      <w:pPr>
        <w:ind w:left="6480" w:hanging="360"/>
      </w:pPr>
      <w:rPr>
        <w:rFonts w:ascii="Wingdings" w:hAnsi="Wingdings" w:hint="default"/>
      </w:rPr>
    </w:lvl>
  </w:abstractNum>
  <w:abstractNum w:abstractNumId="28" w15:restartNumberingAfterBreak="0">
    <w:nsid w:val="77C47691"/>
    <w:multiLevelType w:val="hybridMultilevel"/>
    <w:tmpl w:val="ED00C60E"/>
    <w:lvl w:ilvl="0" w:tplc="2CF4EE6A">
      <w:start w:val="8"/>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F81CAF"/>
    <w:multiLevelType w:val="hybridMultilevel"/>
    <w:tmpl w:val="2C309E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2502"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585917">
    <w:abstractNumId w:val="30"/>
  </w:num>
  <w:num w:numId="2" w16cid:durableId="806124909">
    <w:abstractNumId w:val="8"/>
  </w:num>
  <w:num w:numId="3" w16cid:durableId="1502887068">
    <w:abstractNumId w:val="24"/>
  </w:num>
  <w:num w:numId="4" w16cid:durableId="47382815">
    <w:abstractNumId w:val="12"/>
  </w:num>
  <w:num w:numId="5" w16cid:durableId="2110540981">
    <w:abstractNumId w:val="4"/>
  </w:num>
  <w:num w:numId="6" w16cid:durableId="377898767">
    <w:abstractNumId w:val="3"/>
  </w:num>
  <w:num w:numId="7" w16cid:durableId="1888493573">
    <w:abstractNumId w:val="9"/>
  </w:num>
  <w:num w:numId="8" w16cid:durableId="334652772">
    <w:abstractNumId w:val="0"/>
  </w:num>
  <w:num w:numId="9" w16cid:durableId="1678190286">
    <w:abstractNumId w:val="20"/>
  </w:num>
  <w:num w:numId="10" w16cid:durableId="1013799669">
    <w:abstractNumId w:val="23"/>
  </w:num>
  <w:num w:numId="11" w16cid:durableId="43650506">
    <w:abstractNumId w:val="15"/>
  </w:num>
  <w:num w:numId="12" w16cid:durableId="1636566144">
    <w:abstractNumId w:val="17"/>
  </w:num>
  <w:num w:numId="13" w16cid:durableId="1079207707">
    <w:abstractNumId w:val="21"/>
  </w:num>
  <w:num w:numId="14" w16cid:durableId="231277534">
    <w:abstractNumId w:val="14"/>
  </w:num>
  <w:num w:numId="15" w16cid:durableId="1737774155">
    <w:abstractNumId w:val="29"/>
  </w:num>
  <w:num w:numId="16" w16cid:durableId="927347916">
    <w:abstractNumId w:val="16"/>
  </w:num>
  <w:num w:numId="17" w16cid:durableId="2013796019">
    <w:abstractNumId w:val="13"/>
  </w:num>
  <w:num w:numId="18" w16cid:durableId="645355874">
    <w:abstractNumId w:val="26"/>
  </w:num>
  <w:num w:numId="19" w16cid:durableId="832333229">
    <w:abstractNumId w:val="6"/>
  </w:num>
  <w:num w:numId="20" w16cid:durableId="963657938">
    <w:abstractNumId w:val="25"/>
  </w:num>
  <w:num w:numId="21" w16cid:durableId="30343291">
    <w:abstractNumId w:val="5"/>
  </w:num>
  <w:num w:numId="22" w16cid:durableId="438795866">
    <w:abstractNumId w:val="2"/>
  </w:num>
  <w:num w:numId="23" w16cid:durableId="87504383">
    <w:abstractNumId w:val="11"/>
  </w:num>
  <w:num w:numId="24" w16cid:durableId="741952567">
    <w:abstractNumId w:val="27"/>
  </w:num>
  <w:num w:numId="25" w16cid:durableId="1950817819">
    <w:abstractNumId w:val="19"/>
  </w:num>
  <w:num w:numId="26" w16cid:durableId="1176580922">
    <w:abstractNumId w:val="1"/>
  </w:num>
  <w:num w:numId="27" w16cid:durableId="1047527855">
    <w:abstractNumId w:val="22"/>
  </w:num>
  <w:num w:numId="28" w16cid:durableId="2003777513">
    <w:abstractNumId w:val="28"/>
  </w:num>
  <w:num w:numId="29" w16cid:durableId="252319514">
    <w:abstractNumId w:val="7"/>
  </w:num>
  <w:num w:numId="30" w16cid:durableId="20086356">
    <w:abstractNumId w:val="18"/>
  </w:num>
  <w:num w:numId="31" w16cid:durableId="2114978973">
    <w:abstractNumId w:val="1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h Nguyen">
    <w15:presenceInfo w15:providerId="AD" w15:userId="S::ye415@deutsche-boerse.com::f483fe3f-3d6f-4d79-9019-2ac7e01c54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559"/>
    <w:rsid w:val="00000563"/>
    <w:rsid w:val="00000788"/>
    <w:rsid w:val="00000828"/>
    <w:rsid w:val="00000B24"/>
    <w:rsid w:val="00001495"/>
    <w:rsid w:val="0000154B"/>
    <w:rsid w:val="000015B7"/>
    <w:rsid w:val="000017A9"/>
    <w:rsid w:val="00001BCD"/>
    <w:rsid w:val="00002117"/>
    <w:rsid w:val="000023A4"/>
    <w:rsid w:val="00002444"/>
    <w:rsid w:val="00002EB8"/>
    <w:rsid w:val="0000350F"/>
    <w:rsid w:val="000039D7"/>
    <w:rsid w:val="00003AF6"/>
    <w:rsid w:val="00003D95"/>
    <w:rsid w:val="00004434"/>
    <w:rsid w:val="000049D1"/>
    <w:rsid w:val="00004BD8"/>
    <w:rsid w:val="00005110"/>
    <w:rsid w:val="000053C2"/>
    <w:rsid w:val="00005C12"/>
    <w:rsid w:val="000061AF"/>
    <w:rsid w:val="000062EE"/>
    <w:rsid w:val="0000663A"/>
    <w:rsid w:val="0000748A"/>
    <w:rsid w:val="00007799"/>
    <w:rsid w:val="00010156"/>
    <w:rsid w:val="0001034F"/>
    <w:rsid w:val="00010A07"/>
    <w:rsid w:val="00010B7A"/>
    <w:rsid w:val="00010F54"/>
    <w:rsid w:val="0001148A"/>
    <w:rsid w:val="00011D90"/>
    <w:rsid w:val="00013042"/>
    <w:rsid w:val="00013519"/>
    <w:rsid w:val="000137FC"/>
    <w:rsid w:val="000144F2"/>
    <w:rsid w:val="0001453A"/>
    <w:rsid w:val="00014924"/>
    <w:rsid w:val="00014DAC"/>
    <w:rsid w:val="0001505C"/>
    <w:rsid w:val="00015820"/>
    <w:rsid w:val="00015A61"/>
    <w:rsid w:val="00015BE3"/>
    <w:rsid w:val="00015E76"/>
    <w:rsid w:val="000162CC"/>
    <w:rsid w:val="00016793"/>
    <w:rsid w:val="00016B10"/>
    <w:rsid w:val="00016BBC"/>
    <w:rsid w:val="000171CB"/>
    <w:rsid w:val="000176E7"/>
    <w:rsid w:val="00017B4A"/>
    <w:rsid w:val="00017C00"/>
    <w:rsid w:val="00017C58"/>
    <w:rsid w:val="00017CDA"/>
    <w:rsid w:val="00017D51"/>
    <w:rsid w:val="00017D6E"/>
    <w:rsid w:val="00017F1D"/>
    <w:rsid w:val="0002046F"/>
    <w:rsid w:val="00020527"/>
    <w:rsid w:val="0002058E"/>
    <w:rsid w:val="000207E6"/>
    <w:rsid w:val="00020ABD"/>
    <w:rsid w:val="00020CFF"/>
    <w:rsid w:val="000211D4"/>
    <w:rsid w:val="000214B7"/>
    <w:rsid w:val="000214C5"/>
    <w:rsid w:val="000217A7"/>
    <w:rsid w:val="000218DD"/>
    <w:rsid w:val="00021979"/>
    <w:rsid w:val="00021CDE"/>
    <w:rsid w:val="00021DFF"/>
    <w:rsid w:val="00022468"/>
    <w:rsid w:val="00022A28"/>
    <w:rsid w:val="00022B85"/>
    <w:rsid w:val="00022BCF"/>
    <w:rsid w:val="00022C50"/>
    <w:rsid w:val="00022C6C"/>
    <w:rsid w:val="00022E5F"/>
    <w:rsid w:val="000230C9"/>
    <w:rsid w:val="0002371B"/>
    <w:rsid w:val="000239B9"/>
    <w:rsid w:val="00023B56"/>
    <w:rsid w:val="00023D36"/>
    <w:rsid w:val="00025196"/>
    <w:rsid w:val="00025AE7"/>
    <w:rsid w:val="00025B7B"/>
    <w:rsid w:val="00025B8B"/>
    <w:rsid w:val="00026114"/>
    <w:rsid w:val="000266DF"/>
    <w:rsid w:val="00026BEF"/>
    <w:rsid w:val="000272C1"/>
    <w:rsid w:val="00027A3A"/>
    <w:rsid w:val="00027CAE"/>
    <w:rsid w:val="00030312"/>
    <w:rsid w:val="00030469"/>
    <w:rsid w:val="00030AAD"/>
    <w:rsid w:val="00031055"/>
    <w:rsid w:val="00031141"/>
    <w:rsid w:val="0003130A"/>
    <w:rsid w:val="000316F1"/>
    <w:rsid w:val="00031A39"/>
    <w:rsid w:val="00031BA8"/>
    <w:rsid w:val="00031C0C"/>
    <w:rsid w:val="00031C5B"/>
    <w:rsid w:val="00031D2F"/>
    <w:rsid w:val="0003237E"/>
    <w:rsid w:val="00032E49"/>
    <w:rsid w:val="00033747"/>
    <w:rsid w:val="00033A08"/>
    <w:rsid w:val="00033F49"/>
    <w:rsid w:val="00033FD5"/>
    <w:rsid w:val="00034109"/>
    <w:rsid w:val="0003439D"/>
    <w:rsid w:val="000345A1"/>
    <w:rsid w:val="00034676"/>
    <w:rsid w:val="00034B68"/>
    <w:rsid w:val="00034C65"/>
    <w:rsid w:val="00035F99"/>
    <w:rsid w:val="0003679F"/>
    <w:rsid w:val="00036899"/>
    <w:rsid w:val="00036912"/>
    <w:rsid w:val="00036E36"/>
    <w:rsid w:val="00037DF2"/>
    <w:rsid w:val="00040A6A"/>
    <w:rsid w:val="00040BAE"/>
    <w:rsid w:val="00040ED7"/>
    <w:rsid w:val="00041876"/>
    <w:rsid w:val="00041B0C"/>
    <w:rsid w:val="00041DED"/>
    <w:rsid w:val="00041E6F"/>
    <w:rsid w:val="00041F99"/>
    <w:rsid w:val="000420E3"/>
    <w:rsid w:val="000422A6"/>
    <w:rsid w:val="00042A40"/>
    <w:rsid w:val="00042FC2"/>
    <w:rsid w:val="00043154"/>
    <w:rsid w:val="0004346E"/>
    <w:rsid w:val="00043580"/>
    <w:rsid w:val="00043614"/>
    <w:rsid w:val="00043618"/>
    <w:rsid w:val="00044021"/>
    <w:rsid w:val="0004425C"/>
    <w:rsid w:val="000448AB"/>
    <w:rsid w:val="00044A23"/>
    <w:rsid w:val="00044B01"/>
    <w:rsid w:val="00044D4D"/>
    <w:rsid w:val="00044F2E"/>
    <w:rsid w:val="0004519B"/>
    <w:rsid w:val="0004527D"/>
    <w:rsid w:val="00046171"/>
    <w:rsid w:val="000462A9"/>
    <w:rsid w:val="0004705C"/>
    <w:rsid w:val="00047124"/>
    <w:rsid w:val="00047203"/>
    <w:rsid w:val="0004721E"/>
    <w:rsid w:val="00047268"/>
    <w:rsid w:val="00047D2E"/>
    <w:rsid w:val="00047FBD"/>
    <w:rsid w:val="000500FB"/>
    <w:rsid w:val="00050117"/>
    <w:rsid w:val="000503AD"/>
    <w:rsid w:val="000503CD"/>
    <w:rsid w:val="00050B88"/>
    <w:rsid w:val="00051871"/>
    <w:rsid w:val="00051A83"/>
    <w:rsid w:val="00051BF9"/>
    <w:rsid w:val="00051CA0"/>
    <w:rsid w:val="00051CA1"/>
    <w:rsid w:val="0005222E"/>
    <w:rsid w:val="00052581"/>
    <w:rsid w:val="00052670"/>
    <w:rsid w:val="0005275C"/>
    <w:rsid w:val="000528C2"/>
    <w:rsid w:val="000528E6"/>
    <w:rsid w:val="00052C8B"/>
    <w:rsid w:val="00053798"/>
    <w:rsid w:val="00053DFD"/>
    <w:rsid w:val="000542B4"/>
    <w:rsid w:val="000544FF"/>
    <w:rsid w:val="00054522"/>
    <w:rsid w:val="000547EE"/>
    <w:rsid w:val="00054B41"/>
    <w:rsid w:val="00054C03"/>
    <w:rsid w:val="00054DFE"/>
    <w:rsid w:val="00055057"/>
    <w:rsid w:val="0005517D"/>
    <w:rsid w:val="00055192"/>
    <w:rsid w:val="0005572A"/>
    <w:rsid w:val="000557E0"/>
    <w:rsid w:val="0005586E"/>
    <w:rsid w:val="00055C39"/>
    <w:rsid w:val="00055D4E"/>
    <w:rsid w:val="00055F22"/>
    <w:rsid w:val="00056BF2"/>
    <w:rsid w:val="00056F26"/>
    <w:rsid w:val="00057521"/>
    <w:rsid w:val="00057943"/>
    <w:rsid w:val="00057A19"/>
    <w:rsid w:val="00057B83"/>
    <w:rsid w:val="00057D06"/>
    <w:rsid w:val="00060BF4"/>
    <w:rsid w:val="000614DE"/>
    <w:rsid w:val="000619E0"/>
    <w:rsid w:val="00061A33"/>
    <w:rsid w:val="00061CDB"/>
    <w:rsid w:val="00061E4B"/>
    <w:rsid w:val="0006219E"/>
    <w:rsid w:val="00062253"/>
    <w:rsid w:val="0006229A"/>
    <w:rsid w:val="00062929"/>
    <w:rsid w:val="00062EDE"/>
    <w:rsid w:val="00062F4A"/>
    <w:rsid w:val="0006316C"/>
    <w:rsid w:val="00063BB5"/>
    <w:rsid w:val="00063BE5"/>
    <w:rsid w:val="00063C95"/>
    <w:rsid w:val="00063E15"/>
    <w:rsid w:val="00063E48"/>
    <w:rsid w:val="00064116"/>
    <w:rsid w:val="00064167"/>
    <w:rsid w:val="00064613"/>
    <w:rsid w:val="00064C98"/>
    <w:rsid w:val="00065BC0"/>
    <w:rsid w:val="00065DA1"/>
    <w:rsid w:val="0006601B"/>
    <w:rsid w:val="0006612A"/>
    <w:rsid w:val="000663EC"/>
    <w:rsid w:val="00066C2E"/>
    <w:rsid w:val="00066DD6"/>
    <w:rsid w:val="00067070"/>
    <w:rsid w:val="00067088"/>
    <w:rsid w:val="000674A9"/>
    <w:rsid w:val="00067730"/>
    <w:rsid w:val="000704BB"/>
    <w:rsid w:val="00070BAE"/>
    <w:rsid w:val="00070BC8"/>
    <w:rsid w:val="00070D84"/>
    <w:rsid w:val="00071286"/>
    <w:rsid w:val="0007147C"/>
    <w:rsid w:val="00071D94"/>
    <w:rsid w:val="000723BD"/>
    <w:rsid w:val="00072B8B"/>
    <w:rsid w:val="00072D67"/>
    <w:rsid w:val="00072EE5"/>
    <w:rsid w:val="00073244"/>
    <w:rsid w:val="00073418"/>
    <w:rsid w:val="000735A1"/>
    <w:rsid w:val="0007394E"/>
    <w:rsid w:val="00073C17"/>
    <w:rsid w:val="000743E7"/>
    <w:rsid w:val="00074412"/>
    <w:rsid w:val="0007456C"/>
    <w:rsid w:val="00074738"/>
    <w:rsid w:val="0007482E"/>
    <w:rsid w:val="000754EE"/>
    <w:rsid w:val="00075659"/>
    <w:rsid w:val="00075835"/>
    <w:rsid w:val="000758D2"/>
    <w:rsid w:val="00075BDE"/>
    <w:rsid w:val="00075BF8"/>
    <w:rsid w:val="00075D0B"/>
    <w:rsid w:val="000761A8"/>
    <w:rsid w:val="000766C8"/>
    <w:rsid w:val="000768E4"/>
    <w:rsid w:val="000769BC"/>
    <w:rsid w:val="00076DAB"/>
    <w:rsid w:val="00077036"/>
    <w:rsid w:val="00077281"/>
    <w:rsid w:val="000775B5"/>
    <w:rsid w:val="00077DF1"/>
    <w:rsid w:val="00077E16"/>
    <w:rsid w:val="00080041"/>
    <w:rsid w:val="00080270"/>
    <w:rsid w:val="000802E4"/>
    <w:rsid w:val="0008082F"/>
    <w:rsid w:val="00080AC7"/>
    <w:rsid w:val="00081257"/>
    <w:rsid w:val="000816DF"/>
    <w:rsid w:val="000817AB"/>
    <w:rsid w:val="00081A78"/>
    <w:rsid w:val="00082247"/>
    <w:rsid w:val="0008247D"/>
    <w:rsid w:val="00083007"/>
    <w:rsid w:val="000831BF"/>
    <w:rsid w:val="000835CB"/>
    <w:rsid w:val="000838E6"/>
    <w:rsid w:val="00083A51"/>
    <w:rsid w:val="00083BA5"/>
    <w:rsid w:val="000845B2"/>
    <w:rsid w:val="00084905"/>
    <w:rsid w:val="00084953"/>
    <w:rsid w:val="00084E6B"/>
    <w:rsid w:val="00084EF4"/>
    <w:rsid w:val="000851F8"/>
    <w:rsid w:val="00086217"/>
    <w:rsid w:val="000862B8"/>
    <w:rsid w:val="00086471"/>
    <w:rsid w:val="00086695"/>
    <w:rsid w:val="000869AA"/>
    <w:rsid w:val="00086E9F"/>
    <w:rsid w:val="000872C4"/>
    <w:rsid w:val="000873C7"/>
    <w:rsid w:val="0008740F"/>
    <w:rsid w:val="00087917"/>
    <w:rsid w:val="00087CF5"/>
    <w:rsid w:val="00087FDB"/>
    <w:rsid w:val="00090091"/>
    <w:rsid w:val="0009025A"/>
    <w:rsid w:val="00090B4B"/>
    <w:rsid w:val="00090EDC"/>
    <w:rsid w:val="0009126F"/>
    <w:rsid w:val="000912A1"/>
    <w:rsid w:val="0009131F"/>
    <w:rsid w:val="000917A3"/>
    <w:rsid w:val="00091F71"/>
    <w:rsid w:val="00091FCF"/>
    <w:rsid w:val="00092398"/>
    <w:rsid w:val="00092843"/>
    <w:rsid w:val="00092AFD"/>
    <w:rsid w:val="00092D70"/>
    <w:rsid w:val="00092E17"/>
    <w:rsid w:val="000930E1"/>
    <w:rsid w:val="00093D5F"/>
    <w:rsid w:val="0009406F"/>
    <w:rsid w:val="000940F4"/>
    <w:rsid w:val="000941F3"/>
    <w:rsid w:val="000946AF"/>
    <w:rsid w:val="00094B25"/>
    <w:rsid w:val="00095229"/>
    <w:rsid w:val="00095604"/>
    <w:rsid w:val="00095829"/>
    <w:rsid w:val="00095D00"/>
    <w:rsid w:val="00096595"/>
    <w:rsid w:val="000965D2"/>
    <w:rsid w:val="000965EA"/>
    <w:rsid w:val="00096989"/>
    <w:rsid w:val="00096C10"/>
    <w:rsid w:val="00097532"/>
    <w:rsid w:val="00097E1D"/>
    <w:rsid w:val="00097EF7"/>
    <w:rsid w:val="00097EF9"/>
    <w:rsid w:val="00097FFC"/>
    <w:rsid w:val="000A0009"/>
    <w:rsid w:val="000A0353"/>
    <w:rsid w:val="000A1506"/>
    <w:rsid w:val="000A1609"/>
    <w:rsid w:val="000A19F7"/>
    <w:rsid w:val="000A1C29"/>
    <w:rsid w:val="000A1D92"/>
    <w:rsid w:val="000A1ED8"/>
    <w:rsid w:val="000A2A93"/>
    <w:rsid w:val="000A2BCF"/>
    <w:rsid w:val="000A3146"/>
    <w:rsid w:val="000A345C"/>
    <w:rsid w:val="000A3915"/>
    <w:rsid w:val="000A3B92"/>
    <w:rsid w:val="000A3DA5"/>
    <w:rsid w:val="000A3E99"/>
    <w:rsid w:val="000A3ED9"/>
    <w:rsid w:val="000A3FFA"/>
    <w:rsid w:val="000A447E"/>
    <w:rsid w:val="000A4DD6"/>
    <w:rsid w:val="000A5520"/>
    <w:rsid w:val="000A56FA"/>
    <w:rsid w:val="000A5AD5"/>
    <w:rsid w:val="000A5B6C"/>
    <w:rsid w:val="000A5C14"/>
    <w:rsid w:val="000A5C4D"/>
    <w:rsid w:val="000A5EFB"/>
    <w:rsid w:val="000A6071"/>
    <w:rsid w:val="000A6319"/>
    <w:rsid w:val="000A6878"/>
    <w:rsid w:val="000A6C61"/>
    <w:rsid w:val="000A6DE3"/>
    <w:rsid w:val="000A6F11"/>
    <w:rsid w:val="000A7037"/>
    <w:rsid w:val="000A75E3"/>
    <w:rsid w:val="000A75EA"/>
    <w:rsid w:val="000A7648"/>
    <w:rsid w:val="000A7DD2"/>
    <w:rsid w:val="000B061C"/>
    <w:rsid w:val="000B08C9"/>
    <w:rsid w:val="000B0BD8"/>
    <w:rsid w:val="000B0CD1"/>
    <w:rsid w:val="000B0F6D"/>
    <w:rsid w:val="000B18D3"/>
    <w:rsid w:val="000B18E8"/>
    <w:rsid w:val="000B1C1F"/>
    <w:rsid w:val="000B1C5E"/>
    <w:rsid w:val="000B1F78"/>
    <w:rsid w:val="000B2202"/>
    <w:rsid w:val="000B24E4"/>
    <w:rsid w:val="000B2621"/>
    <w:rsid w:val="000B28D3"/>
    <w:rsid w:val="000B3091"/>
    <w:rsid w:val="000B3198"/>
    <w:rsid w:val="000B31E8"/>
    <w:rsid w:val="000B33B2"/>
    <w:rsid w:val="000B341C"/>
    <w:rsid w:val="000B3904"/>
    <w:rsid w:val="000B3B04"/>
    <w:rsid w:val="000B3EA0"/>
    <w:rsid w:val="000B4813"/>
    <w:rsid w:val="000B4B09"/>
    <w:rsid w:val="000B50C2"/>
    <w:rsid w:val="000B5295"/>
    <w:rsid w:val="000B5607"/>
    <w:rsid w:val="000B576D"/>
    <w:rsid w:val="000B5816"/>
    <w:rsid w:val="000B5A1F"/>
    <w:rsid w:val="000B5B17"/>
    <w:rsid w:val="000B64A2"/>
    <w:rsid w:val="000B6558"/>
    <w:rsid w:val="000B72B6"/>
    <w:rsid w:val="000B74FF"/>
    <w:rsid w:val="000B75C9"/>
    <w:rsid w:val="000B7C59"/>
    <w:rsid w:val="000B7CB0"/>
    <w:rsid w:val="000B7D91"/>
    <w:rsid w:val="000B7FB9"/>
    <w:rsid w:val="000C02EB"/>
    <w:rsid w:val="000C0514"/>
    <w:rsid w:val="000C0EC8"/>
    <w:rsid w:val="000C0F23"/>
    <w:rsid w:val="000C1114"/>
    <w:rsid w:val="000C18D9"/>
    <w:rsid w:val="000C1946"/>
    <w:rsid w:val="000C20AA"/>
    <w:rsid w:val="000C23E1"/>
    <w:rsid w:val="000C2A78"/>
    <w:rsid w:val="000C2AC7"/>
    <w:rsid w:val="000C349A"/>
    <w:rsid w:val="000C376F"/>
    <w:rsid w:val="000C377B"/>
    <w:rsid w:val="000C4031"/>
    <w:rsid w:val="000C4200"/>
    <w:rsid w:val="000C448F"/>
    <w:rsid w:val="000C48E3"/>
    <w:rsid w:val="000C5405"/>
    <w:rsid w:val="000C563B"/>
    <w:rsid w:val="000C5823"/>
    <w:rsid w:val="000C5892"/>
    <w:rsid w:val="000C5BAB"/>
    <w:rsid w:val="000C5C0A"/>
    <w:rsid w:val="000C5F08"/>
    <w:rsid w:val="000C603A"/>
    <w:rsid w:val="000C610F"/>
    <w:rsid w:val="000C61D5"/>
    <w:rsid w:val="000C64EF"/>
    <w:rsid w:val="000C6B1C"/>
    <w:rsid w:val="000C6D4A"/>
    <w:rsid w:val="000C6FA7"/>
    <w:rsid w:val="000C7E22"/>
    <w:rsid w:val="000D060B"/>
    <w:rsid w:val="000D06A3"/>
    <w:rsid w:val="000D0A31"/>
    <w:rsid w:val="000D0C13"/>
    <w:rsid w:val="000D0D68"/>
    <w:rsid w:val="000D1168"/>
    <w:rsid w:val="000D180E"/>
    <w:rsid w:val="000D1DCF"/>
    <w:rsid w:val="000D1E40"/>
    <w:rsid w:val="000D1FDD"/>
    <w:rsid w:val="000D2013"/>
    <w:rsid w:val="000D2378"/>
    <w:rsid w:val="000D381E"/>
    <w:rsid w:val="000D4112"/>
    <w:rsid w:val="000D454F"/>
    <w:rsid w:val="000D46C6"/>
    <w:rsid w:val="000D5518"/>
    <w:rsid w:val="000D56F1"/>
    <w:rsid w:val="000D5931"/>
    <w:rsid w:val="000D5995"/>
    <w:rsid w:val="000D5AC3"/>
    <w:rsid w:val="000D5BB9"/>
    <w:rsid w:val="000D5CA2"/>
    <w:rsid w:val="000D5DF0"/>
    <w:rsid w:val="000D5E9D"/>
    <w:rsid w:val="000D61F2"/>
    <w:rsid w:val="000D62B4"/>
    <w:rsid w:val="000D62DE"/>
    <w:rsid w:val="000D6405"/>
    <w:rsid w:val="000D6630"/>
    <w:rsid w:val="000D6BC7"/>
    <w:rsid w:val="000D7021"/>
    <w:rsid w:val="000D7069"/>
    <w:rsid w:val="000D73AF"/>
    <w:rsid w:val="000D7700"/>
    <w:rsid w:val="000D78DA"/>
    <w:rsid w:val="000D7A23"/>
    <w:rsid w:val="000E06F7"/>
    <w:rsid w:val="000E0CC2"/>
    <w:rsid w:val="000E0EA9"/>
    <w:rsid w:val="000E1074"/>
    <w:rsid w:val="000E1640"/>
    <w:rsid w:val="000E1902"/>
    <w:rsid w:val="000E1927"/>
    <w:rsid w:val="000E1988"/>
    <w:rsid w:val="000E1CBE"/>
    <w:rsid w:val="000E1D5A"/>
    <w:rsid w:val="000E1D94"/>
    <w:rsid w:val="000E1E61"/>
    <w:rsid w:val="000E1FAA"/>
    <w:rsid w:val="000E1FC9"/>
    <w:rsid w:val="000E202E"/>
    <w:rsid w:val="000E23A6"/>
    <w:rsid w:val="000E2772"/>
    <w:rsid w:val="000E28AB"/>
    <w:rsid w:val="000E3223"/>
    <w:rsid w:val="000E35DF"/>
    <w:rsid w:val="000E388E"/>
    <w:rsid w:val="000E47E5"/>
    <w:rsid w:val="000E4A6D"/>
    <w:rsid w:val="000E4ECA"/>
    <w:rsid w:val="000E4F19"/>
    <w:rsid w:val="000E500E"/>
    <w:rsid w:val="000E552E"/>
    <w:rsid w:val="000E55F5"/>
    <w:rsid w:val="000E56CA"/>
    <w:rsid w:val="000E58C5"/>
    <w:rsid w:val="000E5CC8"/>
    <w:rsid w:val="000E68A0"/>
    <w:rsid w:val="000E6A69"/>
    <w:rsid w:val="000E7546"/>
    <w:rsid w:val="000E7DE9"/>
    <w:rsid w:val="000F00FC"/>
    <w:rsid w:val="000F0852"/>
    <w:rsid w:val="000F0883"/>
    <w:rsid w:val="000F0BAC"/>
    <w:rsid w:val="000F10EC"/>
    <w:rsid w:val="000F1443"/>
    <w:rsid w:val="000F14D3"/>
    <w:rsid w:val="000F1CB7"/>
    <w:rsid w:val="000F2340"/>
    <w:rsid w:val="000F279A"/>
    <w:rsid w:val="000F2C8A"/>
    <w:rsid w:val="000F377A"/>
    <w:rsid w:val="000F3818"/>
    <w:rsid w:val="000F38A1"/>
    <w:rsid w:val="000F4CD8"/>
    <w:rsid w:val="000F4FC1"/>
    <w:rsid w:val="000F58C4"/>
    <w:rsid w:val="000F6298"/>
    <w:rsid w:val="000F644E"/>
    <w:rsid w:val="000F65AB"/>
    <w:rsid w:val="000F668B"/>
    <w:rsid w:val="000F6C5C"/>
    <w:rsid w:val="000F6CBA"/>
    <w:rsid w:val="000F7744"/>
    <w:rsid w:val="000F7A27"/>
    <w:rsid w:val="000F7B58"/>
    <w:rsid w:val="000F7B6B"/>
    <w:rsid w:val="001003BD"/>
    <w:rsid w:val="00100BA6"/>
    <w:rsid w:val="00100BE2"/>
    <w:rsid w:val="00101069"/>
    <w:rsid w:val="001010DF"/>
    <w:rsid w:val="00101367"/>
    <w:rsid w:val="001018BE"/>
    <w:rsid w:val="00101DE7"/>
    <w:rsid w:val="00102307"/>
    <w:rsid w:val="001024C4"/>
    <w:rsid w:val="0010258B"/>
    <w:rsid w:val="001026CB"/>
    <w:rsid w:val="001029FE"/>
    <w:rsid w:val="00102A01"/>
    <w:rsid w:val="00102D0C"/>
    <w:rsid w:val="00103154"/>
    <w:rsid w:val="001033A6"/>
    <w:rsid w:val="00103547"/>
    <w:rsid w:val="00103794"/>
    <w:rsid w:val="001037E5"/>
    <w:rsid w:val="00103EF4"/>
    <w:rsid w:val="001040D6"/>
    <w:rsid w:val="00104217"/>
    <w:rsid w:val="001042B4"/>
    <w:rsid w:val="0010431A"/>
    <w:rsid w:val="00104612"/>
    <w:rsid w:val="00104872"/>
    <w:rsid w:val="00104964"/>
    <w:rsid w:val="001049AE"/>
    <w:rsid w:val="00104CDD"/>
    <w:rsid w:val="00104F1A"/>
    <w:rsid w:val="00104F22"/>
    <w:rsid w:val="001056B9"/>
    <w:rsid w:val="001057A3"/>
    <w:rsid w:val="00105E92"/>
    <w:rsid w:val="00106A02"/>
    <w:rsid w:val="00106A1C"/>
    <w:rsid w:val="00106AEA"/>
    <w:rsid w:val="00106C9A"/>
    <w:rsid w:val="00107426"/>
    <w:rsid w:val="001076FD"/>
    <w:rsid w:val="0010778A"/>
    <w:rsid w:val="00107BB8"/>
    <w:rsid w:val="00107BC3"/>
    <w:rsid w:val="001100AA"/>
    <w:rsid w:val="001109E3"/>
    <w:rsid w:val="00110EB8"/>
    <w:rsid w:val="00111047"/>
    <w:rsid w:val="001110D4"/>
    <w:rsid w:val="00111362"/>
    <w:rsid w:val="00111391"/>
    <w:rsid w:val="00111845"/>
    <w:rsid w:val="0011191D"/>
    <w:rsid w:val="001119D2"/>
    <w:rsid w:val="00111BD4"/>
    <w:rsid w:val="00112039"/>
    <w:rsid w:val="001121E2"/>
    <w:rsid w:val="00112379"/>
    <w:rsid w:val="0011279D"/>
    <w:rsid w:val="00113647"/>
    <w:rsid w:val="00113656"/>
    <w:rsid w:val="001138BA"/>
    <w:rsid w:val="00113A04"/>
    <w:rsid w:val="00113C35"/>
    <w:rsid w:val="00113C71"/>
    <w:rsid w:val="00113C85"/>
    <w:rsid w:val="001147F5"/>
    <w:rsid w:val="00114C08"/>
    <w:rsid w:val="00114E35"/>
    <w:rsid w:val="00114E80"/>
    <w:rsid w:val="00115214"/>
    <w:rsid w:val="001152A2"/>
    <w:rsid w:val="001153F3"/>
    <w:rsid w:val="00115568"/>
    <w:rsid w:val="001158C1"/>
    <w:rsid w:val="00115D2D"/>
    <w:rsid w:val="001160F6"/>
    <w:rsid w:val="001161CE"/>
    <w:rsid w:val="00116286"/>
    <w:rsid w:val="0011628A"/>
    <w:rsid w:val="0011631F"/>
    <w:rsid w:val="001164B0"/>
    <w:rsid w:val="0011700D"/>
    <w:rsid w:val="00117047"/>
    <w:rsid w:val="00117108"/>
    <w:rsid w:val="001171F6"/>
    <w:rsid w:val="00117587"/>
    <w:rsid w:val="00117664"/>
    <w:rsid w:val="00117949"/>
    <w:rsid w:val="0012000B"/>
    <w:rsid w:val="00120DE5"/>
    <w:rsid w:val="0012129E"/>
    <w:rsid w:val="00121722"/>
    <w:rsid w:val="001218D9"/>
    <w:rsid w:val="00122DAA"/>
    <w:rsid w:val="00122ED5"/>
    <w:rsid w:val="00122FE0"/>
    <w:rsid w:val="00123345"/>
    <w:rsid w:val="001236F7"/>
    <w:rsid w:val="0012372F"/>
    <w:rsid w:val="001240E1"/>
    <w:rsid w:val="00124EFD"/>
    <w:rsid w:val="00124F41"/>
    <w:rsid w:val="00125524"/>
    <w:rsid w:val="001257A5"/>
    <w:rsid w:val="0012662B"/>
    <w:rsid w:val="00126808"/>
    <w:rsid w:val="00126954"/>
    <w:rsid w:val="001269A8"/>
    <w:rsid w:val="00126A43"/>
    <w:rsid w:val="00126A4A"/>
    <w:rsid w:val="00126E9E"/>
    <w:rsid w:val="0012729B"/>
    <w:rsid w:val="001273F1"/>
    <w:rsid w:val="00127408"/>
    <w:rsid w:val="00127563"/>
    <w:rsid w:val="00127655"/>
    <w:rsid w:val="001276A5"/>
    <w:rsid w:val="00127B94"/>
    <w:rsid w:val="00127E1E"/>
    <w:rsid w:val="00127FA4"/>
    <w:rsid w:val="00127FD0"/>
    <w:rsid w:val="00130B49"/>
    <w:rsid w:val="00130CDA"/>
    <w:rsid w:val="0013121B"/>
    <w:rsid w:val="001312E5"/>
    <w:rsid w:val="00131F9C"/>
    <w:rsid w:val="00131FBC"/>
    <w:rsid w:val="0013222A"/>
    <w:rsid w:val="0013254F"/>
    <w:rsid w:val="00132788"/>
    <w:rsid w:val="00132AC1"/>
    <w:rsid w:val="00132CE2"/>
    <w:rsid w:val="00133307"/>
    <w:rsid w:val="00133A83"/>
    <w:rsid w:val="00133D54"/>
    <w:rsid w:val="001341E9"/>
    <w:rsid w:val="00134AB8"/>
    <w:rsid w:val="001351E3"/>
    <w:rsid w:val="001352D3"/>
    <w:rsid w:val="001353F6"/>
    <w:rsid w:val="00135403"/>
    <w:rsid w:val="00135924"/>
    <w:rsid w:val="0013593D"/>
    <w:rsid w:val="00135A8D"/>
    <w:rsid w:val="00135CE6"/>
    <w:rsid w:val="00135FF5"/>
    <w:rsid w:val="00136217"/>
    <w:rsid w:val="0013647E"/>
    <w:rsid w:val="001368D3"/>
    <w:rsid w:val="00136CCC"/>
    <w:rsid w:val="00136E31"/>
    <w:rsid w:val="00136E70"/>
    <w:rsid w:val="001373A1"/>
    <w:rsid w:val="0013770F"/>
    <w:rsid w:val="00137815"/>
    <w:rsid w:val="001379AB"/>
    <w:rsid w:val="00140026"/>
    <w:rsid w:val="001400FB"/>
    <w:rsid w:val="00140130"/>
    <w:rsid w:val="0014024C"/>
    <w:rsid w:val="00140819"/>
    <w:rsid w:val="0014092C"/>
    <w:rsid w:val="00140D67"/>
    <w:rsid w:val="00140ED1"/>
    <w:rsid w:val="00141088"/>
    <w:rsid w:val="001415A8"/>
    <w:rsid w:val="001419D5"/>
    <w:rsid w:val="00141A7C"/>
    <w:rsid w:val="00141ABC"/>
    <w:rsid w:val="00141E65"/>
    <w:rsid w:val="00141F43"/>
    <w:rsid w:val="001420E6"/>
    <w:rsid w:val="00142913"/>
    <w:rsid w:val="0014295C"/>
    <w:rsid w:val="00142995"/>
    <w:rsid w:val="001433B4"/>
    <w:rsid w:val="00143859"/>
    <w:rsid w:val="001438C0"/>
    <w:rsid w:val="00143C17"/>
    <w:rsid w:val="00143FD4"/>
    <w:rsid w:val="001442B4"/>
    <w:rsid w:val="00144406"/>
    <w:rsid w:val="0014493B"/>
    <w:rsid w:val="00145113"/>
    <w:rsid w:val="0014541F"/>
    <w:rsid w:val="00145885"/>
    <w:rsid w:val="00145AAB"/>
    <w:rsid w:val="0014646B"/>
    <w:rsid w:val="0014686F"/>
    <w:rsid w:val="00146D02"/>
    <w:rsid w:val="00146E4E"/>
    <w:rsid w:val="00146E6F"/>
    <w:rsid w:val="00147703"/>
    <w:rsid w:val="001479A6"/>
    <w:rsid w:val="00147EC7"/>
    <w:rsid w:val="001501DD"/>
    <w:rsid w:val="001503E2"/>
    <w:rsid w:val="00150A0F"/>
    <w:rsid w:val="00150AC5"/>
    <w:rsid w:val="0015108B"/>
    <w:rsid w:val="00151091"/>
    <w:rsid w:val="0015126C"/>
    <w:rsid w:val="00151524"/>
    <w:rsid w:val="00152191"/>
    <w:rsid w:val="00152729"/>
    <w:rsid w:val="0015296F"/>
    <w:rsid w:val="00152C77"/>
    <w:rsid w:val="00152FBA"/>
    <w:rsid w:val="001534ED"/>
    <w:rsid w:val="00153640"/>
    <w:rsid w:val="001539D7"/>
    <w:rsid w:val="00153CB0"/>
    <w:rsid w:val="00153F06"/>
    <w:rsid w:val="0015471F"/>
    <w:rsid w:val="00154B33"/>
    <w:rsid w:val="00154DB1"/>
    <w:rsid w:val="00154FD0"/>
    <w:rsid w:val="001551B2"/>
    <w:rsid w:val="001558A0"/>
    <w:rsid w:val="00155E85"/>
    <w:rsid w:val="00156074"/>
    <w:rsid w:val="00156507"/>
    <w:rsid w:val="001567FF"/>
    <w:rsid w:val="00156F9A"/>
    <w:rsid w:val="0015797F"/>
    <w:rsid w:val="00157D52"/>
    <w:rsid w:val="0016053F"/>
    <w:rsid w:val="0016071B"/>
    <w:rsid w:val="00160EEE"/>
    <w:rsid w:val="0016115D"/>
    <w:rsid w:val="0016118F"/>
    <w:rsid w:val="00161CA6"/>
    <w:rsid w:val="00162111"/>
    <w:rsid w:val="0016222D"/>
    <w:rsid w:val="001623D1"/>
    <w:rsid w:val="00162525"/>
    <w:rsid w:val="00162860"/>
    <w:rsid w:val="0016302E"/>
    <w:rsid w:val="00163A58"/>
    <w:rsid w:val="00163A66"/>
    <w:rsid w:val="00163C90"/>
    <w:rsid w:val="00163E60"/>
    <w:rsid w:val="00164568"/>
    <w:rsid w:val="001647D5"/>
    <w:rsid w:val="00164C45"/>
    <w:rsid w:val="00164C4D"/>
    <w:rsid w:val="0016523A"/>
    <w:rsid w:val="001655A3"/>
    <w:rsid w:val="00165985"/>
    <w:rsid w:val="00165A40"/>
    <w:rsid w:val="00166036"/>
    <w:rsid w:val="0016616F"/>
    <w:rsid w:val="001661B6"/>
    <w:rsid w:val="0016620A"/>
    <w:rsid w:val="00166877"/>
    <w:rsid w:val="00166902"/>
    <w:rsid w:val="00166ADC"/>
    <w:rsid w:val="00166FCB"/>
    <w:rsid w:val="001671A8"/>
    <w:rsid w:val="00167805"/>
    <w:rsid w:val="001678F8"/>
    <w:rsid w:val="00167982"/>
    <w:rsid w:val="00167BEB"/>
    <w:rsid w:val="00167DCC"/>
    <w:rsid w:val="00170269"/>
    <w:rsid w:val="00170869"/>
    <w:rsid w:val="00171302"/>
    <w:rsid w:val="001714CC"/>
    <w:rsid w:val="0017151D"/>
    <w:rsid w:val="00171665"/>
    <w:rsid w:val="00171A83"/>
    <w:rsid w:val="00172339"/>
    <w:rsid w:val="00172761"/>
    <w:rsid w:val="00172876"/>
    <w:rsid w:val="00172997"/>
    <w:rsid w:val="00172B95"/>
    <w:rsid w:val="00172D68"/>
    <w:rsid w:val="00172DD9"/>
    <w:rsid w:val="00172E39"/>
    <w:rsid w:val="00172FF7"/>
    <w:rsid w:val="001736C6"/>
    <w:rsid w:val="001738A9"/>
    <w:rsid w:val="00173B5A"/>
    <w:rsid w:val="00173FFC"/>
    <w:rsid w:val="001741C2"/>
    <w:rsid w:val="00174332"/>
    <w:rsid w:val="00174410"/>
    <w:rsid w:val="00174559"/>
    <w:rsid w:val="001755F7"/>
    <w:rsid w:val="001758AF"/>
    <w:rsid w:val="00175902"/>
    <w:rsid w:val="00175D27"/>
    <w:rsid w:val="00175D2C"/>
    <w:rsid w:val="00175FD0"/>
    <w:rsid w:val="0017647B"/>
    <w:rsid w:val="001765C5"/>
    <w:rsid w:val="00177018"/>
    <w:rsid w:val="001772BB"/>
    <w:rsid w:val="00177EB7"/>
    <w:rsid w:val="00180052"/>
    <w:rsid w:val="0018033E"/>
    <w:rsid w:val="001803CC"/>
    <w:rsid w:val="00180A18"/>
    <w:rsid w:val="00180A89"/>
    <w:rsid w:val="00180F6A"/>
    <w:rsid w:val="00181E98"/>
    <w:rsid w:val="001821C5"/>
    <w:rsid w:val="00182442"/>
    <w:rsid w:val="00182DC3"/>
    <w:rsid w:val="001834A4"/>
    <w:rsid w:val="00183711"/>
    <w:rsid w:val="00183A1E"/>
    <w:rsid w:val="00183B0D"/>
    <w:rsid w:val="00183C3B"/>
    <w:rsid w:val="00183D06"/>
    <w:rsid w:val="00183DCE"/>
    <w:rsid w:val="00184419"/>
    <w:rsid w:val="001844BB"/>
    <w:rsid w:val="001847B7"/>
    <w:rsid w:val="00184815"/>
    <w:rsid w:val="0018481D"/>
    <w:rsid w:val="00184C7A"/>
    <w:rsid w:val="00184E17"/>
    <w:rsid w:val="0018541A"/>
    <w:rsid w:val="0018542F"/>
    <w:rsid w:val="0018587E"/>
    <w:rsid w:val="00185964"/>
    <w:rsid w:val="0018603B"/>
    <w:rsid w:val="001861D2"/>
    <w:rsid w:val="0018648C"/>
    <w:rsid w:val="00186ED2"/>
    <w:rsid w:val="001870B0"/>
    <w:rsid w:val="00187A34"/>
    <w:rsid w:val="00187AAA"/>
    <w:rsid w:val="00190923"/>
    <w:rsid w:val="00190CFE"/>
    <w:rsid w:val="001915D3"/>
    <w:rsid w:val="00191871"/>
    <w:rsid w:val="00191899"/>
    <w:rsid w:val="00191F99"/>
    <w:rsid w:val="0019249F"/>
    <w:rsid w:val="00192B7B"/>
    <w:rsid w:val="00192CF6"/>
    <w:rsid w:val="00192E7E"/>
    <w:rsid w:val="0019302E"/>
    <w:rsid w:val="0019322F"/>
    <w:rsid w:val="00193BE7"/>
    <w:rsid w:val="00194566"/>
    <w:rsid w:val="001946B5"/>
    <w:rsid w:val="001948C8"/>
    <w:rsid w:val="00195082"/>
    <w:rsid w:val="001950C3"/>
    <w:rsid w:val="00195665"/>
    <w:rsid w:val="00195716"/>
    <w:rsid w:val="00195743"/>
    <w:rsid w:val="001958F0"/>
    <w:rsid w:val="00195B5B"/>
    <w:rsid w:val="00195D1C"/>
    <w:rsid w:val="001968B8"/>
    <w:rsid w:val="0019695B"/>
    <w:rsid w:val="00196D95"/>
    <w:rsid w:val="00196FDD"/>
    <w:rsid w:val="001971D7"/>
    <w:rsid w:val="00197577"/>
    <w:rsid w:val="0019778D"/>
    <w:rsid w:val="001978A6"/>
    <w:rsid w:val="001A056F"/>
    <w:rsid w:val="001A067F"/>
    <w:rsid w:val="001A09F3"/>
    <w:rsid w:val="001A0BD0"/>
    <w:rsid w:val="001A0DC8"/>
    <w:rsid w:val="001A0E1D"/>
    <w:rsid w:val="001A14FC"/>
    <w:rsid w:val="001A181D"/>
    <w:rsid w:val="001A314B"/>
    <w:rsid w:val="001A33DD"/>
    <w:rsid w:val="001A363F"/>
    <w:rsid w:val="001A3B18"/>
    <w:rsid w:val="001A3C5E"/>
    <w:rsid w:val="001A40AE"/>
    <w:rsid w:val="001A4F3C"/>
    <w:rsid w:val="001A53EB"/>
    <w:rsid w:val="001A58FB"/>
    <w:rsid w:val="001A5AD5"/>
    <w:rsid w:val="001A5E2C"/>
    <w:rsid w:val="001A5E53"/>
    <w:rsid w:val="001A5FF6"/>
    <w:rsid w:val="001A6160"/>
    <w:rsid w:val="001A689F"/>
    <w:rsid w:val="001A69CF"/>
    <w:rsid w:val="001A6A03"/>
    <w:rsid w:val="001A6B66"/>
    <w:rsid w:val="001A6BFB"/>
    <w:rsid w:val="001A6D99"/>
    <w:rsid w:val="001A7935"/>
    <w:rsid w:val="001A7D5A"/>
    <w:rsid w:val="001B03A9"/>
    <w:rsid w:val="001B066D"/>
    <w:rsid w:val="001B082B"/>
    <w:rsid w:val="001B10F0"/>
    <w:rsid w:val="001B1DF7"/>
    <w:rsid w:val="001B1E4A"/>
    <w:rsid w:val="001B1E65"/>
    <w:rsid w:val="001B1FBF"/>
    <w:rsid w:val="001B202D"/>
    <w:rsid w:val="001B235C"/>
    <w:rsid w:val="001B24C8"/>
    <w:rsid w:val="001B2C4D"/>
    <w:rsid w:val="001B2CC8"/>
    <w:rsid w:val="001B30F9"/>
    <w:rsid w:val="001B314C"/>
    <w:rsid w:val="001B3246"/>
    <w:rsid w:val="001B3850"/>
    <w:rsid w:val="001B3E50"/>
    <w:rsid w:val="001B3F72"/>
    <w:rsid w:val="001B412F"/>
    <w:rsid w:val="001B442B"/>
    <w:rsid w:val="001B44C5"/>
    <w:rsid w:val="001B4AB9"/>
    <w:rsid w:val="001B4CDF"/>
    <w:rsid w:val="001B4D5D"/>
    <w:rsid w:val="001B4E95"/>
    <w:rsid w:val="001B5029"/>
    <w:rsid w:val="001B529B"/>
    <w:rsid w:val="001B5320"/>
    <w:rsid w:val="001B5646"/>
    <w:rsid w:val="001B5A18"/>
    <w:rsid w:val="001B5A23"/>
    <w:rsid w:val="001B5BC6"/>
    <w:rsid w:val="001B5EE1"/>
    <w:rsid w:val="001B5EE5"/>
    <w:rsid w:val="001B609F"/>
    <w:rsid w:val="001B6388"/>
    <w:rsid w:val="001B67C2"/>
    <w:rsid w:val="001B6A49"/>
    <w:rsid w:val="001B6BCC"/>
    <w:rsid w:val="001B6DC1"/>
    <w:rsid w:val="001B6E4D"/>
    <w:rsid w:val="001B6E92"/>
    <w:rsid w:val="001B701F"/>
    <w:rsid w:val="001B7969"/>
    <w:rsid w:val="001B7D5F"/>
    <w:rsid w:val="001B7E98"/>
    <w:rsid w:val="001C00A6"/>
    <w:rsid w:val="001C05A0"/>
    <w:rsid w:val="001C0937"/>
    <w:rsid w:val="001C0A78"/>
    <w:rsid w:val="001C0CEC"/>
    <w:rsid w:val="001C0D13"/>
    <w:rsid w:val="001C120F"/>
    <w:rsid w:val="001C13EC"/>
    <w:rsid w:val="001C1C01"/>
    <w:rsid w:val="001C1D8A"/>
    <w:rsid w:val="001C21C1"/>
    <w:rsid w:val="001C245B"/>
    <w:rsid w:val="001C261C"/>
    <w:rsid w:val="001C263F"/>
    <w:rsid w:val="001C29DE"/>
    <w:rsid w:val="001C2EA9"/>
    <w:rsid w:val="001C30F8"/>
    <w:rsid w:val="001C3733"/>
    <w:rsid w:val="001C3AA3"/>
    <w:rsid w:val="001C3F76"/>
    <w:rsid w:val="001C4053"/>
    <w:rsid w:val="001C48DA"/>
    <w:rsid w:val="001C4A85"/>
    <w:rsid w:val="001C502F"/>
    <w:rsid w:val="001C5B54"/>
    <w:rsid w:val="001C5C2F"/>
    <w:rsid w:val="001C5C5F"/>
    <w:rsid w:val="001C5D4A"/>
    <w:rsid w:val="001C6112"/>
    <w:rsid w:val="001C6E62"/>
    <w:rsid w:val="001C6F97"/>
    <w:rsid w:val="001C7206"/>
    <w:rsid w:val="001C7497"/>
    <w:rsid w:val="001C77BE"/>
    <w:rsid w:val="001C7A66"/>
    <w:rsid w:val="001C7D68"/>
    <w:rsid w:val="001C7E0E"/>
    <w:rsid w:val="001D05AD"/>
    <w:rsid w:val="001D09B7"/>
    <w:rsid w:val="001D0A6C"/>
    <w:rsid w:val="001D0F02"/>
    <w:rsid w:val="001D1141"/>
    <w:rsid w:val="001D11AC"/>
    <w:rsid w:val="001D1322"/>
    <w:rsid w:val="001D1446"/>
    <w:rsid w:val="001D14A3"/>
    <w:rsid w:val="001D183A"/>
    <w:rsid w:val="001D1DB5"/>
    <w:rsid w:val="001D1F6C"/>
    <w:rsid w:val="001D21E7"/>
    <w:rsid w:val="001D2391"/>
    <w:rsid w:val="001D248A"/>
    <w:rsid w:val="001D294E"/>
    <w:rsid w:val="001D2EFE"/>
    <w:rsid w:val="001D2F34"/>
    <w:rsid w:val="001D30FF"/>
    <w:rsid w:val="001D3203"/>
    <w:rsid w:val="001D3331"/>
    <w:rsid w:val="001D360C"/>
    <w:rsid w:val="001D386E"/>
    <w:rsid w:val="001D39CE"/>
    <w:rsid w:val="001D3A6E"/>
    <w:rsid w:val="001D3DA4"/>
    <w:rsid w:val="001D40DA"/>
    <w:rsid w:val="001D4546"/>
    <w:rsid w:val="001D4680"/>
    <w:rsid w:val="001D513B"/>
    <w:rsid w:val="001D5490"/>
    <w:rsid w:val="001D553C"/>
    <w:rsid w:val="001D556B"/>
    <w:rsid w:val="001D567F"/>
    <w:rsid w:val="001D56AD"/>
    <w:rsid w:val="001D58D7"/>
    <w:rsid w:val="001D5A03"/>
    <w:rsid w:val="001D5ED0"/>
    <w:rsid w:val="001D614E"/>
    <w:rsid w:val="001D62CC"/>
    <w:rsid w:val="001D6407"/>
    <w:rsid w:val="001D686F"/>
    <w:rsid w:val="001D6EE2"/>
    <w:rsid w:val="001D7389"/>
    <w:rsid w:val="001D7498"/>
    <w:rsid w:val="001D74B5"/>
    <w:rsid w:val="001D7DA4"/>
    <w:rsid w:val="001D7E4D"/>
    <w:rsid w:val="001E0065"/>
    <w:rsid w:val="001E0136"/>
    <w:rsid w:val="001E0911"/>
    <w:rsid w:val="001E14FA"/>
    <w:rsid w:val="001E1B08"/>
    <w:rsid w:val="001E1BEC"/>
    <w:rsid w:val="001E1DF8"/>
    <w:rsid w:val="001E208F"/>
    <w:rsid w:val="001E2169"/>
    <w:rsid w:val="001E2174"/>
    <w:rsid w:val="001E218C"/>
    <w:rsid w:val="001E21BF"/>
    <w:rsid w:val="001E2361"/>
    <w:rsid w:val="001E2401"/>
    <w:rsid w:val="001E2930"/>
    <w:rsid w:val="001E293E"/>
    <w:rsid w:val="001E2D2B"/>
    <w:rsid w:val="001E2DCB"/>
    <w:rsid w:val="001E30E7"/>
    <w:rsid w:val="001E3264"/>
    <w:rsid w:val="001E34EA"/>
    <w:rsid w:val="001E3531"/>
    <w:rsid w:val="001E36A9"/>
    <w:rsid w:val="001E374A"/>
    <w:rsid w:val="001E3780"/>
    <w:rsid w:val="001E3B6D"/>
    <w:rsid w:val="001E41D5"/>
    <w:rsid w:val="001E5170"/>
    <w:rsid w:val="001E51B8"/>
    <w:rsid w:val="001E51D6"/>
    <w:rsid w:val="001E51EB"/>
    <w:rsid w:val="001E542F"/>
    <w:rsid w:val="001E5551"/>
    <w:rsid w:val="001E56C7"/>
    <w:rsid w:val="001E5B22"/>
    <w:rsid w:val="001E6D03"/>
    <w:rsid w:val="001E6EFF"/>
    <w:rsid w:val="001E6F39"/>
    <w:rsid w:val="001E70F3"/>
    <w:rsid w:val="001E7128"/>
    <w:rsid w:val="001E71AE"/>
    <w:rsid w:val="001E7305"/>
    <w:rsid w:val="001E75E2"/>
    <w:rsid w:val="001E782E"/>
    <w:rsid w:val="001E7867"/>
    <w:rsid w:val="001E7929"/>
    <w:rsid w:val="001E79F7"/>
    <w:rsid w:val="001F02DD"/>
    <w:rsid w:val="001F04F3"/>
    <w:rsid w:val="001F059B"/>
    <w:rsid w:val="001F0AEB"/>
    <w:rsid w:val="001F1027"/>
    <w:rsid w:val="001F10B3"/>
    <w:rsid w:val="001F159D"/>
    <w:rsid w:val="001F18E1"/>
    <w:rsid w:val="001F191B"/>
    <w:rsid w:val="001F1E0B"/>
    <w:rsid w:val="001F1ED8"/>
    <w:rsid w:val="001F2384"/>
    <w:rsid w:val="001F27BA"/>
    <w:rsid w:val="001F2922"/>
    <w:rsid w:val="001F2D2D"/>
    <w:rsid w:val="001F34BA"/>
    <w:rsid w:val="001F37D4"/>
    <w:rsid w:val="001F3B64"/>
    <w:rsid w:val="001F3B69"/>
    <w:rsid w:val="001F3CF6"/>
    <w:rsid w:val="001F40DB"/>
    <w:rsid w:val="001F4332"/>
    <w:rsid w:val="001F4FC0"/>
    <w:rsid w:val="001F5282"/>
    <w:rsid w:val="001F585C"/>
    <w:rsid w:val="001F593D"/>
    <w:rsid w:val="001F5B8B"/>
    <w:rsid w:val="001F607D"/>
    <w:rsid w:val="001F69E0"/>
    <w:rsid w:val="001F6B6E"/>
    <w:rsid w:val="001F6D45"/>
    <w:rsid w:val="001F70E0"/>
    <w:rsid w:val="001F743F"/>
    <w:rsid w:val="001F7449"/>
    <w:rsid w:val="001F7C1E"/>
    <w:rsid w:val="001F7C78"/>
    <w:rsid w:val="001F7F88"/>
    <w:rsid w:val="00200686"/>
    <w:rsid w:val="00200799"/>
    <w:rsid w:val="0020097E"/>
    <w:rsid w:val="00201724"/>
    <w:rsid w:val="00201BB7"/>
    <w:rsid w:val="00202217"/>
    <w:rsid w:val="00202A8D"/>
    <w:rsid w:val="00202B5D"/>
    <w:rsid w:val="00202F81"/>
    <w:rsid w:val="00203B00"/>
    <w:rsid w:val="00203B49"/>
    <w:rsid w:val="00203CC6"/>
    <w:rsid w:val="00203F30"/>
    <w:rsid w:val="00204042"/>
    <w:rsid w:val="0020440B"/>
    <w:rsid w:val="0020599A"/>
    <w:rsid w:val="00205C2C"/>
    <w:rsid w:val="00206B22"/>
    <w:rsid w:val="00206C17"/>
    <w:rsid w:val="0020730E"/>
    <w:rsid w:val="00207587"/>
    <w:rsid w:val="00207F90"/>
    <w:rsid w:val="002101ED"/>
    <w:rsid w:val="002103DF"/>
    <w:rsid w:val="0021073A"/>
    <w:rsid w:val="00210856"/>
    <w:rsid w:val="00210B85"/>
    <w:rsid w:val="00210B9D"/>
    <w:rsid w:val="00210C4E"/>
    <w:rsid w:val="00210F41"/>
    <w:rsid w:val="0021122F"/>
    <w:rsid w:val="0021235B"/>
    <w:rsid w:val="0021246F"/>
    <w:rsid w:val="00212863"/>
    <w:rsid w:val="00212B86"/>
    <w:rsid w:val="002130A1"/>
    <w:rsid w:val="002137DF"/>
    <w:rsid w:val="00213913"/>
    <w:rsid w:val="00213949"/>
    <w:rsid w:val="00213993"/>
    <w:rsid w:val="00213BB0"/>
    <w:rsid w:val="002144CC"/>
    <w:rsid w:val="00214676"/>
    <w:rsid w:val="002146DF"/>
    <w:rsid w:val="00214C0F"/>
    <w:rsid w:val="00214C31"/>
    <w:rsid w:val="00214F9D"/>
    <w:rsid w:val="00214FB3"/>
    <w:rsid w:val="0021517B"/>
    <w:rsid w:val="00215835"/>
    <w:rsid w:val="00215864"/>
    <w:rsid w:val="0021598F"/>
    <w:rsid w:val="00215E93"/>
    <w:rsid w:val="00215FAC"/>
    <w:rsid w:val="00216172"/>
    <w:rsid w:val="0021633E"/>
    <w:rsid w:val="002165D8"/>
    <w:rsid w:val="00216E80"/>
    <w:rsid w:val="00216EA1"/>
    <w:rsid w:val="00216F0D"/>
    <w:rsid w:val="002171CE"/>
    <w:rsid w:val="00217CA8"/>
    <w:rsid w:val="0022005F"/>
    <w:rsid w:val="00221043"/>
    <w:rsid w:val="002210C3"/>
    <w:rsid w:val="00221D4C"/>
    <w:rsid w:val="00221FB0"/>
    <w:rsid w:val="0022288B"/>
    <w:rsid w:val="0022294D"/>
    <w:rsid w:val="0022308C"/>
    <w:rsid w:val="00223640"/>
    <w:rsid w:val="00223C61"/>
    <w:rsid w:val="00223FD8"/>
    <w:rsid w:val="0022428D"/>
    <w:rsid w:val="00224663"/>
    <w:rsid w:val="00224A6D"/>
    <w:rsid w:val="00224DEA"/>
    <w:rsid w:val="0022521B"/>
    <w:rsid w:val="00225228"/>
    <w:rsid w:val="00225268"/>
    <w:rsid w:val="00225431"/>
    <w:rsid w:val="00225C29"/>
    <w:rsid w:val="00225F13"/>
    <w:rsid w:val="002261F6"/>
    <w:rsid w:val="00226AD6"/>
    <w:rsid w:val="00226ED5"/>
    <w:rsid w:val="0022767B"/>
    <w:rsid w:val="002276FB"/>
    <w:rsid w:val="00227893"/>
    <w:rsid w:val="00227A41"/>
    <w:rsid w:val="002319F5"/>
    <w:rsid w:val="00231BE5"/>
    <w:rsid w:val="00231E32"/>
    <w:rsid w:val="00231EE8"/>
    <w:rsid w:val="00231F07"/>
    <w:rsid w:val="0023226A"/>
    <w:rsid w:val="0023256A"/>
    <w:rsid w:val="00232DA7"/>
    <w:rsid w:val="00233150"/>
    <w:rsid w:val="002331F9"/>
    <w:rsid w:val="002332B1"/>
    <w:rsid w:val="00233343"/>
    <w:rsid w:val="00233E43"/>
    <w:rsid w:val="00233E8C"/>
    <w:rsid w:val="00234FC1"/>
    <w:rsid w:val="0023520B"/>
    <w:rsid w:val="002352A3"/>
    <w:rsid w:val="00236132"/>
    <w:rsid w:val="00236700"/>
    <w:rsid w:val="0023697B"/>
    <w:rsid w:val="002369F6"/>
    <w:rsid w:val="00236B20"/>
    <w:rsid w:val="00236E11"/>
    <w:rsid w:val="0024023A"/>
    <w:rsid w:val="00240547"/>
    <w:rsid w:val="00240C0F"/>
    <w:rsid w:val="00240C3D"/>
    <w:rsid w:val="00240CFF"/>
    <w:rsid w:val="00240F16"/>
    <w:rsid w:val="002414E5"/>
    <w:rsid w:val="002419C0"/>
    <w:rsid w:val="002419E0"/>
    <w:rsid w:val="00241F3F"/>
    <w:rsid w:val="0024227C"/>
    <w:rsid w:val="00242B78"/>
    <w:rsid w:val="00242DAC"/>
    <w:rsid w:val="002431E1"/>
    <w:rsid w:val="00243574"/>
    <w:rsid w:val="00244224"/>
    <w:rsid w:val="002443CB"/>
    <w:rsid w:val="0024451F"/>
    <w:rsid w:val="0024463F"/>
    <w:rsid w:val="00244746"/>
    <w:rsid w:val="00244787"/>
    <w:rsid w:val="00244BCD"/>
    <w:rsid w:val="00244EC1"/>
    <w:rsid w:val="00244F0D"/>
    <w:rsid w:val="00245298"/>
    <w:rsid w:val="00245A17"/>
    <w:rsid w:val="00245D0D"/>
    <w:rsid w:val="00245D60"/>
    <w:rsid w:val="00245DC6"/>
    <w:rsid w:val="00245EFB"/>
    <w:rsid w:val="002464B7"/>
    <w:rsid w:val="00246A38"/>
    <w:rsid w:val="00246ECB"/>
    <w:rsid w:val="0024710E"/>
    <w:rsid w:val="00247483"/>
    <w:rsid w:val="00247ED2"/>
    <w:rsid w:val="00250528"/>
    <w:rsid w:val="002506E3"/>
    <w:rsid w:val="0025098F"/>
    <w:rsid w:val="00250A68"/>
    <w:rsid w:val="00250E8E"/>
    <w:rsid w:val="00251311"/>
    <w:rsid w:val="002513B6"/>
    <w:rsid w:val="002516CD"/>
    <w:rsid w:val="00251974"/>
    <w:rsid w:val="00251EF6"/>
    <w:rsid w:val="00252023"/>
    <w:rsid w:val="002524F1"/>
    <w:rsid w:val="00252510"/>
    <w:rsid w:val="00252688"/>
    <w:rsid w:val="002526D2"/>
    <w:rsid w:val="002527B6"/>
    <w:rsid w:val="002527D0"/>
    <w:rsid w:val="00252944"/>
    <w:rsid w:val="00252BBF"/>
    <w:rsid w:val="002535EE"/>
    <w:rsid w:val="002539C4"/>
    <w:rsid w:val="00253B22"/>
    <w:rsid w:val="00253C2F"/>
    <w:rsid w:val="002546F8"/>
    <w:rsid w:val="00254A4E"/>
    <w:rsid w:val="00254F25"/>
    <w:rsid w:val="0025520A"/>
    <w:rsid w:val="00255515"/>
    <w:rsid w:val="0025560A"/>
    <w:rsid w:val="00255838"/>
    <w:rsid w:val="00255984"/>
    <w:rsid w:val="00255FF9"/>
    <w:rsid w:val="00256925"/>
    <w:rsid w:val="00256968"/>
    <w:rsid w:val="002569B7"/>
    <w:rsid w:val="00256B58"/>
    <w:rsid w:val="00257205"/>
    <w:rsid w:val="00257364"/>
    <w:rsid w:val="0025737C"/>
    <w:rsid w:val="00257A20"/>
    <w:rsid w:val="00257B01"/>
    <w:rsid w:val="00257D2F"/>
    <w:rsid w:val="00257FD6"/>
    <w:rsid w:val="002600C5"/>
    <w:rsid w:val="002602BD"/>
    <w:rsid w:val="00260446"/>
    <w:rsid w:val="00260899"/>
    <w:rsid w:val="002612BB"/>
    <w:rsid w:val="00261343"/>
    <w:rsid w:val="00261459"/>
    <w:rsid w:val="0026197C"/>
    <w:rsid w:val="00261981"/>
    <w:rsid w:val="00261DD9"/>
    <w:rsid w:val="00261FC3"/>
    <w:rsid w:val="0026225C"/>
    <w:rsid w:val="0026342D"/>
    <w:rsid w:val="00263490"/>
    <w:rsid w:val="0026390E"/>
    <w:rsid w:val="00263B4C"/>
    <w:rsid w:val="00263BE9"/>
    <w:rsid w:val="00263E83"/>
    <w:rsid w:val="0026418C"/>
    <w:rsid w:val="002645CE"/>
    <w:rsid w:val="002648D3"/>
    <w:rsid w:val="002649B1"/>
    <w:rsid w:val="00264C9F"/>
    <w:rsid w:val="00264E5F"/>
    <w:rsid w:val="002650BB"/>
    <w:rsid w:val="00265159"/>
    <w:rsid w:val="002658D8"/>
    <w:rsid w:val="00265CA2"/>
    <w:rsid w:val="002663F8"/>
    <w:rsid w:val="002663FF"/>
    <w:rsid w:val="00266E7F"/>
    <w:rsid w:val="00267135"/>
    <w:rsid w:val="0026725D"/>
    <w:rsid w:val="0026736A"/>
    <w:rsid w:val="00267504"/>
    <w:rsid w:val="0026781F"/>
    <w:rsid w:val="00270853"/>
    <w:rsid w:val="002709E7"/>
    <w:rsid w:val="00270CF7"/>
    <w:rsid w:val="00270E57"/>
    <w:rsid w:val="00271719"/>
    <w:rsid w:val="00271F77"/>
    <w:rsid w:val="0027219C"/>
    <w:rsid w:val="0027268D"/>
    <w:rsid w:val="00272D70"/>
    <w:rsid w:val="00272F03"/>
    <w:rsid w:val="00273FB5"/>
    <w:rsid w:val="00274393"/>
    <w:rsid w:val="002745EE"/>
    <w:rsid w:val="0027482A"/>
    <w:rsid w:val="0027506E"/>
    <w:rsid w:val="0027539C"/>
    <w:rsid w:val="002753B9"/>
    <w:rsid w:val="002758D6"/>
    <w:rsid w:val="00275B9E"/>
    <w:rsid w:val="00275C15"/>
    <w:rsid w:val="0027643D"/>
    <w:rsid w:val="00276703"/>
    <w:rsid w:val="00276763"/>
    <w:rsid w:val="00276F3D"/>
    <w:rsid w:val="002777F1"/>
    <w:rsid w:val="00277824"/>
    <w:rsid w:val="002801D7"/>
    <w:rsid w:val="0028027B"/>
    <w:rsid w:val="0028039D"/>
    <w:rsid w:val="0028045D"/>
    <w:rsid w:val="002804C0"/>
    <w:rsid w:val="00280543"/>
    <w:rsid w:val="002805A8"/>
    <w:rsid w:val="00280A6B"/>
    <w:rsid w:val="00280FA6"/>
    <w:rsid w:val="002815F2"/>
    <w:rsid w:val="002822F8"/>
    <w:rsid w:val="0028265C"/>
    <w:rsid w:val="00282E5C"/>
    <w:rsid w:val="00283377"/>
    <w:rsid w:val="002842CF"/>
    <w:rsid w:val="00284883"/>
    <w:rsid w:val="00285049"/>
    <w:rsid w:val="002851A6"/>
    <w:rsid w:val="002859E9"/>
    <w:rsid w:val="00285C35"/>
    <w:rsid w:val="002864C6"/>
    <w:rsid w:val="00286A4F"/>
    <w:rsid w:val="00286DBB"/>
    <w:rsid w:val="00287116"/>
    <w:rsid w:val="00287C37"/>
    <w:rsid w:val="00287C68"/>
    <w:rsid w:val="00290346"/>
    <w:rsid w:val="002904FC"/>
    <w:rsid w:val="00290DDD"/>
    <w:rsid w:val="0029157A"/>
    <w:rsid w:val="002915F3"/>
    <w:rsid w:val="00291619"/>
    <w:rsid w:val="002918BD"/>
    <w:rsid w:val="0029204C"/>
    <w:rsid w:val="00292320"/>
    <w:rsid w:val="0029239A"/>
    <w:rsid w:val="002926A7"/>
    <w:rsid w:val="00292C68"/>
    <w:rsid w:val="00292CB0"/>
    <w:rsid w:val="00292E9E"/>
    <w:rsid w:val="00293026"/>
    <w:rsid w:val="00293A95"/>
    <w:rsid w:val="00293E12"/>
    <w:rsid w:val="00293E61"/>
    <w:rsid w:val="00293FAC"/>
    <w:rsid w:val="0029415B"/>
    <w:rsid w:val="00294438"/>
    <w:rsid w:val="0029452C"/>
    <w:rsid w:val="00294D57"/>
    <w:rsid w:val="00294E63"/>
    <w:rsid w:val="002951AD"/>
    <w:rsid w:val="002951DB"/>
    <w:rsid w:val="00295EB3"/>
    <w:rsid w:val="00295FC9"/>
    <w:rsid w:val="00296395"/>
    <w:rsid w:val="00296504"/>
    <w:rsid w:val="00296A42"/>
    <w:rsid w:val="00296B03"/>
    <w:rsid w:val="00296C7D"/>
    <w:rsid w:val="00296DF4"/>
    <w:rsid w:val="00296FF0"/>
    <w:rsid w:val="0029776E"/>
    <w:rsid w:val="00297C53"/>
    <w:rsid w:val="002A024E"/>
    <w:rsid w:val="002A02A0"/>
    <w:rsid w:val="002A0A47"/>
    <w:rsid w:val="002A1044"/>
    <w:rsid w:val="002A1274"/>
    <w:rsid w:val="002A1B8D"/>
    <w:rsid w:val="002A206D"/>
    <w:rsid w:val="002A2655"/>
    <w:rsid w:val="002A2806"/>
    <w:rsid w:val="002A2F50"/>
    <w:rsid w:val="002A37F8"/>
    <w:rsid w:val="002A3931"/>
    <w:rsid w:val="002A3D71"/>
    <w:rsid w:val="002A4170"/>
    <w:rsid w:val="002A426A"/>
    <w:rsid w:val="002A42B8"/>
    <w:rsid w:val="002A4308"/>
    <w:rsid w:val="002A4373"/>
    <w:rsid w:val="002A4A7F"/>
    <w:rsid w:val="002A4E54"/>
    <w:rsid w:val="002A50B2"/>
    <w:rsid w:val="002A5452"/>
    <w:rsid w:val="002A5739"/>
    <w:rsid w:val="002A5917"/>
    <w:rsid w:val="002A5D36"/>
    <w:rsid w:val="002A5EC0"/>
    <w:rsid w:val="002A5F40"/>
    <w:rsid w:val="002A610E"/>
    <w:rsid w:val="002A6AC1"/>
    <w:rsid w:val="002A6D17"/>
    <w:rsid w:val="002A6F42"/>
    <w:rsid w:val="002A74EE"/>
    <w:rsid w:val="002A765C"/>
    <w:rsid w:val="002A7674"/>
    <w:rsid w:val="002A78C2"/>
    <w:rsid w:val="002A7BA9"/>
    <w:rsid w:val="002A7E72"/>
    <w:rsid w:val="002A7F34"/>
    <w:rsid w:val="002B0119"/>
    <w:rsid w:val="002B1494"/>
    <w:rsid w:val="002B18BE"/>
    <w:rsid w:val="002B1BB5"/>
    <w:rsid w:val="002B1DA2"/>
    <w:rsid w:val="002B261E"/>
    <w:rsid w:val="002B26DE"/>
    <w:rsid w:val="002B2783"/>
    <w:rsid w:val="002B2A66"/>
    <w:rsid w:val="002B2A91"/>
    <w:rsid w:val="002B2CC7"/>
    <w:rsid w:val="002B2E5D"/>
    <w:rsid w:val="002B344E"/>
    <w:rsid w:val="002B386F"/>
    <w:rsid w:val="002B4B51"/>
    <w:rsid w:val="002B5100"/>
    <w:rsid w:val="002B56B7"/>
    <w:rsid w:val="002B6111"/>
    <w:rsid w:val="002B61BC"/>
    <w:rsid w:val="002B620D"/>
    <w:rsid w:val="002B6D18"/>
    <w:rsid w:val="002B782F"/>
    <w:rsid w:val="002B799A"/>
    <w:rsid w:val="002B7C43"/>
    <w:rsid w:val="002C0450"/>
    <w:rsid w:val="002C126F"/>
    <w:rsid w:val="002C1753"/>
    <w:rsid w:val="002C17C9"/>
    <w:rsid w:val="002C1EBE"/>
    <w:rsid w:val="002C24F9"/>
    <w:rsid w:val="002C2B05"/>
    <w:rsid w:val="002C2BCB"/>
    <w:rsid w:val="002C2BFE"/>
    <w:rsid w:val="002C2D6B"/>
    <w:rsid w:val="002C2E4B"/>
    <w:rsid w:val="002C2E4D"/>
    <w:rsid w:val="002C32D7"/>
    <w:rsid w:val="002C34CF"/>
    <w:rsid w:val="002C3507"/>
    <w:rsid w:val="002C3567"/>
    <w:rsid w:val="002C376E"/>
    <w:rsid w:val="002C3C4B"/>
    <w:rsid w:val="002C3D3D"/>
    <w:rsid w:val="002C3D5D"/>
    <w:rsid w:val="002C3E1F"/>
    <w:rsid w:val="002C3F01"/>
    <w:rsid w:val="002C3F28"/>
    <w:rsid w:val="002C3F56"/>
    <w:rsid w:val="002C4426"/>
    <w:rsid w:val="002C442A"/>
    <w:rsid w:val="002C4D4E"/>
    <w:rsid w:val="002C5646"/>
    <w:rsid w:val="002C593B"/>
    <w:rsid w:val="002C5A67"/>
    <w:rsid w:val="002C666E"/>
    <w:rsid w:val="002C6C14"/>
    <w:rsid w:val="002C6D46"/>
    <w:rsid w:val="002C6D4D"/>
    <w:rsid w:val="002C722B"/>
    <w:rsid w:val="002C74DE"/>
    <w:rsid w:val="002C77AB"/>
    <w:rsid w:val="002C7B8B"/>
    <w:rsid w:val="002C7D86"/>
    <w:rsid w:val="002D0B52"/>
    <w:rsid w:val="002D0DF3"/>
    <w:rsid w:val="002D113C"/>
    <w:rsid w:val="002D1324"/>
    <w:rsid w:val="002D134A"/>
    <w:rsid w:val="002D148C"/>
    <w:rsid w:val="002D1542"/>
    <w:rsid w:val="002D1E86"/>
    <w:rsid w:val="002D27C6"/>
    <w:rsid w:val="002D2DEC"/>
    <w:rsid w:val="002D2F92"/>
    <w:rsid w:val="002D3360"/>
    <w:rsid w:val="002D3635"/>
    <w:rsid w:val="002D37B0"/>
    <w:rsid w:val="002D3B58"/>
    <w:rsid w:val="002D4112"/>
    <w:rsid w:val="002D4769"/>
    <w:rsid w:val="002D4AB1"/>
    <w:rsid w:val="002D4EA9"/>
    <w:rsid w:val="002D5128"/>
    <w:rsid w:val="002D527F"/>
    <w:rsid w:val="002D5518"/>
    <w:rsid w:val="002D566B"/>
    <w:rsid w:val="002D582E"/>
    <w:rsid w:val="002D5860"/>
    <w:rsid w:val="002D5D86"/>
    <w:rsid w:val="002D618F"/>
    <w:rsid w:val="002D61F0"/>
    <w:rsid w:val="002D6A0F"/>
    <w:rsid w:val="002D6AC4"/>
    <w:rsid w:val="002D70F7"/>
    <w:rsid w:val="002D721B"/>
    <w:rsid w:val="002D7425"/>
    <w:rsid w:val="002D763E"/>
    <w:rsid w:val="002D7697"/>
    <w:rsid w:val="002D7E64"/>
    <w:rsid w:val="002E02B6"/>
    <w:rsid w:val="002E075B"/>
    <w:rsid w:val="002E080A"/>
    <w:rsid w:val="002E0AA3"/>
    <w:rsid w:val="002E0C55"/>
    <w:rsid w:val="002E0CBD"/>
    <w:rsid w:val="002E1055"/>
    <w:rsid w:val="002E1226"/>
    <w:rsid w:val="002E12C1"/>
    <w:rsid w:val="002E1327"/>
    <w:rsid w:val="002E1547"/>
    <w:rsid w:val="002E15CC"/>
    <w:rsid w:val="002E16AE"/>
    <w:rsid w:val="002E1C54"/>
    <w:rsid w:val="002E1D0B"/>
    <w:rsid w:val="002E1E7D"/>
    <w:rsid w:val="002E1F10"/>
    <w:rsid w:val="002E23F2"/>
    <w:rsid w:val="002E261D"/>
    <w:rsid w:val="002E281B"/>
    <w:rsid w:val="002E2BCB"/>
    <w:rsid w:val="002E2EEE"/>
    <w:rsid w:val="002E397F"/>
    <w:rsid w:val="002E3CDE"/>
    <w:rsid w:val="002E4228"/>
    <w:rsid w:val="002E487C"/>
    <w:rsid w:val="002E5073"/>
    <w:rsid w:val="002E5190"/>
    <w:rsid w:val="002E5695"/>
    <w:rsid w:val="002E56AE"/>
    <w:rsid w:val="002E56FB"/>
    <w:rsid w:val="002E60EA"/>
    <w:rsid w:val="002E6868"/>
    <w:rsid w:val="002E6CC9"/>
    <w:rsid w:val="002E7029"/>
    <w:rsid w:val="002E72E7"/>
    <w:rsid w:val="002E76A2"/>
    <w:rsid w:val="002E78DE"/>
    <w:rsid w:val="002F0076"/>
    <w:rsid w:val="002F0755"/>
    <w:rsid w:val="002F0ACB"/>
    <w:rsid w:val="002F0FE7"/>
    <w:rsid w:val="002F120D"/>
    <w:rsid w:val="002F13C1"/>
    <w:rsid w:val="002F15FC"/>
    <w:rsid w:val="002F1A72"/>
    <w:rsid w:val="002F1AA6"/>
    <w:rsid w:val="002F21A9"/>
    <w:rsid w:val="002F2223"/>
    <w:rsid w:val="002F2734"/>
    <w:rsid w:val="002F30B6"/>
    <w:rsid w:val="002F39D7"/>
    <w:rsid w:val="002F3E6F"/>
    <w:rsid w:val="002F404E"/>
    <w:rsid w:val="002F4439"/>
    <w:rsid w:val="002F47BC"/>
    <w:rsid w:val="002F4CD4"/>
    <w:rsid w:val="002F4D53"/>
    <w:rsid w:val="002F4F7E"/>
    <w:rsid w:val="002F575C"/>
    <w:rsid w:val="002F580E"/>
    <w:rsid w:val="002F58C2"/>
    <w:rsid w:val="002F5CC8"/>
    <w:rsid w:val="002F5D94"/>
    <w:rsid w:val="002F6181"/>
    <w:rsid w:val="002F6183"/>
    <w:rsid w:val="002F623C"/>
    <w:rsid w:val="002F6407"/>
    <w:rsid w:val="002F641A"/>
    <w:rsid w:val="002F69A3"/>
    <w:rsid w:val="002F6CEA"/>
    <w:rsid w:val="002F6CED"/>
    <w:rsid w:val="002F6E4E"/>
    <w:rsid w:val="002F7047"/>
    <w:rsid w:val="002F7087"/>
    <w:rsid w:val="002F7343"/>
    <w:rsid w:val="002F7794"/>
    <w:rsid w:val="002F7A60"/>
    <w:rsid w:val="003006A2"/>
    <w:rsid w:val="0030080C"/>
    <w:rsid w:val="00300EF3"/>
    <w:rsid w:val="0030101E"/>
    <w:rsid w:val="0030161B"/>
    <w:rsid w:val="0030185A"/>
    <w:rsid w:val="00301B58"/>
    <w:rsid w:val="00301CB1"/>
    <w:rsid w:val="00301F21"/>
    <w:rsid w:val="003028AF"/>
    <w:rsid w:val="00302D1B"/>
    <w:rsid w:val="003033F3"/>
    <w:rsid w:val="003035B0"/>
    <w:rsid w:val="00303AD8"/>
    <w:rsid w:val="00303E2B"/>
    <w:rsid w:val="00304087"/>
    <w:rsid w:val="00304311"/>
    <w:rsid w:val="003047FA"/>
    <w:rsid w:val="0030497F"/>
    <w:rsid w:val="00304E9B"/>
    <w:rsid w:val="003051DD"/>
    <w:rsid w:val="003055FE"/>
    <w:rsid w:val="00305705"/>
    <w:rsid w:val="00305BA9"/>
    <w:rsid w:val="003061D2"/>
    <w:rsid w:val="003062B1"/>
    <w:rsid w:val="003063EA"/>
    <w:rsid w:val="0030654C"/>
    <w:rsid w:val="00306868"/>
    <w:rsid w:val="00306BA1"/>
    <w:rsid w:val="00306FE2"/>
    <w:rsid w:val="00307005"/>
    <w:rsid w:val="00307366"/>
    <w:rsid w:val="00307CE4"/>
    <w:rsid w:val="00307FB4"/>
    <w:rsid w:val="00310635"/>
    <w:rsid w:val="00310B10"/>
    <w:rsid w:val="00310C07"/>
    <w:rsid w:val="00310C26"/>
    <w:rsid w:val="0031185B"/>
    <w:rsid w:val="003118BC"/>
    <w:rsid w:val="00312492"/>
    <w:rsid w:val="00312F0B"/>
    <w:rsid w:val="00313764"/>
    <w:rsid w:val="00313A47"/>
    <w:rsid w:val="00313B0A"/>
    <w:rsid w:val="00313C3A"/>
    <w:rsid w:val="00313CB1"/>
    <w:rsid w:val="00313DB4"/>
    <w:rsid w:val="0031422C"/>
    <w:rsid w:val="0031437B"/>
    <w:rsid w:val="00314A3F"/>
    <w:rsid w:val="00314A81"/>
    <w:rsid w:val="00314B42"/>
    <w:rsid w:val="00315884"/>
    <w:rsid w:val="00315A43"/>
    <w:rsid w:val="00315B9D"/>
    <w:rsid w:val="0031673F"/>
    <w:rsid w:val="003168FD"/>
    <w:rsid w:val="00316C12"/>
    <w:rsid w:val="00316F54"/>
    <w:rsid w:val="00316FEA"/>
    <w:rsid w:val="003176D5"/>
    <w:rsid w:val="00317722"/>
    <w:rsid w:val="00317C08"/>
    <w:rsid w:val="00317C1B"/>
    <w:rsid w:val="00317D84"/>
    <w:rsid w:val="00317DAD"/>
    <w:rsid w:val="0032055D"/>
    <w:rsid w:val="00320FD0"/>
    <w:rsid w:val="003210AE"/>
    <w:rsid w:val="00321B45"/>
    <w:rsid w:val="00321E5A"/>
    <w:rsid w:val="00321F12"/>
    <w:rsid w:val="00321F99"/>
    <w:rsid w:val="0032224F"/>
    <w:rsid w:val="0032234F"/>
    <w:rsid w:val="00322A46"/>
    <w:rsid w:val="00322F2A"/>
    <w:rsid w:val="003231DE"/>
    <w:rsid w:val="0032337C"/>
    <w:rsid w:val="0032342B"/>
    <w:rsid w:val="0032357C"/>
    <w:rsid w:val="003238D2"/>
    <w:rsid w:val="003238F3"/>
    <w:rsid w:val="00323940"/>
    <w:rsid w:val="00323F1B"/>
    <w:rsid w:val="003241E7"/>
    <w:rsid w:val="00324EAE"/>
    <w:rsid w:val="003250F0"/>
    <w:rsid w:val="00325277"/>
    <w:rsid w:val="00325417"/>
    <w:rsid w:val="00325B55"/>
    <w:rsid w:val="00325C1F"/>
    <w:rsid w:val="00325F0B"/>
    <w:rsid w:val="0032618B"/>
    <w:rsid w:val="003263AF"/>
    <w:rsid w:val="00326F6C"/>
    <w:rsid w:val="003272D8"/>
    <w:rsid w:val="0032733A"/>
    <w:rsid w:val="00327556"/>
    <w:rsid w:val="003276DB"/>
    <w:rsid w:val="00330058"/>
    <w:rsid w:val="003310DD"/>
    <w:rsid w:val="0033184D"/>
    <w:rsid w:val="00331BC7"/>
    <w:rsid w:val="00331D23"/>
    <w:rsid w:val="00332249"/>
    <w:rsid w:val="00332370"/>
    <w:rsid w:val="00332639"/>
    <w:rsid w:val="00332A7C"/>
    <w:rsid w:val="00332E5D"/>
    <w:rsid w:val="00332E8B"/>
    <w:rsid w:val="00332F43"/>
    <w:rsid w:val="003333FD"/>
    <w:rsid w:val="003336E9"/>
    <w:rsid w:val="00333FD2"/>
    <w:rsid w:val="003340C1"/>
    <w:rsid w:val="00334129"/>
    <w:rsid w:val="003341E9"/>
    <w:rsid w:val="00334CCD"/>
    <w:rsid w:val="0033530C"/>
    <w:rsid w:val="0033536D"/>
    <w:rsid w:val="00335FA8"/>
    <w:rsid w:val="00336358"/>
    <w:rsid w:val="003364E5"/>
    <w:rsid w:val="00336A01"/>
    <w:rsid w:val="00337348"/>
    <w:rsid w:val="00337773"/>
    <w:rsid w:val="003377D6"/>
    <w:rsid w:val="003378A9"/>
    <w:rsid w:val="00337BF7"/>
    <w:rsid w:val="00337C56"/>
    <w:rsid w:val="00337D59"/>
    <w:rsid w:val="00337E56"/>
    <w:rsid w:val="00337E98"/>
    <w:rsid w:val="0034008D"/>
    <w:rsid w:val="003402F0"/>
    <w:rsid w:val="0034078C"/>
    <w:rsid w:val="00341D10"/>
    <w:rsid w:val="00341D3B"/>
    <w:rsid w:val="00342205"/>
    <w:rsid w:val="00342479"/>
    <w:rsid w:val="0034256D"/>
    <w:rsid w:val="003432CF"/>
    <w:rsid w:val="0034338F"/>
    <w:rsid w:val="00343EA1"/>
    <w:rsid w:val="0034405F"/>
    <w:rsid w:val="003448AD"/>
    <w:rsid w:val="00344C18"/>
    <w:rsid w:val="00345348"/>
    <w:rsid w:val="00345660"/>
    <w:rsid w:val="0034567C"/>
    <w:rsid w:val="003457A3"/>
    <w:rsid w:val="00345855"/>
    <w:rsid w:val="003458FB"/>
    <w:rsid w:val="003459A1"/>
    <w:rsid w:val="00345F05"/>
    <w:rsid w:val="00346211"/>
    <w:rsid w:val="00346C2F"/>
    <w:rsid w:val="00346E57"/>
    <w:rsid w:val="00347015"/>
    <w:rsid w:val="0034735E"/>
    <w:rsid w:val="00347579"/>
    <w:rsid w:val="00350AC0"/>
    <w:rsid w:val="00350C1B"/>
    <w:rsid w:val="0035211D"/>
    <w:rsid w:val="00352205"/>
    <w:rsid w:val="003522AF"/>
    <w:rsid w:val="0035241C"/>
    <w:rsid w:val="003528A8"/>
    <w:rsid w:val="0035297F"/>
    <w:rsid w:val="00352DBD"/>
    <w:rsid w:val="00353277"/>
    <w:rsid w:val="00353377"/>
    <w:rsid w:val="00353428"/>
    <w:rsid w:val="00353476"/>
    <w:rsid w:val="003535C6"/>
    <w:rsid w:val="003540BD"/>
    <w:rsid w:val="00354366"/>
    <w:rsid w:val="0035463B"/>
    <w:rsid w:val="00355259"/>
    <w:rsid w:val="0035532D"/>
    <w:rsid w:val="00355BCD"/>
    <w:rsid w:val="00355F75"/>
    <w:rsid w:val="003560A7"/>
    <w:rsid w:val="00356534"/>
    <w:rsid w:val="00356615"/>
    <w:rsid w:val="00356C3B"/>
    <w:rsid w:val="00356CD8"/>
    <w:rsid w:val="00357079"/>
    <w:rsid w:val="0035716C"/>
    <w:rsid w:val="00357461"/>
    <w:rsid w:val="0035794F"/>
    <w:rsid w:val="00357AA2"/>
    <w:rsid w:val="00357B5B"/>
    <w:rsid w:val="00357D31"/>
    <w:rsid w:val="00357D99"/>
    <w:rsid w:val="0036026D"/>
    <w:rsid w:val="00360734"/>
    <w:rsid w:val="003608B2"/>
    <w:rsid w:val="00360A7F"/>
    <w:rsid w:val="00360CA6"/>
    <w:rsid w:val="00360E9E"/>
    <w:rsid w:val="003610E5"/>
    <w:rsid w:val="003611B2"/>
    <w:rsid w:val="00361260"/>
    <w:rsid w:val="0036141A"/>
    <w:rsid w:val="003619CC"/>
    <w:rsid w:val="00361FA3"/>
    <w:rsid w:val="00361FB1"/>
    <w:rsid w:val="00362526"/>
    <w:rsid w:val="00362A3E"/>
    <w:rsid w:val="00362B68"/>
    <w:rsid w:val="00363134"/>
    <w:rsid w:val="00363A08"/>
    <w:rsid w:val="00363A85"/>
    <w:rsid w:val="00363AA6"/>
    <w:rsid w:val="00364F13"/>
    <w:rsid w:val="0036544E"/>
    <w:rsid w:val="003654BD"/>
    <w:rsid w:val="00365677"/>
    <w:rsid w:val="003660F2"/>
    <w:rsid w:val="00366318"/>
    <w:rsid w:val="00366319"/>
    <w:rsid w:val="00366F45"/>
    <w:rsid w:val="003676BD"/>
    <w:rsid w:val="00367A18"/>
    <w:rsid w:val="00370355"/>
    <w:rsid w:val="0037079A"/>
    <w:rsid w:val="00370804"/>
    <w:rsid w:val="00370D85"/>
    <w:rsid w:val="00370E54"/>
    <w:rsid w:val="00371BB9"/>
    <w:rsid w:val="00371E61"/>
    <w:rsid w:val="003722A4"/>
    <w:rsid w:val="003725D7"/>
    <w:rsid w:val="00372679"/>
    <w:rsid w:val="00372881"/>
    <w:rsid w:val="0037292E"/>
    <w:rsid w:val="0037298B"/>
    <w:rsid w:val="00372DA4"/>
    <w:rsid w:val="00372E2B"/>
    <w:rsid w:val="00373038"/>
    <w:rsid w:val="00373090"/>
    <w:rsid w:val="00373ABF"/>
    <w:rsid w:val="00373DE8"/>
    <w:rsid w:val="00373F51"/>
    <w:rsid w:val="0037410B"/>
    <w:rsid w:val="003741BE"/>
    <w:rsid w:val="00374460"/>
    <w:rsid w:val="00375533"/>
    <w:rsid w:val="00375663"/>
    <w:rsid w:val="0037570A"/>
    <w:rsid w:val="00375727"/>
    <w:rsid w:val="00375F9E"/>
    <w:rsid w:val="00376343"/>
    <w:rsid w:val="003767C8"/>
    <w:rsid w:val="00377429"/>
    <w:rsid w:val="00377870"/>
    <w:rsid w:val="00377904"/>
    <w:rsid w:val="00377AF6"/>
    <w:rsid w:val="00377BE4"/>
    <w:rsid w:val="00377E05"/>
    <w:rsid w:val="003800FF"/>
    <w:rsid w:val="00380143"/>
    <w:rsid w:val="00380282"/>
    <w:rsid w:val="00380413"/>
    <w:rsid w:val="00380538"/>
    <w:rsid w:val="00381349"/>
    <w:rsid w:val="0038161A"/>
    <w:rsid w:val="003819B7"/>
    <w:rsid w:val="003819F9"/>
    <w:rsid w:val="00381B75"/>
    <w:rsid w:val="00381E8D"/>
    <w:rsid w:val="00381F4F"/>
    <w:rsid w:val="00382104"/>
    <w:rsid w:val="0038231C"/>
    <w:rsid w:val="0038284C"/>
    <w:rsid w:val="003828E3"/>
    <w:rsid w:val="00382BDC"/>
    <w:rsid w:val="00382C6A"/>
    <w:rsid w:val="00382E65"/>
    <w:rsid w:val="00383268"/>
    <w:rsid w:val="003833A4"/>
    <w:rsid w:val="0038360C"/>
    <w:rsid w:val="00383671"/>
    <w:rsid w:val="0038369D"/>
    <w:rsid w:val="00383CE1"/>
    <w:rsid w:val="003840AB"/>
    <w:rsid w:val="00384107"/>
    <w:rsid w:val="0038532D"/>
    <w:rsid w:val="00385534"/>
    <w:rsid w:val="003858BD"/>
    <w:rsid w:val="00385B32"/>
    <w:rsid w:val="00385E7D"/>
    <w:rsid w:val="0038604A"/>
    <w:rsid w:val="0038608A"/>
    <w:rsid w:val="00386DBF"/>
    <w:rsid w:val="0038718B"/>
    <w:rsid w:val="0038748E"/>
    <w:rsid w:val="0038762F"/>
    <w:rsid w:val="003877D5"/>
    <w:rsid w:val="0038780D"/>
    <w:rsid w:val="00387A29"/>
    <w:rsid w:val="00387BDC"/>
    <w:rsid w:val="00387FBD"/>
    <w:rsid w:val="00390022"/>
    <w:rsid w:val="0039040D"/>
    <w:rsid w:val="0039046B"/>
    <w:rsid w:val="003905F9"/>
    <w:rsid w:val="0039074D"/>
    <w:rsid w:val="003907D5"/>
    <w:rsid w:val="00390F63"/>
    <w:rsid w:val="003911D9"/>
    <w:rsid w:val="00391559"/>
    <w:rsid w:val="0039173A"/>
    <w:rsid w:val="00391B60"/>
    <w:rsid w:val="00391C8B"/>
    <w:rsid w:val="00391D49"/>
    <w:rsid w:val="00391E46"/>
    <w:rsid w:val="00392617"/>
    <w:rsid w:val="00392A83"/>
    <w:rsid w:val="003931DC"/>
    <w:rsid w:val="003932BE"/>
    <w:rsid w:val="00393521"/>
    <w:rsid w:val="00393766"/>
    <w:rsid w:val="00393887"/>
    <w:rsid w:val="00393AB8"/>
    <w:rsid w:val="00393AD9"/>
    <w:rsid w:val="00393B3D"/>
    <w:rsid w:val="00393CC5"/>
    <w:rsid w:val="00393F55"/>
    <w:rsid w:val="003942AB"/>
    <w:rsid w:val="003942F7"/>
    <w:rsid w:val="003942FC"/>
    <w:rsid w:val="003949AB"/>
    <w:rsid w:val="00394B53"/>
    <w:rsid w:val="00394DDA"/>
    <w:rsid w:val="00394E4A"/>
    <w:rsid w:val="00395575"/>
    <w:rsid w:val="00395A3D"/>
    <w:rsid w:val="00395E67"/>
    <w:rsid w:val="00396768"/>
    <w:rsid w:val="00396D05"/>
    <w:rsid w:val="00396D74"/>
    <w:rsid w:val="00397237"/>
    <w:rsid w:val="00397565"/>
    <w:rsid w:val="00397627"/>
    <w:rsid w:val="00397963"/>
    <w:rsid w:val="003979C6"/>
    <w:rsid w:val="003A0D38"/>
    <w:rsid w:val="003A1046"/>
    <w:rsid w:val="003A1938"/>
    <w:rsid w:val="003A1B31"/>
    <w:rsid w:val="003A21EB"/>
    <w:rsid w:val="003A2B77"/>
    <w:rsid w:val="003A2F99"/>
    <w:rsid w:val="003A2FAF"/>
    <w:rsid w:val="003A3583"/>
    <w:rsid w:val="003A362A"/>
    <w:rsid w:val="003A3954"/>
    <w:rsid w:val="003A40B6"/>
    <w:rsid w:val="003A4833"/>
    <w:rsid w:val="003A4A5A"/>
    <w:rsid w:val="003A4C07"/>
    <w:rsid w:val="003A4D2B"/>
    <w:rsid w:val="003A4EB1"/>
    <w:rsid w:val="003A52CD"/>
    <w:rsid w:val="003A5972"/>
    <w:rsid w:val="003A5B38"/>
    <w:rsid w:val="003A5D57"/>
    <w:rsid w:val="003A5EA8"/>
    <w:rsid w:val="003A5F87"/>
    <w:rsid w:val="003A6368"/>
    <w:rsid w:val="003A645B"/>
    <w:rsid w:val="003A68EE"/>
    <w:rsid w:val="003A736C"/>
    <w:rsid w:val="003A7779"/>
    <w:rsid w:val="003A7BD3"/>
    <w:rsid w:val="003B0CE3"/>
    <w:rsid w:val="003B0D50"/>
    <w:rsid w:val="003B0E79"/>
    <w:rsid w:val="003B0FBA"/>
    <w:rsid w:val="003B16FB"/>
    <w:rsid w:val="003B1768"/>
    <w:rsid w:val="003B181D"/>
    <w:rsid w:val="003B1988"/>
    <w:rsid w:val="003B1B01"/>
    <w:rsid w:val="003B1BD2"/>
    <w:rsid w:val="003B1ED4"/>
    <w:rsid w:val="003B23F9"/>
    <w:rsid w:val="003B283A"/>
    <w:rsid w:val="003B2B03"/>
    <w:rsid w:val="003B2B0E"/>
    <w:rsid w:val="003B2DB9"/>
    <w:rsid w:val="003B2E40"/>
    <w:rsid w:val="003B2E55"/>
    <w:rsid w:val="003B30D5"/>
    <w:rsid w:val="003B33A3"/>
    <w:rsid w:val="003B3A57"/>
    <w:rsid w:val="003B3AF3"/>
    <w:rsid w:val="003B3AF4"/>
    <w:rsid w:val="003B3C77"/>
    <w:rsid w:val="003B3F43"/>
    <w:rsid w:val="003B3FA7"/>
    <w:rsid w:val="003B42BB"/>
    <w:rsid w:val="003B42F1"/>
    <w:rsid w:val="003B4452"/>
    <w:rsid w:val="003B4619"/>
    <w:rsid w:val="003B4F98"/>
    <w:rsid w:val="003B502B"/>
    <w:rsid w:val="003B518A"/>
    <w:rsid w:val="003B54B6"/>
    <w:rsid w:val="003B57E6"/>
    <w:rsid w:val="003B5807"/>
    <w:rsid w:val="003B6213"/>
    <w:rsid w:val="003B6502"/>
    <w:rsid w:val="003B6751"/>
    <w:rsid w:val="003B7006"/>
    <w:rsid w:val="003B731D"/>
    <w:rsid w:val="003B7333"/>
    <w:rsid w:val="003B7B1B"/>
    <w:rsid w:val="003B7E02"/>
    <w:rsid w:val="003C0419"/>
    <w:rsid w:val="003C09B5"/>
    <w:rsid w:val="003C0AD3"/>
    <w:rsid w:val="003C0B00"/>
    <w:rsid w:val="003C0D6B"/>
    <w:rsid w:val="003C0F76"/>
    <w:rsid w:val="003C1842"/>
    <w:rsid w:val="003C1A47"/>
    <w:rsid w:val="003C1AE3"/>
    <w:rsid w:val="003C1B49"/>
    <w:rsid w:val="003C1C08"/>
    <w:rsid w:val="003C1CDE"/>
    <w:rsid w:val="003C252E"/>
    <w:rsid w:val="003C27A5"/>
    <w:rsid w:val="003C28F6"/>
    <w:rsid w:val="003C2F04"/>
    <w:rsid w:val="003C329E"/>
    <w:rsid w:val="003C37CF"/>
    <w:rsid w:val="003C3B9A"/>
    <w:rsid w:val="003C40A0"/>
    <w:rsid w:val="003C4B4F"/>
    <w:rsid w:val="003C4B6A"/>
    <w:rsid w:val="003C4E34"/>
    <w:rsid w:val="003C4E8A"/>
    <w:rsid w:val="003C4FAE"/>
    <w:rsid w:val="003C5026"/>
    <w:rsid w:val="003C5512"/>
    <w:rsid w:val="003C55EB"/>
    <w:rsid w:val="003C5661"/>
    <w:rsid w:val="003C56BB"/>
    <w:rsid w:val="003C5A37"/>
    <w:rsid w:val="003C618A"/>
    <w:rsid w:val="003C6491"/>
    <w:rsid w:val="003C6546"/>
    <w:rsid w:val="003C68B1"/>
    <w:rsid w:val="003C6999"/>
    <w:rsid w:val="003C69A3"/>
    <w:rsid w:val="003C6AE7"/>
    <w:rsid w:val="003C6D7F"/>
    <w:rsid w:val="003C7043"/>
    <w:rsid w:val="003C710E"/>
    <w:rsid w:val="003C7A6F"/>
    <w:rsid w:val="003C7ACF"/>
    <w:rsid w:val="003C7BDF"/>
    <w:rsid w:val="003C7FBE"/>
    <w:rsid w:val="003D0521"/>
    <w:rsid w:val="003D05D5"/>
    <w:rsid w:val="003D0E2F"/>
    <w:rsid w:val="003D0E5E"/>
    <w:rsid w:val="003D0EF4"/>
    <w:rsid w:val="003D1087"/>
    <w:rsid w:val="003D1347"/>
    <w:rsid w:val="003D15DE"/>
    <w:rsid w:val="003D1C5C"/>
    <w:rsid w:val="003D1CE6"/>
    <w:rsid w:val="003D1D48"/>
    <w:rsid w:val="003D1FE5"/>
    <w:rsid w:val="003D2024"/>
    <w:rsid w:val="003D260C"/>
    <w:rsid w:val="003D265D"/>
    <w:rsid w:val="003D2850"/>
    <w:rsid w:val="003D29AA"/>
    <w:rsid w:val="003D2D79"/>
    <w:rsid w:val="003D2E5C"/>
    <w:rsid w:val="003D2EA8"/>
    <w:rsid w:val="003D319C"/>
    <w:rsid w:val="003D373F"/>
    <w:rsid w:val="003D44E1"/>
    <w:rsid w:val="003D4797"/>
    <w:rsid w:val="003D56ED"/>
    <w:rsid w:val="003D5773"/>
    <w:rsid w:val="003D5844"/>
    <w:rsid w:val="003D594A"/>
    <w:rsid w:val="003D5A97"/>
    <w:rsid w:val="003D5E59"/>
    <w:rsid w:val="003D6303"/>
    <w:rsid w:val="003D6782"/>
    <w:rsid w:val="003D6DFA"/>
    <w:rsid w:val="003D70BC"/>
    <w:rsid w:val="003D731D"/>
    <w:rsid w:val="003D7572"/>
    <w:rsid w:val="003D78F0"/>
    <w:rsid w:val="003D7C64"/>
    <w:rsid w:val="003D7CFB"/>
    <w:rsid w:val="003E0011"/>
    <w:rsid w:val="003E04E7"/>
    <w:rsid w:val="003E06A7"/>
    <w:rsid w:val="003E113E"/>
    <w:rsid w:val="003E1241"/>
    <w:rsid w:val="003E12EE"/>
    <w:rsid w:val="003E1308"/>
    <w:rsid w:val="003E1322"/>
    <w:rsid w:val="003E1770"/>
    <w:rsid w:val="003E1A49"/>
    <w:rsid w:val="003E1A72"/>
    <w:rsid w:val="003E1E50"/>
    <w:rsid w:val="003E1ED1"/>
    <w:rsid w:val="003E236A"/>
    <w:rsid w:val="003E254C"/>
    <w:rsid w:val="003E25AF"/>
    <w:rsid w:val="003E26E9"/>
    <w:rsid w:val="003E2A73"/>
    <w:rsid w:val="003E2CB8"/>
    <w:rsid w:val="003E326A"/>
    <w:rsid w:val="003E3F3E"/>
    <w:rsid w:val="003E445D"/>
    <w:rsid w:val="003E471B"/>
    <w:rsid w:val="003E4869"/>
    <w:rsid w:val="003E4BAB"/>
    <w:rsid w:val="003E5567"/>
    <w:rsid w:val="003E5D94"/>
    <w:rsid w:val="003E5EA4"/>
    <w:rsid w:val="003E60F2"/>
    <w:rsid w:val="003E634A"/>
    <w:rsid w:val="003E659B"/>
    <w:rsid w:val="003E6886"/>
    <w:rsid w:val="003E6933"/>
    <w:rsid w:val="003E6949"/>
    <w:rsid w:val="003E6F11"/>
    <w:rsid w:val="003E7260"/>
    <w:rsid w:val="003E774B"/>
    <w:rsid w:val="003E7BB6"/>
    <w:rsid w:val="003E7D33"/>
    <w:rsid w:val="003F0515"/>
    <w:rsid w:val="003F07E8"/>
    <w:rsid w:val="003F14C0"/>
    <w:rsid w:val="003F17D2"/>
    <w:rsid w:val="003F181A"/>
    <w:rsid w:val="003F18CE"/>
    <w:rsid w:val="003F1E1E"/>
    <w:rsid w:val="003F1F42"/>
    <w:rsid w:val="003F2008"/>
    <w:rsid w:val="003F24D8"/>
    <w:rsid w:val="003F250E"/>
    <w:rsid w:val="003F2ED1"/>
    <w:rsid w:val="003F335E"/>
    <w:rsid w:val="003F3375"/>
    <w:rsid w:val="003F33FA"/>
    <w:rsid w:val="003F35E8"/>
    <w:rsid w:val="003F3878"/>
    <w:rsid w:val="003F3899"/>
    <w:rsid w:val="003F3B32"/>
    <w:rsid w:val="003F3BAE"/>
    <w:rsid w:val="003F3E53"/>
    <w:rsid w:val="003F3E9C"/>
    <w:rsid w:val="003F4755"/>
    <w:rsid w:val="003F4CA3"/>
    <w:rsid w:val="003F5657"/>
    <w:rsid w:val="003F61DF"/>
    <w:rsid w:val="003F6411"/>
    <w:rsid w:val="003F64F0"/>
    <w:rsid w:val="003F73F7"/>
    <w:rsid w:val="003F79E1"/>
    <w:rsid w:val="003F7FDE"/>
    <w:rsid w:val="004003B9"/>
    <w:rsid w:val="0040050C"/>
    <w:rsid w:val="004005D1"/>
    <w:rsid w:val="004008FD"/>
    <w:rsid w:val="00400A94"/>
    <w:rsid w:val="00400F98"/>
    <w:rsid w:val="004010F1"/>
    <w:rsid w:val="004011E6"/>
    <w:rsid w:val="00401442"/>
    <w:rsid w:val="00401548"/>
    <w:rsid w:val="0040156A"/>
    <w:rsid w:val="00402170"/>
    <w:rsid w:val="0040298D"/>
    <w:rsid w:val="00403035"/>
    <w:rsid w:val="0040349B"/>
    <w:rsid w:val="0040356C"/>
    <w:rsid w:val="00403754"/>
    <w:rsid w:val="00403820"/>
    <w:rsid w:val="00403D34"/>
    <w:rsid w:val="00403FF3"/>
    <w:rsid w:val="00404B05"/>
    <w:rsid w:val="00404E71"/>
    <w:rsid w:val="004053A2"/>
    <w:rsid w:val="00405B46"/>
    <w:rsid w:val="00405BDC"/>
    <w:rsid w:val="00405D2A"/>
    <w:rsid w:val="00405E6C"/>
    <w:rsid w:val="00405F6E"/>
    <w:rsid w:val="00406FBD"/>
    <w:rsid w:val="0040714C"/>
    <w:rsid w:val="00407261"/>
    <w:rsid w:val="004074E3"/>
    <w:rsid w:val="004100E5"/>
    <w:rsid w:val="0041035C"/>
    <w:rsid w:val="00410A0D"/>
    <w:rsid w:val="00410EFD"/>
    <w:rsid w:val="004114CC"/>
    <w:rsid w:val="0041155F"/>
    <w:rsid w:val="00411679"/>
    <w:rsid w:val="0041183F"/>
    <w:rsid w:val="004118BF"/>
    <w:rsid w:val="004119E0"/>
    <w:rsid w:val="00411A68"/>
    <w:rsid w:val="0041235A"/>
    <w:rsid w:val="00412716"/>
    <w:rsid w:val="00412D07"/>
    <w:rsid w:val="00412E0F"/>
    <w:rsid w:val="004136A1"/>
    <w:rsid w:val="00413939"/>
    <w:rsid w:val="004139E2"/>
    <w:rsid w:val="00413EBB"/>
    <w:rsid w:val="00413FCE"/>
    <w:rsid w:val="00414269"/>
    <w:rsid w:val="004142BA"/>
    <w:rsid w:val="0041439B"/>
    <w:rsid w:val="00414500"/>
    <w:rsid w:val="0041455A"/>
    <w:rsid w:val="0041491D"/>
    <w:rsid w:val="00414F02"/>
    <w:rsid w:val="00414F68"/>
    <w:rsid w:val="00414FB5"/>
    <w:rsid w:val="0041586F"/>
    <w:rsid w:val="00415CAE"/>
    <w:rsid w:val="00415D62"/>
    <w:rsid w:val="004166F9"/>
    <w:rsid w:val="00416D7A"/>
    <w:rsid w:val="00416E99"/>
    <w:rsid w:val="00417C82"/>
    <w:rsid w:val="00420212"/>
    <w:rsid w:val="004209B3"/>
    <w:rsid w:val="00420A56"/>
    <w:rsid w:val="00420C7D"/>
    <w:rsid w:val="00420D84"/>
    <w:rsid w:val="0042116E"/>
    <w:rsid w:val="004213A5"/>
    <w:rsid w:val="0042170B"/>
    <w:rsid w:val="00422573"/>
    <w:rsid w:val="00422B48"/>
    <w:rsid w:val="00422E68"/>
    <w:rsid w:val="00423008"/>
    <w:rsid w:val="00423058"/>
    <w:rsid w:val="00423064"/>
    <w:rsid w:val="004231F7"/>
    <w:rsid w:val="004237D4"/>
    <w:rsid w:val="00423BFC"/>
    <w:rsid w:val="00424596"/>
    <w:rsid w:val="00424AC7"/>
    <w:rsid w:val="00424B5D"/>
    <w:rsid w:val="00424F99"/>
    <w:rsid w:val="00425054"/>
    <w:rsid w:val="0042536B"/>
    <w:rsid w:val="00425D1E"/>
    <w:rsid w:val="00425E0A"/>
    <w:rsid w:val="00425F40"/>
    <w:rsid w:val="0042611E"/>
    <w:rsid w:val="00426694"/>
    <w:rsid w:val="004268AD"/>
    <w:rsid w:val="00427712"/>
    <w:rsid w:val="00427EED"/>
    <w:rsid w:val="004308CB"/>
    <w:rsid w:val="00430E9B"/>
    <w:rsid w:val="00430EEE"/>
    <w:rsid w:val="00430FEE"/>
    <w:rsid w:val="00431062"/>
    <w:rsid w:val="00431223"/>
    <w:rsid w:val="004316E0"/>
    <w:rsid w:val="00431712"/>
    <w:rsid w:val="00431B7F"/>
    <w:rsid w:val="00431CA2"/>
    <w:rsid w:val="00431E2B"/>
    <w:rsid w:val="00431EE9"/>
    <w:rsid w:val="004321CA"/>
    <w:rsid w:val="00432280"/>
    <w:rsid w:val="004322B3"/>
    <w:rsid w:val="00432370"/>
    <w:rsid w:val="0043252C"/>
    <w:rsid w:val="00432749"/>
    <w:rsid w:val="00432A03"/>
    <w:rsid w:val="00432C9A"/>
    <w:rsid w:val="00433161"/>
    <w:rsid w:val="004338BF"/>
    <w:rsid w:val="00433C03"/>
    <w:rsid w:val="00433D19"/>
    <w:rsid w:val="00434489"/>
    <w:rsid w:val="00434652"/>
    <w:rsid w:val="004346AA"/>
    <w:rsid w:val="0043471B"/>
    <w:rsid w:val="00434E5D"/>
    <w:rsid w:val="00434F2B"/>
    <w:rsid w:val="004352E8"/>
    <w:rsid w:val="004353F4"/>
    <w:rsid w:val="004354F7"/>
    <w:rsid w:val="00435F18"/>
    <w:rsid w:val="00436014"/>
    <w:rsid w:val="0043629C"/>
    <w:rsid w:val="004370D6"/>
    <w:rsid w:val="00437644"/>
    <w:rsid w:val="004401DA"/>
    <w:rsid w:val="00440753"/>
    <w:rsid w:val="0044096D"/>
    <w:rsid w:val="00440C98"/>
    <w:rsid w:val="00442626"/>
    <w:rsid w:val="00442720"/>
    <w:rsid w:val="004429DD"/>
    <w:rsid w:val="00443411"/>
    <w:rsid w:val="00443839"/>
    <w:rsid w:val="004438D8"/>
    <w:rsid w:val="00443C3E"/>
    <w:rsid w:val="00443C98"/>
    <w:rsid w:val="004440A2"/>
    <w:rsid w:val="004445C3"/>
    <w:rsid w:val="004445FB"/>
    <w:rsid w:val="00444BB3"/>
    <w:rsid w:val="00444DA9"/>
    <w:rsid w:val="00444ED1"/>
    <w:rsid w:val="00445158"/>
    <w:rsid w:val="00445174"/>
    <w:rsid w:val="00445289"/>
    <w:rsid w:val="00445815"/>
    <w:rsid w:val="00445B14"/>
    <w:rsid w:val="004464FF"/>
    <w:rsid w:val="00446618"/>
    <w:rsid w:val="00446C52"/>
    <w:rsid w:val="00447631"/>
    <w:rsid w:val="00447655"/>
    <w:rsid w:val="00447683"/>
    <w:rsid w:val="0044768B"/>
    <w:rsid w:val="00447691"/>
    <w:rsid w:val="0044776D"/>
    <w:rsid w:val="00447B57"/>
    <w:rsid w:val="00447E08"/>
    <w:rsid w:val="00450365"/>
    <w:rsid w:val="004505B7"/>
    <w:rsid w:val="0045073B"/>
    <w:rsid w:val="00450849"/>
    <w:rsid w:val="00450CDC"/>
    <w:rsid w:val="00450F30"/>
    <w:rsid w:val="0045175F"/>
    <w:rsid w:val="004518A6"/>
    <w:rsid w:val="00451BF8"/>
    <w:rsid w:val="00451CA3"/>
    <w:rsid w:val="00452074"/>
    <w:rsid w:val="004526BA"/>
    <w:rsid w:val="004530FF"/>
    <w:rsid w:val="00453747"/>
    <w:rsid w:val="0045382F"/>
    <w:rsid w:val="00453F73"/>
    <w:rsid w:val="00453FDF"/>
    <w:rsid w:val="0045431C"/>
    <w:rsid w:val="0045445F"/>
    <w:rsid w:val="00454FC4"/>
    <w:rsid w:val="004552EF"/>
    <w:rsid w:val="0045535C"/>
    <w:rsid w:val="00455369"/>
    <w:rsid w:val="00455748"/>
    <w:rsid w:val="004557A2"/>
    <w:rsid w:val="00455907"/>
    <w:rsid w:val="004559F3"/>
    <w:rsid w:val="00455AD3"/>
    <w:rsid w:val="00455C5D"/>
    <w:rsid w:val="00455C71"/>
    <w:rsid w:val="0045665F"/>
    <w:rsid w:val="004566A5"/>
    <w:rsid w:val="004576CB"/>
    <w:rsid w:val="00457972"/>
    <w:rsid w:val="00457D64"/>
    <w:rsid w:val="00460209"/>
    <w:rsid w:val="0046052F"/>
    <w:rsid w:val="00460DD3"/>
    <w:rsid w:val="004611C9"/>
    <w:rsid w:val="0046177E"/>
    <w:rsid w:val="00461D2C"/>
    <w:rsid w:val="00461D30"/>
    <w:rsid w:val="004629A1"/>
    <w:rsid w:val="00462B08"/>
    <w:rsid w:val="00463561"/>
    <w:rsid w:val="00463637"/>
    <w:rsid w:val="00463B3B"/>
    <w:rsid w:val="00463B62"/>
    <w:rsid w:val="00463CB2"/>
    <w:rsid w:val="00463D38"/>
    <w:rsid w:val="0046406B"/>
    <w:rsid w:val="004644DF"/>
    <w:rsid w:val="00464527"/>
    <w:rsid w:val="00464687"/>
    <w:rsid w:val="00464759"/>
    <w:rsid w:val="00465641"/>
    <w:rsid w:val="0046591B"/>
    <w:rsid w:val="00465BB7"/>
    <w:rsid w:val="0046614D"/>
    <w:rsid w:val="0046646B"/>
    <w:rsid w:val="00466701"/>
    <w:rsid w:val="00466D52"/>
    <w:rsid w:val="00466DD3"/>
    <w:rsid w:val="004671C7"/>
    <w:rsid w:val="004672C9"/>
    <w:rsid w:val="004673D8"/>
    <w:rsid w:val="004676F0"/>
    <w:rsid w:val="004677D2"/>
    <w:rsid w:val="00467BBE"/>
    <w:rsid w:val="00470241"/>
    <w:rsid w:val="00470E20"/>
    <w:rsid w:val="00470FF7"/>
    <w:rsid w:val="004719FF"/>
    <w:rsid w:val="00471AEB"/>
    <w:rsid w:val="00471BD1"/>
    <w:rsid w:val="00471C9F"/>
    <w:rsid w:val="00471CFD"/>
    <w:rsid w:val="00471DB1"/>
    <w:rsid w:val="00471EC0"/>
    <w:rsid w:val="00472684"/>
    <w:rsid w:val="00472A5D"/>
    <w:rsid w:val="00472CE4"/>
    <w:rsid w:val="00472D16"/>
    <w:rsid w:val="00472DA9"/>
    <w:rsid w:val="004733EB"/>
    <w:rsid w:val="004734EA"/>
    <w:rsid w:val="00473649"/>
    <w:rsid w:val="00473836"/>
    <w:rsid w:val="004738B7"/>
    <w:rsid w:val="0047394B"/>
    <w:rsid w:val="00473C7C"/>
    <w:rsid w:val="004742E1"/>
    <w:rsid w:val="004744DB"/>
    <w:rsid w:val="00474845"/>
    <w:rsid w:val="0047492C"/>
    <w:rsid w:val="0047495B"/>
    <w:rsid w:val="00474E40"/>
    <w:rsid w:val="00475127"/>
    <w:rsid w:val="004751E7"/>
    <w:rsid w:val="004752F9"/>
    <w:rsid w:val="004759D4"/>
    <w:rsid w:val="00475CC8"/>
    <w:rsid w:val="0047635C"/>
    <w:rsid w:val="0047668E"/>
    <w:rsid w:val="00476769"/>
    <w:rsid w:val="00476971"/>
    <w:rsid w:val="00476B7F"/>
    <w:rsid w:val="00476D02"/>
    <w:rsid w:val="00476D09"/>
    <w:rsid w:val="0047707C"/>
    <w:rsid w:val="00477114"/>
    <w:rsid w:val="0047749B"/>
    <w:rsid w:val="00477634"/>
    <w:rsid w:val="00477B52"/>
    <w:rsid w:val="00477D97"/>
    <w:rsid w:val="00477EFE"/>
    <w:rsid w:val="00480247"/>
    <w:rsid w:val="004806B9"/>
    <w:rsid w:val="00480E8C"/>
    <w:rsid w:val="00480F8B"/>
    <w:rsid w:val="00480FA4"/>
    <w:rsid w:val="004810AD"/>
    <w:rsid w:val="0048126D"/>
    <w:rsid w:val="004812BC"/>
    <w:rsid w:val="0048140C"/>
    <w:rsid w:val="004819A6"/>
    <w:rsid w:val="00481CD1"/>
    <w:rsid w:val="00482272"/>
    <w:rsid w:val="00482424"/>
    <w:rsid w:val="004824F2"/>
    <w:rsid w:val="0048260D"/>
    <w:rsid w:val="004829C9"/>
    <w:rsid w:val="00482D3F"/>
    <w:rsid w:val="00482E74"/>
    <w:rsid w:val="00483165"/>
    <w:rsid w:val="004831C8"/>
    <w:rsid w:val="00483AF2"/>
    <w:rsid w:val="00483B29"/>
    <w:rsid w:val="00483B7F"/>
    <w:rsid w:val="00483E3A"/>
    <w:rsid w:val="00484198"/>
    <w:rsid w:val="004843ED"/>
    <w:rsid w:val="004844B4"/>
    <w:rsid w:val="004844BF"/>
    <w:rsid w:val="0048470C"/>
    <w:rsid w:val="0048481B"/>
    <w:rsid w:val="004848A3"/>
    <w:rsid w:val="00484BBF"/>
    <w:rsid w:val="00484FEA"/>
    <w:rsid w:val="0048556B"/>
    <w:rsid w:val="00485BA7"/>
    <w:rsid w:val="00485BFF"/>
    <w:rsid w:val="00485DBC"/>
    <w:rsid w:val="00486175"/>
    <w:rsid w:val="004862EF"/>
    <w:rsid w:val="00486DD0"/>
    <w:rsid w:val="004872FD"/>
    <w:rsid w:val="004878EA"/>
    <w:rsid w:val="00487F9B"/>
    <w:rsid w:val="00490CAD"/>
    <w:rsid w:val="00490E8C"/>
    <w:rsid w:val="00491156"/>
    <w:rsid w:val="00491166"/>
    <w:rsid w:val="004916E5"/>
    <w:rsid w:val="00491888"/>
    <w:rsid w:val="00491F72"/>
    <w:rsid w:val="00492270"/>
    <w:rsid w:val="00492644"/>
    <w:rsid w:val="004926FB"/>
    <w:rsid w:val="0049293D"/>
    <w:rsid w:val="00492AC5"/>
    <w:rsid w:val="00492B22"/>
    <w:rsid w:val="004935EC"/>
    <w:rsid w:val="004937F4"/>
    <w:rsid w:val="00493F07"/>
    <w:rsid w:val="00494101"/>
    <w:rsid w:val="0049410C"/>
    <w:rsid w:val="004941CA"/>
    <w:rsid w:val="004947CC"/>
    <w:rsid w:val="004947D2"/>
    <w:rsid w:val="00494A96"/>
    <w:rsid w:val="00494BA5"/>
    <w:rsid w:val="00494E47"/>
    <w:rsid w:val="004951DE"/>
    <w:rsid w:val="004954BE"/>
    <w:rsid w:val="00495BC5"/>
    <w:rsid w:val="00495C26"/>
    <w:rsid w:val="0049631D"/>
    <w:rsid w:val="0049728D"/>
    <w:rsid w:val="0049731F"/>
    <w:rsid w:val="0049732C"/>
    <w:rsid w:val="00497EDA"/>
    <w:rsid w:val="004A0739"/>
    <w:rsid w:val="004A0CF1"/>
    <w:rsid w:val="004A0D3F"/>
    <w:rsid w:val="004A11AD"/>
    <w:rsid w:val="004A16AC"/>
    <w:rsid w:val="004A1A71"/>
    <w:rsid w:val="004A1AE5"/>
    <w:rsid w:val="004A21C7"/>
    <w:rsid w:val="004A228C"/>
    <w:rsid w:val="004A2C33"/>
    <w:rsid w:val="004A2EC2"/>
    <w:rsid w:val="004A2EF8"/>
    <w:rsid w:val="004A33F9"/>
    <w:rsid w:val="004A3666"/>
    <w:rsid w:val="004A3869"/>
    <w:rsid w:val="004A3950"/>
    <w:rsid w:val="004A4129"/>
    <w:rsid w:val="004A4157"/>
    <w:rsid w:val="004A44C1"/>
    <w:rsid w:val="004A56FF"/>
    <w:rsid w:val="004A5AC4"/>
    <w:rsid w:val="004A5BF8"/>
    <w:rsid w:val="004A5D1E"/>
    <w:rsid w:val="004A5D47"/>
    <w:rsid w:val="004A60B7"/>
    <w:rsid w:val="004A61D8"/>
    <w:rsid w:val="004A6CAB"/>
    <w:rsid w:val="004A6D96"/>
    <w:rsid w:val="004A70F3"/>
    <w:rsid w:val="004A76C7"/>
    <w:rsid w:val="004A7DA2"/>
    <w:rsid w:val="004A7E5C"/>
    <w:rsid w:val="004B05CF"/>
    <w:rsid w:val="004B0713"/>
    <w:rsid w:val="004B0C9F"/>
    <w:rsid w:val="004B0CC7"/>
    <w:rsid w:val="004B0DBE"/>
    <w:rsid w:val="004B0E3D"/>
    <w:rsid w:val="004B0F61"/>
    <w:rsid w:val="004B1213"/>
    <w:rsid w:val="004B1941"/>
    <w:rsid w:val="004B1A7F"/>
    <w:rsid w:val="004B1B48"/>
    <w:rsid w:val="004B249E"/>
    <w:rsid w:val="004B26C7"/>
    <w:rsid w:val="004B29E4"/>
    <w:rsid w:val="004B2C94"/>
    <w:rsid w:val="004B2FC6"/>
    <w:rsid w:val="004B3224"/>
    <w:rsid w:val="004B381D"/>
    <w:rsid w:val="004B3911"/>
    <w:rsid w:val="004B3AFB"/>
    <w:rsid w:val="004B3C93"/>
    <w:rsid w:val="004B3D88"/>
    <w:rsid w:val="004B3F00"/>
    <w:rsid w:val="004B400D"/>
    <w:rsid w:val="004B42E6"/>
    <w:rsid w:val="004B4313"/>
    <w:rsid w:val="004B44D3"/>
    <w:rsid w:val="004B49D1"/>
    <w:rsid w:val="004B4B0B"/>
    <w:rsid w:val="004B4D1A"/>
    <w:rsid w:val="004B51E5"/>
    <w:rsid w:val="004B5505"/>
    <w:rsid w:val="004B55BE"/>
    <w:rsid w:val="004B5C3A"/>
    <w:rsid w:val="004B5C75"/>
    <w:rsid w:val="004B5E71"/>
    <w:rsid w:val="004B5F17"/>
    <w:rsid w:val="004B601C"/>
    <w:rsid w:val="004B60D6"/>
    <w:rsid w:val="004B6345"/>
    <w:rsid w:val="004B6973"/>
    <w:rsid w:val="004B6A88"/>
    <w:rsid w:val="004B6D76"/>
    <w:rsid w:val="004B6FD3"/>
    <w:rsid w:val="004B70A8"/>
    <w:rsid w:val="004B70D3"/>
    <w:rsid w:val="004B72ED"/>
    <w:rsid w:val="004B75ED"/>
    <w:rsid w:val="004B7FC6"/>
    <w:rsid w:val="004C0529"/>
    <w:rsid w:val="004C074E"/>
    <w:rsid w:val="004C08CB"/>
    <w:rsid w:val="004C0D44"/>
    <w:rsid w:val="004C15EC"/>
    <w:rsid w:val="004C17CF"/>
    <w:rsid w:val="004C1BEB"/>
    <w:rsid w:val="004C242B"/>
    <w:rsid w:val="004C2627"/>
    <w:rsid w:val="004C27C6"/>
    <w:rsid w:val="004C2900"/>
    <w:rsid w:val="004C2B89"/>
    <w:rsid w:val="004C2CAC"/>
    <w:rsid w:val="004C3F1E"/>
    <w:rsid w:val="004C41A9"/>
    <w:rsid w:val="004C41CE"/>
    <w:rsid w:val="004C428A"/>
    <w:rsid w:val="004C462A"/>
    <w:rsid w:val="004C47C8"/>
    <w:rsid w:val="004C4937"/>
    <w:rsid w:val="004C49C8"/>
    <w:rsid w:val="004C4CB2"/>
    <w:rsid w:val="004C4CB5"/>
    <w:rsid w:val="004C52F7"/>
    <w:rsid w:val="004C5D4C"/>
    <w:rsid w:val="004C5D53"/>
    <w:rsid w:val="004C6208"/>
    <w:rsid w:val="004C624D"/>
    <w:rsid w:val="004C63DF"/>
    <w:rsid w:val="004C64D4"/>
    <w:rsid w:val="004C6909"/>
    <w:rsid w:val="004C69EE"/>
    <w:rsid w:val="004C6CC3"/>
    <w:rsid w:val="004C70BA"/>
    <w:rsid w:val="004C7382"/>
    <w:rsid w:val="004C7436"/>
    <w:rsid w:val="004C782C"/>
    <w:rsid w:val="004C7C2D"/>
    <w:rsid w:val="004C7C8E"/>
    <w:rsid w:val="004C7F8F"/>
    <w:rsid w:val="004C7FE5"/>
    <w:rsid w:val="004D03CC"/>
    <w:rsid w:val="004D08F3"/>
    <w:rsid w:val="004D0AEF"/>
    <w:rsid w:val="004D0C13"/>
    <w:rsid w:val="004D0D0F"/>
    <w:rsid w:val="004D107C"/>
    <w:rsid w:val="004D18F6"/>
    <w:rsid w:val="004D1DF2"/>
    <w:rsid w:val="004D20D7"/>
    <w:rsid w:val="004D2237"/>
    <w:rsid w:val="004D24E4"/>
    <w:rsid w:val="004D2D99"/>
    <w:rsid w:val="004D2E1D"/>
    <w:rsid w:val="004D2E1E"/>
    <w:rsid w:val="004D3144"/>
    <w:rsid w:val="004D3BA6"/>
    <w:rsid w:val="004D4114"/>
    <w:rsid w:val="004D42DC"/>
    <w:rsid w:val="004D485D"/>
    <w:rsid w:val="004D5AA1"/>
    <w:rsid w:val="004D5E10"/>
    <w:rsid w:val="004D5F6F"/>
    <w:rsid w:val="004D67E0"/>
    <w:rsid w:val="004D6B0F"/>
    <w:rsid w:val="004D6C53"/>
    <w:rsid w:val="004D725B"/>
    <w:rsid w:val="004E0195"/>
    <w:rsid w:val="004E105A"/>
    <w:rsid w:val="004E13EA"/>
    <w:rsid w:val="004E1479"/>
    <w:rsid w:val="004E1519"/>
    <w:rsid w:val="004E16CE"/>
    <w:rsid w:val="004E1A7E"/>
    <w:rsid w:val="004E1B1A"/>
    <w:rsid w:val="004E2131"/>
    <w:rsid w:val="004E222F"/>
    <w:rsid w:val="004E26B6"/>
    <w:rsid w:val="004E2DF1"/>
    <w:rsid w:val="004E2E98"/>
    <w:rsid w:val="004E2FBF"/>
    <w:rsid w:val="004E2FD3"/>
    <w:rsid w:val="004E35C5"/>
    <w:rsid w:val="004E3C9F"/>
    <w:rsid w:val="004E3D79"/>
    <w:rsid w:val="004E3F3C"/>
    <w:rsid w:val="004E437C"/>
    <w:rsid w:val="004E465B"/>
    <w:rsid w:val="004E4886"/>
    <w:rsid w:val="004E4FBD"/>
    <w:rsid w:val="004E532F"/>
    <w:rsid w:val="004E533C"/>
    <w:rsid w:val="004E5553"/>
    <w:rsid w:val="004E5AF9"/>
    <w:rsid w:val="004E5B69"/>
    <w:rsid w:val="004E5F42"/>
    <w:rsid w:val="004E62FD"/>
    <w:rsid w:val="004E6439"/>
    <w:rsid w:val="004E652B"/>
    <w:rsid w:val="004E6586"/>
    <w:rsid w:val="004E69C7"/>
    <w:rsid w:val="004E6E2A"/>
    <w:rsid w:val="004E71FD"/>
    <w:rsid w:val="004E768B"/>
    <w:rsid w:val="004E7705"/>
    <w:rsid w:val="004E7DA4"/>
    <w:rsid w:val="004F0432"/>
    <w:rsid w:val="004F0791"/>
    <w:rsid w:val="004F10AA"/>
    <w:rsid w:val="004F1679"/>
    <w:rsid w:val="004F16FE"/>
    <w:rsid w:val="004F170B"/>
    <w:rsid w:val="004F17F7"/>
    <w:rsid w:val="004F1A84"/>
    <w:rsid w:val="004F1F22"/>
    <w:rsid w:val="004F2671"/>
    <w:rsid w:val="004F2697"/>
    <w:rsid w:val="004F270A"/>
    <w:rsid w:val="004F287F"/>
    <w:rsid w:val="004F2885"/>
    <w:rsid w:val="004F2A74"/>
    <w:rsid w:val="004F2BDE"/>
    <w:rsid w:val="004F2F33"/>
    <w:rsid w:val="004F3104"/>
    <w:rsid w:val="004F313A"/>
    <w:rsid w:val="004F3145"/>
    <w:rsid w:val="004F36E3"/>
    <w:rsid w:val="004F393F"/>
    <w:rsid w:val="004F39B6"/>
    <w:rsid w:val="004F3B04"/>
    <w:rsid w:val="004F3B2E"/>
    <w:rsid w:val="004F3B9C"/>
    <w:rsid w:val="004F3C64"/>
    <w:rsid w:val="004F3EDA"/>
    <w:rsid w:val="004F3F3A"/>
    <w:rsid w:val="004F541B"/>
    <w:rsid w:val="004F576F"/>
    <w:rsid w:val="004F5B26"/>
    <w:rsid w:val="004F5C1F"/>
    <w:rsid w:val="004F5E0E"/>
    <w:rsid w:val="004F6074"/>
    <w:rsid w:val="004F6092"/>
    <w:rsid w:val="004F631E"/>
    <w:rsid w:val="004F63CF"/>
    <w:rsid w:val="004F66B0"/>
    <w:rsid w:val="004F6862"/>
    <w:rsid w:val="004F6BF2"/>
    <w:rsid w:val="004F6C1A"/>
    <w:rsid w:val="004F6C1D"/>
    <w:rsid w:val="004F6D48"/>
    <w:rsid w:val="004F7A69"/>
    <w:rsid w:val="004F7B41"/>
    <w:rsid w:val="004F7DEF"/>
    <w:rsid w:val="005000BA"/>
    <w:rsid w:val="00500889"/>
    <w:rsid w:val="005009ED"/>
    <w:rsid w:val="00500B3C"/>
    <w:rsid w:val="00500B7A"/>
    <w:rsid w:val="00500D77"/>
    <w:rsid w:val="00501093"/>
    <w:rsid w:val="005014FC"/>
    <w:rsid w:val="00501550"/>
    <w:rsid w:val="00501834"/>
    <w:rsid w:val="005023DD"/>
    <w:rsid w:val="00502606"/>
    <w:rsid w:val="00502B11"/>
    <w:rsid w:val="00502C28"/>
    <w:rsid w:val="00502FB1"/>
    <w:rsid w:val="005032BB"/>
    <w:rsid w:val="00503A78"/>
    <w:rsid w:val="00503B95"/>
    <w:rsid w:val="00503B98"/>
    <w:rsid w:val="0050411B"/>
    <w:rsid w:val="00504695"/>
    <w:rsid w:val="005047F5"/>
    <w:rsid w:val="00504D00"/>
    <w:rsid w:val="005052DD"/>
    <w:rsid w:val="005055B2"/>
    <w:rsid w:val="005055C7"/>
    <w:rsid w:val="00505C76"/>
    <w:rsid w:val="00505E15"/>
    <w:rsid w:val="00505F2E"/>
    <w:rsid w:val="0050608E"/>
    <w:rsid w:val="0050612E"/>
    <w:rsid w:val="00506318"/>
    <w:rsid w:val="0050643F"/>
    <w:rsid w:val="005066E0"/>
    <w:rsid w:val="00506789"/>
    <w:rsid w:val="005069B1"/>
    <w:rsid w:val="00506F60"/>
    <w:rsid w:val="0050704A"/>
    <w:rsid w:val="00507107"/>
    <w:rsid w:val="005075F6"/>
    <w:rsid w:val="00507E8A"/>
    <w:rsid w:val="00507EDA"/>
    <w:rsid w:val="0051163B"/>
    <w:rsid w:val="00511A73"/>
    <w:rsid w:val="00511BD5"/>
    <w:rsid w:val="00511CA1"/>
    <w:rsid w:val="0051213B"/>
    <w:rsid w:val="005124DF"/>
    <w:rsid w:val="00513135"/>
    <w:rsid w:val="00513226"/>
    <w:rsid w:val="005132FD"/>
    <w:rsid w:val="00514711"/>
    <w:rsid w:val="00514D10"/>
    <w:rsid w:val="00514F48"/>
    <w:rsid w:val="00514F5E"/>
    <w:rsid w:val="00515492"/>
    <w:rsid w:val="0051573C"/>
    <w:rsid w:val="00515ADE"/>
    <w:rsid w:val="00515C21"/>
    <w:rsid w:val="00515CF4"/>
    <w:rsid w:val="00515D57"/>
    <w:rsid w:val="00515F6F"/>
    <w:rsid w:val="005163DC"/>
    <w:rsid w:val="00516412"/>
    <w:rsid w:val="005166EB"/>
    <w:rsid w:val="00516789"/>
    <w:rsid w:val="00516C13"/>
    <w:rsid w:val="00516C5F"/>
    <w:rsid w:val="00516F88"/>
    <w:rsid w:val="00516FA1"/>
    <w:rsid w:val="0051744A"/>
    <w:rsid w:val="005175DE"/>
    <w:rsid w:val="00517695"/>
    <w:rsid w:val="00517783"/>
    <w:rsid w:val="0052019B"/>
    <w:rsid w:val="00520722"/>
    <w:rsid w:val="005209DB"/>
    <w:rsid w:val="00520DDD"/>
    <w:rsid w:val="00521177"/>
    <w:rsid w:val="00521683"/>
    <w:rsid w:val="00521E2B"/>
    <w:rsid w:val="005220BE"/>
    <w:rsid w:val="00522281"/>
    <w:rsid w:val="00522DC0"/>
    <w:rsid w:val="00522E20"/>
    <w:rsid w:val="00522F68"/>
    <w:rsid w:val="00523395"/>
    <w:rsid w:val="00523BAE"/>
    <w:rsid w:val="00523BEF"/>
    <w:rsid w:val="00523C9B"/>
    <w:rsid w:val="00523E2A"/>
    <w:rsid w:val="00524283"/>
    <w:rsid w:val="005245BB"/>
    <w:rsid w:val="00524B0B"/>
    <w:rsid w:val="00524E5C"/>
    <w:rsid w:val="00524F5D"/>
    <w:rsid w:val="005256ED"/>
    <w:rsid w:val="005257A0"/>
    <w:rsid w:val="0052591C"/>
    <w:rsid w:val="00525FF2"/>
    <w:rsid w:val="005266F7"/>
    <w:rsid w:val="005267C9"/>
    <w:rsid w:val="0052684B"/>
    <w:rsid w:val="0052687A"/>
    <w:rsid w:val="00526FBB"/>
    <w:rsid w:val="00527A56"/>
    <w:rsid w:val="00527FA3"/>
    <w:rsid w:val="005309E1"/>
    <w:rsid w:val="00531068"/>
    <w:rsid w:val="00531111"/>
    <w:rsid w:val="005314FD"/>
    <w:rsid w:val="00531A10"/>
    <w:rsid w:val="00531A23"/>
    <w:rsid w:val="00532182"/>
    <w:rsid w:val="0053230E"/>
    <w:rsid w:val="005327CE"/>
    <w:rsid w:val="00532BA4"/>
    <w:rsid w:val="0053330A"/>
    <w:rsid w:val="00533D51"/>
    <w:rsid w:val="00534499"/>
    <w:rsid w:val="005346EE"/>
    <w:rsid w:val="0053477C"/>
    <w:rsid w:val="00534AA8"/>
    <w:rsid w:val="0053529D"/>
    <w:rsid w:val="00535B02"/>
    <w:rsid w:val="00535B2A"/>
    <w:rsid w:val="00536244"/>
    <w:rsid w:val="0053670C"/>
    <w:rsid w:val="00536CC6"/>
    <w:rsid w:val="00536E97"/>
    <w:rsid w:val="00537139"/>
    <w:rsid w:val="005373FA"/>
    <w:rsid w:val="00537521"/>
    <w:rsid w:val="005375D5"/>
    <w:rsid w:val="0053796D"/>
    <w:rsid w:val="00540169"/>
    <w:rsid w:val="005401B4"/>
    <w:rsid w:val="005405DF"/>
    <w:rsid w:val="005407C3"/>
    <w:rsid w:val="00540A3B"/>
    <w:rsid w:val="00540E94"/>
    <w:rsid w:val="00541024"/>
    <w:rsid w:val="005417DC"/>
    <w:rsid w:val="00541C1F"/>
    <w:rsid w:val="00541FA8"/>
    <w:rsid w:val="00541FD2"/>
    <w:rsid w:val="005429AD"/>
    <w:rsid w:val="00542B02"/>
    <w:rsid w:val="00543068"/>
    <w:rsid w:val="00543AB0"/>
    <w:rsid w:val="00543EFE"/>
    <w:rsid w:val="00543F96"/>
    <w:rsid w:val="0054401C"/>
    <w:rsid w:val="005440AD"/>
    <w:rsid w:val="005446E5"/>
    <w:rsid w:val="005447E0"/>
    <w:rsid w:val="00544A05"/>
    <w:rsid w:val="00544BD3"/>
    <w:rsid w:val="00544CAA"/>
    <w:rsid w:val="00545375"/>
    <w:rsid w:val="00545861"/>
    <w:rsid w:val="00545A1E"/>
    <w:rsid w:val="00545FD7"/>
    <w:rsid w:val="005462DE"/>
    <w:rsid w:val="005465A6"/>
    <w:rsid w:val="005466F6"/>
    <w:rsid w:val="00546714"/>
    <w:rsid w:val="00546723"/>
    <w:rsid w:val="00546A87"/>
    <w:rsid w:val="00547009"/>
    <w:rsid w:val="00547CEA"/>
    <w:rsid w:val="00547EBE"/>
    <w:rsid w:val="005507CA"/>
    <w:rsid w:val="00550A4B"/>
    <w:rsid w:val="00550D92"/>
    <w:rsid w:val="00550F29"/>
    <w:rsid w:val="005516AE"/>
    <w:rsid w:val="00551840"/>
    <w:rsid w:val="00551C04"/>
    <w:rsid w:val="00551E50"/>
    <w:rsid w:val="005527C0"/>
    <w:rsid w:val="00552BF7"/>
    <w:rsid w:val="00553789"/>
    <w:rsid w:val="00553A0A"/>
    <w:rsid w:val="00553B2E"/>
    <w:rsid w:val="00553EE3"/>
    <w:rsid w:val="00554113"/>
    <w:rsid w:val="0055450A"/>
    <w:rsid w:val="00554727"/>
    <w:rsid w:val="00554AB9"/>
    <w:rsid w:val="0055501C"/>
    <w:rsid w:val="00555625"/>
    <w:rsid w:val="00555B11"/>
    <w:rsid w:val="0055600F"/>
    <w:rsid w:val="0055677F"/>
    <w:rsid w:val="00556973"/>
    <w:rsid w:val="00556975"/>
    <w:rsid w:val="00556A45"/>
    <w:rsid w:val="00556F94"/>
    <w:rsid w:val="00557419"/>
    <w:rsid w:val="00557F4B"/>
    <w:rsid w:val="0056022A"/>
    <w:rsid w:val="00560273"/>
    <w:rsid w:val="005602DE"/>
    <w:rsid w:val="00560783"/>
    <w:rsid w:val="00560865"/>
    <w:rsid w:val="00560CA3"/>
    <w:rsid w:val="00560D42"/>
    <w:rsid w:val="00561067"/>
    <w:rsid w:val="00561450"/>
    <w:rsid w:val="00561707"/>
    <w:rsid w:val="00561B67"/>
    <w:rsid w:val="00561BC1"/>
    <w:rsid w:val="00562493"/>
    <w:rsid w:val="00562807"/>
    <w:rsid w:val="00563025"/>
    <w:rsid w:val="0056320C"/>
    <w:rsid w:val="00563617"/>
    <w:rsid w:val="005637ED"/>
    <w:rsid w:val="00563898"/>
    <w:rsid w:val="00563A53"/>
    <w:rsid w:val="005644FE"/>
    <w:rsid w:val="005645B1"/>
    <w:rsid w:val="00564744"/>
    <w:rsid w:val="005652DE"/>
    <w:rsid w:val="005654FE"/>
    <w:rsid w:val="00565870"/>
    <w:rsid w:val="00565C0F"/>
    <w:rsid w:val="00566179"/>
    <w:rsid w:val="00566522"/>
    <w:rsid w:val="005670EB"/>
    <w:rsid w:val="005673F9"/>
    <w:rsid w:val="00567A35"/>
    <w:rsid w:val="00567A47"/>
    <w:rsid w:val="00567AF3"/>
    <w:rsid w:val="005700DF"/>
    <w:rsid w:val="0057066F"/>
    <w:rsid w:val="005706EF"/>
    <w:rsid w:val="00570BA8"/>
    <w:rsid w:val="00570C96"/>
    <w:rsid w:val="00570EEC"/>
    <w:rsid w:val="00570FEC"/>
    <w:rsid w:val="00571004"/>
    <w:rsid w:val="00571B69"/>
    <w:rsid w:val="00571D83"/>
    <w:rsid w:val="00571EA5"/>
    <w:rsid w:val="0057216C"/>
    <w:rsid w:val="005721C8"/>
    <w:rsid w:val="005722D9"/>
    <w:rsid w:val="00572375"/>
    <w:rsid w:val="005727F8"/>
    <w:rsid w:val="005729AA"/>
    <w:rsid w:val="00572C12"/>
    <w:rsid w:val="005734E3"/>
    <w:rsid w:val="0057392B"/>
    <w:rsid w:val="00573E98"/>
    <w:rsid w:val="00574088"/>
    <w:rsid w:val="00574A1C"/>
    <w:rsid w:val="00574A5F"/>
    <w:rsid w:val="00574AC7"/>
    <w:rsid w:val="00574DF0"/>
    <w:rsid w:val="00574E52"/>
    <w:rsid w:val="00575FB7"/>
    <w:rsid w:val="005769EB"/>
    <w:rsid w:val="00576D65"/>
    <w:rsid w:val="00576ECE"/>
    <w:rsid w:val="00577414"/>
    <w:rsid w:val="005775D5"/>
    <w:rsid w:val="00577E73"/>
    <w:rsid w:val="00580137"/>
    <w:rsid w:val="005804CB"/>
    <w:rsid w:val="005806CD"/>
    <w:rsid w:val="0058072D"/>
    <w:rsid w:val="005807F1"/>
    <w:rsid w:val="00580A7F"/>
    <w:rsid w:val="00580B88"/>
    <w:rsid w:val="0058157E"/>
    <w:rsid w:val="0058186D"/>
    <w:rsid w:val="00581B1B"/>
    <w:rsid w:val="00581B80"/>
    <w:rsid w:val="00581BF8"/>
    <w:rsid w:val="00581EF9"/>
    <w:rsid w:val="0058230B"/>
    <w:rsid w:val="0058366C"/>
    <w:rsid w:val="0058384D"/>
    <w:rsid w:val="0058392C"/>
    <w:rsid w:val="0058434B"/>
    <w:rsid w:val="0058470C"/>
    <w:rsid w:val="00584848"/>
    <w:rsid w:val="0058486B"/>
    <w:rsid w:val="0058496F"/>
    <w:rsid w:val="00584E34"/>
    <w:rsid w:val="00584F25"/>
    <w:rsid w:val="0058582B"/>
    <w:rsid w:val="0058585E"/>
    <w:rsid w:val="00585B8F"/>
    <w:rsid w:val="00585C14"/>
    <w:rsid w:val="00586225"/>
    <w:rsid w:val="005863A5"/>
    <w:rsid w:val="005865EE"/>
    <w:rsid w:val="00586850"/>
    <w:rsid w:val="005868EB"/>
    <w:rsid w:val="00586925"/>
    <w:rsid w:val="00586DD6"/>
    <w:rsid w:val="0058739E"/>
    <w:rsid w:val="005874C1"/>
    <w:rsid w:val="00587985"/>
    <w:rsid w:val="00587C5C"/>
    <w:rsid w:val="00587D9A"/>
    <w:rsid w:val="00587E0A"/>
    <w:rsid w:val="00587E77"/>
    <w:rsid w:val="0059065A"/>
    <w:rsid w:val="0059079D"/>
    <w:rsid w:val="00590A95"/>
    <w:rsid w:val="00590BA9"/>
    <w:rsid w:val="00590BF9"/>
    <w:rsid w:val="00590FB4"/>
    <w:rsid w:val="00591491"/>
    <w:rsid w:val="00591803"/>
    <w:rsid w:val="00591AEC"/>
    <w:rsid w:val="00591BE4"/>
    <w:rsid w:val="0059280F"/>
    <w:rsid w:val="005928BB"/>
    <w:rsid w:val="00592C19"/>
    <w:rsid w:val="00592E5A"/>
    <w:rsid w:val="00593005"/>
    <w:rsid w:val="00593553"/>
    <w:rsid w:val="005937B9"/>
    <w:rsid w:val="0059399C"/>
    <w:rsid w:val="00593A69"/>
    <w:rsid w:val="00593AEC"/>
    <w:rsid w:val="0059411F"/>
    <w:rsid w:val="005941B5"/>
    <w:rsid w:val="00594483"/>
    <w:rsid w:val="00594A9C"/>
    <w:rsid w:val="00594F16"/>
    <w:rsid w:val="00594F48"/>
    <w:rsid w:val="00595E35"/>
    <w:rsid w:val="00595E53"/>
    <w:rsid w:val="00596110"/>
    <w:rsid w:val="0059670E"/>
    <w:rsid w:val="00596728"/>
    <w:rsid w:val="0059690F"/>
    <w:rsid w:val="0059699D"/>
    <w:rsid w:val="005969B8"/>
    <w:rsid w:val="00596B78"/>
    <w:rsid w:val="00596F4C"/>
    <w:rsid w:val="005974FD"/>
    <w:rsid w:val="005A06B6"/>
    <w:rsid w:val="005A0796"/>
    <w:rsid w:val="005A0815"/>
    <w:rsid w:val="005A09A2"/>
    <w:rsid w:val="005A0BB2"/>
    <w:rsid w:val="005A12E8"/>
    <w:rsid w:val="005A1683"/>
    <w:rsid w:val="005A1871"/>
    <w:rsid w:val="005A1C46"/>
    <w:rsid w:val="005A1FD8"/>
    <w:rsid w:val="005A2035"/>
    <w:rsid w:val="005A2099"/>
    <w:rsid w:val="005A2351"/>
    <w:rsid w:val="005A2426"/>
    <w:rsid w:val="005A24AD"/>
    <w:rsid w:val="005A252C"/>
    <w:rsid w:val="005A27D6"/>
    <w:rsid w:val="005A2814"/>
    <w:rsid w:val="005A291A"/>
    <w:rsid w:val="005A2B25"/>
    <w:rsid w:val="005A311D"/>
    <w:rsid w:val="005A3210"/>
    <w:rsid w:val="005A3368"/>
    <w:rsid w:val="005A347F"/>
    <w:rsid w:val="005A4392"/>
    <w:rsid w:val="005A449A"/>
    <w:rsid w:val="005A45A9"/>
    <w:rsid w:val="005A468E"/>
    <w:rsid w:val="005A4D0D"/>
    <w:rsid w:val="005A4DFF"/>
    <w:rsid w:val="005A5023"/>
    <w:rsid w:val="005A546C"/>
    <w:rsid w:val="005A5815"/>
    <w:rsid w:val="005A58D7"/>
    <w:rsid w:val="005A5A06"/>
    <w:rsid w:val="005A5CB3"/>
    <w:rsid w:val="005A5CCB"/>
    <w:rsid w:val="005A6034"/>
    <w:rsid w:val="005A629D"/>
    <w:rsid w:val="005A63D7"/>
    <w:rsid w:val="005A6CDC"/>
    <w:rsid w:val="005A6FC9"/>
    <w:rsid w:val="005A73BA"/>
    <w:rsid w:val="005A74C0"/>
    <w:rsid w:val="005A7B30"/>
    <w:rsid w:val="005A7D19"/>
    <w:rsid w:val="005B009F"/>
    <w:rsid w:val="005B2223"/>
    <w:rsid w:val="005B22E9"/>
    <w:rsid w:val="005B2C97"/>
    <w:rsid w:val="005B3282"/>
    <w:rsid w:val="005B3909"/>
    <w:rsid w:val="005B4037"/>
    <w:rsid w:val="005B45A4"/>
    <w:rsid w:val="005B49D4"/>
    <w:rsid w:val="005B4A85"/>
    <w:rsid w:val="005B4D49"/>
    <w:rsid w:val="005B5498"/>
    <w:rsid w:val="005B5768"/>
    <w:rsid w:val="005B5E78"/>
    <w:rsid w:val="005B6024"/>
    <w:rsid w:val="005B628B"/>
    <w:rsid w:val="005B65EB"/>
    <w:rsid w:val="005B6AA4"/>
    <w:rsid w:val="005B6B4A"/>
    <w:rsid w:val="005B6CF3"/>
    <w:rsid w:val="005B6D40"/>
    <w:rsid w:val="005B6F53"/>
    <w:rsid w:val="005B7073"/>
    <w:rsid w:val="005B74E8"/>
    <w:rsid w:val="005B7523"/>
    <w:rsid w:val="005B75AA"/>
    <w:rsid w:val="005B7620"/>
    <w:rsid w:val="005B7851"/>
    <w:rsid w:val="005C0161"/>
    <w:rsid w:val="005C09A5"/>
    <w:rsid w:val="005C0A29"/>
    <w:rsid w:val="005C0AF4"/>
    <w:rsid w:val="005C13BE"/>
    <w:rsid w:val="005C1481"/>
    <w:rsid w:val="005C14C5"/>
    <w:rsid w:val="005C18B5"/>
    <w:rsid w:val="005C2178"/>
    <w:rsid w:val="005C2670"/>
    <w:rsid w:val="005C27A1"/>
    <w:rsid w:val="005C2A93"/>
    <w:rsid w:val="005C2ABB"/>
    <w:rsid w:val="005C2B04"/>
    <w:rsid w:val="005C2C8B"/>
    <w:rsid w:val="005C33E7"/>
    <w:rsid w:val="005C3C1C"/>
    <w:rsid w:val="005C3E73"/>
    <w:rsid w:val="005C3EA5"/>
    <w:rsid w:val="005C3FB9"/>
    <w:rsid w:val="005C42D6"/>
    <w:rsid w:val="005C4559"/>
    <w:rsid w:val="005C4E70"/>
    <w:rsid w:val="005C5402"/>
    <w:rsid w:val="005C5A4D"/>
    <w:rsid w:val="005C64A2"/>
    <w:rsid w:val="005C66BD"/>
    <w:rsid w:val="005C6CDD"/>
    <w:rsid w:val="005C6FC8"/>
    <w:rsid w:val="005C713E"/>
    <w:rsid w:val="005C74E8"/>
    <w:rsid w:val="005C76F7"/>
    <w:rsid w:val="005C77DB"/>
    <w:rsid w:val="005C79EA"/>
    <w:rsid w:val="005C7C8C"/>
    <w:rsid w:val="005D022C"/>
    <w:rsid w:val="005D032E"/>
    <w:rsid w:val="005D073E"/>
    <w:rsid w:val="005D0CA3"/>
    <w:rsid w:val="005D141D"/>
    <w:rsid w:val="005D14F7"/>
    <w:rsid w:val="005D17B2"/>
    <w:rsid w:val="005D198C"/>
    <w:rsid w:val="005D24A2"/>
    <w:rsid w:val="005D26E3"/>
    <w:rsid w:val="005D28F6"/>
    <w:rsid w:val="005D3234"/>
    <w:rsid w:val="005D3C41"/>
    <w:rsid w:val="005D3D10"/>
    <w:rsid w:val="005D3DC8"/>
    <w:rsid w:val="005D3FBC"/>
    <w:rsid w:val="005D4ECB"/>
    <w:rsid w:val="005D4F4A"/>
    <w:rsid w:val="005D5097"/>
    <w:rsid w:val="005D5113"/>
    <w:rsid w:val="005D54FC"/>
    <w:rsid w:val="005D5536"/>
    <w:rsid w:val="005D56F6"/>
    <w:rsid w:val="005D5A11"/>
    <w:rsid w:val="005D622C"/>
    <w:rsid w:val="005D6800"/>
    <w:rsid w:val="005D6BA1"/>
    <w:rsid w:val="005D789E"/>
    <w:rsid w:val="005E01E9"/>
    <w:rsid w:val="005E0271"/>
    <w:rsid w:val="005E0405"/>
    <w:rsid w:val="005E0537"/>
    <w:rsid w:val="005E08FD"/>
    <w:rsid w:val="005E09F2"/>
    <w:rsid w:val="005E0D54"/>
    <w:rsid w:val="005E0F5B"/>
    <w:rsid w:val="005E1163"/>
    <w:rsid w:val="005E12E7"/>
    <w:rsid w:val="005E19AB"/>
    <w:rsid w:val="005E1B6E"/>
    <w:rsid w:val="005E21EF"/>
    <w:rsid w:val="005E281F"/>
    <w:rsid w:val="005E2920"/>
    <w:rsid w:val="005E29AA"/>
    <w:rsid w:val="005E2DC8"/>
    <w:rsid w:val="005E3122"/>
    <w:rsid w:val="005E3672"/>
    <w:rsid w:val="005E3B88"/>
    <w:rsid w:val="005E3DCC"/>
    <w:rsid w:val="005E3DF6"/>
    <w:rsid w:val="005E42E1"/>
    <w:rsid w:val="005E4313"/>
    <w:rsid w:val="005E4342"/>
    <w:rsid w:val="005E48D6"/>
    <w:rsid w:val="005E4914"/>
    <w:rsid w:val="005E4C53"/>
    <w:rsid w:val="005E4C78"/>
    <w:rsid w:val="005E4F23"/>
    <w:rsid w:val="005E562F"/>
    <w:rsid w:val="005E5B23"/>
    <w:rsid w:val="005E6670"/>
    <w:rsid w:val="005E6A1E"/>
    <w:rsid w:val="005E6C2D"/>
    <w:rsid w:val="005E71D2"/>
    <w:rsid w:val="005E73CB"/>
    <w:rsid w:val="005E758A"/>
    <w:rsid w:val="005E7688"/>
    <w:rsid w:val="005E79FD"/>
    <w:rsid w:val="005E7A32"/>
    <w:rsid w:val="005E7EAA"/>
    <w:rsid w:val="005F04FC"/>
    <w:rsid w:val="005F0543"/>
    <w:rsid w:val="005F0761"/>
    <w:rsid w:val="005F0FB5"/>
    <w:rsid w:val="005F111D"/>
    <w:rsid w:val="005F13F7"/>
    <w:rsid w:val="005F1B0F"/>
    <w:rsid w:val="005F1C5B"/>
    <w:rsid w:val="005F2526"/>
    <w:rsid w:val="005F2599"/>
    <w:rsid w:val="005F2B99"/>
    <w:rsid w:val="005F2E0B"/>
    <w:rsid w:val="005F3715"/>
    <w:rsid w:val="005F3751"/>
    <w:rsid w:val="005F3752"/>
    <w:rsid w:val="005F3C6B"/>
    <w:rsid w:val="005F3D14"/>
    <w:rsid w:val="005F403E"/>
    <w:rsid w:val="005F4367"/>
    <w:rsid w:val="005F465D"/>
    <w:rsid w:val="005F4BE6"/>
    <w:rsid w:val="005F506A"/>
    <w:rsid w:val="005F60EF"/>
    <w:rsid w:val="005F63DC"/>
    <w:rsid w:val="005F6467"/>
    <w:rsid w:val="005F6912"/>
    <w:rsid w:val="005F691F"/>
    <w:rsid w:val="005F6AD1"/>
    <w:rsid w:val="005F72FA"/>
    <w:rsid w:val="005F7355"/>
    <w:rsid w:val="005F74BA"/>
    <w:rsid w:val="005F75EB"/>
    <w:rsid w:val="005F76C1"/>
    <w:rsid w:val="005F77A1"/>
    <w:rsid w:val="005F7808"/>
    <w:rsid w:val="00600571"/>
    <w:rsid w:val="0060070A"/>
    <w:rsid w:val="006008A3"/>
    <w:rsid w:val="00600D45"/>
    <w:rsid w:val="00601367"/>
    <w:rsid w:val="006013EA"/>
    <w:rsid w:val="00601410"/>
    <w:rsid w:val="006024E7"/>
    <w:rsid w:val="0060291D"/>
    <w:rsid w:val="00602A2A"/>
    <w:rsid w:val="00602BD1"/>
    <w:rsid w:val="00602C38"/>
    <w:rsid w:val="00602CB9"/>
    <w:rsid w:val="00602E0C"/>
    <w:rsid w:val="00603038"/>
    <w:rsid w:val="00603289"/>
    <w:rsid w:val="00603EFB"/>
    <w:rsid w:val="00604001"/>
    <w:rsid w:val="00604532"/>
    <w:rsid w:val="0060487B"/>
    <w:rsid w:val="00604A68"/>
    <w:rsid w:val="00604C93"/>
    <w:rsid w:val="00605854"/>
    <w:rsid w:val="00605BFC"/>
    <w:rsid w:val="00605C10"/>
    <w:rsid w:val="00605C79"/>
    <w:rsid w:val="00606390"/>
    <w:rsid w:val="0060762A"/>
    <w:rsid w:val="00607BB2"/>
    <w:rsid w:val="00607E92"/>
    <w:rsid w:val="00610A02"/>
    <w:rsid w:val="00610A98"/>
    <w:rsid w:val="00610BE9"/>
    <w:rsid w:val="00610C6A"/>
    <w:rsid w:val="00610E08"/>
    <w:rsid w:val="006110D4"/>
    <w:rsid w:val="00611192"/>
    <w:rsid w:val="00611452"/>
    <w:rsid w:val="006115F1"/>
    <w:rsid w:val="00611798"/>
    <w:rsid w:val="00611A54"/>
    <w:rsid w:val="0061221B"/>
    <w:rsid w:val="006122C4"/>
    <w:rsid w:val="00613212"/>
    <w:rsid w:val="006133D0"/>
    <w:rsid w:val="006137D1"/>
    <w:rsid w:val="0061390C"/>
    <w:rsid w:val="00613EF3"/>
    <w:rsid w:val="0061467A"/>
    <w:rsid w:val="00614B38"/>
    <w:rsid w:val="0061528B"/>
    <w:rsid w:val="00615519"/>
    <w:rsid w:val="0061579F"/>
    <w:rsid w:val="00615B1C"/>
    <w:rsid w:val="00616364"/>
    <w:rsid w:val="00616E86"/>
    <w:rsid w:val="00617604"/>
    <w:rsid w:val="00617797"/>
    <w:rsid w:val="0061785A"/>
    <w:rsid w:val="00617C65"/>
    <w:rsid w:val="00617F04"/>
    <w:rsid w:val="006201EC"/>
    <w:rsid w:val="00620906"/>
    <w:rsid w:val="00620DFF"/>
    <w:rsid w:val="0062115B"/>
    <w:rsid w:val="0062145C"/>
    <w:rsid w:val="006216AB"/>
    <w:rsid w:val="00621C84"/>
    <w:rsid w:val="00621C9D"/>
    <w:rsid w:val="00621F49"/>
    <w:rsid w:val="00621F4B"/>
    <w:rsid w:val="006220A1"/>
    <w:rsid w:val="006237A3"/>
    <w:rsid w:val="00623BA0"/>
    <w:rsid w:val="00623BF8"/>
    <w:rsid w:val="00624B8C"/>
    <w:rsid w:val="00624B8F"/>
    <w:rsid w:val="00625570"/>
    <w:rsid w:val="00625C09"/>
    <w:rsid w:val="00626102"/>
    <w:rsid w:val="00626539"/>
    <w:rsid w:val="006265E3"/>
    <w:rsid w:val="006266F4"/>
    <w:rsid w:val="006267DD"/>
    <w:rsid w:val="006268FF"/>
    <w:rsid w:val="006274AB"/>
    <w:rsid w:val="006275DE"/>
    <w:rsid w:val="006275E1"/>
    <w:rsid w:val="006278DA"/>
    <w:rsid w:val="00627BDF"/>
    <w:rsid w:val="00627CDF"/>
    <w:rsid w:val="00627CF9"/>
    <w:rsid w:val="00627E35"/>
    <w:rsid w:val="00630413"/>
    <w:rsid w:val="00630483"/>
    <w:rsid w:val="006305DF"/>
    <w:rsid w:val="00630A92"/>
    <w:rsid w:val="00630E49"/>
    <w:rsid w:val="006310BE"/>
    <w:rsid w:val="0063111E"/>
    <w:rsid w:val="00631167"/>
    <w:rsid w:val="00631D06"/>
    <w:rsid w:val="00631EBC"/>
    <w:rsid w:val="006320D7"/>
    <w:rsid w:val="006321E3"/>
    <w:rsid w:val="00632231"/>
    <w:rsid w:val="006324D7"/>
    <w:rsid w:val="0063269B"/>
    <w:rsid w:val="006328BF"/>
    <w:rsid w:val="00632A01"/>
    <w:rsid w:val="00632DD0"/>
    <w:rsid w:val="00633923"/>
    <w:rsid w:val="00633C06"/>
    <w:rsid w:val="006341F9"/>
    <w:rsid w:val="0063466F"/>
    <w:rsid w:val="0063476D"/>
    <w:rsid w:val="006348CC"/>
    <w:rsid w:val="00634AE7"/>
    <w:rsid w:val="00634B06"/>
    <w:rsid w:val="00634CE2"/>
    <w:rsid w:val="00634D43"/>
    <w:rsid w:val="00634E41"/>
    <w:rsid w:val="00634F32"/>
    <w:rsid w:val="00635780"/>
    <w:rsid w:val="00635882"/>
    <w:rsid w:val="00635A77"/>
    <w:rsid w:val="00635AE9"/>
    <w:rsid w:val="00635E6F"/>
    <w:rsid w:val="00636ADD"/>
    <w:rsid w:val="00636D8C"/>
    <w:rsid w:val="00637008"/>
    <w:rsid w:val="0063708F"/>
    <w:rsid w:val="0063770F"/>
    <w:rsid w:val="00637A48"/>
    <w:rsid w:val="00637B82"/>
    <w:rsid w:val="00637D43"/>
    <w:rsid w:val="00637E9E"/>
    <w:rsid w:val="00640015"/>
    <w:rsid w:val="0064029C"/>
    <w:rsid w:val="00640636"/>
    <w:rsid w:val="0064080A"/>
    <w:rsid w:val="006408A4"/>
    <w:rsid w:val="006408C8"/>
    <w:rsid w:val="0064097C"/>
    <w:rsid w:val="00640CEE"/>
    <w:rsid w:val="00640DA7"/>
    <w:rsid w:val="00640ED3"/>
    <w:rsid w:val="006410D5"/>
    <w:rsid w:val="00641558"/>
    <w:rsid w:val="00641680"/>
    <w:rsid w:val="00641A6D"/>
    <w:rsid w:val="00642247"/>
    <w:rsid w:val="00642415"/>
    <w:rsid w:val="0064247C"/>
    <w:rsid w:val="006426ED"/>
    <w:rsid w:val="006427F9"/>
    <w:rsid w:val="00642AE1"/>
    <w:rsid w:val="00642B2A"/>
    <w:rsid w:val="00642D01"/>
    <w:rsid w:val="00642FFE"/>
    <w:rsid w:val="00643296"/>
    <w:rsid w:val="0064364A"/>
    <w:rsid w:val="00643664"/>
    <w:rsid w:val="00643E7B"/>
    <w:rsid w:val="00643F8F"/>
    <w:rsid w:val="00644078"/>
    <w:rsid w:val="006445A3"/>
    <w:rsid w:val="006445DD"/>
    <w:rsid w:val="00644710"/>
    <w:rsid w:val="00644CC4"/>
    <w:rsid w:val="00644D3C"/>
    <w:rsid w:val="00645147"/>
    <w:rsid w:val="006452BF"/>
    <w:rsid w:val="006452C0"/>
    <w:rsid w:val="0064552F"/>
    <w:rsid w:val="00645762"/>
    <w:rsid w:val="00646028"/>
    <w:rsid w:val="006464FD"/>
    <w:rsid w:val="006465F8"/>
    <w:rsid w:val="00646E53"/>
    <w:rsid w:val="006472B5"/>
    <w:rsid w:val="006472E8"/>
    <w:rsid w:val="006474EB"/>
    <w:rsid w:val="006477AD"/>
    <w:rsid w:val="0064782F"/>
    <w:rsid w:val="00647A54"/>
    <w:rsid w:val="00647AC5"/>
    <w:rsid w:val="0065000D"/>
    <w:rsid w:val="006504B3"/>
    <w:rsid w:val="006505D0"/>
    <w:rsid w:val="006508FA"/>
    <w:rsid w:val="00650935"/>
    <w:rsid w:val="0065156B"/>
    <w:rsid w:val="00651CD4"/>
    <w:rsid w:val="00652419"/>
    <w:rsid w:val="00652AD0"/>
    <w:rsid w:val="00652B29"/>
    <w:rsid w:val="00652B5A"/>
    <w:rsid w:val="00653038"/>
    <w:rsid w:val="006533C2"/>
    <w:rsid w:val="006534C0"/>
    <w:rsid w:val="00653609"/>
    <w:rsid w:val="0065365B"/>
    <w:rsid w:val="00653DF1"/>
    <w:rsid w:val="006541C3"/>
    <w:rsid w:val="00654306"/>
    <w:rsid w:val="00654497"/>
    <w:rsid w:val="0065459E"/>
    <w:rsid w:val="006547CE"/>
    <w:rsid w:val="00654AAE"/>
    <w:rsid w:val="00654D7C"/>
    <w:rsid w:val="006555C0"/>
    <w:rsid w:val="006557DF"/>
    <w:rsid w:val="00655D7A"/>
    <w:rsid w:val="00656050"/>
    <w:rsid w:val="006563ED"/>
    <w:rsid w:val="00656407"/>
    <w:rsid w:val="00656729"/>
    <w:rsid w:val="006567EA"/>
    <w:rsid w:val="006570A5"/>
    <w:rsid w:val="006573E4"/>
    <w:rsid w:val="006574A1"/>
    <w:rsid w:val="00657595"/>
    <w:rsid w:val="00657D94"/>
    <w:rsid w:val="00657DCC"/>
    <w:rsid w:val="0066026E"/>
    <w:rsid w:val="00660B2C"/>
    <w:rsid w:val="00660C21"/>
    <w:rsid w:val="00660C5E"/>
    <w:rsid w:val="00660D60"/>
    <w:rsid w:val="0066101C"/>
    <w:rsid w:val="00661203"/>
    <w:rsid w:val="0066142A"/>
    <w:rsid w:val="0066192A"/>
    <w:rsid w:val="00661C6E"/>
    <w:rsid w:val="00661E9D"/>
    <w:rsid w:val="00662028"/>
    <w:rsid w:val="0066223C"/>
    <w:rsid w:val="00662381"/>
    <w:rsid w:val="006623F8"/>
    <w:rsid w:val="00662976"/>
    <w:rsid w:val="00663767"/>
    <w:rsid w:val="00663E78"/>
    <w:rsid w:val="00663EA3"/>
    <w:rsid w:val="006640A6"/>
    <w:rsid w:val="006644AD"/>
    <w:rsid w:val="00664CFC"/>
    <w:rsid w:val="00664EE9"/>
    <w:rsid w:val="006650EE"/>
    <w:rsid w:val="00665310"/>
    <w:rsid w:val="00665ACA"/>
    <w:rsid w:val="006667C1"/>
    <w:rsid w:val="00666986"/>
    <w:rsid w:val="00667171"/>
    <w:rsid w:val="00667447"/>
    <w:rsid w:val="00667541"/>
    <w:rsid w:val="006676B9"/>
    <w:rsid w:val="00667ACE"/>
    <w:rsid w:val="00667B30"/>
    <w:rsid w:val="00667EAF"/>
    <w:rsid w:val="006700E4"/>
    <w:rsid w:val="0067113A"/>
    <w:rsid w:val="00671827"/>
    <w:rsid w:val="006718CA"/>
    <w:rsid w:val="00671B10"/>
    <w:rsid w:val="006720EC"/>
    <w:rsid w:val="006721A6"/>
    <w:rsid w:val="0067220C"/>
    <w:rsid w:val="0067295C"/>
    <w:rsid w:val="00672C04"/>
    <w:rsid w:val="00673132"/>
    <w:rsid w:val="00673458"/>
    <w:rsid w:val="00673484"/>
    <w:rsid w:val="006734AA"/>
    <w:rsid w:val="00673515"/>
    <w:rsid w:val="00674024"/>
    <w:rsid w:val="006740ED"/>
    <w:rsid w:val="006747E5"/>
    <w:rsid w:val="00674B0F"/>
    <w:rsid w:val="00674BFF"/>
    <w:rsid w:val="00674DCA"/>
    <w:rsid w:val="00675115"/>
    <w:rsid w:val="006754D4"/>
    <w:rsid w:val="00675AD7"/>
    <w:rsid w:val="00675F15"/>
    <w:rsid w:val="00675F64"/>
    <w:rsid w:val="00676052"/>
    <w:rsid w:val="00676379"/>
    <w:rsid w:val="00676468"/>
    <w:rsid w:val="00676564"/>
    <w:rsid w:val="00676687"/>
    <w:rsid w:val="006768BA"/>
    <w:rsid w:val="006769F9"/>
    <w:rsid w:val="00676F09"/>
    <w:rsid w:val="0067716B"/>
    <w:rsid w:val="0067758B"/>
    <w:rsid w:val="006778BA"/>
    <w:rsid w:val="006778E2"/>
    <w:rsid w:val="00677D00"/>
    <w:rsid w:val="00677F1D"/>
    <w:rsid w:val="00680384"/>
    <w:rsid w:val="00680DCD"/>
    <w:rsid w:val="00681311"/>
    <w:rsid w:val="006816AE"/>
    <w:rsid w:val="00681854"/>
    <w:rsid w:val="00681C83"/>
    <w:rsid w:val="00681D37"/>
    <w:rsid w:val="00681D69"/>
    <w:rsid w:val="00681DA0"/>
    <w:rsid w:val="00682137"/>
    <w:rsid w:val="00682318"/>
    <w:rsid w:val="00682C61"/>
    <w:rsid w:val="00682E2B"/>
    <w:rsid w:val="006830F9"/>
    <w:rsid w:val="0068356C"/>
    <w:rsid w:val="0068380D"/>
    <w:rsid w:val="00683925"/>
    <w:rsid w:val="0068399F"/>
    <w:rsid w:val="00683B17"/>
    <w:rsid w:val="00683F66"/>
    <w:rsid w:val="00684072"/>
    <w:rsid w:val="00684508"/>
    <w:rsid w:val="0068480F"/>
    <w:rsid w:val="00684AAA"/>
    <w:rsid w:val="00684DD0"/>
    <w:rsid w:val="0068502C"/>
    <w:rsid w:val="0068512A"/>
    <w:rsid w:val="00685371"/>
    <w:rsid w:val="0068563E"/>
    <w:rsid w:val="0068568B"/>
    <w:rsid w:val="0068588E"/>
    <w:rsid w:val="006861D4"/>
    <w:rsid w:val="0068634C"/>
    <w:rsid w:val="006867C1"/>
    <w:rsid w:val="006872DA"/>
    <w:rsid w:val="00687414"/>
    <w:rsid w:val="0068748D"/>
    <w:rsid w:val="00687678"/>
    <w:rsid w:val="00687787"/>
    <w:rsid w:val="0069018E"/>
    <w:rsid w:val="00690345"/>
    <w:rsid w:val="00690507"/>
    <w:rsid w:val="006905A9"/>
    <w:rsid w:val="006912F0"/>
    <w:rsid w:val="00691879"/>
    <w:rsid w:val="0069194D"/>
    <w:rsid w:val="00691A30"/>
    <w:rsid w:val="00691C7A"/>
    <w:rsid w:val="00692121"/>
    <w:rsid w:val="0069233C"/>
    <w:rsid w:val="00692743"/>
    <w:rsid w:val="00692BE5"/>
    <w:rsid w:val="00692F21"/>
    <w:rsid w:val="00693035"/>
    <w:rsid w:val="00693151"/>
    <w:rsid w:val="006931D6"/>
    <w:rsid w:val="00693680"/>
    <w:rsid w:val="006938CE"/>
    <w:rsid w:val="00693A27"/>
    <w:rsid w:val="00693CB5"/>
    <w:rsid w:val="00693FDE"/>
    <w:rsid w:val="00694074"/>
    <w:rsid w:val="00694386"/>
    <w:rsid w:val="0069438B"/>
    <w:rsid w:val="006943AB"/>
    <w:rsid w:val="00694BE7"/>
    <w:rsid w:val="00694D13"/>
    <w:rsid w:val="00694D5C"/>
    <w:rsid w:val="00694D61"/>
    <w:rsid w:val="00695006"/>
    <w:rsid w:val="00695408"/>
    <w:rsid w:val="00695C7C"/>
    <w:rsid w:val="00695D98"/>
    <w:rsid w:val="00696042"/>
    <w:rsid w:val="00696275"/>
    <w:rsid w:val="006966D8"/>
    <w:rsid w:val="006966E4"/>
    <w:rsid w:val="00696712"/>
    <w:rsid w:val="00696868"/>
    <w:rsid w:val="00696C58"/>
    <w:rsid w:val="00696F59"/>
    <w:rsid w:val="00697375"/>
    <w:rsid w:val="006973CF"/>
    <w:rsid w:val="00697463"/>
    <w:rsid w:val="0069754B"/>
    <w:rsid w:val="006975CA"/>
    <w:rsid w:val="0069762F"/>
    <w:rsid w:val="00697B8F"/>
    <w:rsid w:val="00697C87"/>
    <w:rsid w:val="00697CCC"/>
    <w:rsid w:val="006A025E"/>
    <w:rsid w:val="006A0704"/>
    <w:rsid w:val="006A092D"/>
    <w:rsid w:val="006A0953"/>
    <w:rsid w:val="006A0CA6"/>
    <w:rsid w:val="006A157A"/>
    <w:rsid w:val="006A1677"/>
    <w:rsid w:val="006A17BB"/>
    <w:rsid w:val="006A194D"/>
    <w:rsid w:val="006A19F6"/>
    <w:rsid w:val="006A1A46"/>
    <w:rsid w:val="006A265C"/>
    <w:rsid w:val="006A2690"/>
    <w:rsid w:val="006A2942"/>
    <w:rsid w:val="006A2C33"/>
    <w:rsid w:val="006A30EE"/>
    <w:rsid w:val="006A3122"/>
    <w:rsid w:val="006A32EA"/>
    <w:rsid w:val="006A33A4"/>
    <w:rsid w:val="006A379E"/>
    <w:rsid w:val="006A3D57"/>
    <w:rsid w:val="006A3D76"/>
    <w:rsid w:val="006A46AE"/>
    <w:rsid w:val="006A47DF"/>
    <w:rsid w:val="006A48F0"/>
    <w:rsid w:val="006A52CA"/>
    <w:rsid w:val="006A5422"/>
    <w:rsid w:val="006A5672"/>
    <w:rsid w:val="006A5C05"/>
    <w:rsid w:val="006A63FA"/>
    <w:rsid w:val="006A6EF2"/>
    <w:rsid w:val="006A7034"/>
    <w:rsid w:val="006A71EE"/>
    <w:rsid w:val="006A79EE"/>
    <w:rsid w:val="006A7AE8"/>
    <w:rsid w:val="006A7B63"/>
    <w:rsid w:val="006A7BB4"/>
    <w:rsid w:val="006A7E0F"/>
    <w:rsid w:val="006B003C"/>
    <w:rsid w:val="006B05E1"/>
    <w:rsid w:val="006B1267"/>
    <w:rsid w:val="006B12EE"/>
    <w:rsid w:val="006B1590"/>
    <w:rsid w:val="006B1763"/>
    <w:rsid w:val="006B1F8A"/>
    <w:rsid w:val="006B2133"/>
    <w:rsid w:val="006B22CB"/>
    <w:rsid w:val="006B29C4"/>
    <w:rsid w:val="006B2EC7"/>
    <w:rsid w:val="006B31FE"/>
    <w:rsid w:val="006B3399"/>
    <w:rsid w:val="006B36A0"/>
    <w:rsid w:val="006B3795"/>
    <w:rsid w:val="006B3912"/>
    <w:rsid w:val="006B3E40"/>
    <w:rsid w:val="006B3EA0"/>
    <w:rsid w:val="006B42F6"/>
    <w:rsid w:val="006B4425"/>
    <w:rsid w:val="006B4B29"/>
    <w:rsid w:val="006B52BA"/>
    <w:rsid w:val="006B56C8"/>
    <w:rsid w:val="006B572B"/>
    <w:rsid w:val="006B5A79"/>
    <w:rsid w:val="006B6382"/>
    <w:rsid w:val="006B6491"/>
    <w:rsid w:val="006B66D5"/>
    <w:rsid w:val="006B6726"/>
    <w:rsid w:val="006B69CB"/>
    <w:rsid w:val="006B6DC7"/>
    <w:rsid w:val="006B710C"/>
    <w:rsid w:val="006B7423"/>
    <w:rsid w:val="006B7530"/>
    <w:rsid w:val="006B7EB2"/>
    <w:rsid w:val="006C03AF"/>
    <w:rsid w:val="006C0576"/>
    <w:rsid w:val="006C0685"/>
    <w:rsid w:val="006C0A3E"/>
    <w:rsid w:val="006C0D9A"/>
    <w:rsid w:val="006C0F5B"/>
    <w:rsid w:val="006C1396"/>
    <w:rsid w:val="006C1549"/>
    <w:rsid w:val="006C1927"/>
    <w:rsid w:val="006C1CED"/>
    <w:rsid w:val="006C20E9"/>
    <w:rsid w:val="006C251E"/>
    <w:rsid w:val="006C2646"/>
    <w:rsid w:val="006C27D2"/>
    <w:rsid w:val="006C2A1D"/>
    <w:rsid w:val="006C2C5E"/>
    <w:rsid w:val="006C2F02"/>
    <w:rsid w:val="006C32E8"/>
    <w:rsid w:val="006C3537"/>
    <w:rsid w:val="006C3BEA"/>
    <w:rsid w:val="006C3DD8"/>
    <w:rsid w:val="006C3E9D"/>
    <w:rsid w:val="006C4158"/>
    <w:rsid w:val="006C43C9"/>
    <w:rsid w:val="006C4B6F"/>
    <w:rsid w:val="006C4BE6"/>
    <w:rsid w:val="006C4C15"/>
    <w:rsid w:val="006C4C41"/>
    <w:rsid w:val="006C4CAB"/>
    <w:rsid w:val="006C4D8E"/>
    <w:rsid w:val="006C5151"/>
    <w:rsid w:val="006C51B3"/>
    <w:rsid w:val="006C58B3"/>
    <w:rsid w:val="006C5D4B"/>
    <w:rsid w:val="006C5D8E"/>
    <w:rsid w:val="006C66C8"/>
    <w:rsid w:val="006C6E8F"/>
    <w:rsid w:val="006C730E"/>
    <w:rsid w:val="006C7359"/>
    <w:rsid w:val="006C736B"/>
    <w:rsid w:val="006C73A3"/>
    <w:rsid w:val="006C73AA"/>
    <w:rsid w:val="006C75AF"/>
    <w:rsid w:val="006C79F2"/>
    <w:rsid w:val="006C7D39"/>
    <w:rsid w:val="006D00F7"/>
    <w:rsid w:val="006D01DA"/>
    <w:rsid w:val="006D085E"/>
    <w:rsid w:val="006D0BBA"/>
    <w:rsid w:val="006D0E38"/>
    <w:rsid w:val="006D0E9F"/>
    <w:rsid w:val="006D113C"/>
    <w:rsid w:val="006D12AD"/>
    <w:rsid w:val="006D1B2F"/>
    <w:rsid w:val="006D1BAD"/>
    <w:rsid w:val="006D2D2C"/>
    <w:rsid w:val="006D3159"/>
    <w:rsid w:val="006D3EF6"/>
    <w:rsid w:val="006D40C7"/>
    <w:rsid w:val="006D4461"/>
    <w:rsid w:val="006D46F5"/>
    <w:rsid w:val="006D47C0"/>
    <w:rsid w:val="006D499B"/>
    <w:rsid w:val="006D4BE4"/>
    <w:rsid w:val="006D4CF3"/>
    <w:rsid w:val="006D5046"/>
    <w:rsid w:val="006D504A"/>
    <w:rsid w:val="006D5342"/>
    <w:rsid w:val="006D551D"/>
    <w:rsid w:val="006D57F0"/>
    <w:rsid w:val="006D5A26"/>
    <w:rsid w:val="006D5B5C"/>
    <w:rsid w:val="006D66B0"/>
    <w:rsid w:val="006D6811"/>
    <w:rsid w:val="006D69FD"/>
    <w:rsid w:val="006D7237"/>
    <w:rsid w:val="006D74C2"/>
    <w:rsid w:val="006D7A44"/>
    <w:rsid w:val="006D7D90"/>
    <w:rsid w:val="006E0455"/>
    <w:rsid w:val="006E085F"/>
    <w:rsid w:val="006E0D53"/>
    <w:rsid w:val="006E0EB5"/>
    <w:rsid w:val="006E0F37"/>
    <w:rsid w:val="006E1529"/>
    <w:rsid w:val="006E1B57"/>
    <w:rsid w:val="006E2042"/>
    <w:rsid w:val="006E28CF"/>
    <w:rsid w:val="006E28EC"/>
    <w:rsid w:val="006E2B03"/>
    <w:rsid w:val="006E3A91"/>
    <w:rsid w:val="006E3C23"/>
    <w:rsid w:val="006E4928"/>
    <w:rsid w:val="006E497A"/>
    <w:rsid w:val="006E4AE4"/>
    <w:rsid w:val="006E4BF1"/>
    <w:rsid w:val="006E4C74"/>
    <w:rsid w:val="006E4C93"/>
    <w:rsid w:val="006E5699"/>
    <w:rsid w:val="006E5A36"/>
    <w:rsid w:val="006E5C42"/>
    <w:rsid w:val="006E5D69"/>
    <w:rsid w:val="006E60FD"/>
    <w:rsid w:val="006E6793"/>
    <w:rsid w:val="006E6B07"/>
    <w:rsid w:val="006E722F"/>
    <w:rsid w:val="006E7AC2"/>
    <w:rsid w:val="006E7FF8"/>
    <w:rsid w:val="006F04A2"/>
    <w:rsid w:val="006F1AE1"/>
    <w:rsid w:val="006F1E88"/>
    <w:rsid w:val="006F1EEF"/>
    <w:rsid w:val="006F1F69"/>
    <w:rsid w:val="006F2230"/>
    <w:rsid w:val="006F2242"/>
    <w:rsid w:val="006F2478"/>
    <w:rsid w:val="006F2877"/>
    <w:rsid w:val="006F2E2B"/>
    <w:rsid w:val="006F30FE"/>
    <w:rsid w:val="006F3700"/>
    <w:rsid w:val="006F400F"/>
    <w:rsid w:val="006F408F"/>
    <w:rsid w:val="006F4C37"/>
    <w:rsid w:val="006F5EF4"/>
    <w:rsid w:val="006F658D"/>
    <w:rsid w:val="006F65E7"/>
    <w:rsid w:val="006F6633"/>
    <w:rsid w:val="006F67FF"/>
    <w:rsid w:val="006F692A"/>
    <w:rsid w:val="006F6AE4"/>
    <w:rsid w:val="006F6B6E"/>
    <w:rsid w:val="006F6FA9"/>
    <w:rsid w:val="006F718B"/>
    <w:rsid w:val="006F71E4"/>
    <w:rsid w:val="006F762A"/>
    <w:rsid w:val="006F78EA"/>
    <w:rsid w:val="006F7CCE"/>
    <w:rsid w:val="006F7DFA"/>
    <w:rsid w:val="007005A4"/>
    <w:rsid w:val="007009DA"/>
    <w:rsid w:val="00700E74"/>
    <w:rsid w:val="00700EB2"/>
    <w:rsid w:val="0070122C"/>
    <w:rsid w:val="00701684"/>
    <w:rsid w:val="007017AE"/>
    <w:rsid w:val="00701CF4"/>
    <w:rsid w:val="00701DC4"/>
    <w:rsid w:val="00701E2F"/>
    <w:rsid w:val="00702108"/>
    <w:rsid w:val="0070216B"/>
    <w:rsid w:val="007021DC"/>
    <w:rsid w:val="00702BAC"/>
    <w:rsid w:val="007036E1"/>
    <w:rsid w:val="007036E9"/>
    <w:rsid w:val="007038D6"/>
    <w:rsid w:val="00703AD3"/>
    <w:rsid w:val="00703AFC"/>
    <w:rsid w:val="00704168"/>
    <w:rsid w:val="0070424E"/>
    <w:rsid w:val="007042CB"/>
    <w:rsid w:val="007043E6"/>
    <w:rsid w:val="00704965"/>
    <w:rsid w:val="00704988"/>
    <w:rsid w:val="007049A9"/>
    <w:rsid w:val="00704CA8"/>
    <w:rsid w:val="00704D89"/>
    <w:rsid w:val="00704F48"/>
    <w:rsid w:val="007051C2"/>
    <w:rsid w:val="00705457"/>
    <w:rsid w:val="007055BF"/>
    <w:rsid w:val="00705819"/>
    <w:rsid w:val="00705F1C"/>
    <w:rsid w:val="007063BE"/>
    <w:rsid w:val="00706B36"/>
    <w:rsid w:val="0070700A"/>
    <w:rsid w:val="0070716C"/>
    <w:rsid w:val="007078FD"/>
    <w:rsid w:val="00710296"/>
    <w:rsid w:val="00710534"/>
    <w:rsid w:val="0071112B"/>
    <w:rsid w:val="007115C7"/>
    <w:rsid w:val="007117CE"/>
    <w:rsid w:val="007118E7"/>
    <w:rsid w:val="00711EA2"/>
    <w:rsid w:val="00712086"/>
    <w:rsid w:val="007120B7"/>
    <w:rsid w:val="007123FE"/>
    <w:rsid w:val="007127E7"/>
    <w:rsid w:val="007129AC"/>
    <w:rsid w:val="00712B18"/>
    <w:rsid w:val="00712BA6"/>
    <w:rsid w:val="00712FC9"/>
    <w:rsid w:val="0071392A"/>
    <w:rsid w:val="00713ADA"/>
    <w:rsid w:val="00713B0E"/>
    <w:rsid w:val="00713D43"/>
    <w:rsid w:val="007140EA"/>
    <w:rsid w:val="0071443A"/>
    <w:rsid w:val="007146B0"/>
    <w:rsid w:val="007147C2"/>
    <w:rsid w:val="007148A5"/>
    <w:rsid w:val="00714ACC"/>
    <w:rsid w:val="0071501E"/>
    <w:rsid w:val="00715C3B"/>
    <w:rsid w:val="0071617F"/>
    <w:rsid w:val="007161FD"/>
    <w:rsid w:val="007163FB"/>
    <w:rsid w:val="007165DC"/>
    <w:rsid w:val="007167CE"/>
    <w:rsid w:val="00716988"/>
    <w:rsid w:val="00717006"/>
    <w:rsid w:val="00717046"/>
    <w:rsid w:val="00717787"/>
    <w:rsid w:val="00717AFE"/>
    <w:rsid w:val="00717F83"/>
    <w:rsid w:val="00720362"/>
    <w:rsid w:val="00720E9D"/>
    <w:rsid w:val="00721242"/>
    <w:rsid w:val="007213FC"/>
    <w:rsid w:val="0072141F"/>
    <w:rsid w:val="007218FC"/>
    <w:rsid w:val="00721AE1"/>
    <w:rsid w:val="0072235A"/>
    <w:rsid w:val="007226EB"/>
    <w:rsid w:val="007228E5"/>
    <w:rsid w:val="00722A5D"/>
    <w:rsid w:val="00722C4B"/>
    <w:rsid w:val="00722C96"/>
    <w:rsid w:val="00722ECE"/>
    <w:rsid w:val="00722F90"/>
    <w:rsid w:val="0072321D"/>
    <w:rsid w:val="007233C0"/>
    <w:rsid w:val="00723470"/>
    <w:rsid w:val="007234DA"/>
    <w:rsid w:val="00723536"/>
    <w:rsid w:val="0072370A"/>
    <w:rsid w:val="0072428A"/>
    <w:rsid w:val="00724B1E"/>
    <w:rsid w:val="00724E52"/>
    <w:rsid w:val="00724EA2"/>
    <w:rsid w:val="00724EBD"/>
    <w:rsid w:val="00725341"/>
    <w:rsid w:val="00725391"/>
    <w:rsid w:val="00725513"/>
    <w:rsid w:val="007258B3"/>
    <w:rsid w:val="00725960"/>
    <w:rsid w:val="00725B81"/>
    <w:rsid w:val="00725EE9"/>
    <w:rsid w:val="007260D2"/>
    <w:rsid w:val="007260FF"/>
    <w:rsid w:val="007262FE"/>
    <w:rsid w:val="00726409"/>
    <w:rsid w:val="0072667A"/>
    <w:rsid w:val="007268E7"/>
    <w:rsid w:val="00726A73"/>
    <w:rsid w:val="00726C21"/>
    <w:rsid w:val="0072732F"/>
    <w:rsid w:val="00727412"/>
    <w:rsid w:val="007276EF"/>
    <w:rsid w:val="007279BE"/>
    <w:rsid w:val="00727BA6"/>
    <w:rsid w:val="00727BC3"/>
    <w:rsid w:val="00730456"/>
    <w:rsid w:val="00730637"/>
    <w:rsid w:val="00730C71"/>
    <w:rsid w:val="0073114D"/>
    <w:rsid w:val="007311DF"/>
    <w:rsid w:val="00731D42"/>
    <w:rsid w:val="007320F4"/>
    <w:rsid w:val="00732333"/>
    <w:rsid w:val="007328E2"/>
    <w:rsid w:val="00732A70"/>
    <w:rsid w:val="00732BC3"/>
    <w:rsid w:val="00733465"/>
    <w:rsid w:val="007337ED"/>
    <w:rsid w:val="00733822"/>
    <w:rsid w:val="0073401D"/>
    <w:rsid w:val="0073402B"/>
    <w:rsid w:val="00734088"/>
    <w:rsid w:val="007343FF"/>
    <w:rsid w:val="00734724"/>
    <w:rsid w:val="00734B54"/>
    <w:rsid w:val="00734BAF"/>
    <w:rsid w:val="0073537E"/>
    <w:rsid w:val="00735471"/>
    <w:rsid w:val="0073582B"/>
    <w:rsid w:val="00735A67"/>
    <w:rsid w:val="00735A74"/>
    <w:rsid w:val="00735AC4"/>
    <w:rsid w:val="00735B79"/>
    <w:rsid w:val="00736270"/>
    <w:rsid w:val="00736381"/>
    <w:rsid w:val="00736416"/>
    <w:rsid w:val="00736626"/>
    <w:rsid w:val="00736B04"/>
    <w:rsid w:val="0073719D"/>
    <w:rsid w:val="00737605"/>
    <w:rsid w:val="00737B88"/>
    <w:rsid w:val="00737E72"/>
    <w:rsid w:val="00740661"/>
    <w:rsid w:val="00740BB0"/>
    <w:rsid w:val="00740F98"/>
    <w:rsid w:val="0074116E"/>
    <w:rsid w:val="00741500"/>
    <w:rsid w:val="0074157C"/>
    <w:rsid w:val="007417D2"/>
    <w:rsid w:val="00741969"/>
    <w:rsid w:val="00742077"/>
    <w:rsid w:val="00742F79"/>
    <w:rsid w:val="00743234"/>
    <w:rsid w:val="00743535"/>
    <w:rsid w:val="0074394A"/>
    <w:rsid w:val="007439DC"/>
    <w:rsid w:val="00743CE3"/>
    <w:rsid w:val="00744001"/>
    <w:rsid w:val="00744085"/>
    <w:rsid w:val="00744AE4"/>
    <w:rsid w:val="00744EAA"/>
    <w:rsid w:val="00744F36"/>
    <w:rsid w:val="00745430"/>
    <w:rsid w:val="0074585E"/>
    <w:rsid w:val="00745B62"/>
    <w:rsid w:val="00745CFF"/>
    <w:rsid w:val="00745DF8"/>
    <w:rsid w:val="00746AD7"/>
    <w:rsid w:val="00746D0E"/>
    <w:rsid w:val="007470FF"/>
    <w:rsid w:val="007475A2"/>
    <w:rsid w:val="0074763C"/>
    <w:rsid w:val="007478EA"/>
    <w:rsid w:val="0074796F"/>
    <w:rsid w:val="00747B22"/>
    <w:rsid w:val="00747BD7"/>
    <w:rsid w:val="00747BDE"/>
    <w:rsid w:val="007505D7"/>
    <w:rsid w:val="007506A9"/>
    <w:rsid w:val="00750B2C"/>
    <w:rsid w:val="007512A9"/>
    <w:rsid w:val="007515BA"/>
    <w:rsid w:val="00751687"/>
    <w:rsid w:val="00752057"/>
    <w:rsid w:val="007521A7"/>
    <w:rsid w:val="007521DD"/>
    <w:rsid w:val="00752384"/>
    <w:rsid w:val="00752723"/>
    <w:rsid w:val="00752A11"/>
    <w:rsid w:val="00752C47"/>
    <w:rsid w:val="00752F34"/>
    <w:rsid w:val="00753092"/>
    <w:rsid w:val="007537F4"/>
    <w:rsid w:val="00754415"/>
    <w:rsid w:val="00754630"/>
    <w:rsid w:val="00754E6B"/>
    <w:rsid w:val="00755137"/>
    <w:rsid w:val="00755603"/>
    <w:rsid w:val="00755668"/>
    <w:rsid w:val="0075597A"/>
    <w:rsid w:val="00755B56"/>
    <w:rsid w:val="00755ECA"/>
    <w:rsid w:val="00755FA0"/>
    <w:rsid w:val="00756178"/>
    <w:rsid w:val="00757205"/>
    <w:rsid w:val="00757591"/>
    <w:rsid w:val="0076000D"/>
    <w:rsid w:val="007600D0"/>
    <w:rsid w:val="0076053D"/>
    <w:rsid w:val="00760748"/>
    <w:rsid w:val="00760D77"/>
    <w:rsid w:val="0076118E"/>
    <w:rsid w:val="00761363"/>
    <w:rsid w:val="00761565"/>
    <w:rsid w:val="0076176A"/>
    <w:rsid w:val="007618BD"/>
    <w:rsid w:val="00761A96"/>
    <w:rsid w:val="00761EDA"/>
    <w:rsid w:val="007620AF"/>
    <w:rsid w:val="007625E2"/>
    <w:rsid w:val="0076288D"/>
    <w:rsid w:val="00762AFA"/>
    <w:rsid w:val="00762F8A"/>
    <w:rsid w:val="007631D3"/>
    <w:rsid w:val="007640D1"/>
    <w:rsid w:val="00764243"/>
    <w:rsid w:val="007642D5"/>
    <w:rsid w:val="00764697"/>
    <w:rsid w:val="007649D6"/>
    <w:rsid w:val="007649DC"/>
    <w:rsid w:val="00765697"/>
    <w:rsid w:val="0076574C"/>
    <w:rsid w:val="00765779"/>
    <w:rsid w:val="00765B9C"/>
    <w:rsid w:val="007662E4"/>
    <w:rsid w:val="0076639B"/>
    <w:rsid w:val="007664D9"/>
    <w:rsid w:val="00766749"/>
    <w:rsid w:val="00766750"/>
    <w:rsid w:val="00766937"/>
    <w:rsid w:val="007669F0"/>
    <w:rsid w:val="00766BF5"/>
    <w:rsid w:val="0076703C"/>
    <w:rsid w:val="00767103"/>
    <w:rsid w:val="0076728A"/>
    <w:rsid w:val="007672A0"/>
    <w:rsid w:val="007676EB"/>
    <w:rsid w:val="00767720"/>
    <w:rsid w:val="007678AF"/>
    <w:rsid w:val="00767FF0"/>
    <w:rsid w:val="0077045C"/>
    <w:rsid w:val="00770865"/>
    <w:rsid w:val="00770C84"/>
    <w:rsid w:val="00771A24"/>
    <w:rsid w:val="00771A44"/>
    <w:rsid w:val="00771B04"/>
    <w:rsid w:val="00771DE1"/>
    <w:rsid w:val="00771F9F"/>
    <w:rsid w:val="0077208C"/>
    <w:rsid w:val="00772CB0"/>
    <w:rsid w:val="0077375B"/>
    <w:rsid w:val="00773CE8"/>
    <w:rsid w:val="00773D09"/>
    <w:rsid w:val="00773F10"/>
    <w:rsid w:val="00774898"/>
    <w:rsid w:val="00774DCF"/>
    <w:rsid w:val="00774E1D"/>
    <w:rsid w:val="0077501D"/>
    <w:rsid w:val="00775069"/>
    <w:rsid w:val="00775101"/>
    <w:rsid w:val="0077516C"/>
    <w:rsid w:val="00775268"/>
    <w:rsid w:val="0077537B"/>
    <w:rsid w:val="00775624"/>
    <w:rsid w:val="00775686"/>
    <w:rsid w:val="0077588D"/>
    <w:rsid w:val="00775B61"/>
    <w:rsid w:val="00775C83"/>
    <w:rsid w:val="0077664F"/>
    <w:rsid w:val="00776672"/>
    <w:rsid w:val="007766E8"/>
    <w:rsid w:val="0077723E"/>
    <w:rsid w:val="0077726B"/>
    <w:rsid w:val="00777381"/>
    <w:rsid w:val="00777403"/>
    <w:rsid w:val="0078049D"/>
    <w:rsid w:val="007811E0"/>
    <w:rsid w:val="0078144E"/>
    <w:rsid w:val="00781A08"/>
    <w:rsid w:val="00781C68"/>
    <w:rsid w:val="00782523"/>
    <w:rsid w:val="007828AC"/>
    <w:rsid w:val="00782C02"/>
    <w:rsid w:val="00782D5C"/>
    <w:rsid w:val="00783448"/>
    <w:rsid w:val="00783D4B"/>
    <w:rsid w:val="0078432B"/>
    <w:rsid w:val="00784896"/>
    <w:rsid w:val="00784DFD"/>
    <w:rsid w:val="0078534A"/>
    <w:rsid w:val="00785A20"/>
    <w:rsid w:val="00785BDC"/>
    <w:rsid w:val="00786180"/>
    <w:rsid w:val="00786EE6"/>
    <w:rsid w:val="00787082"/>
    <w:rsid w:val="00787795"/>
    <w:rsid w:val="0078779A"/>
    <w:rsid w:val="00787DAB"/>
    <w:rsid w:val="00787DF1"/>
    <w:rsid w:val="00790407"/>
    <w:rsid w:val="00790909"/>
    <w:rsid w:val="00790CEE"/>
    <w:rsid w:val="00790D2B"/>
    <w:rsid w:val="00790DC4"/>
    <w:rsid w:val="0079163A"/>
    <w:rsid w:val="00791AE0"/>
    <w:rsid w:val="00791C81"/>
    <w:rsid w:val="0079210D"/>
    <w:rsid w:val="007922E5"/>
    <w:rsid w:val="007923F1"/>
    <w:rsid w:val="00792E0E"/>
    <w:rsid w:val="00792F62"/>
    <w:rsid w:val="0079312C"/>
    <w:rsid w:val="0079320B"/>
    <w:rsid w:val="007935E1"/>
    <w:rsid w:val="00793765"/>
    <w:rsid w:val="00793E0F"/>
    <w:rsid w:val="0079437F"/>
    <w:rsid w:val="0079459E"/>
    <w:rsid w:val="007947A4"/>
    <w:rsid w:val="00795081"/>
    <w:rsid w:val="007950AE"/>
    <w:rsid w:val="00795A47"/>
    <w:rsid w:val="00795D1B"/>
    <w:rsid w:val="00795E43"/>
    <w:rsid w:val="007964CF"/>
    <w:rsid w:val="00796F03"/>
    <w:rsid w:val="00797309"/>
    <w:rsid w:val="00797956"/>
    <w:rsid w:val="00797A5E"/>
    <w:rsid w:val="00797B74"/>
    <w:rsid w:val="00797D5A"/>
    <w:rsid w:val="00797DD5"/>
    <w:rsid w:val="007A0236"/>
    <w:rsid w:val="007A07A1"/>
    <w:rsid w:val="007A0CA0"/>
    <w:rsid w:val="007A1315"/>
    <w:rsid w:val="007A1C9B"/>
    <w:rsid w:val="007A2091"/>
    <w:rsid w:val="007A2323"/>
    <w:rsid w:val="007A2601"/>
    <w:rsid w:val="007A2A70"/>
    <w:rsid w:val="007A2CA5"/>
    <w:rsid w:val="007A3315"/>
    <w:rsid w:val="007A34D6"/>
    <w:rsid w:val="007A373E"/>
    <w:rsid w:val="007A38BD"/>
    <w:rsid w:val="007A3B75"/>
    <w:rsid w:val="007A3FC1"/>
    <w:rsid w:val="007A409D"/>
    <w:rsid w:val="007A42AC"/>
    <w:rsid w:val="007A4B3F"/>
    <w:rsid w:val="007A4ECB"/>
    <w:rsid w:val="007A4F90"/>
    <w:rsid w:val="007A5493"/>
    <w:rsid w:val="007A5D84"/>
    <w:rsid w:val="007A62D2"/>
    <w:rsid w:val="007A633F"/>
    <w:rsid w:val="007A63D5"/>
    <w:rsid w:val="007A6873"/>
    <w:rsid w:val="007A6B17"/>
    <w:rsid w:val="007A6BEF"/>
    <w:rsid w:val="007A741B"/>
    <w:rsid w:val="007A7473"/>
    <w:rsid w:val="007A75E6"/>
    <w:rsid w:val="007A7602"/>
    <w:rsid w:val="007A79DD"/>
    <w:rsid w:val="007A7D10"/>
    <w:rsid w:val="007A7D51"/>
    <w:rsid w:val="007A7DC8"/>
    <w:rsid w:val="007A7DEE"/>
    <w:rsid w:val="007B0092"/>
    <w:rsid w:val="007B0102"/>
    <w:rsid w:val="007B0755"/>
    <w:rsid w:val="007B07EC"/>
    <w:rsid w:val="007B1155"/>
    <w:rsid w:val="007B11AD"/>
    <w:rsid w:val="007B1410"/>
    <w:rsid w:val="007B157A"/>
    <w:rsid w:val="007B1941"/>
    <w:rsid w:val="007B1E64"/>
    <w:rsid w:val="007B23B7"/>
    <w:rsid w:val="007B25A7"/>
    <w:rsid w:val="007B2711"/>
    <w:rsid w:val="007B2988"/>
    <w:rsid w:val="007B31B1"/>
    <w:rsid w:val="007B31FF"/>
    <w:rsid w:val="007B379B"/>
    <w:rsid w:val="007B3990"/>
    <w:rsid w:val="007B3D90"/>
    <w:rsid w:val="007B3DF2"/>
    <w:rsid w:val="007B40E0"/>
    <w:rsid w:val="007B5346"/>
    <w:rsid w:val="007B597C"/>
    <w:rsid w:val="007B5C70"/>
    <w:rsid w:val="007B5E2A"/>
    <w:rsid w:val="007B6B7A"/>
    <w:rsid w:val="007B7367"/>
    <w:rsid w:val="007B7DF1"/>
    <w:rsid w:val="007B7E3F"/>
    <w:rsid w:val="007B7E58"/>
    <w:rsid w:val="007C0037"/>
    <w:rsid w:val="007C03BD"/>
    <w:rsid w:val="007C0587"/>
    <w:rsid w:val="007C086A"/>
    <w:rsid w:val="007C0CF4"/>
    <w:rsid w:val="007C0F24"/>
    <w:rsid w:val="007C1178"/>
    <w:rsid w:val="007C1347"/>
    <w:rsid w:val="007C15DF"/>
    <w:rsid w:val="007C1773"/>
    <w:rsid w:val="007C1C0C"/>
    <w:rsid w:val="007C2644"/>
    <w:rsid w:val="007C29D2"/>
    <w:rsid w:val="007C2AC1"/>
    <w:rsid w:val="007C2CCA"/>
    <w:rsid w:val="007C2DB7"/>
    <w:rsid w:val="007C2E5F"/>
    <w:rsid w:val="007C32AE"/>
    <w:rsid w:val="007C32D4"/>
    <w:rsid w:val="007C32D5"/>
    <w:rsid w:val="007C3861"/>
    <w:rsid w:val="007C39AF"/>
    <w:rsid w:val="007C443F"/>
    <w:rsid w:val="007C4457"/>
    <w:rsid w:val="007C446B"/>
    <w:rsid w:val="007C447B"/>
    <w:rsid w:val="007C4ED6"/>
    <w:rsid w:val="007C565A"/>
    <w:rsid w:val="007C56B0"/>
    <w:rsid w:val="007C5759"/>
    <w:rsid w:val="007C5898"/>
    <w:rsid w:val="007C650C"/>
    <w:rsid w:val="007C6587"/>
    <w:rsid w:val="007C67A0"/>
    <w:rsid w:val="007C6807"/>
    <w:rsid w:val="007C69C4"/>
    <w:rsid w:val="007C7105"/>
    <w:rsid w:val="007C7173"/>
    <w:rsid w:val="007C7216"/>
    <w:rsid w:val="007C72E1"/>
    <w:rsid w:val="007C74DA"/>
    <w:rsid w:val="007C753F"/>
    <w:rsid w:val="007C7A73"/>
    <w:rsid w:val="007C7BC3"/>
    <w:rsid w:val="007C7D38"/>
    <w:rsid w:val="007D09C3"/>
    <w:rsid w:val="007D113B"/>
    <w:rsid w:val="007D13A3"/>
    <w:rsid w:val="007D17A3"/>
    <w:rsid w:val="007D17DB"/>
    <w:rsid w:val="007D191F"/>
    <w:rsid w:val="007D19C1"/>
    <w:rsid w:val="007D1AD2"/>
    <w:rsid w:val="007D2772"/>
    <w:rsid w:val="007D362B"/>
    <w:rsid w:val="007D3785"/>
    <w:rsid w:val="007D380F"/>
    <w:rsid w:val="007D3878"/>
    <w:rsid w:val="007D38FB"/>
    <w:rsid w:val="007D3BD3"/>
    <w:rsid w:val="007D3FF3"/>
    <w:rsid w:val="007D41DF"/>
    <w:rsid w:val="007D44BC"/>
    <w:rsid w:val="007D4742"/>
    <w:rsid w:val="007D49C6"/>
    <w:rsid w:val="007D4B6C"/>
    <w:rsid w:val="007D4CA4"/>
    <w:rsid w:val="007D52B6"/>
    <w:rsid w:val="007D5B6F"/>
    <w:rsid w:val="007D5D9B"/>
    <w:rsid w:val="007D5FF5"/>
    <w:rsid w:val="007D63B7"/>
    <w:rsid w:val="007D65D6"/>
    <w:rsid w:val="007D664E"/>
    <w:rsid w:val="007D67ED"/>
    <w:rsid w:val="007D6B5A"/>
    <w:rsid w:val="007D6E4E"/>
    <w:rsid w:val="007D71F4"/>
    <w:rsid w:val="007D7BB6"/>
    <w:rsid w:val="007D7C6E"/>
    <w:rsid w:val="007D7E53"/>
    <w:rsid w:val="007E089C"/>
    <w:rsid w:val="007E107A"/>
    <w:rsid w:val="007E14B4"/>
    <w:rsid w:val="007E166C"/>
    <w:rsid w:val="007E17C4"/>
    <w:rsid w:val="007E18B7"/>
    <w:rsid w:val="007E1934"/>
    <w:rsid w:val="007E1A7B"/>
    <w:rsid w:val="007E1AF1"/>
    <w:rsid w:val="007E1BE1"/>
    <w:rsid w:val="007E1F38"/>
    <w:rsid w:val="007E1FEE"/>
    <w:rsid w:val="007E21F6"/>
    <w:rsid w:val="007E23A0"/>
    <w:rsid w:val="007E272F"/>
    <w:rsid w:val="007E2A27"/>
    <w:rsid w:val="007E307D"/>
    <w:rsid w:val="007E3493"/>
    <w:rsid w:val="007E35F3"/>
    <w:rsid w:val="007E365D"/>
    <w:rsid w:val="007E3A6F"/>
    <w:rsid w:val="007E3FB1"/>
    <w:rsid w:val="007E42D9"/>
    <w:rsid w:val="007E4C00"/>
    <w:rsid w:val="007E4FFA"/>
    <w:rsid w:val="007E5571"/>
    <w:rsid w:val="007E5A72"/>
    <w:rsid w:val="007E5AD0"/>
    <w:rsid w:val="007E64A5"/>
    <w:rsid w:val="007E64E9"/>
    <w:rsid w:val="007E6577"/>
    <w:rsid w:val="007E6627"/>
    <w:rsid w:val="007E6926"/>
    <w:rsid w:val="007E744B"/>
    <w:rsid w:val="007E766A"/>
    <w:rsid w:val="007F00E0"/>
    <w:rsid w:val="007F0246"/>
    <w:rsid w:val="007F02CC"/>
    <w:rsid w:val="007F0383"/>
    <w:rsid w:val="007F0408"/>
    <w:rsid w:val="007F0607"/>
    <w:rsid w:val="007F0CEE"/>
    <w:rsid w:val="007F0E7D"/>
    <w:rsid w:val="007F1015"/>
    <w:rsid w:val="007F1118"/>
    <w:rsid w:val="007F1221"/>
    <w:rsid w:val="007F12C7"/>
    <w:rsid w:val="007F164B"/>
    <w:rsid w:val="007F175B"/>
    <w:rsid w:val="007F1842"/>
    <w:rsid w:val="007F1AED"/>
    <w:rsid w:val="007F1C10"/>
    <w:rsid w:val="007F1D78"/>
    <w:rsid w:val="007F26C0"/>
    <w:rsid w:val="007F28D2"/>
    <w:rsid w:val="007F28DD"/>
    <w:rsid w:val="007F2940"/>
    <w:rsid w:val="007F2A19"/>
    <w:rsid w:val="007F2ACA"/>
    <w:rsid w:val="007F38D7"/>
    <w:rsid w:val="007F3B38"/>
    <w:rsid w:val="007F436C"/>
    <w:rsid w:val="007F457D"/>
    <w:rsid w:val="007F4E78"/>
    <w:rsid w:val="007F5343"/>
    <w:rsid w:val="007F58DF"/>
    <w:rsid w:val="007F60E6"/>
    <w:rsid w:val="007F626B"/>
    <w:rsid w:val="007F654A"/>
    <w:rsid w:val="007F65AB"/>
    <w:rsid w:val="007F65CB"/>
    <w:rsid w:val="007F6BAD"/>
    <w:rsid w:val="007F6C76"/>
    <w:rsid w:val="007F6D67"/>
    <w:rsid w:val="007F71D5"/>
    <w:rsid w:val="007F7BAB"/>
    <w:rsid w:val="007F7CD8"/>
    <w:rsid w:val="00800375"/>
    <w:rsid w:val="008007E7"/>
    <w:rsid w:val="00800FED"/>
    <w:rsid w:val="00801131"/>
    <w:rsid w:val="00801721"/>
    <w:rsid w:val="0080192B"/>
    <w:rsid w:val="00801C5C"/>
    <w:rsid w:val="00801E8D"/>
    <w:rsid w:val="00802232"/>
    <w:rsid w:val="0080226F"/>
    <w:rsid w:val="0080281A"/>
    <w:rsid w:val="00802B47"/>
    <w:rsid w:val="00802BC7"/>
    <w:rsid w:val="00802C46"/>
    <w:rsid w:val="00802D3A"/>
    <w:rsid w:val="00802E16"/>
    <w:rsid w:val="008031E6"/>
    <w:rsid w:val="00803C9C"/>
    <w:rsid w:val="00803D99"/>
    <w:rsid w:val="008043F6"/>
    <w:rsid w:val="00804449"/>
    <w:rsid w:val="00804635"/>
    <w:rsid w:val="0080470E"/>
    <w:rsid w:val="00804859"/>
    <w:rsid w:val="00804CF0"/>
    <w:rsid w:val="00804F4E"/>
    <w:rsid w:val="00805334"/>
    <w:rsid w:val="00805B2C"/>
    <w:rsid w:val="00805B62"/>
    <w:rsid w:val="00805BF6"/>
    <w:rsid w:val="00805DFA"/>
    <w:rsid w:val="00805FA2"/>
    <w:rsid w:val="008061E1"/>
    <w:rsid w:val="008062F2"/>
    <w:rsid w:val="00806331"/>
    <w:rsid w:val="008063A7"/>
    <w:rsid w:val="0080656E"/>
    <w:rsid w:val="00806667"/>
    <w:rsid w:val="00806B95"/>
    <w:rsid w:val="00806E6E"/>
    <w:rsid w:val="008070DC"/>
    <w:rsid w:val="008072E6"/>
    <w:rsid w:val="00807820"/>
    <w:rsid w:val="00807BC3"/>
    <w:rsid w:val="0081039D"/>
    <w:rsid w:val="008103C5"/>
    <w:rsid w:val="00810939"/>
    <w:rsid w:val="008114EE"/>
    <w:rsid w:val="0081187B"/>
    <w:rsid w:val="00811B2B"/>
    <w:rsid w:val="00811F19"/>
    <w:rsid w:val="00811F8D"/>
    <w:rsid w:val="00812312"/>
    <w:rsid w:val="00812674"/>
    <w:rsid w:val="00812DC5"/>
    <w:rsid w:val="008130AD"/>
    <w:rsid w:val="00813FF8"/>
    <w:rsid w:val="008140D6"/>
    <w:rsid w:val="008144C6"/>
    <w:rsid w:val="00815660"/>
    <w:rsid w:val="008156D7"/>
    <w:rsid w:val="008157B8"/>
    <w:rsid w:val="00815D53"/>
    <w:rsid w:val="00815D97"/>
    <w:rsid w:val="00815F0A"/>
    <w:rsid w:val="0081635F"/>
    <w:rsid w:val="008168B7"/>
    <w:rsid w:val="0081694F"/>
    <w:rsid w:val="008169A8"/>
    <w:rsid w:val="008169E0"/>
    <w:rsid w:val="00817045"/>
    <w:rsid w:val="0081731A"/>
    <w:rsid w:val="008173CE"/>
    <w:rsid w:val="0081762E"/>
    <w:rsid w:val="00817B9E"/>
    <w:rsid w:val="00817DE3"/>
    <w:rsid w:val="00817E9B"/>
    <w:rsid w:val="00820111"/>
    <w:rsid w:val="00820A51"/>
    <w:rsid w:val="00820AA5"/>
    <w:rsid w:val="008214F2"/>
    <w:rsid w:val="00821582"/>
    <w:rsid w:val="00821ABA"/>
    <w:rsid w:val="00821C93"/>
    <w:rsid w:val="00821F76"/>
    <w:rsid w:val="00821FAA"/>
    <w:rsid w:val="00822C46"/>
    <w:rsid w:val="008231A2"/>
    <w:rsid w:val="00823275"/>
    <w:rsid w:val="00823411"/>
    <w:rsid w:val="0082348A"/>
    <w:rsid w:val="00823A00"/>
    <w:rsid w:val="00823AF4"/>
    <w:rsid w:val="00823C99"/>
    <w:rsid w:val="00824DA0"/>
    <w:rsid w:val="008252BB"/>
    <w:rsid w:val="0082531C"/>
    <w:rsid w:val="008256C8"/>
    <w:rsid w:val="008256EF"/>
    <w:rsid w:val="00825809"/>
    <w:rsid w:val="00825E48"/>
    <w:rsid w:val="008260F4"/>
    <w:rsid w:val="008267AB"/>
    <w:rsid w:val="008276F5"/>
    <w:rsid w:val="00827FB6"/>
    <w:rsid w:val="00830422"/>
    <w:rsid w:val="00830432"/>
    <w:rsid w:val="00830A64"/>
    <w:rsid w:val="00830BB4"/>
    <w:rsid w:val="00831013"/>
    <w:rsid w:val="00831536"/>
    <w:rsid w:val="008319BC"/>
    <w:rsid w:val="00832505"/>
    <w:rsid w:val="0083255D"/>
    <w:rsid w:val="008325F5"/>
    <w:rsid w:val="00832666"/>
    <w:rsid w:val="008328B3"/>
    <w:rsid w:val="00832BE6"/>
    <w:rsid w:val="00832C9E"/>
    <w:rsid w:val="00832CCB"/>
    <w:rsid w:val="008334D4"/>
    <w:rsid w:val="008335D0"/>
    <w:rsid w:val="008336C4"/>
    <w:rsid w:val="008336DB"/>
    <w:rsid w:val="00833892"/>
    <w:rsid w:val="00833AE1"/>
    <w:rsid w:val="00833C9C"/>
    <w:rsid w:val="00833DCC"/>
    <w:rsid w:val="00833EC1"/>
    <w:rsid w:val="00834059"/>
    <w:rsid w:val="00834223"/>
    <w:rsid w:val="008342D6"/>
    <w:rsid w:val="008343C0"/>
    <w:rsid w:val="00834468"/>
    <w:rsid w:val="008345EA"/>
    <w:rsid w:val="0083463C"/>
    <w:rsid w:val="00834646"/>
    <w:rsid w:val="00834705"/>
    <w:rsid w:val="008347DB"/>
    <w:rsid w:val="008348B3"/>
    <w:rsid w:val="00834BB3"/>
    <w:rsid w:val="00834CE8"/>
    <w:rsid w:val="00834E03"/>
    <w:rsid w:val="00835000"/>
    <w:rsid w:val="0083523E"/>
    <w:rsid w:val="0083557E"/>
    <w:rsid w:val="0083594C"/>
    <w:rsid w:val="00835A5D"/>
    <w:rsid w:val="00835B3D"/>
    <w:rsid w:val="008361CE"/>
    <w:rsid w:val="0083665E"/>
    <w:rsid w:val="00836853"/>
    <w:rsid w:val="00836BC2"/>
    <w:rsid w:val="00836F83"/>
    <w:rsid w:val="00837294"/>
    <w:rsid w:val="0083786F"/>
    <w:rsid w:val="008378BA"/>
    <w:rsid w:val="008401DD"/>
    <w:rsid w:val="008406A2"/>
    <w:rsid w:val="00840C95"/>
    <w:rsid w:val="00840D2B"/>
    <w:rsid w:val="00841089"/>
    <w:rsid w:val="00841380"/>
    <w:rsid w:val="008414A2"/>
    <w:rsid w:val="00841870"/>
    <w:rsid w:val="00841E72"/>
    <w:rsid w:val="00841FDC"/>
    <w:rsid w:val="008426CA"/>
    <w:rsid w:val="008426F1"/>
    <w:rsid w:val="00842B5F"/>
    <w:rsid w:val="00842CD7"/>
    <w:rsid w:val="00842E67"/>
    <w:rsid w:val="008437A0"/>
    <w:rsid w:val="008439EB"/>
    <w:rsid w:val="00843E15"/>
    <w:rsid w:val="008440BC"/>
    <w:rsid w:val="008446AC"/>
    <w:rsid w:val="00844A8F"/>
    <w:rsid w:val="008452A1"/>
    <w:rsid w:val="00845824"/>
    <w:rsid w:val="00845905"/>
    <w:rsid w:val="008459AE"/>
    <w:rsid w:val="00845A3A"/>
    <w:rsid w:val="00845CA3"/>
    <w:rsid w:val="00845CBD"/>
    <w:rsid w:val="008469C1"/>
    <w:rsid w:val="00846BDC"/>
    <w:rsid w:val="00846D4C"/>
    <w:rsid w:val="0084704B"/>
    <w:rsid w:val="008472CE"/>
    <w:rsid w:val="0084742B"/>
    <w:rsid w:val="00847A1B"/>
    <w:rsid w:val="00847CFC"/>
    <w:rsid w:val="00847D6A"/>
    <w:rsid w:val="00847E1E"/>
    <w:rsid w:val="0085007E"/>
    <w:rsid w:val="00850414"/>
    <w:rsid w:val="0085074B"/>
    <w:rsid w:val="00850E90"/>
    <w:rsid w:val="0085115E"/>
    <w:rsid w:val="00851BAC"/>
    <w:rsid w:val="00851CA0"/>
    <w:rsid w:val="00851CF4"/>
    <w:rsid w:val="00852B85"/>
    <w:rsid w:val="00852DED"/>
    <w:rsid w:val="0085315E"/>
    <w:rsid w:val="00853A53"/>
    <w:rsid w:val="00853CC3"/>
    <w:rsid w:val="00854041"/>
    <w:rsid w:val="008549C9"/>
    <w:rsid w:val="00854A44"/>
    <w:rsid w:val="00854F27"/>
    <w:rsid w:val="008553B6"/>
    <w:rsid w:val="00855412"/>
    <w:rsid w:val="00855AD5"/>
    <w:rsid w:val="00855BAA"/>
    <w:rsid w:val="00855EF7"/>
    <w:rsid w:val="00857331"/>
    <w:rsid w:val="008576EC"/>
    <w:rsid w:val="0085770C"/>
    <w:rsid w:val="0085787B"/>
    <w:rsid w:val="00857B3C"/>
    <w:rsid w:val="00857D54"/>
    <w:rsid w:val="00860A77"/>
    <w:rsid w:val="00860B21"/>
    <w:rsid w:val="00860CDE"/>
    <w:rsid w:val="00860FB2"/>
    <w:rsid w:val="008612E8"/>
    <w:rsid w:val="008614EE"/>
    <w:rsid w:val="008617D3"/>
    <w:rsid w:val="00861C98"/>
    <w:rsid w:val="00862437"/>
    <w:rsid w:val="0086274D"/>
    <w:rsid w:val="008628E8"/>
    <w:rsid w:val="008628FC"/>
    <w:rsid w:val="00862B22"/>
    <w:rsid w:val="00862D23"/>
    <w:rsid w:val="0086302D"/>
    <w:rsid w:val="008633B2"/>
    <w:rsid w:val="00863960"/>
    <w:rsid w:val="00863E16"/>
    <w:rsid w:val="00864818"/>
    <w:rsid w:val="008649A5"/>
    <w:rsid w:val="00864F65"/>
    <w:rsid w:val="00865374"/>
    <w:rsid w:val="00865436"/>
    <w:rsid w:val="0086543C"/>
    <w:rsid w:val="00865965"/>
    <w:rsid w:val="00865A11"/>
    <w:rsid w:val="00865CB5"/>
    <w:rsid w:val="00865D2B"/>
    <w:rsid w:val="00866663"/>
    <w:rsid w:val="00866937"/>
    <w:rsid w:val="008669C7"/>
    <w:rsid w:val="00866C06"/>
    <w:rsid w:val="00866E7B"/>
    <w:rsid w:val="008670BC"/>
    <w:rsid w:val="0086767D"/>
    <w:rsid w:val="00867C2C"/>
    <w:rsid w:val="00867FB6"/>
    <w:rsid w:val="00870347"/>
    <w:rsid w:val="00870352"/>
    <w:rsid w:val="008707B8"/>
    <w:rsid w:val="00871343"/>
    <w:rsid w:val="00871640"/>
    <w:rsid w:val="008717D6"/>
    <w:rsid w:val="00871941"/>
    <w:rsid w:val="00871B62"/>
    <w:rsid w:val="00871D3D"/>
    <w:rsid w:val="008725FE"/>
    <w:rsid w:val="0087276F"/>
    <w:rsid w:val="00872816"/>
    <w:rsid w:val="0087283A"/>
    <w:rsid w:val="0087372F"/>
    <w:rsid w:val="008739D9"/>
    <w:rsid w:val="00873A60"/>
    <w:rsid w:val="00873B96"/>
    <w:rsid w:val="00873F22"/>
    <w:rsid w:val="00873FD5"/>
    <w:rsid w:val="00873FE8"/>
    <w:rsid w:val="0087410E"/>
    <w:rsid w:val="008742B3"/>
    <w:rsid w:val="008744B7"/>
    <w:rsid w:val="008744E0"/>
    <w:rsid w:val="00874662"/>
    <w:rsid w:val="008746A2"/>
    <w:rsid w:val="00874B32"/>
    <w:rsid w:val="00874DC6"/>
    <w:rsid w:val="008750ED"/>
    <w:rsid w:val="0087526D"/>
    <w:rsid w:val="008756CA"/>
    <w:rsid w:val="008757DF"/>
    <w:rsid w:val="00875CB6"/>
    <w:rsid w:val="00876795"/>
    <w:rsid w:val="0087696E"/>
    <w:rsid w:val="00876AFD"/>
    <w:rsid w:val="00876EDB"/>
    <w:rsid w:val="00877077"/>
    <w:rsid w:val="0087798C"/>
    <w:rsid w:val="008801CA"/>
    <w:rsid w:val="0088077B"/>
    <w:rsid w:val="0088078F"/>
    <w:rsid w:val="00880D78"/>
    <w:rsid w:val="00880E2B"/>
    <w:rsid w:val="0088120B"/>
    <w:rsid w:val="00881503"/>
    <w:rsid w:val="00881ED8"/>
    <w:rsid w:val="00881F40"/>
    <w:rsid w:val="008821AA"/>
    <w:rsid w:val="008824FC"/>
    <w:rsid w:val="0088256F"/>
    <w:rsid w:val="008825ED"/>
    <w:rsid w:val="00882886"/>
    <w:rsid w:val="00882ED8"/>
    <w:rsid w:val="00882F3D"/>
    <w:rsid w:val="00883468"/>
    <w:rsid w:val="008835FE"/>
    <w:rsid w:val="008838B0"/>
    <w:rsid w:val="00883948"/>
    <w:rsid w:val="00883E5E"/>
    <w:rsid w:val="00883F9A"/>
    <w:rsid w:val="008842BC"/>
    <w:rsid w:val="00884EA2"/>
    <w:rsid w:val="0088535D"/>
    <w:rsid w:val="008853C4"/>
    <w:rsid w:val="008853E5"/>
    <w:rsid w:val="0088596E"/>
    <w:rsid w:val="008859DB"/>
    <w:rsid w:val="00885B94"/>
    <w:rsid w:val="00885CAA"/>
    <w:rsid w:val="00885D58"/>
    <w:rsid w:val="008860A1"/>
    <w:rsid w:val="00886164"/>
    <w:rsid w:val="008867C3"/>
    <w:rsid w:val="00886A99"/>
    <w:rsid w:val="00886C6C"/>
    <w:rsid w:val="00886D77"/>
    <w:rsid w:val="00887340"/>
    <w:rsid w:val="008873B0"/>
    <w:rsid w:val="00887869"/>
    <w:rsid w:val="008879E6"/>
    <w:rsid w:val="008903A3"/>
    <w:rsid w:val="00890505"/>
    <w:rsid w:val="00890A6C"/>
    <w:rsid w:val="00890D2B"/>
    <w:rsid w:val="00891B07"/>
    <w:rsid w:val="00891B68"/>
    <w:rsid w:val="00891CBB"/>
    <w:rsid w:val="008920E5"/>
    <w:rsid w:val="0089230B"/>
    <w:rsid w:val="0089246E"/>
    <w:rsid w:val="008926BE"/>
    <w:rsid w:val="008927E0"/>
    <w:rsid w:val="00892E28"/>
    <w:rsid w:val="00892E48"/>
    <w:rsid w:val="00893147"/>
    <w:rsid w:val="008938DC"/>
    <w:rsid w:val="008939DD"/>
    <w:rsid w:val="00893A5B"/>
    <w:rsid w:val="008940E7"/>
    <w:rsid w:val="00894243"/>
    <w:rsid w:val="00894819"/>
    <w:rsid w:val="008949CB"/>
    <w:rsid w:val="00894EFF"/>
    <w:rsid w:val="00894F3E"/>
    <w:rsid w:val="00895130"/>
    <w:rsid w:val="008968F4"/>
    <w:rsid w:val="00896E78"/>
    <w:rsid w:val="00897394"/>
    <w:rsid w:val="0089748C"/>
    <w:rsid w:val="008974CC"/>
    <w:rsid w:val="00897518"/>
    <w:rsid w:val="00897557"/>
    <w:rsid w:val="008979D9"/>
    <w:rsid w:val="00897B94"/>
    <w:rsid w:val="008A0760"/>
    <w:rsid w:val="008A07C7"/>
    <w:rsid w:val="008A0A4E"/>
    <w:rsid w:val="008A0C25"/>
    <w:rsid w:val="008A1510"/>
    <w:rsid w:val="008A1ABE"/>
    <w:rsid w:val="008A1B42"/>
    <w:rsid w:val="008A2448"/>
    <w:rsid w:val="008A280D"/>
    <w:rsid w:val="008A2B3C"/>
    <w:rsid w:val="008A2D9E"/>
    <w:rsid w:val="008A2DFE"/>
    <w:rsid w:val="008A2E2F"/>
    <w:rsid w:val="008A2E42"/>
    <w:rsid w:val="008A3524"/>
    <w:rsid w:val="008A3535"/>
    <w:rsid w:val="008A37A2"/>
    <w:rsid w:val="008A3B77"/>
    <w:rsid w:val="008A3E6C"/>
    <w:rsid w:val="008A4262"/>
    <w:rsid w:val="008A4789"/>
    <w:rsid w:val="008A4A15"/>
    <w:rsid w:val="008A4E5E"/>
    <w:rsid w:val="008A524E"/>
    <w:rsid w:val="008A5326"/>
    <w:rsid w:val="008A5441"/>
    <w:rsid w:val="008A55B7"/>
    <w:rsid w:val="008A57AA"/>
    <w:rsid w:val="008A5A29"/>
    <w:rsid w:val="008A634B"/>
    <w:rsid w:val="008A64AB"/>
    <w:rsid w:val="008A6D39"/>
    <w:rsid w:val="008A722D"/>
    <w:rsid w:val="008A724E"/>
    <w:rsid w:val="008A7374"/>
    <w:rsid w:val="008A7551"/>
    <w:rsid w:val="008A75C1"/>
    <w:rsid w:val="008A7D48"/>
    <w:rsid w:val="008A7DC9"/>
    <w:rsid w:val="008A7EB8"/>
    <w:rsid w:val="008B035E"/>
    <w:rsid w:val="008B03FB"/>
    <w:rsid w:val="008B07A3"/>
    <w:rsid w:val="008B0805"/>
    <w:rsid w:val="008B0A3E"/>
    <w:rsid w:val="008B0C6A"/>
    <w:rsid w:val="008B0FD4"/>
    <w:rsid w:val="008B103D"/>
    <w:rsid w:val="008B1119"/>
    <w:rsid w:val="008B111D"/>
    <w:rsid w:val="008B1275"/>
    <w:rsid w:val="008B12B3"/>
    <w:rsid w:val="008B1316"/>
    <w:rsid w:val="008B165F"/>
    <w:rsid w:val="008B282B"/>
    <w:rsid w:val="008B2A5F"/>
    <w:rsid w:val="008B2EF5"/>
    <w:rsid w:val="008B3CD1"/>
    <w:rsid w:val="008B3F80"/>
    <w:rsid w:val="008B45E3"/>
    <w:rsid w:val="008B4BF3"/>
    <w:rsid w:val="008B4CBB"/>
    <w:rsid w:val="008B4CED"/>
    <w:rsid w:val="008B550D"/>
    <w:rsid w:val="008B57D6"/>
    <w:rsid w:val="008B5BD2"/>
    <w:rsid w:val="008B5D23"/>
    <w:rsid w:val="008B5F53"/>
    <w:rsid w:val="008B610B"/>
    <w:rsid w:val="008B6B49"/>
    <w:rsid w:val="008B6C00"/>
    <w:rsid w:val="008B6DA3"/>
    <w:rsid w:val="008B6DB9"/>
    <w:rsid w:val="008B6EAB"/>
    <w:rsid w:val="008B6F82"/>
    <w:rsid w:val="008B7454"/>
    <w:rsid w:val="008B74AD"/>
    <w:rsid w:val="008B7905"/>
    <w:rsid w:val="008B7BCB"/>
    <w:rsid w:val="008C00E1"/>
    <w:rsid w:val="008C0371"/>
    <w:rsid w:val="008C045F"/>
    <w:rsid w:val="008C0BB8"/>
    <w:rsid w:val="008C0BD1"/>
    <w:rsid w:val="008C0E23"/>
    <w:rsid w:val="008C120B"/>
    <w:rsid w:val="008C15B8"/>
    <w:rsid w:val="008C172D"/>
    <w:rsid w:val="008C1E5D"/>
    <w:rsid w:val="008C1F8E"/>
    <w:rsid w:val="008C212B"/>
    <w:rsid w:val="008C2336"/>
    <w:rsid w:val="008C26C4"/>
    <w:rsid w:val="008C2722"/>
    <w:rsid w:val="008C27B3"/>
    <w:rsid w:val="008C2812"/>
    <w:rsid w:val="008C2B5E"/>
    <w:rsid w:val="008C2FD3"/>
    <w:rsid w:val="008C32BB"/>
    <w:rsid w:val="008C3524"/>
    <w:rsid w:val="008C358D"/>
    <w:rsid w:val="008C370C"/>
    <w:rsid w:val="008C38E4"/>
    <w:rsid w:val="008C3F24"/>
    <w:rsid w:val="008C3F38"/>
    <w:rsid w:val="008C412E"/>
    <w:rsid w:val="008C4705"/>
    <w:rsid w:val="008C48DE"/>
    <w:rsid w:val="008C4DA1"/>
    <w:rsid w:val="008C5018"/>
    <w:rsid w:val="008C52BB"/>
    <w:rsid w:val="008C54C1"/>
    <w:rsid w:val="008C5889"/>
    <w:rsid w:val="008C63FB"/>
    <w:rsid w:val="008C69C3"/>
    <w:rsid w:val="008C6B5C"/>
    <w:rsid w:val="008C6DD1"/>
    <w:rsid w:val="008C6E11"/>
    <w:rsid w:val="008C76AD"/>
    <w:rsid w:val="008C7723"/>
    <w:rsid w:val="008C7996"/>
    <w:rsid w:val="008C7A11"/>
    <w:rsid w:val="008C7D98"/>
    <w:rsid w:val="008D07F7"/>
    <w:rsid w:val="008D0939"/>
    <w:rsid w:val="008D0C98"/>
    <w:rsid w:val="008D0E98"/>
    <w:rsid w:val="008D0FFA"/>
    <w:rsid w:val="008D11D5"/>
    <w:rsid w:val="008D1294"/>
    <w:rsid w:val="008D16A8"/>
    <w:rsid w:val="008D1C71"/>
    <w:rsid w:val="008D2AC9"/>
    <w:rsid w:val="008D2D59"/>
    <w:rsid w:val="008D2D74"/>
    <w:rsid w:val="008D3B53"/>
    <w:rsid w:val="008D3EAD"/>
    <w:rsid w:val="008D3F22"/>
    <w:rsid w:val="008D40B9"/>
    <w:rsid w:val="008D45E9"/>
    <w:rsid w:val="008D52EF"/>
    <w:rsid w:val="008D53DD"/>
    <w:rsid w:val="008D5DDE"/>
    <w:rsid w:val="008D6607"/>
    <w:rsid w:val="008D6896"/>
    <w:rsid w:val="008D6D53"/>
    <w:rsid w:val="008D6DF7"/>
    <w:rsid w:val="008D7402"/>
    <w:rsid w:val="008D7841"/>
    <w:rsid w:val="008D79CD"/>
    <w:rsid w:val="008D7C55"/>
    <w:rsid w:val="008D7F49"/>
    <w:rsid w:val="008E01A5"/>
    <w:rsid w:val="008E05CF"/>
    <w:rsid w:val="008E07E9"/>
    <w:rsid w:val="008E0BBD"/>
    <w:rsid w:val="008E0C5B"/>
    <w:rsid w:val="008E0F9E"/>
    <w:rsid w:val="008E18BD"/>
    <w:rsid w:val="008E1A03"/>
    <w:rsid w:val="008E1AB6"/>
    <w:rsid w:val="008E2341"/>
    <w:rsid w:val="008E2949"/>
    <w:rsid w:val="008E2BAC"/>
    <w:rsid w:val="008E355B"/>
    <w:rsid w:val="008E3927"/>
    <w:rsid w:val="008E3A73"/>
    <w:rsid w:val="008E4160"/>
    <w:rsid w:val="008E41E4"/>
    <w:rsid w:val="008E43AA"/>
    <w:rsid w:val="008E4484"/>
    <w:rsid w:val="008E4660"/>
    <w:rsid w:val="008E4767"/>
    <w:rsid w:val="008E4978"/>
    <w:rsid w:val="008E5CC0"/>
    <w:rsid w:val="008E6A1B"/>
    <w:rsid w:val="008E704B"/>
    <w:rsid w:val="008E70A3"/>
    <w:rsid w:val="008E7142"/>
    <w:rsid w:val="008E762D"/>
    <w:rsid w:val="008E7C81"/>
    <w:rsid w:val="008F035A"/>
    <w:rsid w:val="008F0709"/>
    <w:rsid w:val="008F0862"/>
    <w:rsid w:val="008F0EE6"/>
    <w:rsid w:val="008F106A"/>
    <w:rsid w:val="008F14AE"/>
    <w:rsid w:val="008F156D"/>
    <w:rsid w:val="008F1D77"/>
    <w:rsid w:val="008F2211"/>
    <w:rsid w:val="008F26DE"/>
    <w:rsid w:val="008F2B06"/>
    <w:rsid w:val="008F2D14"/>
    <w:rsid w:val="008F31F6"/>
    <w:rsid w:val="008F3636"/>
    <w:rsid w:val="008F38F2"/>
    <w:rsid w:val="008F399C"/>
    <w:rsid w:val="008F3AFA"/>
    <w:rsid w:val="008F3B1A"/>
    <w:rsid w:val="008F3E6E"/>
    <w:rsid w:val="008F40CE"/>
    <w:rsid w:val="008F4689"/>
    <w:rsid w:val="008F4BE9"/>
    <w:rsid w:val="008F54CE"/>
    <w:rsid w:val="008F5542"/>
    <w:rsid w:val="008F587E"/>
    <w:rsid w:val="008F5B2F"/>
    <w:rsid w:val="008F5E5C"/>
    <w:rsid w:val="008F6591"/>
    <w:rsid w:val="008F6A92"/>
    <w:rsid w:val="008F6AEA"/>
    <w:rsid w:val="008F6C62"/>
    <w:rsid w:val="008F717B"/>
    <w:rsid w:val="008F721B"/>
    <w:rsid w:val="008F7702"/>
    <w:rsid w:val="008F793F"/>
    <w:rsid w:val="008F7FC3"/>
    <w:rsid w:val="00900110"/>
    <w:rsid w:val="009001B1"/>
    <w:rsid w:val="009007EC"/>
    <w:rsid w:val="00900C50"/>
    <w:rsid w:val="0090116A"/>
    <w:rsid w:val="009014FD"/>
    <w:rsid w:val="00901B51"/>
    <w:rsid w:val="00901CD2"/>
    <w:rsid w:val="009023CF"/>
    <w:rsid w:val="00903421"/>
    <w:rsid w:val="009034A3"/>
    <w:rsid w:val="00903B37"/>
    <w:rsid w:val="009040DE"/>
    <w:rsid w:val="00904408"/>
    <w:rsid w:val="009047D8"/>
    <w:rsid w:val="00905100"/>
    <w:rsid w:val="00905706"/>
    <w:rsid w:val="00905919"/>
    <w:rsid w:val="00905D8D"/>
    <w:rsid w:val="00906428"/>
    <w:rsid w:val="0090659D"/>
    <w:rsid w:val="00906C4A"/>
    <w:rsid w:val="00906D4C"/>
    <w:rsid w:val="00910626"/>
    <w:rsid w:val="00910711"/>
    <w:rsid w:val="0091096B"/>
    <w:rsid w:val="0091097A"/>
    <w:rsid w:val="00910A7A"/>
    <w:rsid w:val="00910F27"/>
    <w:rsid w:val="00910FFD"/>
    <w:rsid w:val="00911397"/>
    <w:rsid w:val="0091162A"/>
    <w:rsid w:val="009116CC"/>
    <w:rsid w:val="00911995"/>
    <w:rsid w:val="00911E11"/>
    <w:rsid w:val="00911E54"/>
    <w:rsid w:val="00911E68"/>
    <w:rsid w:val="009120EE"/>
    <w:rsid w:val="00912344"/>
    <w:rsid w:val="009123A8"/>
    <w:rsid w:val="009129B3"/>
    <w:rsid w:val="009129CC"/>
    <w:rsid w:val="009134BB"/>
    <w:rsid w:val="009138BC"/>
    <w:rsid w:val="009141C5"/>
    <w:rsid w:val="00914C3A"/>
    <w:rsid w:val="00914EAE"/>
    <w:rsid w:val="00914F79"/>
    <w:rsid w:val="009159C1"/>
    <w:rsid w:val="00915A9A"/>
    <w:rsid w:val="0091628F"/>
    <w:rsid w:val="0091637A"/>
    <w:rsid w:val="00916926"/>
    <w:rsid w:val="00916BC4"/>
    <w:rsid w:val="00916EA8"/>
    <w:rsid w:val="00916F59"/>
    <w:rsid w:val="00917002"/>
    <w:rsid w:val="0091709B"/>
    <w:rsid w:val="009178FD"/>
    <w:rsid w:val="0091790E"/>
    <w:rsid w:val="00917938"/>
    <w:rsid w:val="009179EF"/>
    <w:rsid w:val="00917F48"/>
    <w:rsid w:val="0092082E"/>
    <w:rsid w:val="00920B2A"/>
    <w:rsid w:val="00920C48"/>
    <w:rsid w:val="00920D21"/>
    <w:rsid w:val="0092116E"/>
    <w:rsid w:val="009211E2"/>
    <w:rsid w:val="00921BD5"/>
    <w:rsid w:val="00921EAF"/>
    <w:rsid w:val="00922597"/>
    <w:rsid w:val="00922AF8"/>
    <w:rsid w:val="00922B5F"/>
    <w:rsid w:val="00922BB7"/>
    <w:rsid w:val="009231AA"/>
    <w:rsid w:val="009231E6"/>
    <w:rsid w:val="009233FD"/>
    <w:rsid w:val="009234C8"/>
    <w:rsid w:val="00923B52"/>
    <w:rsid w:val="00923E7D"/>
    <w:rsid w:val="00924182"/>
    <w:rsid w:val="009241B0"/>
    <w:rsid w:val="00924736"/>
    <w:rsid w:val="00924D1F"/>
    <w:rsid w:val="009251C3"/>
    <w:rsid w:val="00925236"/>
    <w:rsid w:val="009253C8"/>
    <w:rsid w:val="00925490"/>
    <w:rsid w:val="00925564"/>
    <w:rsid w:val="00925D0D"/>
    <w:rsid w:val="00925DF4"/>
    <w:rsid w:val="00925F8B"/>
    <w:rsid w:val="00926180"/>
    <w:rsid w:val="009262BC"/>
    <w:rsid w:val="00926301"/>
    <w:rsid w:val="0092649E"/>
    <w:rsid w:val="0092662F"/>
    <w:rsid w:val="00926CBB"/>
    <w:rsid w:val="00926D9B"/>
    <w:rsid w:val="00926DC2"/>
    <w:rsid w:val="0092774E"/>
    <w:rsid w:val="0092778F"/>
    <w:rsid w:val="00927889"/>
    <w:rsid w:val="00927C20"/>
    <w:rsid w:val="00927E7A"/>
    <w:rsid w:val="00927EB7"/>
    <w:rsid w:val="00930087"/>
    <w:rsid w:val="009301CB"/>
    <w:rsid w:val="0093030A"/>
    <w:rsid w:val="009304BB"/>
    <w:rsid w:val="00930508"/>
    <w:rsid w:val="0093061E"/>
    <w:rsid w:val="00930CCF"/>
    <w:rsid w:val="0093164C"/>
    <w:rsid w:val="00931722"/>
    <w:rsid w:val="00931899"/>
    <w:rsid w:val="0093199E"/>
    <w:rsid w:val="009319C4"/>
    <w:rsid w:val="00931DFE"/>
    <w:rsid w:val="00931E4B"/>
    <w:rsid w:val="00931F1A"/>
    <w:rsid w:val="00932086"/>
    <w:rsid w:val="009320AC"/>
    <w:rsid w:val="00932113"/>
    <w:rsid w:val="009324D5"/>
    <w:rsid w:val="00932679"/>
    <w:rsid w:val="009337A9"/>
    <w:rsid w:val="009339B3"/>
    <w:rsid w:val="009339D9"/>
    <w:rsid w:val="00933CE6"/>
    <w:rsid w:val="00933E3E"/>
    <w:rsid w:val="00933ED3"/>
    <w:rsid w:val="0093443C"/>
    <w:rsid w:val="00934B92"/>
    <w:rsid w:val="00934BA6"/>
    <w:rsid w:val="00934BF8"/>
    <w:rsid w:val="00934CFF"/>
    <w:rsid w:val="00934D27"/>
    <w:rsid w:val="00935439"/>
    <w:rsid w:val="0093585E"/>
    <w:rsid w:val="00935BA5"/>
    <w:rsid w:val="00935EED"/>
    <w:rsid w:val="00935EF1"/>
    <w:rsid w:val="009365B0"/>
    <w:rsid w:val="009371BE"/>
    <w:rsid w:val="00937201"/>
    <w:rsid w:val="00937458"/>
    <w:rsid w:val="00937477"/>
    <w:rsid w:val="009376A8"/>
    <w:rsid w:val="00937A26"/>
    <w:rsid w:val="00937AE7"/>
    <w:rsid w:val="00937B1A"/>
    <w:rsid w:val="00937C58"/>
    <w:rsid w:val="00937F10"/>
    <w:rsid w:val="00940346"/>
    <w:rsid w:val="00940917"/>
    <w:rsid w:val="00940C2A"/>
    <w:rsid w:val="0094111A"/>
    <w:rsid w:val="00941535"/>
    <w:rsid w:val="00941632"/>
    <w:rsid w:val="009419D6"/>
    <w:rsid w:val="00941B55"/>
    <w:rsid w:val="00941FEC"/>
    <w:rsid w:val="009420DB"/>
    <w:rsid w:val="0094248F"/>
    <w:rsid w:val="009426DA"/>
    <w:rsid w:val="009429A5"/>
    <w:rsid w:val="00942C7E"/>
    <w:rsid w:val="009430A3"/>
    <w:rsid w:val="00943502"/>
    <w:rsid w:val="009435F5"/>
    <w:rsid w:val="00943725"/>
    <w:rsid w:val="0094379D"/>
    <w:rsid w:val="00943B1E"/>
    <w:rsid w:val="00943CE3"/>
    <w:rsid w:val="0094419C"/>
    <w:rsid w:val="0094431B"/>
    <w:rsid w:val="0094493B"/>
    <w:rsid w:val="009450BC"/>
    <w:rsid w:val="0094528F"/>
    <w:rsid w:val="00945670"/>
    <w:rsid w:val="009456A7"/>
    <w:rsid w:val="00945977"/>
    <w:rsid w:val="00945C28"/>
    <w:rsid w:val="00945DFB"/>
    <w:rsid w:val="00946481"/>
    <w:rsid w:val="0094653E"/>
    <w:rsid w:val="009468F8"/>
    <w:rsid w:val="0094690E"/>
    <w:rsid w:val="00946C13"/>
    <w:rsid w:val="00946DA9"/>
    <w:rsid w:val="009477A4"/>
    <w:rsid w:val="00947A07"/>
    <w:rsid w:val="00947B8B"/>
    <w:rsid w:val="00950AC6"/>
    <w:rsid w:val="00950B5C"/>
    <w:rsid w:val="0095113B"/>
    <w:rsid w:val="00951432"/>
    <w:rsid w:val="00951A28"/>
    <w:rsid w:val="009522F8"/>
    <w:rsid w:val="00952825"/>
    <w:rsid w:val="00952828"/>
    <w:rsid w:val="00952BC4"/>
    <w:rsid w:val="00952C7E"/>
    <w:rsid w:val="00952E98"/>
    <w:rsid w:val="009532D1"/>
    <w:rsid w:val="009538F0"/>
    <w:rsid w:val="00953944"/>
    <w:rsid w:val="0095396B"/>
    <w:rsid w:val="00953A43"/>
    <w:rsid w:val="00953D72"/>
    <w:rsid w:val="00953F1B"/>
    <w:rsid w:val="00953F82"/>
    <w:rsid w:val="009543C0"/>
    <w:rsid w:val="009546A8"/>
    <w:rsid w:val="009546C2"/>
    <w:rsid w:val="00954742"/>
    <w:rsid w:val="0095482A"/>
    <w:rsid w:val="00954A03"/>
    <w:rsid w:val="00954B5B"/>
    <w:rsid w:val="009550FB"/>
    <w:rsid w:val="00955143"/>
    <w:rsid w:val="00955224"/>
    <w:rsid w:val="00955239"/>
    <w:rsid w:val="00955746"/>
    <w:rsid w:val="00955DF5"/>
    <w:rsid w:val="00956558"/>
    <w:rsid w:val="00956600"/>
    <w:rsid w:val="00956855"/>
    <w:rsid w:val="00956B1F"/>
    <w:rsid w:val="00956FA2"/>
    <w:rsid w:val="009573A7"/>
    <w:rsid w:val="0095786C"/>
    <w:rsid w:val="00957CE6"/>
    <w:rsid w:val="0096014B"/>
    <w:rsid w:val="00960361"/>
    <w:rsid w:val="00960640"/>
    <w:rsid w:val="00960C5F"/>
    <w:rsid w:val="00960C87"/>
    <w:rsid w:val="009618CC"/>
    <w:rsid w:val="00961A82"/>
    <w:rsid w:val="00961F51"/>
    <w:rsid w:val="0096222E"/>
    <w:rsid w:val="00962479"/>
    <w:rsid w:val="00962E5A"/>
    <w:rsid w:val="00963199"/>
    <w:rsid w:val="0096332F"/>
    <w:rsid w:val="009635FB"/>
    <w:rsid w:val="00963654"/>
    <w:rsid w:val="009636CA"/>
    <w:rsid w:val="00963A84"/>
    <w:rsid w:val="009644E8"/>
    <w:rsid w:val="0096492B"/>
    <w:rsid w:val="0096527C"/>
    <w:rsid w:val="00965320"/>
    <w:rsid w:val="0096554D"/>
    <w:rsid w:val="009655B6"/>
    <w:rsid w:val="009655FE"/>
    <w:rsid w:val="00966065"/>
    <w:rsid w:val="00966838"/>
    <w:rsid w:val="00966A58"/>
    <w:rsid w:val="00966A71"/>
    <w:rsid w:val="00967026"/>
    <w:rsid w:val="00967454"/>
    <w:rsid w:val="00967507"/>
    <w:rsid w:val="009677A4"/>
    <w:rsid w:val="00967B67"/>
    <w:rsid w:val="00967E15"/>
    <w:rsid w:val="009701FF"/>
    <w:rsid w:val="00970653"/>
    <w:rsid w:val="009708A3"/>
    <w:rsid w:val="00970BB0"/>
    <w:rsid w:val="00970ECF"/>
    <w:rsid w:val="00971161"/>
    <w:rsid w:val="00971BB7"/>
    <w:rsid w:val="00971C78"/>
    <w:rsid w:val="00971F37"/>
    <w:rsid w:val="0097202E"/>
    <w:rsid w:val="009722A9"/>
    <w:rsid w:val="00972C27"/>
    <w:rsid w:val="00972CC5"/>
    <w:rsid w:val="00972DEF"/>
    <w:rsid w:val="00973651"/>
    <w:rsid w:val="00973C11"/>
    <w:rsid w:val="0097489E"/>
    <w:rsid w:val="009749B9"/>
    <w:rsid w:val="00974A61"/>
    <w:rsid w:val="009752EF"/>
    <w:rsid w:val="00975BD7"/>
    <w:rsid w:val="00975FB3"/>
    <w:rsid w:val="00976165"/>
    <w:rsid w:val="0097666C"/>
    <w:rsid w:val="009766B6"/>
    <w:rsid w:val="009776E2"/>
    <w:rsid w:val="00977A01"/>
    <w:rsid w:val="00977CE7"/>
    <w:rsid w:val="0098002F"/>
    <w:rsid w:val="00980427"/>
    <w:rsid w:val="0098049E"/>
    <w:rsid w:val="00980857"/>
    <w:rsid w:val="00980D5B"/>
    <w:rsid w:val="00980E08"/>
    <w:rsid w:val="00981333"/>
    <w:rsid w:val="0098147E"/>
    <w:rsid w:val="00981751"/>
    <w:rsid w:val="00981C04"/>
    <w:rsid w:val="0098219E"/>
    <w:rsid w:val="0098225A"/>
    <w:rsid w:val="009823FC"/>
    <w:rsid w:val="00982495"/>
    <w:rsid w:val="0098263B"/>
    <w:rsid w:val="009827B6"/>
    <w:rsid w:val="00982DEA"/>
    <w:rsid w:val="0098336A"/>
    <w:rsid w:val="00983D3B"/>
    <w:rsid w:val="00983F94"/>
    <w:rsid w:val="00984180"/>
    <w:rsid w:val="00984204"/>
    <w:rsid w:val="0098466A"/>
    <w:rsid w:val="00984B51"/>
    <w:rsid w:val="00984C97"/>
    <w:rsid w:val="00984E5C"/>
    <w:rsid w:val="00984EBB"/>
    <w:rsid w:val="009850DB"/>
    <w:rsid w:val="00986536"/>
    <w:rsid w:val="009867C2"/>
    <w:rsid w:val="00986D76"/>
    <w:rsid w:val="009872B4"/>
    <w:rsid w:val="00990219"/>
    <w:rsid w:val="00990282"/>
    <w:rsid w:val="009902CB"/>
    <w:rsid w:val="009905C0"/>
    <w:rsid w:val="00990A3B"/>
    <w:rsid w:val="00990B15"/>
    <w:rsid w:val="00990CDB"/>
    <w:rsid w:val="00990FF2"/>
    <w:rsid w:val="00991EFA"/>
    <w:rsid w:val="009928AF"/>
    <w:rsid w:val="0099330A"/>
    <w:rsid w:val="00993D7C"/>
    <w:rsid w:val="0099416B"/>
    <w:rsid w:val="00994675"/>
    <w:rsid w:val="009946F3"/>
    <w:rsid w:val="009958DC"/>
    <w:rsid w:val="00995A83"/>
    <w:rsid w:val="00995A8A"/>
    <w:rsid w:val="00995ADA"/>
    <w:rsid w:val="00995D79"/>
    <w:rsid w:val="00995F48"/>
    <w:rsid w:val="00996427"/>
    <w:rsid w:val="0099655D"/>
    <w:rsid w:val="009967AB"/>
    <w:rsid w:val="0099691D"/>
    <w:rsid w:val="00996A10"/>
    <w:rsid w:val="00996B08"/>
    <w:rsid w:val="00996D0D"/>
    <w:rsid w:val="009A0767"/>
    <w:rsid w:val="009A089C"/>
    <w:rsid w:val="009A0BB3"/>
    <w:rsid w:val="009A0CDA"/>
    <w:rsid w:val="009A172C"/>
    <w:rsid w:val="009A17ED"/>
    <w:rsid w:val="009A190A"/>
    <w:rsid w:val="009A1AE3"/>
    <w:rsid w:val="009A2297"/>
    <w:rsid w:val="009A28DA"/>
    <w:rsid w:val="009A2943"/>
    <w:rsid w:val="009A2EC2"/>
    <w:rsid w:val="009A2FE8"/>
    <w:rsid w:val="009A32E5"/>
    <w:rsid w:val="009A33E4"/>
    <w:rsid w:val="009A34FC"/>
    <w:rsid w:val="009A3771"/>
    <w:rsid w:val="009A3D0B"/>
    <w:rsid w:val="009A3E3B"/>
    <w:rsid w:val="009A4AB6"/>
    <w:rsid w:val="009A4D69"/>
    <w:rsid w:val="009A589F"/>
    <w:rsid w:val="009A58E7"/>
    <w:rsid w:val="009A5B20"/>
    <w:rsid w:val="009A5DA9"/>
    <w:rsid w:val="009A5E75"/>
    <w:rsid w:val="009A602D"/>
    <w:rsid w:val="009A6710"/>
    <w:rsid w:val="009A76B6"/>
    <w:rsid w:val="009A7E3B"/>
    <w:rsid w:val="009A7EE5"/>
    <w:rsid w:val="009B00D8"/>
    <w:rsid w:val="009B0811"/>
    <w:rsid w:val="009B0817"/>
    <w:rsid w:val="009B0A9F"/>
    <w:rsid w:val="009B0B35"/>
    <w:rsid w:val="009B18C2"/>
    <w:rsid w:val="009B1B4A"/>
    <w:rsid w:val="009B1D50"/>
    <w:rsid w:val="009B26C1"/>
    <w:rsid w:val="009B2D2C"/>
    <w:rsid w:val="009B3432"/>
    <w:rsid w:val="009B3829"/>
    <w:rsid w:val="009B3D0A"/>
    <w:rsid w:val="009B3F3D"/>
    <w:rsid w:val="009B453C"/>
    <w:rsid w:val="009B45CB"/>
    <w:rsid w:val="009B5032"/>
    <w:rsid w:val="009B505A"/>
    <w:rsid w:val="009B5078"/>
    <w:rsid w:val="009B50B2"/>
    <w:rsid w:val="009B52EF"/>
    <w:rsid w:val="009B534F"/>
    <w:rsid w:val="009B5518"/>
    <w:rsid w:val="009B5677"/>
    <w:rsid w:val="009B584D"/>
    <w:rsid w:val="009B58B8"/>
    <w:rsid w:val="009B5B7B"/>
    <w:rsid w:val="009B5C56"/>
    <w:rsid w:val="009B60A1"/>
    <w:rsid w:val="009B6344"/>
    <w:rsid w:val="009B6AB1"/>
    <w:rsid w:val="009B6EE2"/>
    <w:rsid w:val="009B78D9"/>
    <w:rsid w:val="009B7CBD"/>
    <w:rsid w:val="009B7F31"/>
    <w:rsid w:val="009C011A"/>
    <w:rsid w:val="009C0A8D"/>
    <w:rsid w:val="009C1086"/>
    <w:rsid w:val="009C10D7"/>
    <w:rsid w:val="009C12D2"/>
    <w:rsid w:val="009C165A"/>
    <w:rsid w:val="009C1CCC"/>
    <w:rsid w:val="009C1D62"/>
    <w:rsid w:val="009C2C28"/>
    <w:rsid w:val="009C2E7F"/>
    <w:rsid w:val="009C2F6D"/>
    <w:rsid w:val="009C34A0"/>
    <w:rsid w:val="009C3698"/>
    <w:rsid w:val="009C36DA"/>
    <w:rsid w:val="009C3788"/>
    <w:rsid w:val="009C38BD"/>
    <w:rsid w:val="009C3BAB"/>
    <w:rsid w:val="009C3BDC"/>
    <w:rsid w:val="009C3C43"/>
    <w:rsid w:val="009C3D8D"/>
    <w:rsid w:val="009C3DEB"/>
    <w:rsid w:val="009C47C8"/>
    <w:rsid w:val="009C4E0A"/>
    <w:rsid w:val="009C5130"/>
    <w:rsid w:val="009C53E9"/>
    <w:rsid w:val="009C6027"/>
    <w:rsid w:val="009C6DAD"/>
    <w:rsid w:val="009C7463"/>
    <w:rsid w:val="009C766B"/>
    <w:rsid w:val="009C7A8E"/>
    <w:rsid w:val="009C7CC6"/>
    <w:rsid w:val="009C7D1A"/>
    <w:rsid w:val="009C7DEB"/>
    <w:rsid w:val="009D008F"/>
    <w:rsid w:val="009D01C5"/>
    <w:rsid w:val="009D0387"/>
    <w:rsid w:val="009D048E"/>
    <w:rsid w:val="009D1122"/>
    <w:rsid w:val="009D1CDC"/>
    <w:rsid w:val="009D1DEA"/>
    <w:rsid w:val="009D223D"/>
    <w:rsid w:val="009D24C0"/>
    <w:rsid w:val="009D254C"/>
    <w:rsid w:val="009D25B6"/>
    <w:rsid w:val="009D290E"/>
    <w:rsid w:val="009D2DB5"/>
    <w:rsid w:val="009D3349"/>
    <w:rsid w:val="009D3352"/>
    <w:rsid w:val="009D34DD"/>
    <w:rsid w:val="009D3542"/>
    <w:rsid w:val="009D37A9"/>
    <w:rsid w:val="009D3830"/>
    <w:rsid w:val="009D3A76"/>
    <w:rsid w:val="009D3B9A"/>
    <w:rsid w:val="009D3CE7"/>
    <w:rsid w:val="009D4581"/>
    <w:rsid w:val="009D4749"/>
    <w:rsid w:val="009D4A08"/>
    <w:rsid w:val="009D4E13"/>
    <w:rsid w:val="009D515A"/>
    <w:rsid w:val="009D5497"/>
    <w:rsid w:val="009D54E8"/>
    <w:rsid w:val="009D5966"/>
    <w:rsid w:val="009D5A42"/>
    <w:rsid w:val="009D5C18"/>
    <w:rsid w:val="009D5D87"/>
    <w:rsid w:val="009D6058"/>
    <w:rsid w:val="009D62DF"/>
    <w:rsid w:val="009D6317"/>
    <w:rsid w:val="009D63A7"/>
    <w:rsid w:val="009D6926"/>
    <w:rsid w:val="009D6A80"/>
    <w:rsid w:val="009D6C15"/>
    <w:rsid w:val="009D6DDB"/>
    <w:rsid w:val="009D6FB0"/>
    <w:rsid w:val="009D7333"/>
    <w:rsid w:val="009D7624"/>
    <w:rsid w:val="009D76B7"/>
    <w:rsid w:val="009D77D9"/>
    <w:rsid w:val="009E0179"/>
    <w:rsid w:val="009E0454"/>
    <w:rsid w:val="009E0A77"/>
    <w:rsid w:val="009E0B92"/>
    <w:rsid w:val="009E0C28"/>
    <w:rsid w:val="009E0D5C"/>
    <w:rsid w:val="009E0E96"/>
    <w:rsid w:val="009E12EE"/>
    <w:rsid w:val="009E1373"/>
    <w:rsid w:val="009E150A"/>
    <w:rsid w:val="009E191F"/>
    <w:rsid w:val="009E1C0C"/>
    <w:rsid w:val="009E1EC9"/>
    <w:rsid w:val="009E1F8E"/>
    <w:rsid w:val="009E2035"/>
    <w:rsid w:val="009E2362"/>
    <w:rsid w:val="009E2457"/>
    <w:rsid w:val="009E257B"/>
    <w:rsid w:val="009E2611"/>
    <w:rsid w:val="009E275D"/>
    <w:rsid w:val="009E2A1E"/>
    <w:rsid w:val="009E3062"/>
    <w:rsid w:val="009E323B"/>
    <w:rsid w:val="009E33E1"/>
    <w:rsid w:val="009E3628"/>
    <w:rsid w:val="009E3688"/>
    <w:rsid w:val="009E3738"/>
    <w:rsid w:val="009E3A25"/>
    <w:rsid w:val="009E3F80"/>
    <w:rsid w:val="009E4090"/>
    <w:rsid w:val="009E4726"/>
    <w:rsid w:val="009E4B41"/>
    <w:rsid w:val="009E4C79"/>
    <w:rsid w:val="009E5240"/>
    <w:rsid w:val="009E576C"/>
    <w:rsid w:val="009E5BB2"/>
    <w:rsid w:val="009E5F21"/>
    <w:rsid w:val="009E604F"/>
    <w:rsid w:val="009E61DE"/>
    <w:rsid w:val="009E6BD8"/>
    <w:rsid w:val="009E6CAB"/>
    <w:rsid w:val="009E6CAD"/>
    <w:rsid w:val="009E6F1A"/>
    <w:rsid w:val="009E78BC"/>
    <w:rsid w:val="009E7E21"/>
    <w:rsid w:val="009F0288"/>
    <w:rsid w:val="009F0416"/>
    <w:rsid w:val="009F0724"/>
    <w:rsid w:val="009F0D8A"/>
    <w:rsid w:val="009F0EC5"/>
    <w:rsid w:val="009F13E5"/>
    <w:rsid w:val="009F1817"/>
    <w:rsid w:val="009F184A"/>
    <w:rsid w:val="009F22CE"/>
    <w:rsid w:val="009F23F3"/>
    <w:rsid w:val="009F242A"/>
    <w:rsid w:val="009F32E0"/>
    <w:rsid w:val="009F3BD5"/>
    <w:rsid w:val="009F3D8B"/>
    <w:rsid w:val="009F487E"/>
    <w:rsid w:val="009F57AF"/>
    <w:rsid w:val="009F5C96"/>
    <w:rsid w:val="009F5DE5"/>
    <w:rsid w:val="009F6AB8"/>
    <w:rsid w:val="009F703F"/>
    <w:rsid w:val="009F737C"/>
    <w:rsid w:val="009F737F"/>
    <w:rsid w:val="009F7413"/>
    <w:rsid w:val="009F766A"/>
    <w:rsid w:val="009F7951"/>
    <w:rsid w:val="009F797B"/>
    <w:rsid w:val="00A006ED"/>
    <w:rsid w:val="00A00D04"/>
    <w:rsid w:val="00A0127E"/>
    <w:rsid w:val="00A0137F"/>
    <w:rsid w:val="00A014CF"/>
    <w:rsid w:val="00A01832"/>
    <w:rsid w:val="00A01D07"/>
    <w:rsid w:val="00A01D16"/>
    <w:rsid w:val="00A01E3C"/>
    <w:rsid w:val="00A0200E"/>
    <w:rsid w:val="00A0202A"/>
    <w:rsid w:val="00A0235A"/>
    <w:rsid w:val="00A02494"/>
    <w:rsid w:val="00A02558"/>
    <w:rsid w:val="00A025F3"/>
    <w:rsid w:val="00A030C0"/>
    <w:rsid w:val="00A0360F"/>
    <w:rsid w:val="00A037F0"/>
    <w:rsid w:val="00A0388F"/>
    <w:rsid w:val="00A039C7"/>
    <w:rsid w:val="00A03C33"/>
    <w:rsid w:val="00A04087"/>
    <w:rsid w:val="00A042B4"/>
    <w:rsid w:val="00A0437F"/>
    <w:rsid w:val="00A043EF"/>
    <w:rsid w:val="00A047AD"/>
    <w:rsid w:val="00A04E45"/>
    <w:rsid w:val="00A04FA4"/>
    <w:rsid w:val="00A05062"/>
    <w:rsid w:val="00A058DF"/>
    <w:rsid w:val="00A05C33"/>
    <w:rsid w:val="00A05CDC"/>
    <w:rsid w:val="00A05E90"/>
    <w:rsid w:val="00A05F6E"/>
    <w:rsid w:val="00A05FF2"/>
    <w:rsid w:val="00A06050"/>
    <w:rsid w:val="00A06971"/>
    <w:rsid w:val="00A07088"/>
    <w:rsid w:val="00A0733A"/>
    <w:rsid w:val="00A0759F"/>
    <w:rsid w:val="00A07976"/>
    <w:rsid w:val="00A10165"/>
    <w:rsid w:val="00A10246"/>
    <w:rsid w:val="00A1024A"/>
    <w:rsid w:val="00A10B4F"/>
    <w:rsid w:val="00A1114B"/>
    <w:rsid w:val="00A1156E"/>
    <w:rsid w:val="00A1161F"/>
    <w:rsid w:val="00A119BE"/>
    <w:rsid w:val="00A11AF2"/>
    <w:rsid w:val="00A11B5B"/>
    <w:rsid w:val="00A12C7C"/>
    <w:rsid w:val="00A12F65"/>
    <w:rsid w:val="00A133B5"/>
    <w:rsid w:val="00A13844"/>
    <w:rsid w:val="00A13C82"/>
    <w:rsid w:val="00A13D63"/>
    <w:rsid w:val="00A13F4C"/>
    <w:rsid w:val="00A1407B"/>
    <w:rsid w:val="00A14231"/>
    <w:rsid w:val="00A14361"/>
    <w:rsid w:val="00A14667"/>
    <w:rsid w:val="00A14926"/>
    <w:rsid w:val="00A15183"/>
    <w:rsid w:val="00A161A4"/>
    <w:rsid w:val="00A16371"/>
    <w:rsid w:val="00A1689E"/>
    <w:rsid w:val="00A16FD7"/>
    <w:rsid w:val="00A1707D"/>
    <w:rsid w:val="00A17339"/>
    <w:rsid w:val="00A175D9"/>
    <w:rsid w:val="00A176AA"/>
    <w:rsid w:val="00A17705"/>
    <w:rsid w:val="00A17848"/>
    <w:rsid w:val="00A17971"/>
    <w:rsid w:val="00A17B51"/>
    <w:rsid w:val="00A17C1D"/>
    <w:rsid w:val="00A17D79"/>
    <w:rsid w:val="00A202FC"/>
    <w:rsid w:val="00A205A0"/>
    <w:rsid w:val="00A20B3A"/>
    <w:rsid w:val="00A20C16"/>
    <w:rsid w:val="00A20D58"/>
    <w:rsid w:val="00A20ED4"/>
    <w:rsid w:val="00A2171C"/>
    <w:rsid w:val="00A218C5"/>
    <w:rsid w:val="00A218E3"/>
    <w:rsid w:val="00A21B17"/>
    <w:rsid w:val="00A21D18"/>
    <w:rsid w:val="00A22920"/>
    <w:rsid w:val="00A22A26"/>
    <w:rsid w:val="00A22C8B"/>
    <w:rsid w:val="00A22DDB"/>
    <w:rsid w:val="00A22E36"/>
    <w:rsid w:val="00A22E5F"/>
    <w:rsid w:val="00A23805"/>
    <w:rsid w:val="00A23A75"/>
    <w:rsid w:val="00A23BB9"/>
    <w:rsid w:val="00A23CB5"/>
    <w:rsid w:val="00A2422B"/>
    <w:rsid w:val="00A2430E"/>
    <w:rsid w:val="00A24334"/>
    <w:rsid w:val="00A24485"/>
    <w:rsid w:val="00A2457D"/>
    <w:rsid w:val="00A2473C"/>
    <w:rsid w:val="00A25632"/>
    <w:rsid w:val="00A26129"/>
    <w:rsid w:val="00A26683"/>
    <w:rsid w:val="00A27014"/>
    <w:rsid w:val="00A270F1"/>
    <w:rsid w:val="00A27245"/>
    <w:rsid w:val="00A27462"/>
    <w:rsid w:val="00A276AD"/>
    <w:rsid w:val="00A27756"/>
    <w:rsid w:val="00A277BE"/>
    <w:rsid w:val="00A27BD9"/>
    <w:rsid w:val="00A27BE5"/>
    <w:rsid w:val="00A27D6F"/>
    <w:rsid w:val="00A27DB1"/>
    <w:rsid w:val="00A30554"/>
    <w:rsid w:val="00A30B8A"/>
    <w:rsid w:val="00A30D9C"/>
    <w:rsid w:val="00A31167"/>
    <w:rsid w:val="00A31277"/>
    <w:rsid w:val="00A31AF0"/>
    <w:rsid w:val="00A31F3E"/>
    <w:rsid w:val="00A32098"/>
    <w:rsid w:val="00A32F8C"/>
    <w:rsid w:val="00A332B1"/>
    <w:rsid w:val="00A33442"/>
    <w:rsid w:val="00A3351A"/>
    <w:rsid w:val="00A33AE6"/>
    <w:rsid w:val="00A33B5C"/>
    <w:rsid w:val="00A33FF0"/>
    <w:rsid w:val="00A3405F"/>
    <w:rsid w:val="00A346E4"/>
    <w:rsid w:val="00A34A78"/>
    <w:rsid w:val="00A35296"/>
    <w:rsid w:val="00A35B4A"/>
    <w:rsid w:val="00A35C3E"/>
    <w:rsid w:val="00A36044"/>
    <w:rsid w:val="00A362C7"/>
    <w:rsid w:val="00A36FA8"/>
    <w:rsid w:val="00A37A08"/>
    <w:rsid w:val="00A37A52"/>
    <w:rsid w:val="00A37FB3"/>
    <w:rsid w:val="00A40033"/>
    <w:rsid w:val="00A40181"/>
    <w:rsid w:val="00A406F6"/>
    <w:rsid w:val="00A40B37"/>
    <w:rsid w:val="00A40D2E"/>
    <w:rsid w:val="00A40F46"/>
    <w:rsid w:val="00A410D7"/>
    <w:rsid w:val="00A416D8"/>
    <w:rsid w:val="00A41C77"/>
    <w:rsid w:val="00A41CD7"/>
    <w:rsid w:val="00A41E25"/>
    <w:rsid w:val="00A41E9F"/>
    <w:rsid w:val="00A42371"/>
    <w:rsid w:val="00A4278A"/>
    <w:rsid w:val="00A42791"/>
    <w:rsid w:val="00A42C19"/>
    <w:rsid w:val="00A42CF9"/>
    <w:rsid w:val="00A43526"/>
    <w:rsid w:val="00A43846"/>
    <w:rsid w:val="00A43967"/>
    <w:rsid w:val="00A43C0B"/>
    <w:rsid w:val="00A43CF1"/>
    <w:rsid w:val="00A43EFF"/>
    <w:rsid w:val="00A448B3"/>
    <w:rsid w:val="00A44AFE"/>
    <w:rsid w:val="00A44F40"/>
    <w:rsid w:val="00A455AE"/>
    <w:rsid w:val="00A45A88"/>
    <w:rsid w:val="00A45C12"/>
    <w:rsid w:val="00A460A6"/>
    <w:rsid w:val="00A4621B"/>
    <w:rsid w:val="00A46BCD"/>
    <w:rsid w:val="00A47400"/>
    <w:rsid w:val="00A47637"/>
    <w:rsid w:val="00A478EF"/>
    <w:rsid w:val="00A4790D"/>
    <w:rsid w:val="00A47EF2"/>
    <w:rsid w:val="00A47F85"/>
    <w:rsid w:val="00A50142"/>
    <w:rsid w:val="00A50530"/>
    <w:rsid w:val="00A50DAC"/>
    <w:rsid w:val="00A50DCF"/>
    <w:rsid w:val="00A517E3"/>
    <w:rsid w:val="00A518B8"/>
    <w:rsid w:val="00A518BB"/>
    <w:rsid w:val="00A51955"/>
    <w:rsid w:val="00A51A18"/>
    <w:rsid w:val="00A52427"/>
    <w:rsid w:val="00A524B3"/>
    <w:rsid w:val="00A52A61"/>
    <w:rsid w:val="00A52AF0"/>
    <w:rsid w:val="00A52AFB"/>
    <w:rsid w:val="00A53109"/>
    <w:rsid w:val="00A53553"/>
    <w:rsid w:val="00A535CF"/>
    <w:rsid w:val="00A53810"/>
    <w:rsid w:val="00A53D77"/>
    <w:rsid w:val="00A53ED1"/>
    <w:rsid w:val="00A5413C"/>
    <w:rsid w:val="00A541A4"/>
    <w:rsid w:val="00A54323"/>
    <w:rsid w:val="00A5490F"/>
    <w:rsid w:val="00A54A22"/>
    <w:rsid w:val="00A54AD0"/>
    <w:rsid w:val="00A54FF0"/>
    <w:rsid w:val="00A55B61"/>
    <w:rsid w:val="00A55F06"/>
    <w:rsid w:val="00A55F29"/>
    <w:rsid w:val="00A56250"/>
    <w:rsid w:val="00A56277"/>
    <w:rsid w:val="00A56BCC"/>
    <w:rsid w:val="00A57281"/>
    <w:rsid w:val="00A572DF"/>
    <w:rsid w:val="00A5739F"/>
    <w:rsid w:val="00A57710"/>
    <w:rsid w:val="00A577DC"/>
    <w:rsid w:val="00A577F3"/>
    <w:rsid w:val="00A57AFA"/>
    <w:rsid w:val="00A57CD4"/>
    <w:rsid w:val="00A57D9B"/>
    <w:rsid w:val="00A57DE7"/>
    <w:rsid w:val="00A6048C"/>
    <w:rsid w:val="00A606CA"/>
    <w:rsid w:val="00A60996"/>
    <w:rsid w:val="00A60A49"/>
    <w:rsid w:val="00A60C33"/>
    <w:rsid w:val="00A60CFD"/>
    <w:rsid w:val="00A61228"/>
    <w:rsid w:val="00A61FC2"/>
    <w:rsid w:val="00A6208C"/>
    <w:rsid w:val="00A6215D"/>
    <w:rsid w:val="00A6236E"/>
    <w:rsid w:val="00A623A4"/>
    <w:rsid w:val="00A6275D"/>
    <w:rsid w:val="00A627E2"/>
    <w:rsid w:val="00A62B38"/>
    <w:rsid w:val="00A62B61"/>
    <w:rsid w:val="00A62B7C"/>
    <w:rsid w:val="00A63191"/>
    <w:rsid w:val="00A631E1"/>
    <w:rsid w:val="00A63609"/>
    <w:rsid w:val="00A63709"/>
    <w:rsid w:val="00A63A58"/>
    <w:rsid w:val="00A63D8D"/>
    <w:rsid w:val="00A63EBD"/>
    <w:rsid w:val="00A63F2F"/>
    <w:rsid w:val="00A64415"/>
    <w:rsid w:val="00A6451E"/>
    <w:rsid w:val="00A64779"/>
    <w:rsid w:val="00A648F7"/>
    <w:rsid w:val="00A64B9A"/>
    <w:rsid w:val="00A650BB"/>
    <w:rsid w:val="00A653CF"/>
    <w:rsid w:val="00A6584D"/>
    <w:rsid w:val="00A65A30"/>
    <w:rsid w:val="00A65FB1"/>
    <w:rsid w:val="00A6674F"/>
    <w:rsid w:val="00A66A69"/>
    <w:rsid w:val="00A66BB4"/>
    <w:rsid w:val="00A66BE9"/>
    <w:rsid w:val="00A66C7B"/>
    <w:rsid w:val="00A66EDA"/>
    <w:rsid w:val="00A671CB"/>
    <w:rsid w:val="00A67204"/>
    <w:rsid w:val="00A67347"/>
    <w:rsid w:val="00A674A7"/>
    <w:rsid w:val="00A67B79"/>
    <w:rsid w:val="00A67C89"/>
    <w:rsid w:val="00A67F23"/>
    <w:rsid w:val="00A70504"/>
    <w:rsid w:val="00A7068A"/>
    <w:rsid w:val="00A708E7"/>
    <w:rsid w:val="00A70BB4"/>
    <w:rsid w:val="00A710E6"/>
    <w:rsid w:val="00A71695"/>
    <w:rsid w:val="00A71758"/>
    <w:rsid w:val="00A71866"/>
    <w:rsid w:val="00A71BCD"/>
    <w:rsid w:val="00A71C11"/>
    <w:rsid w:val="00A71F4C"/>
    <w:rsid w:val="00A72149"/>
    <w:rsid w:val="00A7222E"/>
    <w:rsid w:val="00A723AA"/>
    <w:rsid w:val="00A723BC"/>
    <w:rsid w:val="00A724C5"/>
    <w:rsid w:val="00A72554"/>
    <w:rsid w:val="00A725C5"/>
    <w:rsid w:val="00A73059"/>
    <w:rsid w:val="00A730FA"/>
    <w:rsid w:val="00A732B0"/>
    <w:rsid w:val="00A73619"/>
    <w:rsid w:val="00A73808"/>
    <w:rsid w:val="00A738BB"/>
    <w:rsid w:val="00A73BF1"/>
    <w:rsid w:val="00A73BFA"/>
    <w:rsid w:val="00A7415C"/>
    <w:rsid w:val="00A74CD8"/>
    <w:rsid w:val="00A74E00"/>
    <w:rsid w:val="00A74F94"/>
    <w:rsid w:val="00A75604"/>
    <w:rsid w:val="00A75F92"/>
    <w:rsid w:val="00A760E2"/>
    <w:rsid w:val="00A768BE"/>
    <w:rsid w:val="00A76BB3"/>
    <w:rsid w:val="00A76E5B"/>
    <w:rsid w:val="00A76F03"/>
    <w:rsid w:val="00A76F94"/>
    <w:rsid w:val="00A77558"/>
    <w:rsid w:val="00A77661"/>
    <w:rsid w:val="00A7787C"/>
    <w:rsid w:val="00A77A90"/>
    <w:rsid w:val="00A80455"/>
    <w:rsid w:val="00A80748"/>
    <w:rsid w:val="00A80C95"/>
    <w:rsid w:val="00A80F7D"/>
    <w:rsid w:val="00A81229"/>
    <w:rsid w:val="00A817D8"/>
    <w:rsid w:val="00A81EF6"/>
    <w:rsid w:val="00A82ED9"/>
    <w:rsid w:val="00A83681"/>
    <w:rsid w:val="00A83DE3"/>
    <w:rsid w:val="00A83FBF"/>
    <w:rsid w:val="00A8406C"/>
    <w:rsid w:val="00A84A70"/>
    <w:rsid w:val="00A84BB4"/>
    <w:rsid w:val="00A84C50"/>
    <w:rsid w:val="00A84DFF"/>
    <w:rsid w:val="00A84F75"/>
    <w:rsid w:val="00A851D1"/>
    <w:rsid w:val="00A867C9"/>
    <w:rsid w:val="00A867FB"/>
    <w:rsid w:val="00A86FE2"/>
    <w:rsid w:val="00A8721A"/>
    <w:rsid w:val="00A874CB"/>
    <w:rsid w:val="00A87B34"/>
    <w:rsid w:val="00A87C0C"/>
    <w:rsid w:val="00A87CB5"/>
    <w:rsid w:val="00A87D2A"/>
    <w:rsid w:val="00A9072D"/>
    <w:rsid w:val="00A90965"/>
    <w:rsid w:val="00A90ACA"/>
    <w:rsid w:val="00A90B03"/>
    <w:rsid w:val="00A90E14"/>
    <w:rsid w:val="00A90EB3"/>
    <w:rsid w:val="00A91669"/>
    <w:rsid w:val="00A916B8"/>
    <w:rsid w:val="00A91870"/>
    <w:rsid w:val="00A91AEB"/>
    <w:rsid w:val="00A91E5B"/>
    <w:rsid w:val="00A9236B"/>
    <w:rsid w:val="00A92454"/>
    <w:rsid w:val="00A925B6"/>
    <w:rsid w:val="00A92A4C"/>
    <w:rsid w:val="00A931B8"/>
    <w:rsid w:val="00A93860"/>
    <w:rsid w:val="00A94046"/>
    <w:rsid w:val="00A941EE"/>
    <w:rsid w:val="00A9446B"/>
    <w:rsid w:val="00A94CD6"/>
    <w:rsid w:val="00A94D06"/>
    <w:rsid w:val="00A95476"/>
    <w:rsid w:val="00A95886"/>
    <w:rsid w:val="00A95B56"/>
    <w:rsid w:val="00A95B8D"/>
    <w:rsid w:val="00A95CA8"/>
    <w:rsid w:val="00A95FFA"/>
    <w:rsid w:val="00A9646B"/>
    <w:rsid w:val="00A9697E"/>
    <w:rsid w:val="00A96A63"/>
    <w:rsid w:val="00A96F13"/>
    <w:rsid w:val="00A9763E"/>
    <w:rsid w:val="00A97ABB"/>
    <w:rsid w:val="00A97B2D"/>
    <w:rsid w:val="00A97C2A"/>
    <w:rsid w:val="00A97DB2"/>
    <w:rsid w:val="00A97DEB"/>
    <w:rsid w:val="00AA098F"/>
    <w:rsid w:val="00AA0AE1"/>
    <w:rsid w:val="00AA111F"/>
    <w:rsid w:val="00AA19D4"/>
    <w:rsid w:val="00AA1CA1"/>
    <w:rsid w:val="00AA1CB7"/>
    <w:rsid w:val="00AA249D"/>
    <w:rsid w:val="00AA2820"/>
    <w:rsid w:val="00AA2AA3"/>
    <w:rsid w:val="00AA2D1F"/>
    <w:rsid w:val="00AA33A8"/>
    <w:rsid w:val="00AA3667"/>
    <w:rsid w:val="00AA3A0E"/>
    <w:rsid w:val="00AA3B46"/>
    <w:rsid w:val="00AA3FB6"/>
    <w:rsid w:val="00AA51F2"/>
    <w:rsid w:val="00AA5A12"/>
    <w:rsid w:val="00AA6419"/>
    <w:rsid w:val="00AA672A"/>
    <w:rsid w:val="00AA71A6"/>
    <w:rsid w:val="00AA72E4"/>
    <w:rsid w:val="00AA76EB"/>
    <w:rsid w:val="00AA7978"/>
    <w:rsid w:val="00AA7BF1"/>
    <w:rsid w:val="00AB0EA5"/>
    <w:rsid w:val="00AB12C1"/>
    <w:rsid w:val="00AB179A"/>
    <w:rsid w:val="00AB19F4"/>
    <w:rsid w:val="00AB1D44"/>
    <w:rsid w:val="00AB231C"/>
    <w:rsid w:val="00AB243C"/>
    <w:rsid w:val="00AB24AD"/>
    <w:rsid w:val="00AB266F"/>
    <w:rsid w:val="00AB27B7"/>
    <w:rsid w:val="00AB2856"/>
    <w:rsid w:val="00AB2BB6"/>
    <w:rsid w:val="00AB2C3E"/>
    <w:rsid w:val="00AB36FD"/>
    <w:rsid w:val="00AB38C5"/>
    <w:rsid w:val="00AB38D3"/>
    <w:rsid w:val="00AB398E"/>
    <w:rsid w:val="00AB39C1"/>
    <w:rsid w:val="00AB3D4D"/>
    <w:rsid w:val="00AB49BC"/>
    <w:rsid w:val="00AB52D3"/>
    <w:rsid w:val="00AB57D1"/>
    <w:rsid w:val="00AB5AB7"/>
    <w:rsid w:val="00AB5C52"/>
    <w:rsid w:val="00AB5FD8"/>
    <w:rsid w:val="00AB6119"/>
    <w:rsid w:val="00AB6388"/>
    <w:rsid w:val="00AB6965"/>
    <w:rsid w:val="00AB75B8"/>
    <w:rsid w:val="00AB75BA"/>
    <w:rsid w:val="00AB7637"/>
    <w:rsid w:val="00AB776A"/>
    <w:rsid w:val="00AB78A6"/>
    <w:rsid w:val="00AB7A61"/>
    <w:rsid w:val="00AC06C3"/>
    <w:rsid w:val="00AC0789"/>
    <w:rsid w:val="00AC08C8"/>
    <w:rsid w:val="00AC0939"/>
    <w:rsid w:val="00AC0F26"/>
    <w:rsid w:val="00AC1122"/>
    <w:rsid w:val="00AC149B"/>
    <w:rsid w:val="00AC1CD2"/>
    <w:rsid w:val="00AC1F41"/>
    <w:rsid w:val="00AC2363"/>
    <w:rsid w:val="00AC2593"/>
    <w:rsid w:val="00AC2714"/>
    <w:rsid w:val="00AC3012"/>
    <w:rsid w:val="00AC30A8"/>
    <w:rsid w:val="00AC3240"/>
    <w:rsid w:val="00AC32D3"/>
    <w:rsid w:val="00AC3818"/>
    <w:rsid w:val="00AC3996"/>
    <w:rsid w:val="00AC3C2A"/>
    <w:rsid w:val="00AC4063"/>
    <w:rsid w:val="00AC43ED"/>
    <w:rsid w:val="00AC4BE4"/>
    <w:rsid w:val="00AC5046"/>
    <w:rsid w:val="00AC5853"/>
    <w:rsid w:val="00AC59DC"/>
    <w:rsid w:val="00AC5C0C"/>
    <w:rsid w:val="00AC5C58"/>
    <w:rsid w:val="00AC67E4"/>
    <w:rsid w:val="00AC6FF4"/>
    <w:rsid w:val="00AC718D"/>
    <w:rsid w:val="00AC721D"/>
    <w:rsid w:val="00AC72D0"/>
    <w:rsid w:val="00AC7348"/>
    <w:rsid w:val="00AC7771"/>
    <w:rsid w:val="00AC7823"/>
    <w:rsid w:val="00AC7AFA"/>
    <w:rsid w:val="00AD0C83"/>
    <w:rsid w:val="00AD1272"/>
    <w:rsid w:val="00AD14B8"/>
    <w:rsid w:val="00AD171C"/>
    <w:rsid w:val="00AD1A1A"/>
    <w:rsid w:val="00AD2266"/>
    <w:rsid w:val="00AD260F"/>
    <w:rsid w:val="00AD2876"/>
    <w:rsid w:val="00AD2A0D"/>
    <w:rsid w:val="00AD2AD5"/>
    <w:rsid w:val="00AD2E25"/>
    <w:rsid w:val="00AD30AF"/>
    <w:rsid w:val="00AD33CF"/>
    <w:rsid w:val="00AD35F6"/>
    <w:rsid w:val="00AD38D2"/>
    <w:rsid w:val="00AD397B"/>
    <w:rsid w:val="00AD3AE7"/>
    <w:rsid w:val="00AD3EB1"/>
    <w:rsid w:val="00AD3F6E"/>
    <w:rsid w:val="00AD3FC9"/>
    <w:rsid w:val="00AD4050"/>
    <w:rsid w:val="00AD419A"/>
    <w:rsid w:val="00AD454C"/>
    <w:rsid w:val="00AD45DB"/>
    <w:rsid w:val="00AD4FB5"/>
    <w:rsid w:val="00AD53BC"/>
    <w:rsid w:val="00AD5839"/>
    <w:rsid w:val="00AD58CE"/>
    <w:rsid w:val="00AD5B47"/>
    <w:rsid w:val="00AD62A7"/>
    <w:rsid w:val="00AD6466"/>
    <w:rsid w:val="00AD6491"/>
    <w:rsid w:val="00AD677F"/>
    <w:rsid w:val="00AD6856"/>
    <w:rsid w:val="00AD717F"/>
    <w:rsid w:val="00AD7FCE"/>
    <w:rsid w:val="00AE0308"/>
    <w:rsid w:val="00AE08DF"/>
    <w:rsid w:val="00AE0B0E"/>
    <w:rsid w:val="00AE0D70"/>
    <w:rsid w:val="00AE0E3F"/>
    <w:rsid w:val="00AE0E55"/>
    <w:rsid w:val="00AE19B2"/>
    <w:rsid w:val="00AE1C23"/>
    <w:rsid w:val="00AE1C6C"/>
    <w:rsid w:val="00AE1CAE"/>
    <w:rsid w:val="00AE1F3F"/>
    <w:rsid w:val="00AE1F4D"/>
    <w:rsid w:val="00AE2091"/>
    <w:rsid w:val="00AE2320"/>
    <w:rsid w:val="00AE250E"/>
    <w:rsid w:val="00AE2590"/>
    <w:rsid w:val="00AE26F1"/>
    <w:rsid w:val="00AE2B51"/>
    <w:rsid w:val="00AE2D3D"/>
    <w:rsid w:val="00AE3921"/>
    <w:rsid w:val="00AE3A27"/>
    <w:rsid w:val="00AE3E95"/>
    <w:rsid w:val="00AE3F3F"/>
    <w:rsid w:val="00AE4124"/>
    <w:rsid w:val="00AE422C"/>
    <w:rsid w:val="00AE4541"/>
    <w:rsid w:val="00AE4A72"/>
    <w:rsid w:val="00AE4C16"/>
    <w:rsid w:val="00AE5411"/>
    <w:rsid w:val="00AE549B"/>
    <w:rsid w:val="00AE5B4C"/>
    <w:rsid w:val="00AE5E95"/>
    <w:rsid w:val="00AE6048"/>
    <w:rsid w:val="00AE60A7"/>
    <w:rsid w:val="00AE61FF"/>
    <w:rsid w:val="00AE657D"/>
    <w:rsid w:val="00AE679D"/>
    <w:rsid w:val="00AE6EE8"/>
    <w:rsid w:val="00AE71CC"/>
    <w:rsid w:val="00AE79CA"/>
    <w:rsid w:val="00AF0170"/>
    <w:rsid w:val="00AF01B5"/>
    <w:rsid w:val="00AF02C5"/>
    <w:rsid w:val="00AF0371"/>
    <w:rsid w:val="00AF0553"/>
    <w:rsid w:val="00AF0D04"/>
    <w:rsid w:val="00AF131A"/>
    <w:rsid w:val="00AF16EF"/>
    <w:rsid w:val="00AF1793"/>
    <w:rsid w:val="00AF18C4"/>
    <w:rsid w:val="00AF192D"/>
    <w:rsid w:val="00AF1DFA"/>
    <w:rsid w:val="00AF1E79"/>
    <w:rsid w:val="00AF1EAE"/>
    <w:rsid w:val="00AF22B7"/>
    <w:rsid w:val="00AF2455"/>
    <w:rsid w:val="00AF2F23"/>
    <w:rsid w:val="00AF30D1"/>
    <w:rsid w:val="00AF330F"/>
    <w:rsid w:val="00AF3B7D"/>
    <w:rsid w:val="00AF3D49"/>
    <w:rsid w:val="00AF3F4B"/>
    <w:rsid w:val="00AF3FD5"/>
    <w:rsid w:val="00AF4228"/>
    <w:rsid w:val="00AF42DA"/>
    <w:rsid w:val="00AF4CDE"/>
    <w:rsid w:val="00AF4D5B"/>
    <w:rsid w:val="00AF50A1"/>
    <w:rsid w:val="00AF5490"/>
    <w:rsid w:val="00AF54E0"/>
    <w:rsid w:val="00AF5A4B"/>
    <w:rsid w:val="00AF5A95"/>
    <w:rsid w:val="00AF6087"/>
    <w:rsid w:val="00AF6468"/>
    <w:rsid w:val="00AF66D9"/>
    <w:rsid w:val="00AF6839"/>
    <w:rsid w:val="00AF6C5F"/>
    <w:rsid w:val="00AF6D73"/>
    <w:rsid w:val="00AF7332"/>
    <w:rsid w:val="00AF7432"/>
    <w:rsid w:val="00AF74F3"/>
    <w:rsid w:val="00AF76D7"/>
    <w:rsid w:val="00AF7840"/>
    <w:rsid w:val="00AF793F"/>
    <w:rsid w:val="00B00525"/>
    <w:rsid w:val="00B011ED"/>
    <w:rsid w:val="00B0184E"/>
    <w:rsid w:val="00B018AB"/>
    <w:rsid w:val="00B01902"/>
    <w:rsid w:val="00B01D19"/>
    <w:rsid w:val="00B0205C"/>
    <w:rsid w:val="00B02166"/>
    <w:rsid w:val="00B02432"/>
    <w:rsid w:val="00B024AB"/>
    <w:rsid w:val="00B02586"/>
    <w:rsid w:val="00B02649"/>
    <w:rsid w:val="00B02709"/>
    <w:rsid w:val="00B0279C"/>
    <w:rsid w:val="00B0279E"/>
    <w:rsid w:val="00B02A58"/>
    <w:rsid w:val="00B02C88"/>
    <w:rsid w:val="00B03437"/>
    <w:rsid w:val="00B03778"/>
    <w:rsid w:val="00B03833"/>
    <w:rsid w:val="00B03B88"/>
    <w:rsid w:val="00B03C28"/>
    <w:rsid w:val="00B04533"/>
    <w:rsid w:val="00B04740"/>
    <w:rsid w:val="00B04D08"/>
    <w:rsid w:val="00B04D9C"/>
    <w:rsid w:val="00B04F8D"/>
    <w:rsid w:val="00B052CB"/>
    <w:rsid w:val="00B05468"/>
    <w:rsid w:val="00B05915"/>
    <w:rsid w:val="00B059B1"/>
    <w:rsid w:val="00B05A7A"/>
    <w:rsid w:val="00B066A5"/>
    <w:rsid w:val="00B0686A"/>
    <w:rsid w:val="00B072AD"/>
    <w:rsid w:val="00B0738D"/>
    <w:rsid w:val="00B07768"/>
    <w:rsid w:val="00B07995"/>
    <w:rsid w:val="00B07AF8"/>
    <w:rsid w:val="00B07B22"/>
    <w:rsid w:val="00B1002E"/>
    <w:rsid w:val="00B1014A"/>
    <w:rsid w:val="00B101B3"/>
    <w:rsid w:val="00B10569"/>
    <w:rsid w:val="00B10A01"/>
    <w:rsid w:val="00B10F4E"/>
    <w:rsid w:val="00B1108E"/>
    <w:rsid w:val="00B110B5"/>
    <w:rsid w:val="00B116D5"/>
    <w:rsid w:val="00B11993"/>
    <w:rsid w:val="00B12712"/>
    <w:rsid w:val="00B12FD7"/>
    <w:rsid w:val="00B1358E"/>
    <w:rsid w:val="00B135C2"/>
    <w:rsid w:val="00B13778"/>
    <w:rsid w:val="00B14076"/>
    <w:rsid w:val="00B142EA"/>
    <w:rsid w:val="00B14AF4"/>
    <w:rsid w:val="00B15A4E"/>
    <w:rsid w:val="00B15DF4"/>
    <w:rsid w:val="00B160CB"/>
    <w:rsid w:val="00B16C98"/>
    <w:rsid w:val="00B16E97"/>
    <w:rsid w:val="00B16F22"/>
    <w:rsid w:val="00B17104"/>
    <w:rsid w:val="00B1712D"/>
    <w:rsid w:val="00B17750"/>
    <w:rsid w:val="00B209C2"/>
    <w:rsid w:val="00B20B76"/>
    <w:rsid w:val="00B20DAC"/>
    <w:rsid w:val="00B210CD"/>
    <w:rsid w:val="00B213C1"/>
    <w:rsid w:val="00B21422"/>
    <w:rsid w:val="00B215A3"/>
    <w:rsid w:val="00B217DD"/>
    <w:rsid w:val="00B218A7"/>
    <w:rsid w:val="00B218AA"/>
    <w:rsid w:val="00B21B7E"/>
    <w:rsid w:val="00B21D13"/>
    <w:rsid w:val="00B21DE8"/>
    <w:rsid w:val="00B21EC3"/>
    <w:rsid w:val="00B21F5A"/>
    <w:rsid w:val="00B22165"/>
    <w:rsid w:val="00B223CC"/>
    <w:rsid w:val="00B22634"/>
    <w:rsid w:val="00B23297"/>
    <w:rsid w:val="00B233D6"/>
    <w:rsid w:val="00B23525"/>
    <w:rsid w:val="00B238A4"/>
    <w:rsid w:val="00B23ADF"/>
    <w:rsid w:val="00B23D1C"/>
    <w:rsid w:val="00B24074"/>
    <w:rsid w:val="00B24083"/>
    <w:rsid w:val="00B243E5"/>
    <w:rsid w:val="00B24571"/>
    <w:rsid w:val="00B24624"/>
    <w:rsid w:val="00B24B92"/>
    <w:rsid w:val="00B25285"/>
    <w:rsid w:val="00B255A6"/>
    <w:rsid w:val="00B2576F"/>
    <w:rsid w:val="00B25919"/>
    <w:rsid w:val="00B25CC3"/>
    <w:rsid w:val="00B2610E"/>
    <w:rsid w:val="00B2693F"/>
    <w:rsid w:val="00B26A2B"/>
    <w:rsid w:val="00B270E7"/>
    <w:rsid w:val="00B274EB"/>
    <w:rsid w:val="00B27526"/>
    <w:rsid w:val="00B27529"/>
    <w:rsid w:val="00B275D0"/>
    <w:rsid w:val="00B27640"/>
    <w:rsid w:val="00B27A55"/>
    <w:rsid w:val="00B27CA8"/>
    <w:rsid w:val="00B27E27"/>
    <w:rsid w:val="00B27F0E"/>
    <w:rsid w:val="00B27FD2"/>
    <w:rsid w:val="00B300B8"/>
    <w:rsid w:val="00B3065D"/>
    <w:rsid w:val="00B3090E"/>
    <w:rsid w:val="00B30CCF"/>
    <w:rsid w:val="00B30EB9"/>
    <w:rsid w:val="00B30EE2"/>
    <w:rsid w:val="00B317B6"/>
    <w:rsid w:val="00B31C41"/>
    <w:rsid w:val="00B325AD"/>
    <w:rsid w:val="00B3263B"/>
    <w:rsid w:val="00B326A9"/>
    <w:rsid w:val="00B33794"/>
    <w:rsid w:val="00B33A02"/>
    <w:rsid w:val="00B33E08"/>
    <w:rsid w:val="00B3411E"/>
    <w:rsid w:val="00B344A3"/>
    <w:rsid w:val="00B3491D"/>
    <w:rsid w:val="00B34A22"/>
    <w:rsid w:val="00B34C26"/>
    <w:rsid w:val="00B34D4E"/>
    <w:rsid w:val="00B34E66"/>
    <w:rsid w:val="00B352EC"/>
    <w:rsid w:val="00B353E3"/>
    <w:rsid w:val="00B355DF"/>
    <w:rsid w:val="00B35DB8"/>
    <w:rsid w:val="00B35E53"/>
    <w:rsid w:val="00B3613F"/>
    <w:rsid w:val="00B36176"/>
    <w:rsid w:val="00B3640D"/>
    <w:rsid w:val="00B3689C"/>
    <w:rsid w:val="00B36AA1"/>
    <w:rsid w:val="00B36B0F"/>
    <w:rsid w:val="00B36D03"/>
    <w:rsid w:val="00B36FEF"/>
    <w:rsid w:val="00B372D7"/>
    <w:rsid w:val="00B37316"/>
    <w:rsid w:val="00B37655"/>
    <w:rsid w:val="00B376AC"/>
    <w:rsid w:val="00B3782A"/>
    <w:rsid w:val="00B378AD"/>
    <w:rsid w:val="00B37A9A"/>
    <w:rsid w:val="00B37ECC"/>
    <w:rsid w:val="00B4036F"/>
    <w:rsid w:val="00B404F1"/>
    <w:rsid w:val="00B407C6"/>
    <w:rsid w:val="00B40C41"/>
    <w:rsid w:val="00B40E63"/>
    <w:rsid w:val="00B413A8"/>
    <w:rsid w:val="00B413C0"/>
    <w:rsid w:val="00B4167C"/>
    <w:rsid w:val="00B41C67"/>
    <w:rsid w:val="00B42005"/>
    <w:rsid w:val="00B42474"/>
    <w:rsid w:val="00B426C9"/>
    <w:rsid w:val="00B42BD3"/>
    <w:rsid w:val="00B42F86"/>
    <w:rsid w:val="00B42FF2"/>
    <w:rsid w:val="00B430AE"/>
    <w:rsid w:val="00B43635"/>
    <w:rsid w:val="00B4393D"/>
    <w:rsid w:val="00B43CF6"/>
    <w:rsid w:val="00B45127"/>
    <w:rsid w:val="00B4522D"/>
    <w:rsid w:val="00B4571B"/>
    <w:rsid w:val="00B459AD"/>
    <w:rsid w:val="00B46003"/>
    <w:rsid w:val="00B4626C"/>
    <w:rsid w:val="00B4665B"/>
    <w:rsid w:val="00B46933"/>
    <w:rsid w:val="00B46949"/>
    <w:rsid w:val="00B46B2D"/>
    <w:rsid w:val="00B46EFA"/>
    <w:rsid w:val="00B478E7"/>
    <w:rsid w:val="00B47B51"/>
    <w:rsid w:val="00B50386"/>
    <w:rsid w:val="00B509BF"/>
    <w:rsid w:val="00B5146A"/>
    <w:rsid w:val="00B51479"/>
    <w:rsid w:val="00B5157C"/>
    <w:rsid w:val="00B51698"/>
    <w:rsid w:val="00B517B1"/>
    <w:rsid w:val="00B51AAD"/>
    <w:rsid w:val="00B51F8F"/>
    <w:rsid w:val="00B52ABD"/>
    <w:rsid w:val="00B535A5"/>
    <w:rsid w:val="00B53876"/>
    <w:rsid w:val="00B53FAD"/>
    <w:rsid w:val="00B54336"/>
    <w:rsid w:val="00B54540"/>
    <w:rsid w:val="00B545BF"/>
    <w:rsid w:val="00B54741"/>
    <w:rsid w:val="00B547F2"/>
    <w:rsid w:val="00B54896"/>
    <w:rsid w:val="00B549A1"/>
    <w:rsid w:val="00B55380"/>
    <w:rsid w:val="00B5551F"/>
    <w:rsid w:val="00B55962"/>
    <w:rsid w:val="00B55D24"/>
    <w:rsid w:val="00B55D38"/>
    <w:rsid w:val="00B55E7C"/>
    <w:rsid w:val="00B55EAC"/>
    <w:rsid w:val="00B55EFF"/>
    <w:rsid w:val="00B55F40"/>
    <w:rsid w:val="00B56639"/>
    <w:rsid w:val="00B566EB"/>
    <w:rsid w:val="00B5680B"/>
    <w:rsid w:val="00B56D2B"/>
    <w:rsid w:val="00B56D49"/>
    <w:rsid w:val="00B572C3"/>
    <w:rsid w:val="00B57313"/>
    <w:rsid w:val="00B573D6"/>
    <w:rsid w:val="00B578C9"/>
    <w:rsid w:val="00B578FC"/>
    <w:rsid w:val="00B57EBE"/>
    <w:rsid w:val="00B6059D"/>
    <w:rsid w:val="00B606A8"/>
    <w:rsid w:val="00B60A4A"/>
    <w:rsid w:val="00B60EB6"/>
    <w:rsid w:val="00B616A0"/>
    <w:rsid w:val="00B61FD2"/>
    <w:rsid w:val="00B622C2"/>
    <w:rsid w:val="00B623DB"/>
    <w:rsid w:val="00B62429"/>
    <w:rsid w:val="00B625FC"/>
    <w:rsid w:val="00B62605"/>
    <w:rsid w:val="00B62829"/>
    <w:rsid w:val="00B62B0F"/>
    <w:rsid w:val="00B63001"/>
    <w:rsid w:val="00B6338E"/>
    <w:rsid w:val="00B639C7"/>
    <w:rsid w:val="00B63AD4"/>
    <w:rsid w:val="00B63D23"/>
    <w:rsid w:val="00B64405"/>
    <w:rsid w:val="00B64829"/>
    <w:rsid w:val="00B64E87"/>
    <w:rsid w:val="00B65094"/>
    <w:rsid w:val="00B6531F"/>
    <w:rsid w:val="00B657D1"/>
    <w:rsid w:val="00B65894"/>
    <w:rsid w:val="00B65B03"/>
    <w:rsid w:val="00B65E46"/>
    <w:rsid w:val="00B66C73"/>
    <w:rsid w:val="00B67160"/>
    <w:rsid w:val="00B67311"/>
    <w:rsid w:val="00B67A59"/>
    <w:rsid w:val="00B67A64"/>
    <w:rsid w:val="00B67BB4"/>
    <w:rsid w:val="00B7054B"/>
    <w:rsid w:val="00B70B17"/>
    <w:rsid w:val="00B70C1D"/>
    <w:rsid w:val="00B70D23"/>
    <w:rsid w:val="00B70EAC"/>
    <w:rsid w:val="00B71822"/>
    <w:rsid w:val="00B71C69"/>
    <w:rsid w:val="00B7219F"/>
    <w:rsid w:val="00B7228A"/>
    <w:rsid w:val="00B72431"/>
    <w:rsid w:val="00B7265A"/>
    <w:rsid w:val="00B72A01"/>
    <w:rsid w:val="00B72C30"/>
    <w:rsid w:val="00B72CAD"/>
    <w:rsid w:val="00B73372"/>
    <w:rsid w:val="00B7369A"/>
    <w:rsid w:val="00B73A6A"/>
    <w:rsid w:val="00B748C0"/>
    <w:rsid w:val="00B749DB"/>
    <w:rsid w:val="00B749EE"/>
    <w:rsid w:val="00B74A00"/>
    <w:rsid w:val="00B74C74"/>
    <w:rsid w:val="00B752B1"/>
    <w:rsid w:val="00B75675"/>
    <w:rsid w:val="00B75E15"/>
    <w:rsid w:val="00B75ECF"/>
    <w:rsid w:val="00B76555"/>
    <w:rsid w:val="00B7727A"/>
    <w:rsid w:val="00B778AD"/>
    <w:rsid w:val="00B77C6C"/>
    <w:rsid w:val="00B8034B"/>
    <w:rsid w:val="00B80455"/>
    <w:rsid w:val="00B8055A"/>
    <w:rsid w:val="00B80830"/>
    <w:rsid w:val="00B82D49"/>
    <w:rsid w:val="00B8368D"/>
    <w:rsid w:val="00B836B9"/>
    <w:rsid w:val="00B8392F"/>
    <w:rsid w:val="00B83E17"/>
    <w:rsid w:val="00B84178"/>
    <w:rsid w:val="00B84530"/>
    <w:rsid w:val="00B8505D"/>
    <w:rsid w:val="00B857BB"/>
    <w:rsid w:val="00B858EE"/>
    <w:rsid w:val="00B85ED0"/>
    <w:rsid w:val="00B8610E"/>
    <w:rsid w:val="00B86132"/>
    <w:rsid w:val="00B862D3"/>
    <w:rsid w:val="00B863E3"/>
    <w:rsid w:val="00B86724"/>
    <w:rsid w:val="00B86A5F"/>
    <w:rsid w:val="00B8719A"/>
    <w:rsid w:val="00B87450"/>
    <w:rsid w:val="00B87A16"/>
    <w:rsid w:val="00B87B8B"/>
    <w:rsid w:val="00B903F5"/>
    <w:rsid w:val="00B905CC"/>
    <w:rsid w:val="00B9069D"/>
    <w:rsid w:val="00B90B8D"/>
    <w:rsid w:val="00B90C33"/>
    <w:rsid w:val="00B916D8"/>
    <w:rsid w:val="00B91B85"/>
    <w:rsid w:val="00B93850"/>
    <w:rsid w:val="00B93C7F"/>
    <w:rsid w:val="00B93E9A"/>
    <w:rsid w:val="00B944FE"/>
    <w:rsid w:val="00B9476D"/>
    <w:rsid w:val="00B94A2B"/>
    <w:rsid w:val="00B94BDD"/>
    <w:rsid w:val="00B94F29"/>
    <w:rsid w:val="00B9504F"/>
    <w:rsid w:val="00B95230"/>
    <w:rsid w:val="00B95440"/>
    <w:rsid w:val="00B95484"/>
    <w:rsid w:val="00B9571A"/>
    <w:rsid w:val="00B9595A"/>
    <w:rsid w:val="00B95D4C"/>
    <w:rsid w:val="00B95E68"/>
    <w:rsid w:val="00B969CF"/>
    <w:rsid w:val="00B96A2D"/>
    <w:rsid w:val="00B96B81"/>
    <w:rsid w:val="00B96C23"/>
    <w:rsid w:val="00B96D22"/>
    <w:rsid w:val="00B96EEE"/>
    <w:rsid w:val="00B97AEF"/>
    <w:rsid w:val="00B97CF3"/>
    <w:rsid w:val="00BA0800"/>
    <w:rsid w:val="00BA0D76"/>
    <w:rsid w:val="00BA0F50"/>
    <w:rsid w:val="00BA123C"/>
    <w:rsid w:val="00BA1726"/>
    <w:rsid w:val="00BA1915"/>
    <w:rsid w:val="00BA1E32"/>
    <w:rsid w:val="00BA1FFB"/>
    <w:rsid w:val="00BA2015"/>
    <w:rsid w:val="00BA2039"/>
    <w:rsid w:val="00BA2573"/>
    <w:rsid w:val="00BA274F"/>
    <w:rsid w:val="00BA2CC3"/>
    <w:rsid w:val="00BA3022"/>
    <w:rsid w:val="00BA3449"/>
    <w:rsid w:val="00BA386E"/>
    <w:rsid w:val="00BA396C"/>
    <w:rsid w:val="00BA3C03"/>
    <w:rsid w:val="00BA4335"/>
    <w:rsid w:val="00BA49F9"/>
    <w:rsid w:val="00BA4BC4"/>
    <w:rsid w:val="00BA5358"/>
    <w:rsid w:val="00BA5476"/>
    <w:rsid w:val="00BA592E"/>
    <w:rsid w:val="00BA5D35"/>
    <w:rsid w:val="00BA5F6E"/>
    <w:rsid w:val="00BA5FF6"/>
    <w:rsid w:val="00BA6118"/>
    <w:rsid w:val="00BA631C"/>
    <w:rsid w:val="00BA6431"/>
    <w:rsid w:val="00BA64CE"/>
    <w:rsid w:val="00BA66CC"/>
    <w:rsid w:val="00BA67C6"/>
    <w:rsid w:val="00BA69E6"/>
    <w:rsid w:val="00BA6B2B"/>
    <w:rsid w:val="00BA6B4A"/>
    <w:rsid w:val="00BA6F77"/>
    <w:rsid w:val="00BA6FB0"/>
    <w:rsid w:val="00BA72C4"/>
    <w:rsid w:val="00BB0356"/>
    <w:rsid w:val="00BB090C"/>
    <w:rsid w:val="00BB09AE"/>
    <w:rsid w:val="00BB0DDB"/>
    <w:rsid w:val="00BB1037"/>
    <w:rsid w:val="00BB2402"/>
    <w:rsid w:val="00BB2E4E"/>
    <w:rsid w:val="00BB301B"/>
    <w:rsid w:val="00BB3151"/>
    <w:rsid w:val="00BB3BD5"/>
    <w:rsid w:val="00BB3C96"/>
    <w:rsid w:val="00BB3E3C"/>
    <w:rsid w:val="00BB3F94"/>
    <w:rsid w:val="00BB432D"/>
    <w:rsid w:val="00BB53C4"/>
    <w:rsid w:val="00BB55A7"/>
    <w:rsid w:val="00BB592C"/>
    <w:rsid w:val="00BB5A27"/>
    <w:rsid w:val="00BB6616"/>
    <w:rsid w:val="00BB682B"/>
    <w:rsid w:val="00BB6DE8"/>
    <w:rsid w:val="00BB725D"/>
    <w:rsid w:val="00BB736B"/>
    <w:rsid w:val="00BB73A1"/>
    <w:rsid w:val="00BB74F9"/>
    <w:rsid w:val="00BB7EEA"/>
    <w:rsid w:val="00BC025C"/>
    <w:rsid w:val="00BC0281"/>
    <w:rsid w:val="00BC060F"/>
    <w:rsid w:val="00BC095F"/>
    <w:rsid w:val="00BC0C54"/>
    <w:rsid w:val="00BC0D53"/>
    <w:rsid w:val="00BC0D67"/>
    <w:rsid w:val="00BC12BC"/>
    <w:rsid w:val="00BC159D"/>
    <w:rsid w:val="00BC19E8"/>
    <w:rsid w:val="00BC1DC9"/>
    <w:rsid w:val="00BC2052"/>
    <w:rsid w:val="00BC20F4"/>
    <w:rsid w:val="00BC22C9"/>
    <w:rsid w:val="00BC24AD"/>
    <w:rsid w:val="00BC24B4"/>
    <w:rsid w:val="00BC287E"/>
    <w:rsid w:val="00BC2CC8"/>
    <w:rsid w:val="00BC312C"/>
    <w:rsid w:val="00BC322D"/>
    <w:rsid w:val="00BC3AB2"/>
    <w:rsid w:val="00BC3D25"/>
    <w:rsid w:val="00BC410F"/>
    <w:rsid w:val="00BC49F8"/>
    <w:rsid w:val="00BC4A6E"/>
    <w:rsid w:val="00BC4C70"/>
    <w:rsid w:val="00BC4EBE"/>
    <w:rsid w:val="00BC5165"/>
    <w:rsid w:val="00BC5C1E"/>
    <w:rsid w:val="00BC5C69"/>
    <w:rsid w:val="00BC5EAA"/>
    <w:rsid w:val="00BC60FD"/>
    <w:rsid w:val="00BC6184"/>
    <w:rsid w:val="00BC62AE"/>
    <w:rsid w:val="00BC65BA"/>
    <w:rsid w:val="00BC68F9"/>
    <w:rsid w:val="00BC69F0"/>
    <w:rsid w:val="00BC6A2A"/>
    <w:rsid w:val="00BC6D0D"/>
    <w:rsid w:val="00BC6DBF"/>
    <w:rsid w:val="00BC740C"/>
    <w:rsid w:val="00BC754B"/>
    <w:rsid w:val="00BC772F"/>
    <w:rsid w:val="00BD04EB"/>
    <w:rsid w:val="00BD0719"/>
    <w:rsid w:val="00BD0891"/>
    <w:rsid w:val="00BD0F2B"/>
    <w:rsid w:val="00BD0FA3"/>
    <w:rsid w:val="00BD1600"/>
    <w:rsid w:val="00BD163F"/>
    <w:rsid w:val="00BD1D58"/>
    <w:rsid w:val="00BD1DFC"/>
    <w:rsid w:val="00BD1F72"/>
    <w:rsid w:val="00BD2085"/>
    <w:rsid w:val="00BD22EF"/>
    <w:rsid w:val="00BD246B"/>
    <w:rsid w:val="00BD2529"/>
    <w:rsid w:val="00BD26C0"/>
    <w:rsid w:val="00BD2741"/>
    <w:rsid w:val="00BD2884"/>
    <w:rsid w:val="00BD2983"/>
    <w:rsid w:val="00BD2B0F"/>
    <w:rsid w:val="00BD2D55"/>
    <w:rsid w:val="00BD2E7D"/>
    <w:rsid w:val="00BD2EB4"/>
    <w:rsid w:val="00BD31A8"/>
    <w:rsid w:val="00BD32A1"/>
    <w:rsid w:val="00BD3F60"/>
    <w:rsid w:val="00BD4276"/>
    <w:rsid w:val="00BD4BCA"/>
    <w:rsid w:val="00BD4C8C"/>
    <w:rsid w:val="00BD4D83"/>
    <w:rsid w:val="00BD5510"/>
    <w:rsid w:val="00BD561A"/>
    <w:rsid w:val="00BD56AE"/>
    <w:rsid w:val="00BD60DC"/>
    <w:rsid w:val="00BD611F"/>
    <w:rsid w:val="00BD62F3"/>
    <w:rsid w:val="00BD631B"/>
    <w:rsid w:val="00BD641A"/>
    <w:rsid w:val="00BD67D7"/>
    <w:rsid w:val="00BD6CA2"/>
    <w:rsid w:val="00BD6E3A"/>
    <w:rsid w:val="00BD71A9"/>
    <w:rsid w:val="00BD73F8"/>
    <w:rsid w:val="00BD7C00"/>
    <w:rsid w:val="00BE0163"/>
    <w:rsid w:val="00BE0521"/>
    <w:rsid w:val="00BE0701"/>
    <w:rsid w:val="00BE0AD0"/>
    <w:rsid w:val="00BE0ADB"/>
    <w:rsid w:val="00BE11B7"/>
    <w:rsid w:val="00BE11F6"/>
    <w:rsid w:val="00BE14E1"/>
    <w:rsid w:val="00BE2CB5"/>
    <w:rsid w:val="00BE2D52"/>
    <w:rsid w:val="00BE2ED8"/>
    <w:rsid w:val="00BE32E7"/>
    <w:rsid w:val="00BE46DD"/>
    <w:rsid w:val="00BE495B"/>
    <w:rsid w:val="00BE4AD5"/>
    <w:rsid w:val="00BE5017"/>
    <w:rsid w:val="00BE506C"/>
    <w:rsid w:val="00BE51C2"/>
    <w:rsid w:val="00BE51D3"/>
    <w:rsid w:val="00BE58C2"/>
    <w:rsid w:val="00BE5982"/>
    <w:rsid w:val="00BE5B86"/>
    <w:rsid w:val="00BE5FD9"/>
    <w:rsid w:val="00BE6197"/>
    <w:rsid w:val="00BE62F6"/>
    <w:rsid w:val="00BE6438"/>
    <w:rsid w:val="00BE690B"/>
    <w:rsid w:val="00BE6992"/>
    <w:rsid w:val="00BE6D35"/>
    <w:rsid w:val="00BE6E66"/>
    <w:rsid w:val="00BE6F05"/>
    <w:rsid w:val="00BE729F"/>
    <w:rsid w:val="00BE75A6"/>
    <w:rsid w:val="00BE7809"/>
    <w:rsid w:val="00BE795D"/>
    <w:rsid w:val="00BE7B57"/>
    <w:rsid w:val="00BE7C88"/>
    <w:rsid w:val="00BE7C8D"/>
    <w:rsid w:val="00BE7ED0"/>
    <w:rsid w:val="00BF0A9F"/>
    <w:rsid w:val="00BF0C1D"/>
    <w:rsid w:val="00BF0C98"/>
    <w:rsid w:val="00BF0F5F"/>
    <w:rsid w:val="00BF1A87"/>
    <w:rsid w:val="00BF1B6C"/>
    <w:rsid w:val="00BF20B3"/>
    <w:rsid w:val="00BF2177"/>
    <w:rsid w:val="00BF244D"/>
    <w:rsid w:val="00BF25A3"/>
    <w:rsid w:val="00BF2691"/>
    <w:rsid w:val="00BF2D98"/>
    <w:rsid w:val="00BF2E21"/>
    <w:rsid w:val="00BF332B"/>
    <w:rsid w:val="00BF3359"/>
    <w:rsid w:val="00BF340A"/>
    <w:rsid w:val="00BF3477"/>
    <w:rsid w:val="00BF3D85"/>
    <w:rsid w:val="00BF3DE3"/>
    <w:rsid w:val="00BF48E7"/>
    <w:rsid w:val="00BF4A60"/>
    <w:rsid w:val="00BF4C92"/>
    <w:rsid w:val="00BF4D9F"/>
    <w:rsid w:val="00BF5138"/>
    <w:rsid w:val="00BF516B"/>
    <w:rsid w:val="00BF5A48"/>
    <w:rsid w:val="00BF5EC8"/>
    <w:rsid w:val="00BF64E6"/>
    <w:rsid w:val="00BF6649"/>
    <w:rsid w:val="00BF6C0D"/>
    <w:rsid w:val="00BF6F26"/>
    <w:rsid w:val="00BF6F8F"/>
    <w:rsid w:val="00BF7451"/>
    <w:rsid w:val="00BF7558"/>
    <w:rsid w:val="00BF78C4"/>
    <w:rsid w:val="00BF7D40"/>
    <w:rsid w:val="00BF7F38"/>
    <w:rsid w:val="00C002F1"/>
    <w:rsid w:val="00C0038F"/>
    <w:rsid w:val="00C00625"/>
    <w:rsid w:val="00C0080A"/>
    <w:rsid w:val="00C00D27"/>
    <w:rsid w:val="00C00E5A"/>
    <w:rsid w:val="00C00EE9"/>
    <w:rsid w:val="00C0127C"/>
    <w:rsid w:val="00C0174B"/>
    <w:rsid w:val="00C01BC8"/>
    <w:rsid w:val="00C01FA6"/>
    <w:rsid w:val="00C020AE"/>
    <w:rsid w:val="00C0256F"/>
    <w:rsid w:val="00C0268A"/>
    <w:rsid w:val="00C028CC"/>
    <w:rsid w:val="00C029BF"/>
    <w:rsid w:val="00C02D68"/>
    <w:rsid w:val="00C02E5A"/>
    <w:rsid w:val="00C0311D"/>
    <w:rsid w:val="00C03907"/>
    <w:rsid w:val="00C03B11"/>
    <w:rsid w:val="00C03C52"/>
    <w:rsid w:val="00C03C94"/>
    <w:rsid w:val="00C03CE1"/>
    <w:rsid w:val="00C03E9E"/>
    <w:rsid w:val="00C0432A"/>
    <w:rsid w:val="00C043BF"/>
    <w:rsid w:val="00C04AFB"/>
    <w:rsid w:val="00C04B5B"/>
    <w:rsid w:val="00C04CA7"/>
    <w:rsid w:val="00C04CF8"/>
    <w:rsid w:val="00C05042"/>
    <w:rsid w:val="00C055EB"/>
    <w:rsid w:val="00C056C4"/>
    <w:rsid w:val="00C05765"/>
    <w:rsid w:val="00C05EFE"/>
    <w:rsid w:val="00C069EE"/>
    <w:rsid w:val="00C06A4A"/>
    <w:rsid w:val="00C06E9C"/>
    <w:rsid w:val="00C06EA8"/>
    <w:rsid w:val="00C06F08"/>
    <w:rsid w:val="00C0725D"/>
    <w:rsid w:val="00C07F1E"/>
    <w:rsid w:val="00C100B3"/>
    <w:rsid w:val="00C1081E"/>
    <w:rsid w:val="00C10A93"/>
    <w:rsid w:val="00C11042"/>
    <w:rsid w:val="00C115F0"/>
    <w:rsid w:val="00C1185A"/>
    <w:rsid w:val="00C11C0C"/>
    <w:rsid w:val="00C11D89"/>
    <w:rsid w:val="00C121DE"/>
    <w:rsid w:val="00C12725"/>
    <w:rsid w:val="00C14192"/>
    <w:rsid w:val="00C14224"/>
    <w:rsid w:val="00C146CC"/>
    <w:rsid w:val="00C14877"/>
    <w:rsid w:val="00C14A4E"/>
    <w:rsid w:val="00C14ED9"/>
    <w:rsid w:val="00C14F1A"/>
    <w:rsid w:val="00C15057"/>
    <w:rsid w:val="00C15290"/>
    <w:rsid w:val="00C152B1"/>
    <w:rsid w:val="00C15584"/>
    <w:rsid w:val="00C15BBA"/>
    <w:rsid w:val="00C15E7A"/>
    <w:rsid w:val="00C16CF0"/>
    <w:rsid w:val="00C16D8B"/>
    <w:rsid w:val="00C16FE0"/>
    <w:rsid w:val="00C174DA"/>
    <w:rsid w:val="00C17976"/>
    <w:rsid w:val="00C17B10"/>
    <w:rsid w:val="00C17BF2"/>
    <w:rsid w:val="00C17CCE"/>
    <w:rsid w:val="00C17ED2"/>
    <w:rsid w:val="00C200C9"/>
    <w:rsid w:val="00C20865"/>
    <w:rsid w:val="00C209A1"/>
    <w:rsid w:val="00C20B74"/>
    <w:rsid w:val="00C20F0C"/>
    <w:rsid w:val="00C2127D"/>
    <w:rsid w:val="00C2144C"/>
    <w:rsid w:val="00C21464"/>
    <w:rsid w:val="00C21541"/>
    <w:rsid w:val="00C21605"/>
    <w:rsid w:val="00C21905"/>
    <w:rsid w:val="00C219A1"/>
    <w:rsid w:val="00C21A0B"/>
    <w:rsid w:val="00C21A4A"/>
    <w:rsid w:val="00C21E38"/>
    <w:rsid w:val="00C22140"/>
    <w:rsid w:val="00C2272B"/>
    <w:rsid w:val="00C22BAC"/>
    <w:rsid w:val="00C22D7E"/>
    <w:rsid w:val="00C23A18"/>
    <w:rsid w:val="00C2424D"/>
    <w:rsid w:val="00C242DF"/>
    <w:rsid w:val="00C2455C"/>
    <w:rsid w:val="00C247E2"/>
    <w:rsid w:val="00C24933"/>
    <w:rsid w:val="00C249A7"/>
    <w:rsid w:val="00C25888"/>
    <w:rsid w:val="00C25B14"/>
    <w:rsid w:val="00C26790"/>
    <w:rsid w:val="00C269CD"/>
    <w:rsid w:val="00C27225"/>
    <w:rsid w:val="00C27792"/>
    <w:rsid w:val="00C27F6E"/>
    <w:rsid w:val="00C305A7"/>
    <w:rsid w:val="00C30B63"/>
    <w:rsid w:val="00C30ECE"/>
    <w:rsid w:val="00C31730"/>
    <w:rsid w:val="00C32031"/>
    <w:rsid w:val="00C32441"/>
    <w:rsid w:val="00C328EA"/>
    <w:rsid w:val="00C32D33"/>
    <w:rsid w:val="00C34153"/>
    <w:rsid w:val="00C34516"/>
    <w:rsid w:val="00C347AA"/>
    <w:rsid w:val="00C352FB"/>
    <w:rsid w:val="00C3539D"/>
    <w:rsid w:val="00C3570B"/>
    <w:rsid w:val="00C35CB3"/>
    <w:rsid w:val="00C35E1B"/>
    <w:rsid w:val="00C3601F"/>
    <w:rsid w:val="00C36172"/>
    <w:rsid w:val="00C367EA"/>
    <w:rsid w:val="00C36E6E"/>
    <w:rsid w:val="00C36EE2"/>
    <w:rsid w:val="00C37655"/>
    <w:rsid w:val="00C37943"/>
    <w:rsid w:val="00C37F6D"/>
    <w:rsid w:val="00C37FAF"/>
    <w:rsid w:val="00C401AA"/>
    <w:rsid w:val="00C40877"/>
    <w:rsid w:val="00C40A00"/>
    <w:rsid w:val="00C40C0D"/>
    <w:rsid w:val="00C42007"/>
    <w:rsid w:val="00C42136"/>
    <w:rsid w:val="00C424E4"/>
    <w:rsid w:val="00C42569"/>
    <w:rsid w:val="00C4265A"/>
    <w:rsid w:val="00C42830"/>
    <w:rsid w:val="00C42969"/>
    <w:rsid w:val="00C42CC4"/>
    <w:rsid w:val="00C43488"/>
    <w:rsid w:val="00C441F3"/>
    <w:rsid w:val="00C44349"/>
    <w:rsid w:val="00C44A9E"/>
    <w:rsid w:val="00C44DB3"/>
    <w:rsid w:val="00C44EC2"/>
    <w:rsid w:val="00C44EE3"/>
    <w:rsid w:val="00C4528B"/>
    <w:rsid w:val="00C4558B"/>
    <w:rsid w:val="00C45985"/>
    <w:rsid w:val="00C4599B"/>
    <w:rsid w:val="00C45A1B"/>
    <w:rsid w:val="00C46152"/>
    <w:rsid w:val="00C461C1"/>
    <w:rsid w:val="00C46640"/>
    <w:rsid w:val="00C47367"/>
    <w:rsid w:val="00C473AA"/>
    <w:rsid w:val="00C47633"/>
    <w:rsid w:val="00C5001F"/>
    <w:rsid w:val="00C50392"/>
    <w:rsid w:val="00C51108"/>
    <w:rsid w:val="00C512AB"/>
    <w:rsid w:val="00C51750"/>
    <w:rsid w:val="00C518A8"/>
    <w:rsid w:val="00C519BB"/>
    <w:rsid w:val="00C51D61"/>
    <w:rsid w:val="00C51D66"/>
    <w:rsid w:val="00C51F84"/>
    <w:rsid w:val="00C52424"/>
    <w:rsid w:val="00C528C5"/>
    <w:rsid w:val="00C528E3"/>
    <w:rsid w:val="00C52902"/>
    <w:rsid w:val="00C529C1"/>
    <w:rsid w:val="00C52AEE"/>
    <w:rsid w:val="00C531E5"/>
    <w:rsid w:val="00C532FC"/>
    <w:rsid w:val="00C53898"/>
    <w:rsid w:val="00C53A5F"/>
    <w:rsid w:val="00C54149"/>
    <w:rsid w:val="00C54C74"/>
    <w:rsid w:val="00C54D67"/>
    <w:rsid w:val="00C54E43"/>
    <w:rsid w:val="00C55346"/>
    <w:rsid w:val="00C556EE"/>
    <w:rsid w:val="00C5584D"/>
    <w:rsid w:val="00C55FEA"/>
    <w:rsid w:val="00C56182"/>
    <w:rsid w:val="00C562A2"/>
    <w:rsid w:val="00C56F8C"/>
    <w:rsid w:val="00C56FD1"/>
    <w:rsid w:val="00C57226"/>
    <w:rsid w:val="00C5756D"/>
    <w:rsid w:val="00C57858"/>
    <w:rsid w:val="00C5790F"/>
    <w:rsid w:val="00C57B5F"/>
    <w:rsid w:val="00C60453"/>
    <w:rsid w:val="00C60AAF"/>
    <w:rsid w:val="00C60BB0"/>
    <w:rsid w:val="00C60CDD"/>
    <w:rsid w:val="00C60DEF"/>
    <w:rsid w:val="00C61093"/>
    <w:rsid w:val="00C615B4"/>
    <w:rsid w:val="00C619F0"/>
    <w:rsid w:val="00C61FC6"/>
    <w:rsid w:val="00C621A6"/>
    <w:rsid w:val="00C623DA"/>
    <w:rsid w:val="00C62CEE"/>
    <w:rsid w:val="00C62F0F"/>
    <w:rsid w:val="00C63047"/>
    <w:rsid w:val="00C637FA"/>
    <w:rsid w:val="00C63FFA"/>
    <w:rsid w:val="00C6419E"/>
    <w:rsid w:val="00C641A7"/>
    <w:rsid w:val="00C6440D"/>
    <w:rsid w:val="00C64523"/>
    <w:rsid w:val="00C6482D"/>
    <w:rsid w:val="00C649D3"/>
    <w:rsid w:val="00C64AFA"/>
    <w:rsid w:val="00C64C00"/>
    <w:rsid w:val="00C64E06"/>
    <w:rsid w:val="00C64F4E"/>
    <w:rsid w:val="00C651E3"/>
    <w:rsid w:val="00C6538A"/>
    <w:rsid w:val="00C65539"/>
    <w:rsid w:val="00C6557D"/>
    <w:rsid w:val="00C65EAA"/>
    <w:rsid w:val="00C66234"/>
    <w:rsid w:val="00C66343"/>
    <w:rsid w:val="00C664DE"/>
    <w:rsid w:val="00C669BA"/>
    <w:rsid w:val="00C66D68"/>
    <w:rsid w:val="00C66EA2"/>
    <w:rsid w:val="00C66EF8"/>
    <w:rsid w:val="00C673D3"/>
    <w:rsid w:val="00C67420"/>
    <w:rsid w:val="00C7010A"/>
    <w:rsid w:val="00C71567"/>
    <w:rsid w:val="00C7194A"/>
    <w:rsid w:val="00C71A84"/>
    <w:rsid w:val="00C71D55"/>
    <w:rsid w:val="00C7298F"/>
    <w:rsid w:val="00C73052"/>
    <w:rsid w:val="00C73244"/>
    <w:rsid w:val="00C74371"/>
    <w:rsid w:val="00C743D5"/>
    <w:rsid w:val="00C751EE"/>
    <w:rsid w:val="00C7521F"/>
    <w:rsid w:val="00C75294"/>
    <w:rsid w:val="00C753D5"/>
    <w:rsid w:val="00C7553A"/>
    <w:rsid w:val="00C75AFF"/>
    <w:rsid w:val="00C760CC"/>
    <w:rsid w:val="00C762FE"/>
    <w:rsid w:val="00C7663A"/>
    <w:rsid w:val="00C76D0C"/>
    <w:rsid w:val="00C775B8"/>
    <w:rsid w:val="00C77652"/>
    <w:rsid w:val="00C77F48"/>
    <w:rsid w:val="00C804C7"/>
    <w:rsid w:val="00C80E06"/>
    <w:rsid w:val="00C80E52"/>
    <w:rsid w:val="00C80EB9"/>
    <w:rsid w:val="00C81301"/>
    <w:rsid w:val="00C816D9"/>
    <w:rsid w:val="00C81C30"/>
    <w:rsid w:val="00C81CC7"/>
    <w:rsid w:val="00C82171"/>
    <w:rsid w:val="00C8280A"/>
    <w:rsid w:val="00C82BD8"/>
    <w:rsid w:val="00C82ED1"/>
    <w:rsid w:val="00C82FDD"/>
    <w:rsid w:val="00C83833"/>
    <w:rsid w:val="00C83B47"/>
    <w:rsid w:val="00C84210"/>
    <w:rsid w:val="00C8495A"/>
    <w:rsid w:val="00C84DE6"/>
    <w:rsid w:val="00C84E43"/>
    <w:rsid w:val="00C84E7C"/>
    <w:rsid w:val="00C857FA"/>
    <w:rsid w:val="00C85B7D"/>
    <w:rsid w:val="00C85E2C"/>
    <w:rsid w:val="00C85E67"/>
    <w:rsid w:val="00C85F3C"/>
    <w:rsid w:val="00C85F7D"/>
    <w:rsid w:val="00C8647F"/>
    <w:rsid w:val="00C86485"/>
    <w:rsid w:val="00C87047"/>
    <w:rsid w:val="00C8742C"/>
    <w:rsid w:val="00C8747F"/>
    <w:rsid w:val="00C87858"/>
    <w:rsid w:val="00C87883"/>
    <w:rsid w:val="00C87993"/>
    <w:rsid w:val="00C87BE5"/>
    <w:rsid w:val="00C87CFE"/>
    <w:rsid w:val="00C87DD9"/>
    <w:rsid w:val="00C901A5"/>
    <w:rsid w:val="00C901DD"/>
    <w:rsid w:val="00C909B1"/>
    <w:rsid w:val="00C90E20"/>
    <w:rsid w:val="00C91142"/>
    <w:rsid w:val="00C91477"/>
    <w:rsid w:val="00C91BA6"/>
    <w:rsid w:val="00C91ED5"/>
    <w:rsid w:val="00C91FA2"/>
    <w:rsid w:val="00C92034"/>
    <w:rsid w:val="00C92A10"/>
    <w:rsid w:val="00C92F8A"/>
    <w:rsid w:val="00C93F70"/>
    <w:rsid w:val="00C940BE"/>
    <w:rsid w:val="00C944CE"/>
    <w:rsid w:val="00C94CE8"/>
    <w:rsid w:val="00C955C5"/>
    <w:rsid w:val="00C95C54"/>
    <w:rsid w:val="00C95CA6"/>
    <w:rsid w:val="00C95E9A"/>
    <w:rsid w:val="00C95F30"/>
    <w:rsid w:val="00C963CE"/>
    <w:rsid w:val="00C967BE"/>
    <w:rsid w:val="00C96CA0"/>
    <w:rsid w:val="00C96CFD"/>
    <w:rsid w:val="00C96CFE"/>
    <w:rsid w:val="00C96D02"/>
    <w:rsid w:val="00C96E2E"/>
    <w:rsid w:val="00C96EB4"/>
    <w:rsid w:val="00C96F16"/>
    <w:rsid w:val="00C96FD0"/>
    <w:rsid w:val="00C97296"/>
    <w:rsid w:val="00C972CF"/>
    <w:rsid w:val="00C97707"/>
    <w:rsid w:val="00C97ACD"/>
    <w:rsid w:val="00CA000C"/>
    <w:rsid w:val="00CA022B"/>
    <w:rsid w:val="00CA05CC"/>
    <w:rsid w:val="00CA0F59"/>
    <w:rsid w:val="00CA11D4"/>
    <w:rsid w:val="00CA1222"/>
    <w:rsid w:val="00CA128C"/>
    <w:rsid w:val="00CA1576"/>
    <w:rsid w:val="00CA1C11"/>
    <w:rsid w:val="00CA253E"/>
    <w:rsid w:val="00CA2B75"/>
    <w:rsid w:val="00CA2C92"/>
    <w:rsid w:val="00CA2F4D"/>
    <w:rsid w:val="00CA37CC"/>
    <w:rsid w:val="00CA3EF7"/>
    <w:rsid w:val="00CA3F64"/>
    <w:rsid w:val="00CA40E9"/>
    <w:rsid w:val="00CA429F"/>
    <w:rsid w:val="00CA4480"/>
    <w:rsid w:val="00CA4564"/>
    <w:rsid w:val="00CA4F68"/>
    <w:rsid w:val="00CA56B3"/>
    <w:rsid w:val="00CA597A"/>
    <w:rsid w:val="00CA5DDA"/>
    <w:rsid w:val="00CA6020"/>
    <w:rsid w:val="00CA67A7"/>
    <w:rsid w:val="00CA6E1F"/>
    <w:rsid w:val="00CA7636"/>
    <w:rsid w:val="00CA7E79"/>
    <w:rsid w:val="00CB0073"/>
    <w:rsid w:val="00CB094F"/>
    <w:rsid w:val="00CB098A"/>
    <w:rsid w:val="00CB0AE0"/>
    <w:rsid w:val="00CB111C"/>
    <w:rsid w:val="00CB1459"/>
    <w:rsid w:val="00CB1C5B"/>
    <w:rsid w:val="00CB2379"/>
    <w:rsid w:val="00CB243A"/>
    <w:rsid w:val="00CB30B0"/>
    <w:rsid w:val="00CB337F"/>
    <w:rsid w:val="00CB3781"/>
    <w:rsid w:val="00CB382B"/>
    <w:rsid w:val="00CB3FFE"/>
    <w:rsid w:val="00CB558E"/>
    <w:rsid w:val="00CB5A5B"/>
    <w:rsid w:val="00CB5D56"/>
    <w:rsid w:val="00CB6035"/>
    <w:rsid w:val="00CB614A"/>
    <w:rsid w:val="00CB6C31"/>
    <w:rsid w:val="00CB6F60"/>
    <w:rsid w:val="00CB7507"/>
    <w:rsid w:val="00CB7736"/>
    <w:rsid w:val="00CB7C02"/>
    <w:rsid w:val="00CC01D5"/>
    <w:rsid w:val="00CC02FB"/>
    <w:rsid w:val="00CC05BE"/>
    <w:rsid w:val="00CC0E21"/>
    <w:rsid w:val="00CC0E8B"/>
    <w:rsid w:val="00CC158A"/>
    <w:rsid w:val="00CC1910"/>
    <w:rsid w:val="00CC239D"/>
    <w:rsid w:val="00CC28D9"/>
    <w:rsid w:val="00CC364C"/>
    <w:rsid w:val="00CC3655"/>
    <w:rsid w:val="00CC396A"/>
    <w:rsid w:val="00CC3F39"/>
    <w:rsid w:val="00CC403A"/>
    <w:rsid w:val="00CC4220"/>
    <w:rsid w:val="00CC46D3"/>
    <w:rsid w:val="00CC49D0"/>
    <w:rsid w:val="00CC4A3B"/>
    <w:rsid w:val="00CC4C55"/>
    <w:rsid w:val="00CC4C78"/>
    <w:rsid w:val="00CC4D5A"/>
    <w:rsid w:val="00CC5005"/>
    <w:rsid w:val="00CC5B52"/>
    <w:rsid w:val="00CC5B74"/>
    <w:rsid w:val="00CC5C84"/>
    <w:rsid w:val="00CC5EB0"/>
    <w:rsid w:val="00CC5F4F"/>
    <w:rsid w:val="00CC648D"/>
    <w:rsid w:val="00CC659E"/>
    <w:rsid w:val="00CC6633"/>
    <w:rsid w:val="00CC6977"/>
    <w:rsid w:val="00CC6B91"/>
    <w:rsid w:val="00CC6C06"/>
    <w:rsid w:val="00CC75B0"/>
    <w:rsid w:val="00CC7898"/>
    <w:rsid w:val="00CC7AB5"/>
    <w:rsid w:val="00CC7B0E"/>
    <w:rsid w:val="00CC7E10"/>
    <w:rsid w:val="00CC7FB6"/>
    <w:rsid w:val="00CD00C0"/>
    <w:rsid w:val="00CD03C6"/>
    <w:rsid w:val="00CD110A"/>
    <w:rsid w:val="00CD16BC"/>
    <w:rsid w:val="00CD2794"/>
    <w:rsid w:val="00CD2DE2"/>
    <w:rsid w:val="00CD2EDF"/>
    <w:rsid w:val="00CD300E"/>
    <w:rsid w:val="00CD3302"/>
    <w:rsid w:val="00CD3548"/>
    <w:rsid w:val="00CD3663"/>
    <w:rsid w:val="00CD3803"/>
    <w:rsid w:val="00CD3B8A"/>
    <w:rsid w:val="00CD3D28"/>
    <w:rsid w:val="00CD3DEE"/>
    <w:rsid w:val="00CD3FB1"/>
    <w:rsid w:val="00CD4252"/>
    <w:rsid w:val="00CD4440"/>
    <w:rsid w:val="00CD4C2A"/>
    <w:rsid w:val="00CD4F60"/>
    <w:rsid w:val="00CD50FE"/>
    <w:rsid w:val="00CD59EE"/>
    <w:rsid w:val="00CD5CB5"/>
    <w:rsid w:val="00CD5E2B"/>
    <w:rsid w:val="00CD60CB"/>
    <w:rsid w:val="00CD6814"/>
    <w:rsid w:val="00CD689E"/>
    <w:rsid w:val="00CD6CC1"/>
    <w:rsid w:val="00CD6EE0"/>
    <w:rsid w:val="00CD7555"/>
    <w:rsid w:val="00CD7AFC"/>
    <w:rsid w:val="00CD7C4D"/>
    <w:rsid w:val="00CD7F91"/>
    <w:rsid w:val="00CE010A"/>
    <w:rsid w:val="00CE0165"/>
    <w:rsid w:val="00CE0642"/>
    <w:rsid w:val="00CE0A0C"/>
    <w:rsid w:val="00CE0B6D"/>
    <w:rsid w:val="00CE189C"/>
    <w:rsid w:val="00CE201C"/>
    <w:rsid w:val="00CE21BF"/>
    <w:rsid w:val="00CE29E6"/>
    <w:rsid w:val="00CE2BB0"/>
    <w:rsid w:val="00CE2CEF"/>
    <w:rsid w:val="00CE2DAB"/>
    <w:rsid w:val="00CE3724"/>
    <w:rsid w:val="00CE38C7"/>
    <w:rsid w:val="00CE3C1F"/>
    <w:rsid w:val="00CE3CF9"/>
    <w:rsid w:val="00CE4299"/>
    <w:rsid w:val="00CE4A93"/>
    <w:rsid w:val="00CE50C2"/>
    <w:rsid w:val="00CE5606"/>
    <w:rsid w:val="00CE5DE2"/>
    <w:rsid w:val="00CE5E93"/>
    <w:rsid w:val="00CE624A"/>
    <w:rsid w:val="00CE6266"/>
    <w:rsid w:val="00CE65FD"/>
    <w:rsid w:val="00CE6E63"/>
    <w:rsid w:val="00CE724E"/>
    <w:rsid w:val="00CE737D"/>
    <w:rsid w:val="00CE7503"/>
    <w:rsid w:val="00CE78BB"/>
    <w:rsid w:val="00CE79B4"/>
    <w:rsid w:val="00CE7A7B"/>
    <w:rsid w:val="00CE7DDF"/>
    <w:rsid w:val="00CF0074"/>
    <w:rsid w:val="00CF011E"/>
    <w:rsid w:val="00CF07FD"/>
    <w:rsid w:val="00CF0861"/>
    <w:rsid w:val="00CF0BF0"/>
    <w:rsid w:val="00CF16C5"/>
    <w:rsid w:val="00CF1BBD"/>
    <w:rsid w:val="00CF1FA2"/>
    <w:rsid w:val="00CF1FF1"/>
    <w:rsid w:val="00CF2100"/>
    <w:rsid w:val="00CF2571"/>
    <w:rsid w:val="00CF263D"/>
    <w:rsid w:val="00CF27CC"/>
    <w:rsid w:val="00CF2944"/>
    <w:rsid w:val="00CF2C94"/>
    <w:rsid w:val="00CF2E14"/>
    <w:rsid w:val="00CF366A"/>
    <w:rsid w:val="00CF36BC"/>
    <w:rsid w:val="00CF3738"/>
    <w:rsid w:val="00CF38A2"/>
    <w:rsid w:val="00CF401D"/>
    <w:rsid w:val="00CF41C7"/>
    <w:rsid w:val="00CF464C"/>
    <w:rsid w:val="00CF4BB2"/>
    <w:rsid w:val="00CF51C4"/>
    <w:rsid w:val="00CF5311"/>
    <w:rsid w:val="00CF5E99"/>
    <w:rsid w:val="00CF754C"/>
    <w:rsid w:val="00CF7F9E"/>
    <w:rsid w:val="00CF7FE0"/>
    <w:rsid w:val="00D00038"/>
    <w:rsid w:val="00D00A41"/>
    <w:rsid w:val="00D00BAD"/>
    <w:rsid w:val="00D0161B"/>
    <w:rsid w:val="00D0202E"/>
    <w:rsid w:val="00D022D9"/>
    <w:rsid w:val="00D02483"/>
    <w:rsid w:val="00D02877"/>
    <w:rsid w:val="00D029EC"/>
    <w:rsid w:val="00D03143"/>
    <w:rsid w:val="00D03246"/>
    <w:rsid w:val="00D03372"/>
    <w:rsid w:val="00D03B45"/>
    <w:rsid w:val="00D03C9D"/>
    <w:rsid w:val="00D03ED2"/>
    <w:rsid w:val="00D0437C"/>
    <w:rsid w:val="00D049B4"/>
    <w:rsid w:val="00D04C98"/>
    <w:rsid w:val="00D04F64"/>
    <w:rsid w:val="00D05942"/>
    <w:rsid w:val="00D05C7A"/>
    <w:rsid w:val="00D068D5"/>
    <w:rsid w:val="00D06E64"/>
    <w:rsid w:val="00D06F58"/>
    <w:rsid w:val="00D06F6F"/>
    <w:rsid w:val="00D0725C"/>
    <w:rsid w:val="00D072AF"/>
    <w:rsid w:val="00D075B0"/>
    <w:rsid w:val="00D07B59"/>
    <w:rsid w:val="00D07F43"/>
    <w:rsid w:val="00D10666"/>
    <w:rsid w:val="00D11875"/>
    <w:rsid w:val="00D11899"/>
    <w:rsid w:val="00D11B5B"/>
    <w:rsid w:val="00D11F8D"/>
    <w:rsid w:val="00D123D5"/>
    <w:rsid w:val="00D1257F"/>
    <w:rsid w:val="00D12625"/>
    <w:rsid w:val="00D12B00"/>
    <w:rsid w:val="00D12EBE"/>
    <w:rsid w:val="00D1330B"/>
    <w:rsid w:val="00D13525"/>
    <w:rsid w:val="00D13769"/>
    <w:rsid w:val="00D13CC2"/>
    <w:rsid w:val="00D13E41"/>
    <w:rsid w:val="00D140CB"/>
    <w:rsid w:val="00D14501"/>
    <w:rsid w:val="00D14949"/>
    <w:rsid w:val="00D14953"/>
    <w:rsid w:val="00D14BF4"/>
    <w:rsid w:val="00D14D91"/>
    <w:rsid w:val="00D1500A"/>
    <w:rsid w:val="00D151A5"/>
    <w:rsid w:val="00D154C9"/>
    <w:rsid w:val="00D156BD"/>
    <w:rsid w:val="00D15DB6"/>
    <w:rsid w:val="00D15DCB"/>
    <w:rsid w:val="00D15F68"/>
    <w:rsid w:val="00D167A7"/>
    <w:rsid w:val="00D16AE6"/>
    <w:rsid w:val="00D1707C"/>
    <w:rsid w:val="00D172C3"/>
    <w:rsid w:val="00D172CB"/>
    <w:rsid w:val="00D1759F"/>
    <w:rsid w:val="00D177AB"/>
    <w:rsid w:val="00D2047C"/>
    <w:rsid w:val="00D20659"/>
    <w:rsid w:val="00D20696"/>
    <w:rsid w:val="00D2070A"/>
    <w:rsid w:val="00D20BBD"/>
    <w:rsid w:val="00D20C8F"/>
    <w:rsid w:val="00D20F3B"/>
    <w:rsid w:val="00D2119A"/>
    <w:rsid w:val="00D212D9"/>
    <w:rsid w:val="00D21A33"/>
    <w:rsid w:val="00D2217A"/>
    <w:rsid w:val="00D22217"/>
    <w:rsid w:val="00D2253A"/>
    <w:rsid w:val="00D22900"/>
    <w:rsid w:val="00D22DB0"/>
    <w:rsid w:val="00D22E4B"/>
    <w:rsid w:val="00D22E7D"/>
    <w:rsid w:val="00D233DB"/>
    <w:rsid w:val="00D23422"/>
    <w:rsid w:val="00D23C60"/>
    <w:rsid w:val="00D23D0A"/>
    <w:rsid w:val="00D23EBD"/>
    <w:rsid w:val="00D242F6"/>
    <w:rsid w:val="00D24CF4"/>
    <w:rsid w:val="00D25169"/>
    <w:rsid w:val="00D25726"/>
    <w:rsid w:val="00D25C9B"/>
    <w:rsid w:val="00D26076"/>
    <w:rsid w:val="00D262FD"/>
    <w:rsid w:val="00D269D6"/>
    <w:rsid w:val="00D2705C"/>
    <w:rsid w:val="00D270A0"/>
    <w:rsid w:val="00D273A8"/>
    <w:rsid w:val="00D274DA"/>
    <w:rsid w:val="00D27560"/>
    <w:rsid w:val="00D27ED7"/>
    <w:rsid w:val="00D27F79"/>
    <w:rsid w:val="00D30B42"/>
    <w:rsid w:val="00D30C60"/>
    <w:rsid w:val="00D30F72"/>
    <w:rsid w:val="00D312E5"/>
    <w:rsid w:val="00D31FAE"/>
    <w:rsid w:val="00D3266F"/>
    <w:rsid w:val="00D327C4"/>
    <w:rsid w:val="00D32A86"/>
    <w:rsid w:val="00D32C90"/>
    <w:rsid w:val="00D3340D"/>
    <w:rsid w:val="00D334A9"/>
    <w:rsid w:val="00D33548"/>
    <w:rsid w:val="00D335B3"/>
    <w:rsid w:val="00D33683"/>
    <w:rsid w:val="00D336CB"/>
    <w:rsid w:val="00D3388F"/>
    <w:rsid w:val="00D338AC"/>
    <w:rsid w:val="00D341DA"/>
    <w:rsid w:val="00D3440E"/>
    <w:rsid w:val="00D34602"/>
    <w:rsid w:val="00D34D94"/>
    <w:rsid w:val="00D34E44"/>
    <w:rsid w:val="00D3513C"/>
    <w:rsid w:val="00D3537A"/>
    <w:rsid w:val="00D3597D"/>
    <w:rsid w:val="00D35F47"/>
    <w:rsid w:val="00D363AE"/>
    <w:rsid w:val="00D3658B"/>
    <w:rsid w:val="00D36A26"/>
    <w:rsid w:val="00D36AEE"/>
    <w:rsid w:val="00D36B13"/>
    <w:rsid w:val="00D36CEB"/>
    <w:rsid w:val="00D36E3F"/>
    <w:rsid w:val="00D372DB"/>
    <w:rsid w:val="00D37471"/>
    <w:rsid w:val="00D37EE1"/>
    <w:rsid w:val="00D405E0"/>
    <w:rsid w:val="00D405F6"/>
    <w:rsid w:val="00D40603"/>
    <w:rsid w:val="00D407E0"/>
    <w:rsid w:val="00D40B03"/>
    <w:rsid w:val="00D40F6B"/>
    <w:rsid w:val="00D4161A"/>
    <w:rsid w:val="00D42386"/>
    <w:rsid w:val="00D42394"/>
    <w:rsid w:val="00D4291F"/>
    <w:rsid w:val="00D4293B"/>
    <w:rsid w:val="00D42A7E"/>
    <w:rsid w:val="00D42AD7"/>
    <w:rsid w:val="00D42DFD"/>
    <w:rsid w:val="00D42E14"/>
    <w:rsid w:val="00D43377"/>
    <w:rsid w:val="00D43684"/>
    <w:rsid w:val="00D4374A"/>
    <w:rsid w:val="00D44018"/>
    <w:rsid w:val="00D4447A"/>
    <w:rsid w:val="00D44E26"/>
    <w:rsid w:val="00D456A7"/>
    <w:rsid w:val="00D461A0"/>
    <w:rsid w:val="00D461D6"/>
    <w:rsid w:val="00D467A4"/>
    <w:rsid w:val="00D46AC0"/>
    <w:rsid w:val="00D46FF8"/>
    <w:rsid w:val="00D472FB"/>
    <w:rsid w:val="00D476F5"/>
    <w:rsid w:val="00D477E2"/>
    <w:rsid w:val="00D478A1"/>
    <w:rsid w:val="00D478CF"/>
    <w:rsid w:val="00D479BB"/>
    <w:rsid w:val="00D47BD0"/>
    <w:rsid w:val="00D47CA6"/>
    <w:rsid w:val="00D47E96"/>
    <w:rsid w:val="00D47EB5"/>
    <w:rsid w:val="00D500A5"/>
    <w:rsid w:val="00D50262"/>
    <w:rsid w:val="00D507B4"/>
    <w:rsid w:val="00D50889"/>
    <w:rsid w:val="00D508AF"/>
    <w:rsid w:val="00D508D9"/>
    <w:rsid w:val="00D50963"/>
    <w:rsid w:val="00D51241"/>
    <w:rsid w:val="00D5129E"/>
    <w:rsid w:val="00D51BB2"/>
    <w:rsid w:val="00D51BB8"/>
    <w:rsid w:val="00D51F9E"/>
    <w:rsid w:val="00D51F9F"/>
    <w:rsid w:val="00D5287C"/>
    <w:rsid w:val="00D528E2"/>
    <w:rsid w:val="00D52C25"/>
    <w:rsid w:val="00D52C2E"/>
    <w:rsid w:val="00D52DAE"/>
    <w:rsid w:val="00D5316A"/>
    <w:rsid w:val="00D538E6"/>
    <w:rsid w:val="00D539CE"/>
    <w:rsid w:val="00D53C9D"/>
    <w:rsid w:val="00D54B4F"/>
    <w:rsid w:val="00D54C93"/>
    <w:rsid w:val="00D54CFE"/>
    <w:rsid w:val="00D54E24"/>
    <w:rsid w:val="00D54FB7"/>
    <w:rsid w:val="00D5545F"/>
    <w:rsid w:val="00D55998"/>
    <w:rsid w:val="00D55D9A"/>
    <w:rsid w:val="00D56773"/>
    <w:rsid w:val="00D56BD5"/>
    <w:rsid w:val="00D56DB7"/>
    <w:rsid w:val="00D56F05"/>
    <w:rsid w:val="00D57091"/>
    <w:rsid w:val="00D572E7"/>
    <w:rsid w:val="00D5745D"/>
    <w:rsid w:val="00D57499"/>
    <w:rsid w:val="00D57AA2"/>
    <w:rsid w:val="00D57F98"/>
    <w:rsid w:val="00D60164"/>
    <w:rsid w:val="00D60B18"/>
    <w:rsid w:val="00D61561"/>
    <w:rsid w:val="00D6187D"/>
    <w:rsid w:val="00D61C8C"/>
    <w:rsid w:val="00D61CB9"/>
    <w:rsid w:val="00D6273C"/>
    <w:rsid w:val="00D63570"/>
    <w:rsid w:val="00D6384A"/>
    <w:rsid w:val="00D63B65"/>
    <w:rsid w:val="00D643D1"/>
    <w:rsid w:val="00D643E3"/>
    <w:rsid w:val="00D64C97"/>
    <w:rsid w:val="00D659CF"/>
    <w:rsid w:val="00D65F79"/>
    <w:rsid w:val="00D66004"/>
    <w:rsid w:val="00D66030"/>
    <w:rsid w:val="00D66106"/>
    <w:rsid w:val="00D66CEC"/>
    <w:rsid w:val="00D670AF"/>
    <w:rsid w:val="00D67126"/>
    <w:rsid w:val="00D67180"/>
    <w:rsid w:val="00D67219"/>
    <w:rsid w:val="00D6736A"/>
    <w:rsid w:val="00D674A9"/>
    <w:rsid w:val="00D674F1"/>
    <w:rsid w:val="00D6769D"/>
    <w:rsid w:val="00D70D51"/>
    <w:rsid w:val="00D70F40"/>
    <w:rsid w:val="00D70FA1"/>
    <w:rsid w:val="00D71340"/>
    <w:rsid w:val="00D720CE"/>
    <w:rsid w:val="00D723A3"/>
    <w:rsid w:val="00D7302F"/>
    <w:rsid w:val="00D7306C"/>
    <w:rsid w:val="00D73176"/>
    <w:rsid w:val="00D737E4"/>
    <w:rsid w:val="00D738B8"/>
    <w:rsid w:val="00D73C5E"/>
    <w:rsid w:val="00D73E7A"/>
    <w:rsid w:val="00D73F14"/>
    <w:rsid w:val="00D73FED"/>
    <w:rsid w:val="00D73FF5"/>
    <w:rsid w:val="00D7417F"/>
    <w:rsid w:val="00D7448E"/>
    <w:rsid w:val="00D74557"/>
    <w:rsid w:val="00D74AA1"/>
    <w:rsid w:val="00D74C73"/>
    <w:rsid w:val="00D74CAF"/>
    <w:rsid w:val="00D753D7"/>
    <w:rsid w:val="00D75793"/>
    <w:rsid w:val="00D75999"/>
    <w:rsid w:val="00D7605F"/>
    <w:rsid w:val="00D7607A"/>
    <w:rsid w:val="00D761E9"/>
    <w:rsid w:val="00D7620A"/>
    <w:rsid w:val="00D7621D"/>
    <w:rsid w:val="00D764AA"/>
    <w:rsid w:val="00D764AF"/>
    <w:rsid w:val="00D76C69"/>
    <w:rsid w:val="00D76F25"/>
    <w:rsid w:val="00D77092"/>
    <w:rsid w:val="00D771AD"/>
    <w:rsid w:val="00D77246"/>
    <w:rsid w:val="00D7774D"/>
    <w:rsid w:val="00D777F3"/>
    <w:rsid w:val="00D80C03"/>
    <w:rsid w:val="00D81026"/>
    <w:rsid w:val="00D81989"/>
    <w:rsid w:val="00D822E9"/>
    <w:rsid w:val="00D8253B"/>
    <w:rsid w:val="00D8284A"/>
    <w:rsid w:val="00D82DFD"/>
    <w:rsid w:val="00D82EDB"/>
    <w:rsid w:val="00D8398E"/>
    <w:rsid w:val="00D83DF3"/>
    <w:rsid w:val="00D841C9"/>
    <w:rsid w:val="00D84526"/>
    <w:rsid w:val="00D84579"/>
    <w:rsid w:val="00D8496B"/>
    <w:rsid w:val="00D84D0F"/>
    <w:rsid w:val="00D84D2E"/>
    <w:rsid w:val="00D85247"/>
    <w:rsid w:val="00D85A32"/>
    <w:rsid w:val="00D85A4F"/>
    <w:rsid w:val="00D86394"/>
    <w:rsid w:val="00D8673E"/>
    <w:rsid w:val="00D86859"/>
    <w:rsid w:val="00D86917"/>
    <w:rsid w:val="00D86B62"/>
    <w:rsid w:val="00D871C1"/>
    <w:rsid w:val="00D872E7"/>
    <w:rsid w:val="00D875CC"/>
    <w:rsid w:val="00D87801"/>
    <w:rsid w:val="00D87D29"/>
    <w:rsid w:val="00D9058F"/>
    <w:rsid w:val="00D90648"/>
    <w:rsid w:val="00D90810"/>
    <w:rsid w:val="00D9089F"/>
    <w:rsid w:val="00D90A3A"/>
    <w:rsid w:val="00D90C46"/>
    <w:rsid w:val="00D9117A"/>
    <w:rsid w:val="00D91293"/>
    <w:rsid w:val="00D91731"/>
    <w:rsid w:val="00D9207B"/>
    <w:rsid w:val="00D92104"/>
    <w:rsid w:val="00D921EE"/>
    <w:rsid w:val="00D92842"/>
    <w:rsid w:val="00D93D09"/>
    <w:rsid w:val="00D93F89"/>
    <w:rsid w:val="00D94143"/>
    <w:rsid w:val="00D94403"/>
    <w:rsid w:val="00D9467D"/>
    <w:rsid w:val="00D946B4"/>
    <w:rsid w:val="00D9487B"/>
    <w:rsid w:val="00D94BFB"/>
    <w:rsid w:val="00D95041"/>
    <w:rsid w:val="00D9512F"/>
    <w:rsid w:val="00D951D8"/>
    <w:rsid w:val="00D953E9"/>
    <w:rsid w:val="00D95413"/>
    <w:rsid w:val="00D95835"/>
    <w:rsid w:val="00D95ECD"/>
    <w:rsid w:val="00D95F0C"/>
    <w:rsid w:val="00D96135"/>
    <w:rsid w:val="00D965EF"/>
    <w:rsid w:val="00D96D07"/>
    <w:rsid w:val="00D96E4B"/>
    <w:rsid w:val="00D96F1E"/>
    <w:rsid w:val="00D970BE"/>
    <w:rsid w:val="00D974E8"/>
    <w:rsid w:val="00D97BCA"/>
    <w:rsid w:val="00D97FE4"/>
    <w:rsid w:val="00DA0287"/>
    <w:rsid w:val="00DA0397"/>
    <w:rsid w:val="00DA0C1A"/>
    <w:rsid w:val="00DA11F8"/>
    <w:rsid w:val="00DA14E3"/>
    <w:rsid w:val="00DA1962"/>
    <w:rsid w:val="00DA23F8"/>
    <w:rsid w:val="00DA2407"/>
    <w:rsid w:val="00DA2DC5"/>
    <w:rsid w:val="00DA2DD6"/>
    <w:rsid w:val="00DA349E"/>
    <w:rsid w:val="00DA38C0"/>
    <w:rsid w:val="00DA3ACE"/>
    <w:rsid w:val="00DA3EF3"/>
    <w:rsid w:val="00DA433B"/>
    <w:rsid w:val="00DA435D"/>
    <w:rsid w:val="00DA47EB"/>
    <w:rsid w:val="00DA53F7"/>
    <w:rsid w:val="00DA59B9"/>
    <w:rsid w:val="00DA5AA9"/>
    <w:rsid w:val="00DA5BCD"/>
    <w:rsid w:val="00DA5FD0"/>
    <w:rsid w:val="00DA6423"/>
    <w:rsid w:val="00DA64F0"/>
    <w:rsid w:val="00DA6880"/>
    <w:rsid w:val="00DA6C4C"/>
    <w:rsid w:val="00DA77B2"/>
    <w:rsid w:val="00DB0071"/>
    <w:rsid w:val="00DB083F"/>
    <w:rsid w:val="00DB0AB3"/>
    <w:rsid w:val="00DB0AD0"/>
    <w:rsid w:val="00DB0AF0"/>
    <w:rsid w:val="00DB213B"/>
    <w:rsid w:val="00DB214C"/>
    <w:rsid w:val="00DB2277"/>
    <w:rsid w:val="00DB2448"/>
    <w:rsid w:val="00DB32C8"/>
    <w:rsid w:val="00DB334E"/>
    <w:rsid w:val="00DB3384"/>
    <w:rsid w:val="00DB34C7"/>
    <w:rsid w:val="00DB35F9"/>
    <w:rsid w:val="00DB371F"/>
    <w:rsid w:val="00DB3733"/>
    <w:rsid w:val="00DB380C"/>
    <w:rsid w:val="00DB3814"/>
    <w:rsid w:val="00DB3A71"/>
    <w:rsid w:val="00DB3ACF"/>
    <w:rsid w:val="00DB4122"/>
    <w:rsid w:val="00DB43B3"/>
    <w:rsid w:val="00DB4EAB"/>
    <w:rsid w:val="00DB5009"/>
    <w:rsid w:val="00DB530B"/>
    <w:rsid w:val="00DB5533"/>
    <w:rsid w:val="00DB62B1"/>
    <w:rsid w:val="00DB6620"/>
    <w:rsid w:val="00DB67B6"/>
    <w:rsid w:val="00DB6D3A"/>
    <w:rsid w:val="00DB719A"/>
    <w:rsid w:val="00DB7DAE"/>
    <w:rsid w:val="00DB7E4B"/>
    <w:rsid w:val="00DB7EAA"/>
    <w:rsid w:val="00DC0006"/>
    <w:rsid w:val="00DC01FB"/>
    <w:rsid w:val="00DC0A08"/>
    <w:rsid w:val="00DC0A33"/>
    <w:rsid w:val="00DC0C93"/>
    <w:rsid w:val="00DC129B"/>
    <w:rsid w:val="00DC1AB4"/>
    <w:rsid w:val="00DC1E34"/>
    <w:rsid w:val="00DC1EB3"/>
    <w:rsid w:val="00DC1F1B"/>
    <w:rsid w:val="00DC1FEA"/>
    <w:rsid w:val="00DC2112"/>
    <w:rsid w:val="00DC2434"/>
    <w:rsid w:val="00DC25D0"/>
    <w:rsid w:val="00DC2801"/>
    <w:rsid w:val="00DC29B3"/>
    <w:rsid w:val="00DC3182"/>
    <w:rsid w:val="00DC4296"/>
    <w:rsid w:val="00DC4622"/>
    <w:rsid w:val="00DC48DA"/>
    <w:rsid w:val="00DC4AD0"/>
    <w:rsid w:val="00DC5072"/>
    <w:rsid w:val="00DC5342"/>
    <w:rsid w:val="00DC57CE"/>
    <w:rsid w:val="00DC587D"/>
    <w:rsid w:val="00DC5ED1"/>
    <w:rsid w:val="00DC630D"/>
    <w:rsid w:val="00DC6550"/>
    <w:rsid w:val="00DC6950"/>
    <w:rsid w:val="00DC7C9C"/>
    <w:rsid w:val="00DD0299"/>
    <w:rsid w:val="00DD073D"/>
    <w:rsid w:val="00DD075D"/>
    <w:rsid w:val="00DD0A0C"/>
    <w:rsid w:val="00DD0AAF"/>
    <w:rsid w:val="00DD0CF3"/>
    <w:rsid w:val="00DD14A0"/>
    <w:rsid w:val="00DD15E8"/>
    <w:rsid w:val="00DD15F2"/>
    <w:rsid w:val="00DD161B"/>
    <w:rsid w:val="00DD17D6"/>
    <w:rsid w:val="00DD1AD0"/>
    <w:rsid w:val="00DD1D47"/>
    <w:rsid w:val="00DD22B1"/>
    <w:rsid w:val="00DD2640"/>
    <w:rsid w:val="00DD283B"/>
    <w:rsid w:val="00DD2E18"/>
    <w:rsid w:val="00DD330C"/>
    <w:rsid w:val="00DD3447"/>
    <w:rsid w:val="00DD3593"/>
    <w:rsid w:val="00DD3CC1"/>
    <w:rsid w:val="00DD4426"/>
    <w:rsid w:val="00DD4786"/>
    <w:rsid w:val="00DD4846"/>
    <w:rsid w:val="00DD48D7"/>
    <w:rsid w:val="00DD5208"/>
    <w:rsid w:val="00DD59EB"/>
    <w:rsid w:val="00DD5C09"/>
    <w:rsid w:val="00DD5D89"/>
    <w:rsid w:val="00DD5FF4"/>
    <w:rsid w:val="00DD6CA7"/>
    <w:rsid w:val="00DD7360"/>
    <w:rsid w:val="00DD7731"/>
    <w:rsid w:val="00DD7EB9"/>
    <w:rsid w:val="00DE0037"/>
    <w:rsid w:val="00DE0C35"/>
    <w:rsid w:val="00DE0DF0"/>
    <w:rsid w:val="00DE0FC6"/>
    <w:rsid w:val="00DE1363"/>
    <w:rsid w:val="00DE20FF"/>
    <w:rsid w:val="00DE3778"/>
    <w:rsid w:val="00DE38F0"/>
    <w:rsid w:val="00DE3937"/>
    <w:rsid w:val="00DE399E"/>
    <w:rsid w:val="00DE39C2"/>
    <w:rsid w:val="00DE3A07"/>
    <w:rsid w:val="00DE4913"/>
    <w:rsid w:val="00DE4B35"/>
    <w:rsid w:val="00DE51F8"/>
    <w:rsid w:val="00DE5226"/>
    <w:rsid w:val="00DE56DB"/>
    <w:rsid w:val="00DE588E"/>
    <w:rsid w:val="00DE5EF2"/>
    <w:rsid w:val="00DE5F06"/>
    <w:rsid w:val="00DE66FB"/>
    <w:rsid w:val="00DE6BC4"/>
    <w:rsid w:val="00DE6CED"/>
    <w:rsid w:val="00DE71FC"/>
    <w:rsid w:val="00DE7229"/>
    <w:rsid w:val="00DE7A4C"/>
    <w:rsid w:val="00DE7B15"/>
    <w:rsid w:val="00DE7BEB"/>
    <w:rsid w:val="00DF00D9"/>
    <w:rsid w:val="00DF039C"/>
    <w:rsid w:val="00DF0430"/>
    <w:rsid w:val="00DF072A"/>
    <w:rsid w:val="00DF0CCD"/>
    <w:rsid w:val="00DF0EBC"/>
    <w:rsid w:val="00DF0FBF"/>
    <w:rsid w:val="00DF13D1"/>
    <w:rsid w:val="00DF167F"/>
    <w:rsid w:val="00DF20F4"/>
    <w:rsid w:val="00DF21F8"/>
    <w:rsid w:val="00DF2237"/>
    <w:rsid w:val="00DF259C"/>
    <w:rsid w:val="00DF270A"/>
    <w:rsid w:val="00DF279A"/>
    <w:rsid w:val="00DF2E03"/>
    <w:rsid w:val="00DF31C3"/>
    <w:rsid w:val="00DF33D5"/>
    <w:rsid w:val="00DF33E2"/>
    <w:rsid w:val="00DF3682"/>
    <w:rsid w:val="00DF36A0"/>
    <w:rsid w:val="00DF36B7"/>
    <w:rsid w:val="00DF3B2A"/>
    <w:rsid w:val="00DF3D5D"/>
    <w:rsid w:val="00DF40D9"/>
    <w:rsid w:val="00DF424C"/>
    <w:rsid w:val="00DF4402"/>
    <w:rsid w:val="00DF4500"/>
    <w:rsid w:val="00DF5181"/>
    <w:rsid w:val="00DF5442"/>
    <w:rsid w:val="00DF5640"/>
    <w:rsid w:val="00DF615B"/>
    <w:rsid w:val="00DF708B"/>
    <w:rsid w:val="00DF7425"/>
    <w:rsid w:val="00DF7969"/>
    <w:rsid w:val="00DF79C5"/>
    <w:rsid w:val="00E0078E"/>
    <w:rsid w:val="00E0083A"/>
    <w:rsid w:val="00E009E6"/>
    <w:rsid w:val="00E00A28"/>
    <w:rsid w:val="00E00A30"/>
    <w:rsid w:val="00E00CE5"/>
    <w:rsid w:val="00E00D9F"/>
    <w:rsid w:val="00E00EB4"/>
    <w:rsid w:val="00E010F5"/>
    <w:rsid w:val="00E018DA"/>
    <w:rsid w:val="00E01B08"/>
    <w:rsid w:val="00E01D45"/>
    <w:rsid w:val="00E02398"/>
    <w:rsid w:val="00E02A33"/>
    <w:rsid w:val="00E02C1B"/>
    <w:rsid w:val="00E02C6D"/>
    <w:rsid w:val="00E034CB"/>
    <w:rsid w:val="00E034D6"/>
    <w:rsid w:val="00E036DA"/>
    <w:rsid w:val="00E04842"/>
    <w:rsid w:val="00E04A24"/>
    <w:rsid w:val="00E050EC"/>
    <w:rsid w:val="00E05345"/>
    <w:rsid w:val="00E05473"/>
    <w:rsid w:val="00E054DA"/>
    <w:rsid w:val="00E05846"/>
    <w:rsid w:val="00E05942"/>
    <w:rsid w:val="00E05F9D"/>
    <w:rsid w:val="00E06B7C"/>
    <w:rsid w:val="00E06CC0"/>
    <w:rsid w:val="00E06E7D"/>
    <w:rsid w:val="00E0705F"/>
    <w:rsid w:val="00E07528"/>
    <w:rsid w:val="00E07B5C"/>
    <w:rsid w:val="00E1058A"/>
    <w:rsid w:val="00E10599"/>
    <w:rsid w:val="00E10713"/>
    <w:rsid w:val="00E108AA"/>
    <w:rsid w:val="00E108B1"/>
    <w:rsid w:val="00E10F4E"/>
    <w:rsid w:val="00E11162"/>
    <w:rsid w:val="00E11405"/>
    <w:rsid w:val="00E116ED"/>
    <w:rsid w:val="00E11EF6"/>
    <w:rsid w:val="00E123B2"/>
    <w:rsid w:val="00E12516"/>
    <w:rsid w:val="00E12CF8"/>
    <w:rsid w:val="00E12D73"/>
    <w:rsid w:val="00E13640"/>
    <w:rsid w:val="00E13A6B"/>
    <w:rsid w:val="00E13E90"/>
    <w:rsid w:val="00E15261"/>
    <w:rsid w:val="00E152D2"/>
    <w:rsid w:val="00E155F7"/>
    <w:rsid w:val="00E156EE"/>
    <w:rsid w:val="00E160FB"/>
    <w:rsid w:val="00E16643"/>
    <w:rsid w:val="00E16C6D"/>
    <w:rsid w:val="00E17542"/>
    <w:rsid w:val="00E17681"/>
    <w:rsid w:val="00E177D3"/>
    <w:rsid w:val="00E178C5"/>
    <w:rsid w:val="00E17AEE"/>
    <w:rsid w:val="00E2011E"/>
    <w:rsid w:val="00E20762"/>
    <w:rsid w:val="00E20A74"/>
    <w:rsid w:val="00E2159D"/>
    <w:rsid w:val="00E21A44"/>
    <w:rsid w:val="00E21F06"/>
    <w:rsid w:val="00E21F19"/>
    <w:rsid w:val="00E22116"/>
    <w:rsid w:val="00E2236E"/>
    <w:rsid w:val="00E22554"/>
    <w:rsid w:val="00E226C0"/>
    <w:rsid w:val="00E22736"/>
    <w:rsid w:val="00E22738"/>
    <w:rsid w:val="00E227D9"/>
    <w:rsid w:val="00E22943"/>
    <w:rsid w:val="00E22B60"/>
    <w:rsid w:val="00E22C86"/>
    <w:rsid w:val="00E22D36"/>
    <w:rsid w:val="00E22E69"/>
    <w:rsid w:val="00E23706"/>
    <w:rsid w:val="00E23B6B"/>
    <w:rsid w:val="00E23EAE"/>
    <w:rsid w:val="00E24077"/>
    <w:rsid w:val="00E2446F"/>
    <w:rsid w:val="00E248CD"/>
    <w:rsid w:val="00E24D11"/>
    <w:rsid w:val="00E250C5"/>
    <w:rsid w:val="00E25204"/>
    <w:rsid w:val="00E258B3"/>
    <w:rsid w:val="00E258D2"/>
    <w:rsid w:val="00E25D30"/>
    <w:rsid w:val="00E26017"/>
    <w:rsid w:val="00E26712"/>
    <w:rsid w:val="00E26AFF"/>
    <w:rsid w:val="00E26ECD"/>
    <w:rsid w:val="00E27A11"/>
    <w:rsid w:val="00E27A7D"/>
    <w:rsid w:val="00E27D21"/>
    <w:rsid w:val="00E30361"/>
    <w:rsid w:val="00E30480"/>
    <w:rsid w:val="00E30698"/>
    <w:rsid w:val="00E30763"/>
    <w:rsid w:val="00E30DDD"/>
    <w:rsid w:val="00E310E3"/>
    <w:rsid w:val="00E31917"/>
    <w:rsid w:val="00E319C5"/>
    <w:rsid w:val="00E31ADF"/>
    <w:rsid w:val="00E31B50"/>
    <w:rsid w:val="00E31D75"/>
    <w:rsid w:val="00E31F51"/>
    <w:rsid w:val="00E32EE1"/>
    <w:rsid w:val="00E3314D"/>
    <w:rsid w:val="00E33A53"/>
    <w:rsid w:val="00E33C4D"/>
    <w:rsid w:val="00E33FE0"/>
    <w:rsid w:val="00E3456D"/>
    <w:rsid w:val="00E3457E"/>
    <w:rsid w:val="00E345AA"/>
    <w:rsid w:val="00E345AC"/>
    <w:rsid w:val="00E345BC"/>
    <w:rsid w:val="00E34606"/>
    <w:rsid w:val="00E34709"/>
    <w:rsid w:val="00E3488E"/>
    <w:rsid w:val="00E34A47"/>
    <w:rsid w:val="00E34CA2"/>
    <w:rsid w:val="00E3552D"/>
    <w:rsid w:val="00E35635"/>
    <w:rsid w:val="00E35B29"/>
    <w:rsid w:val="00E35F56"/>
    <w:rsid w:val="00E3620A"/>
    <w:rsid w:val="00E363E2"/>
    <w:rsid w:val="00E36413"/>
    <w:rsid w:val="00E370FC"/>
    <w:rsid w:val="00E37687"/>
    <w:rsid w:val="00E3782E"/>
    <w:rsid w:val="00E37C63"/>
    <w:rsid w:val="00E400ED"/>
    <w:rsid w:val="00E403EB"/>
    <w:rsid w:val="00E40AD7"/>
    <w:rsid w:val="00E40D7E"/>
    <w:rsid w:val="00E40D9C"/>
    <w:rsid w:val="00E41278"/>
    <w:rsid w:val="00E41630"/>
    <w:rsid w:val="00E419FA"/>
    <w:rsid w:val="00E41AD3"/>
    <w:rsid w:val="00E41C6D"/>
    <w:rsid w:val="00E41DE0"/>
    <w:rsid w:val="00E420B4"/>
    <w:rsid w:val="00E420EB"/>
    <w:rsid w:val="00E425BA"/>
    <w:rsid w:val="00E42649"/>
    <w:rsid w:val="00E4277C"/>
    <w:rsid w:val="00E432C4"/>
    <w:rsid w:val="00E43516"/>
    <w:rsid w:val="00E43632"/>
    <w:rsid w:val="00E4387E"/>
    <w:rsid w:val="00E43C91"/>
    <w:rsid w:val="00E44195"/>
    <w:rsid w:val="00E4420D"/>
    <w:rsid w:val="00E44507"/>
    <w:rsid w:val="00E447C1"/>
    <w:rsid w:val="00E4496A"/>
    <w:rsid w:val="00E44ADB"/>
    <w:rsid w:val="00E44BC6"/>
    <w:rsid w:val="00E450A0"/>
    <w:rsid w:val="00E4519E"/>
    <w:rsid w:val="00E458E6"/>
    <w:rsid w:val="00E45A45"/>
    <w:rsid w:val="00E45AE8"/>
    <w:rsid w:val="00E45B6C"/>
    <w:rsid w:val="00E461E0"/>
    <w:rsid w:val="00E46872"/>
    <w:rsid w:val="00E4688B"/>
    <w:rsid w:val="00E468D3"/>
    <w:rsid w:val="00E468EB"/>
    <w:rsid w:val="00E4716B"/>
    <w:rsid w:val="00E47213"/>
    <w:rsid w:val="00E4723E"/>
    <w:rsid w:val="00E472B5"/>
    <w:rsid w:val="00E477D5"/>
    <w:rsid w:val="00E501BE"/>
    <w:rsid w:val="00E50272"/>
    <w:rsid w:val="00E505CE"/>
    <w:rsid w:val="00E50B31"/>
    <w:rsid w:val="00E50C50"/>
    <w:rsid w:val="00E5141D"/>
    <w:rsid w:val="00E51738"/>
    <w:rsid w:val="00E521BD"/>
    <w:rsid w:val="00E52ECD"/>
    <w:rsid w:val="00E54D72"/>
    <w:rsid w:val="00E54E91"/>
    <w:rsid w:val="00E55315"/>
    <w:rsid w:val="00E55458"/>
    <w:rsid w:val="00E554E0"/>
    <w:rsid w:val="00E55556"/>
    <w:rsid w:val="00E556A6"/>
    <w:rsid w:val="00E5572B"/>
    <w:rsid w:val="00E55913"/>
    <w:rsid w:val="00E55BEC"/>
    <w:rsid w:val="00E55BF8"/>
    <w:rsid w:val="00E560FB"/>
    <w:rsid w:val="00E56258"/>
    <w:rsid w:val="00E5647E"/>
    <w:rsid w:val="00E5658B"/>
    <w:rsid w:val="00E56782"/>
    <w:rsid w:val="00E56904"/>
    <w:rsid w:val="00E5695F"/>
    <w:rsid w:val="00E56C7D"/>
    <w:rsid w:val="00E57402"/>
    <w:rsid w:val="00E6002C"/>
    <w:rsid w:val="00E6005F"/>
    <w:rsid w:val="00E605FF"/>
    <w:rsid w:val="00E6064A"/>
    <w:rsid w:val="00E60A5C"/>
    <w:rsid w:val="00E61876"/>
    <w:rsid w:val="00E61F75"/>
    <w:rsid w:val="00E623DE"/>
    <w:rsid w:val="00E6267E"/>
    <w:rsid w:val="00E626CA"/>
    <w:rsid w:val="00E626FC"/>
    <w:rsid w:val="00E6295A"/>
    <w:rsid w:val="00E62AB9"/>
    <w:rsid w:val="00E62C93"/>
    <w:rsid w:val="00E6307F"/>
    <w:rsid w:val="00E638BC"/>
    <w:rsid w:val="00E63A0C"/>
    <w:rsid w:val="00E63A46"/>
    <w:rsid w:val="00E63A4F"/>
    <w:rsid w:val="00E64073"/>
    <w:rsid w:val="00E6423C"/>
    <w:rsid w:val="00E642E6"/>
    <w:rsid w:val="00E643D6"/>
    <w:rsid w:val="00E645C9"/>
    <w:rsid w:val="00E64DCF"/>
    <w:rsid w:val="00E6528A"/>
    <w:rsid w:val="00E653BA"/>
    <w:rsid w:val="00E65A49"/>
    <w:rsid w:val="00E65D6C"/>
    <w:rsid w:val="00E6639B"/>
    <w:rsid w:val="00E66606"/>
    <w:rsid w:val="00E667A8"/>
    <w:rsid w:val="00E668A0"/>
    <w:rsid w:val="00E66B5F"/>
    <w:rsid w:val="00E67952"/>
    <w:rsid w:val="00E67FB6"/>
    <w:rsid w:val="00E70019"/>
    <w:rsid w:val="00E700DC"/>
    <w:rsid w:val="00E704CD"/>
    <w:rsid w:val="00E704EF"/>
    <w:rsid w:val="00E70AE1"/>
    <w:rsid w:val="00E70B52"/>
    <w:rsid w:val="00E70BED"/>
    <w:rsid w:val="00E70D03"/>
    <w:rsid w:val="00E70DDA"/>
    <w:rsid w:val="00E71127"/>
    <w:rsid w:val="00E71163"/>
    <w:rsid w:val="00E71509"/>
    <w:rsid w:val="00E716B1"/>
    <w:rsid w:val="00E71892"/>
    <w:rsid w:val="00E71AEB"/>
    <w:rsid w:val="00E721EF"/>
    <w:rsid w:val="00E7224D"/>
    <w:rsid w:val="00E722DE"/>
    <w:rsid w:val="00E723F8"/>
    <w:rsid w:val="00E728E1"/>
    <w:rsid w:val="00E72D1D"/>
    <w:rsid w:val="00E72E39"/>
    <w:rsid w:val="00E73397"/>
    <w:rsid w:val="00E739B7"/>
    <w:rsid w:val="00E73A97"/>
    <w:rsid w:val="00E74166"/>
    <w:rsid w:val="00E741F4"/>
    <w:rsid w:val="00E743F9"/>
    <w:rsid w:val="00E74852"/>
    <w:rsid w:val="00E74B11"/>
    <w:rsid w:val="00E74C27"/>
    <w:rsid w:val="00E74DBE"/>
    <w:rsid w:val="00E74FF4"/>
    <w:rsid w:val="00E7550A"/>
    <w:rsid w:val="00E75A0E"/>
    <w:rsid w:val="00E75A3F"/>
    <w:rsid w:val="00E75EE7"/>
    <w:rsid w:val="00E7682E"/>
    <w:rsid w:val="00E76910"/>
    <w:rsid w:val="00E7693C"/>
    <w:rsid w:val="00E769A7"/>
    <w:rsid w:val="00E76DF8"/>
    <w:rsid w:val="00E772B6"/>
    <w:rsid w:val="00E77493"/>
    <w:rsid w:val="00E778EF"/>
    <w:rsid w:val="00E779B7"/>
    <w:rsid w:val="00E77B7B"/>
    <w:rsid w:val="00E77E5F"/>
    <w:rsid w:val="00E77F84"/>
    <w:rsid w:val="00E77FF0"/>
    <w:rsid w:val="00E80035"/>
    <w:rsid w:val="00E8037D"/>
    <w:rsid w:val="00E806AE"/>
    <w:rsid w:val="00E80AA5"/>
    <w:rsid w:val="00E8116F"/>
    <w:rsid w:val="00E8119A"/>
    <w:rsid w:val="00E8123D"/>
    <w:rsid w:val="00E81301"/>
    <w:rsid w:val="00E81627"/>
    <w:rsid w:val="00E81E1D"/>
    <w:rsid w:val="00E81EAF"/>
    <w:rsid w:val="00E82006"/>
    <w:rsid w:val="00E82057"/>
    <w:rsid w:val="00E82AB1"/>
    <w:rsid w:val="00E82EFE"/>
    <w:rsid w:val="00E83064"/>
    <w:rsid w:val="00E83D59"/>
    <w:rsid w:val="00E8433B"/>
    <w:rsid w:val="00E84B68"/>
    <w:rsid w:val="00E84C78"/>
    <w:rsid w:val="00E84F6D"/>
    <w:rsid w:val="00E8507B"/>
    <w:rsid w:val="00E8530B"/>
    <w:rsid w:val="00E857C9"/>
    <w:rsid w:val="00E8590B"/>
    <w:rsid w:val="00E85C25"/>
    <w:rsid w:val="00E85E4A"/>
    <w:rsid w:val="00E86469"/>
    <w:rsid w:val="00E867B8"/>
    <w:rsid w:val="00E86B55"/>
    <w:rsid w:val="00E870B0"/>
    <w:rsid w:val="00E871FF"/>
    <w:rsid w:val="00E87308"/>
    <w:rsid w:val="00E877D1"/>
    <w:rsid w:val="00E879A4"/>
    <w:rsid w:val="00E87A01"/>
    <w:rsid w:val="00E87A2C"/>
    <w:rsid w:val="00E87AA9"/>
    <w:rsid w:val="00E87B91"/>
    <w:rsid w:val="00E90161"/>
    <w:rsid w:val="00E90556"/>
    <w:rsid w:val="00E90783"/>
    <w:rsid w:val="00E90789"/>
    <w:rsid w:val="00E90999"/>
    <w:rsid w:val="00E90AB9"/>
    <w:rsid w:val="00E90AE0"/>
    <w:rsid w:val="00E90CE4"/>
    <w:rsid w:val="00E90EB3"/>
    <w:rsid w:val="00E90FA0"/>
    <w:rsid w:val="00E91166"/>
    <w:rsid w:val="00E91802"/>
    <w:rsid w:val="00E91A91"/>
    <w:rsid w:val="00E91B86"/>
    <w:rsid w:val="00E91D93"/>
    <w:rsid w:val="00E91E2A"/>
    <w:rsid w:val="00E92192"/>
    <w:rsid w:val="00E922C5"/>
    <w:rsid w:val="00E92313"/>
    <w:rsid w:val="00E92825"/>
    <w:rsid w:val="00E929C2"/>
    <w:rsid w:val="00E92B40"/>
    <w:rsid w:val="00E92F0D"/>
    <w:rsid w:val="00E93294"/>
    <w:rsid w:val="00E936F1"/>
    <w:rsid w:val="00E93B41"/>
    <w:rsid w:val="00E93D2B"/>
    <w:rsid w:val="00E93ECF"/>
    <w:rsid w:val="00E93F69"/>
    <w:rsid w:val="00E94167"/>
    <w:rsid w:val="00E943C2"/>
    <w:rsid w:val="00E945FA"/>
    <w:rsid w:val="00E94808"/>
    <w:rsid w:val="00E94A42"/>
    <w:rsid w:val="00E94AC1"/>
    <w:rsid w:val="00E94EB5"/>
    <w:rsid w:val="00E9520E"/>
    <w:rsid w:val="00E9530B"/>
    <w:rsid w:val="00E95607"/>
    <w:rsid w:val="00E9579C"/>
    <w:rsid w:val="00E95A16"/>
    <w:rsid w:val="00E95E82"/>
    <w:rsid w:val="00E96095"/>
    <w:rsid w:val="00E9650A"/>
    <w:rsid w:val="00E96576"/>
    <w:rsid w:val="00E96CC0"/>
    <w:rsid w:val="00E97FBA"/>
    <w:rsid w:val="00EA0580"/>
    <w:rsid w:val="00EA09C9"/>
    <w:rsid w:val="00EA0B99"/>
    <w:rsid w:val="00EA0DE8"/>
    <w:rsid w:val="00EA165B"/>
    <w:rsid w:val="00EA197D"/>
    <w:rsid w:val="00EA1C62"/>
    <w:rsid w:val="00EA1D4C"/>
    <w:rsid w:val="00EA2985"/>
    <w:rsid w:val="00EA2B67"/>
    <w:rsid w:val="00EA3025"/>
    <w:rsid w:val="00EA33E3"/>
    <w:rsid w:val="00EA3403"/>
    <w:rsid w:val="00EA3E25"/>
    <w:rsid w:val="00EA3E52"/>
    <w:rsid w:val="00EA3FAB"/>
    <w:rsid w:val="00EA4240"/>
    <w:rsid w:val="00EA4330"/>
    <w:rsid w:val="00EA4337"/>
    <w:rsid w:val="00EA451B"/>
    <w:rsid w:val="00EA47C3"/>
    <w:rsid w:val="00EA4976"/>
    <w:rsid w:val="00EA49AE"/>
    <w:rsid w:val="00EA4E4B"/>
    <w:rsid w:val="00EA54A1"/>
    <w:rsid w:val="00EA5F6B"/>
    <w:rsid w:val="00EA5FD3"/>
    <w:rsid w:val="00EA6A6A"/>
    <w:rsid w:val="00EA7565"/>
    <w:rsid w:val="00EA76AD"/>
    <w:rsid w:val="00EA770C"/>
    <w:rsid w:val="00EA7A01"/>
    <w:rsid w:val="00EA7F1E"/>
    <w:rsid w:val="00EB003B"/>
    <w:rsid w:val="00EB03E9"/>
    <w:rsid w:val="00EB05AA"/>
    <w:rsid w:val="00EB0BC2"/>
    <w:rsid w:val="00EB1175"/>
    <w:rsid w:val="00EB1476"/>
    <w:rsid w:val="00EB1493"/>
    <w:rsid w:val="00EB15F1"/>
    <w:rsid w:val="00EB1793"/>
    <w:rsid w:val="00EB18E8"/>
    <w:rsid w:val="00EB1971"/>
    <w:rsid w:val="00EB2101"/>
    <w:rsid w:val="00EB23D6"/>
    <w:rsid w:val="00EB2778"/>
    <w:rsid w:val="00EB279C"/>
    <w:rsid w:val="00EB2A73"/>
    <w:rsid w:val="00EB2BA6"/>
    <w:rsid w:val="00EB3012"/>
    <w:rsid w:val="00EB3117"/>
    <w:rsid w:val="00EB3487"/>
    <w:rsid w:val="00EB3DFF"/>
    <w:rsid w:val="00EB3E20"/>
    <w:rsid w:val="00EB4298"/>
    <w:rsid w:val="00EB44C7"/>
    <w:rsid w:val="00EB4934"/>
    <w:rsid w:val="00EB4936"/>
    <w:rsid w:val="00EB4D07"/>
    <w:rsid w:val="00EB4F31"/>
    <w:rsid w:val="00EB5128"/>
    <w:rsid w:val="00EB5422"/>
    <w:rsid w:val="00EB594C"/>
    <w:rsid w:val="00EB5A03"/>
    <w:rsid w:val="00EB5D5A"/>
    <w:rsid w:val="00EB62C9"/>
    <w:rsid w:val="00EB6571"/>
    <w:rsid w:val="00EB665B"/>
    <w:rsid w:val="00EB6C98"/>
    <w:rsid w:val="00EB7312"/>
    <w:rsid w:val="00EB7344"/>
    <w:rsid w:val="00EB7B6E"/>
    <w:rsid w:val="00EC03C2"/>
    <w:rsid w:val="00EC04B2"/>
    <w:rsid w:val="00EC057B"/>
    <w:rsid w:val="00EC0668"/>
    <w:rsid w:val="00EC0A24"/>
    <w:rsid w:val="00EC0B65"/>
    <w:rsid w:val="00EC1208"/>
    <w:rsid w:val="00EC1794"/>
    <w:rsid w:val="00EC1A09"/>
    <w:rsid w:val="00EC2BAE"/>
    <w:rsid w:val="00EC2F2C"/>
    <w:rsid w:val="00EC3B04"/>
    <w:rsid w:val="00EC3D62"/>
    <w:rsid w:val="00EC3EB0"/>
    <w:rsid w:val="00EC40B6"/>
    <w:rsid w:val="00EC4F07"/>
    <w:rsid w:val="00EC4F2F"/>
    <w:rsid w:val="00EC504F"/>
    <w:rsid w:val="00EC55CE"/>
    <w:rsid w:val="00EC5604"/>
    <w:rsid w:val="00EC5D2B"/>
    <w:rsid w:val="00EC6140"/>
    <w:rsid w:val="00EC63B0"/>
    <w:rsid w:val="00EC6518"/>
    <w:rsid w:val="00EC68B4"/>
    <w:rsid w:val="00EC69F4"/>
    <w:rsid w:val="00EC6EA9"/>
    <w:rsid w:val="00EC6F85"/>
    <w:rsid w:val="00EC713E"/>
    <w:rsid w:val="00EC73F1"/>
    <w:rsid w:val="00EC7DF7"/>
    <w:rsid w:val="00EC7E5E"/>
    <w:rsid w:val="00ED03E8"/>
    <w:rsid w:val="00ED04D6"/>
    <w:rsid w:val="00ED0D46"/>
    <w:rsid w:val="00ED0D6E"/>
    <w:rsid w:val="00ED2099"/>
    <w:rsid w:val="00ED271C"/>
    <w:rsid w:val="00ED2785"/>
    <w:rsid w:val="00ED2BB8"/>
    <w:rsid w:val="00ED2FFE"/>
    <w:rsid w:val="00ED303B"/>
    <w:rsid w:val="00ED30D8"/>
    <w:rsid w:val="00ED329E"/>
    <w:rsid w:val="00ED39EF"/>
    <w:rsid w:val="00ED3C15"/>
    <w:rsid w:val="00ED3DD0"/>
    <w:rsid w:val="00ED3F94"/>
    <w:rsid w:val="00ED3FDE"/>
    <w:rsid w:val="00ED4427"/>
    <w:rsid w:val="00ED4618"/>
    <w:rsid w:val="00ED4AF4"/>
    <w:rsid w:val="00ED4F1B"/>
    <w:rsid w:val="00ED5281"/>
    <w:rsid w:val="00ED5B41"/>
    <w:rsid w:val="00ED6941"/>
    <w:rsid w:val="00ED6DED"/>
    <w:rsid w:val="00ED7078"/>
    <w:rsid w:val="00ED70F0"/>
    <w:rsid w:val="00ED74D7"/>
    <w:rsid w:val="00ED75BF"/>
    <w:rsid w:val="00ED7A00"/>
    <w:rsid w:val="00ED7E7D"/>
    <w:rsid w:val="00ED7F26"/>
    <w:rsid w:val="00EE006D"/>
    <w:rsid w:val="00EE0258"/>
    <w:rsid w:val="00EE0368"/>
    <w:rsid w:val="00EE0458"/>
    <w:rsid w:val="00EE0ED5"/>
    <w:rsid w:val="00EE1395"/>
    <w:rsid w:val="00EE13EB"/>
    <w:rsid w:val="00EE1D0B"/>
    <w:rsid w:val="00EE27F9"/>
    <w:rsid w:val="00EE2AF3"/>
    <w:rsid w:val="00EE2B2A"/>
    <w:rsid w:val="00EE2CE5"/>
    <w:rsid w:val="00EE31D8"/>
    <w:rsid w:val="00EE374D"/>
    <w:rsid w:val="00EE3A66"/>
    <w:rsid w:val="00EE3D0B"/>
    <w:rsid w:val="00EE4ABA"/>
    <w:rsid w:val="00EE4CD5"/>
    <w:rsid w:val="00EE576E"/>
    <w:rsid w:val="00EE5D5E"/>
    <w:rsid w:val="00EE5FDC"/>
    <w:rsid w:val="00EE64B9"/>
    <w:rsid w:val="00EE6E07"/>
    <w:rsid w:val="00EE711D"/>
    <w:rsid w:val="00EE74CA"/>
    <w:rsid w:val="00EE75EE"/>
    <w:rsid w:val="00EE79E6"/>
    <w:rsid w:val="00EE7DE3"/>
    <w:rsid w:val="00EE7FBF"/>
    <w:rsid w:val="00EF0076"/>
    <w:rsid w:val="00EF0216"/>
    <w:rsid w:val="00EF0B8A"/>
    <w:rsid w:val="00EF0E28"/>
    <w:rsid w:val="00EF0F5F"/>
    <w:rsid w:val="00EF1773"/>
    <w:rsid w:val="00EF18F9"/>
    <w:rsid w:val="00EF1EDD"/>
    <w:rsid w:val="00EF2810"/>
    <w:rsid w:val="00EF39B2"/>
    <w:rsid w:val="00EF3F53"/>
    <w:rsid w:val="00EF4465"/>
    <w:rsid w:val="00EF4884"/>
    <w:rsid w:val="00EF48D8"/>
    <w:rsid w:val="00EF4F97"/>
    <w:rsid w:val="00EF51C8"/>
    <w:rsid w:val="00EF5409"/>
    <w:rsid w:val="00EF5590"/>
    <w:rsid w:val="00EF601C"/>
    <w:rsid w:val="00EF677D"/>
    <w:rsid w:val="00EF684D"/>
    <w:rsid w:val="00EF697F"/>
    <w:rsid w:val="00EF69E2"/>
    <w:rsid w:val="00EF710A"/>
    <w:rsid w:val="00EF73F6"/>
    <w:rsid w:val="00EF7AD8"/>
    <w:rsid w:val="00EF7EAD"/>
    <w:rsid w:val="00EF7FF5"/>
    <w:rsid w:val="00F0078A"/>
    <w:rsid w:val="00F007C5"/>
    <w:rsid w:val="00F007F4"/>
    <w:rsid w:val="00F00CAF"/>
    <w:rsid w:val="00F00D5D"/>
    <w:rsid w:val="00F00D90"/>
    <w:rsid w:val="00F00F13"/>
    <w:rsid w:val="00F01230"/>
    <w:rsid w:val="00F014F9"/>
    <w:rsid w:val="00F01DB4"/>
    <w:rsid w:val="00F01E24"/>
    <w:rsid w:val="00F01E80"/>
    <w:rsid w:val="00F02018"/>
    <w:rsid w:val="00F0211B"/>
    <w:rsid w:val="00F024F2"/>
    <w:rsid w:val="00F0279D"/>
    <w:rsid w:val="00F02AC4"/>
    <w:rsid w:val="00F02CCA"/>
    <w:rsid w:val="00F02FCE"/>
    <w:rsid w:val="00F03107"/>
    <w:rsid w:val="00F031A5"/>
    <w:rsid w:val="00F03390"/>
    <w:rsid w:val="00F039F8"/>
    <w:rsid w:val="00F03A2C"/>
    <w:rsid w:val="00F03A6E"/>
    <w:rsid w:val="00F03B12"/>
    <w:rsid w:val="00F03C06"/>
    <w:rsid w:val="00F03FE3"/>
    <w:rsid w:val="00F04619"/>
    <w:rsid w:val="00F04A1A"/>
    <w:rsid w:val="00F055E3"/>
    <w:rsid w:val="00F0596F"/>
    <w:rsid w:val="00F05B69"/>
    <w:rsid w:val="00F05C98"/>
    <w:rsid w:val="00F0622C"/>
    <w:rsid w:val="00F06608"/>
    <w:rsid w:val="00F068B6"/>
    <w:rsid w:val="00F06B1B"/>
    <w:rsid w:val="00F070FD"/>
    <w:rsid w:val="00F0722B"/>
    <w:rsid w:val="00F07D19"/>
    <w:rsid w:val="00F07E41"/>
    <w:rsid w:val="00F07F43"/>
    <w:rsid w:val="00F07F56"/>
    <w:rsid w:val="00F07F9D"/>
    <w:rsid w:val="00F10086"/>
    <w:rsid w:val="00F10234"/>
    <w:rsid w:val="00F1093D"/>
    <w:rsid w:val="00F111A3"/>
    <w:rsid w:val="00F115ED"/>
    <w:rsid w:val="00F118DD"/>
    <w:rsid w:val="00F11E59"/>
    <w:rsid w:val="00F11EE3"/>
    <w:rsid w:val="00F120B7"/>
    <w:rsid w:val="00F125BC"/>
    <w:rsid w:val="00F12FAD"/>
    <w:rsid w:val="00F137C7"/>
    <w:rsid w:val="00F13C37"/>
    <w:rsid w:val="00F143E7"/>
    <w:rsid w:val="00F14421"/>
    <w:rsid w:val="00F14448"/>
    <w:rsid w:val="00F14BBE"/>
    <w:rsid w:val="00F14DDA"/>
    <w:rsid w:val="00F15411"/>
    <w:rsid w:val="00F15600"/>
    <w:rsid w:val="00F16246"/>
    <w:rsid w:val="00F16A49"/>
    <w:rsid w:val="00F16AF0"/>
    <w:rsid w:val="00F16D14"/>
    <w:rsid w:val="00F16E95"/>
    <w:rsid w:val="00F1705B"/>
    <w:rsid w:val="00F1762B"/>
    <w:rsid w:val="00F17663"/>
    <w:rsid w:val="00F17BAC"/>
    <w:rsid w:val="00F17D9F"/>
    <w:rsid w:val="00F17DE4"/>
    <w:rsid w:val="00F17E78"/>
    <w:rsid w:val="00F17F93"/>
    <w:rsid w:val="00F20334"/>
    <w:rsid w:val="00F2046F"/>
    <w:rsid w:val="00F20685"/>
    <w:rsid w:val="00F2076C"/>
    <w:rsid w:val="00F212FE"/>
    <w:rsid w:val="00F214A3"/>
    <w:rsid w:val="00F214C6"/>
    <w:rsid w:val="00F2173F"/>
    <w:rsid w:val="00F22173"/>
    <w:rsid w:val="00F2240D"/>
    <w:rsid w:val="00F22427"/>
    <w:rsid w:val="00F225C1"/>
    <w:rsid w:val="00F226FB"/>
    <w:rsid w:val="00F22B0E"/>
    <w:rsid w:val="00F22BB2"/>
    <w:rsid w:val="00F23291"/>
    <w:rsid w:val="00F234A1"/>
    <w:rsid w:val="00F23563"/>
    <w:rsid w:val="00F236A8"/>
    <w:rsid w:val="00F24513"/>
    <w:rsid w:val="00F247C5"/>
    <w:rsid w:val="00F24880"/>
    <w:rsid w:val="00F24B16"/>
    <w:rsid w:val="00F24C5D"/>
    <w:rsid w:val="00F24E13"/>
    <w:rsid w:val="00F2501C"/>
    <w:rsid w:val="00F253FF"/>
    <w:rsid w:val="00F258A8"/>
    <w:rsid w:val="00F25CB9"/>
    <w:rsid w:val="00F25D01"/>
    <w:rsid w:val="00F26626"/>
    <w:rsid w:val="00F26E7E"/>
    <w:rsid w:val="00F2706A"/>
    <w:rsid w:val="00F270CC"/>
    <w:rsid w:val="00F27109"/>
    <w:rsid w:val="00F2728F"/>
    <w:rsid w:val="00F30109"/>
    <w:rsid w:val="00F3052B"/>
    <w:rsid w:val="00F305BA"/>
    <w:rsid w:val="00F30CFE"/>
    <w:rsid w:val="00F30D7B"/>
    <w:rsid w:val="00F31037"/>
    <w:rsid w:val="00F318A2"/>
    <w:rsid w:val="00F32017"/>
    <w:rsid w:val="00F3256D"/>
    <w:rsid w:val="00F32B93"/>
    <w:rsid w:val="00F32FF0"/>
    <w:rsid w:val="00F33ABC"/>
    <w:rsid w:val="00F34528"/>
    <w:rsid w:val="00F34885"/>
    <w:rsid w:val="00F34A9F"/>
    <w:rsid w:val="00F34AF4"/>
    <w:rsid w:val="00F34BD8"/>
    <w:rsid w:val="00F34CFA"/>
    <w:rsid w:val="00F350AF"/>
    <w:rsid w:val="00F358DC"/>
    <w:rsid w:val="00F358EE"/>
    <w:rsid w:val="00F35C26"/>
    <w:rsid w:val="00F35FC7"/>
    <w:rsid w:val="00F3687F"/>
    <w:rsid w:val="00F36962"/>
    <w:rsid w:val="00F3716B"/>
    <w:rsid w:val="00F375D1"/>
    <w:rsid w:val="00F377AC"/>
    <w:rsid w:val="00F3789C"/>
    <w:rsid w:val="00F3795F"/>
    <w:rsid w:val="00F37BF9"/>
    <w:rsid w:val="00F37FDD"/>
    <w:rsid w:val="00F4037C"/>
    <w:rsid w:val="00F40438"/>
    <w:rsid w:val="00F404F7"/>
    <w:rsid w:val="00F407F4"/>
    <w:rsid w:val="00F40803"/>
    <w:rsid w:val="00F40A36"/>
    <w:rsid w:val="00F40C61"/>
    <w:rsid w:val="00F40E2B"/>
    <w:rsid w:val="00F40F7C"/>
    <w:rsid w:val="00F411EB"/>
    <w:rsid w:val="00F414A7"/>
    <w:rsid w:val="00F414B2"/>
    <w:rsid w:val="00F41D58"/>
    <w:rsid w:val="00F41F9E"/>
    <w:rsid w:val="00F424F9"/>
    <w:rsid w:val="00F42DC4"/>
    <w:rsid w:val="00F42E2C"/>
    <w:rsid w:val="00F42FF3"/>
    <w:rsid w:val="00F433C6"/>
    <w:rsid w:val="00F4357A"/>
    <w:rsid w:val="00F43D20"/>
    <w:rsid w:val="00F440EC"/>
    <w:rsid w:val="00F4467F"/>
    <w:rsid w:val="00F44EFA"/>
    <w:rsid w:val="00F456AB"/>
    <w:rsid w:val="00F4574E"/>
    <w:rsid w:val="00F45986"/>
    <w:rsid w:val="00F4614D"/>
    <w:rsid w:val="00F47024"/>
    <w:rsid w:val="00F470CB"/>
    <w:rsid w:val="00F47C13"/>
    <w:rsid w:val="00F47E54"/>
    <w:rsid w:val="00F5055F"/>
    <w:rsid w:val="00F505F0"/>
    <w:rsid w:val="00F50C51"/>
    <w:rsid w:val="00F50D06"/>
    <w:rsid w:val="00F5188B"/>
    <w:rsid w:val="00F5216C"/>
    <w:rsid w:val="00F527A9"/>
    <w:rsid w:val="00F5291B"/>
    <w:rsid w:val="00F529E1"/>
    <w:rsid w:val="00F539C0"/>
    <w:rsid w:val="00F53A99"/>
    <w:rsid w:val="00F53BDD"/>
    <w:rsid w:val="00F53CCC"/>
    <w:rsid w:val="00F5446B"/>
    <w:rsid w:val="00F54906"/>
    <w:rsid w:val="00F550DB"/>
    <w:rsid w:val="00F55322"/>
    <w:rsid w:val="00F55517"/>
    <w:rsid w:val="00F55656"/>
    <w:rsid w:val="00F55824"/>
    <w:rsid w:val="00F5596A"/>
    <w:rsid w:val="00F55E80"/>
    <w:rsid w:val="00F55FFF"/>
    <w:rsid w:val="00F56455"/>
    <w:rsid w:val="00F56F80"/>
    <w:rsid w:val="00F56F98"/>
    <w:rsid w:val="00F5710C"/>
    <w:rsid w:val="00F572EE"/>
    <w:rsid w:val="00F57698"/>
    <w:rsid w:val="00F576F1"/>
    <w:rsid w:val="00F57875"/>
    <w:rsid w:val="00F57931"/>
    <w:rsid w:val="00F5794A"/>
    <w:rsid w:val="00F57AF3"/>
    <w:rsid w:val="00F57FE4"/>
    <w:rsid w:val="00F6004D"/>
    <w:rsid w:val="00F603CB"/>
    <w:rsid w:val="00F605B7"/>
    <w:rsid w:val="00F60738"/>
    <w:rsid w:val="00F61610"/>
    <w:rsid w:val="00F61F2C"/>
    <w:rsid w:val="00F6229E"/>
    <w:rsid w:val="00F62CD0"/>
    <w:rsid w:val="00F631A5"/>
    <w:rsid w:val="00F63212"/>
    <w:rsid w:val="00F6325A"/>
    <w:rsid w:val="00F63CB8"/>
    <w:rsid w:val="00F64617"/>
    <w:rsid w:val="00F64698"/>
    <w:rsid w:val="00F64A5F"/>
    <w:rsid w:val="00F64AA0"/>
    <w:rsid w:val="00F64E5C"/>
    <w:rsid w:val="00F651CB"/>
    <w:rsid w:val="00F652D7"/>
    <w:rsid w:val="00F6559A"/>
    <w:rsid w:val="00F655E3"/>
    <w:rsid w:val="00F65C17"/>
    <w:rsid w:val="00F65CE7"/>
    <w:rsid w:val="00F66336"/>
    <w:rsid w:val="00F665C0"/>
    <w:rsid w:val="00F66732"/>
    <w:rsid w:val="00F66AC9"/>
    <w:rsid w:val="00F66D51"/>
    <w:rsid w:val="00F67097"/>
    <w:rsid w:val="00F6763A"/>
    <w:rsid w:val="00F67853"/>
    <w:rsid w:val="00F67B26"/>
    <w:rsid w:val="00F67D92"/>
    <w:rsid w:val="00F70B37"/>
    <w:rsid w:val="00F70E82"/>
    <w:rsid w:val="00F7129B"/>
    <w:rsid w:val="00F712A3"/>
    <w:rsid w:val="00F71899"/>
    <w:rsid w:val="00F7232E"/>
    <w:rsid w:val="00F7250B"/>
    <w:rsid w:val="00F72575"/>
    <w:rsid w:val="00F73459"/>
    <w:rsid w:val="00F7354A"/>
    <w:rsid w:val="00F73745"/>
    <w:rsid w:val="00F73E60"/>
    <w:rsid w:val="00F73F4F"/>
    <w:rsid w:val="00F74774"/>
    <w:rsid w:val="00F750AC"/>
    <w:rsid w:val="00F752DE"/>
    <w:rsid w:val="00F753D9"/>
    <w:rsid w:val="00F75632"/>
    <w:rsid w:val="00F75D2B"/>
    <w:rsid w:val="00F75E92"/>
    <w:rsid w:val="00F76683"/>
    <w:rsid w:val="00F76A98"/>
    <w:rsid w:val="00F77178"/>
    <w:rsid w:val="00F7720D"/>
    <w:rsid w:val="00F77659"/>
    <w:rsid w:val="00F77678"/>
    <w:rsid w:val="00F77B0B"/>
    <w:rsid w:val="00F77F8A"/>
    <w:rsid w:val="00F804CF"/>
    <w:rsid w:val="00F80675"/>
    <w:rsid w:val="00F80AE9"/>
    <w:rsid w:val="00F81340"/>
    <w:rsid w:val="00F82007"/>
    <w:rsid w:val="00F82135"/>
    <w:rsid w:val="00F821F5"/>
    <w:rsid w:val="00F8259F"/>
    <w:rsid w:val="00F8279C"/>
    <w:rsid w:val="00F827DC"/>
    <w:rsid w:val="00F8286A"/>
    <w:rsid w:val="00F828B5"/>
    <w:rsid w:val="00F82902"/>
    <w:rsid w:val="00F82AE6"/>
    <w:rsid w:val="00F82C07"/>
    <w:rsid w:val="00F82DD0"/>
    <w:rsid w:val="00F83293"/>
    <w:rsid w:val="00F8360B"/>
    <w:rsid w:val="00F8375E"/>
    <w:rsid w:val="00F8396B"/>
    <w:rsid w:val="00F8400E"/>
    <w:rsid w:val="00F84297"/>
    <w:rsid w:val="00F84343"/>
    <w:rsid w:val="00F84464"/>
    <w:rsid w:val="00F84A95"/>
    <w:rsid w:val="00F84C7E"/>
    <w:rsid w:val="00F84D2F"/>
    <w:rsid w:val="00F84D30"/>
    <w:rsid w:val="00F84ED9"/>
    <w:rsid w:val="00F84F32"/>
    <w:rsid w:val="00F851BD"/>
    <w:rsid w:val="00F85234"/>
    <w:rsid w:val="00F85823"/>
    <w:rsid w:val="00F85D29"/>
    <w:rsid w:val="00F85FB3"/>
    <w:rsid w:val="00F8635C"/>
    <w:rsid w:val="00F869CC"/>
    <w:rsid w:val="00F86C18"/>
    <w:rsid w:val="00F86FC5"/>
    <w:rsid w:val="00F8710A"/>
    <w:rsid w:val="00F87146"/>
    <w:rsid w:val="00F87924"/>
    <w:rsid w:val="00F90467"/>
    <w:rsid w:val="00F909E3"/>
    <w:rsid w:val="00F90AC4"/>
    <w:rsid w:val="00F90F88"/>
    <w:rsid w:val="00F91557"/>
    <w:rsid w:val="00F917D0"/>
    <w:rsid w:val="00F9182F"/>
    <w:rsid w:val="00F91FB0"/>
    <w:rsid w:val="00F92324"/>
    <w:rsid w:val="00F934F2"/>
    <w:rsid w:val="00F938B5"/>
    <w:rsid w:val="00F938BE"/>
    <w:rsid w:val="00F93AE2"/>
    <w:rsid w:val="00F93E97"/>
    <w:rsid w:val="00F941AA"/>
    <w:rsid w:val="00F9427F"/>
    <w:rsid w:val="00F94418"/>
    <w:rsid w:val="00F94451"/>
    <w:rsid w:val="00F9448C"/>
    <w:rsid w:val="00F94725"/>
    <w:rsid w:val="00F94E78"/>
    <w:rsid w:val="00F94EFA"/>
    <w:rsid w:val="00F94F22"/>
    <w:rsid w:val="00F95E11"/>
    <w:rsid w:val="00F95E50"/>
    <w:rsid w:val="00F95E78"/>
    <w:rsid w:val="00F95F23"/>
    <w:rsid w:val="00F96365"/>
    <w:rsid w:val="00F963E2"/>
    <w:rsid w:val="00F9668E"/>
    <w:rsid w:val="00F972B6"/>
    <w:rsid w:val="00F97B38"/>
    <w:rsid w:val="00FA0088"/>
    <w:rsid w:val="00FA0747"/>
    <w:rsid w:val="00FA07FC"/>
    <w:rsid w:val="00FA08B7"/>
    <w:rsid w:val="00FA09F6"/>
    <w:rsid w:val="00FA0D9A"/>
    <w:rsid w:val="00FA1055"/>
    <w:rsid w:val="00FA12D7"/>
    <w:rsid w:val="00FA18E1"/>
    <w:rsid w:val="00FA1BB9"/>
    <w:rsid w:val="00FA1D9D"/>
    <w:rsid w:val="00FA1E4A"/>
    <w:rsid w:val="00FA218B"/>
    <w:rsid w:val="00FA2859"/>
    <w:rsid w:val="00FA2B36"/>
    <w:rsid w:val="00FA2C54"/>
    <w:rsid w:val="00FA2C86"/>
    <w:rsid w:val="00FA2CAE"/>
    <w:rsid w:val="00FA2F58"/>
    <w:rsid w:val="00FA3167"/>
    <w:rsid w:val="00FA3780"/>
    <w:rsid w:val="00FA37D8"/>
    <w:rsid w:val="00FA3867"/>
    <w:rsid w:val="00FA3A5F"/>
    <w:rsid w:val="00FA41BF"/>
    <w:rsid w:val="00FA440A"/>
    <w:rsid w:val="00FA4990"/>
    <w:rsid w:val="00FA5331"/>
    <w:rsid w:val="00FA5C1A"/>
    <w:rsid w:val="00FA6049"/>
    <w:rsid w:val="00FA6390"/>
    <w:rsid w:val="00FA65B4"/>
    <w:rsid w:val="00FA665C"/>
    <w:rsid w:val="00FA6A2B"/>
    <w:rsid w:val="00FA6AC3"/>
    <w:rsid w:val="00FA6AE7"/>
    <w:rsid w:val="00FA6B1C"/>
    <w:rsid w:val="00FA6CF4"/>
    <w:rsid w:val="00FA6D8F"/>
    <w:rsid w:val="00FA758F"/>
    <w:rsid w:val="00FA7787"/>
    <w:rsid w:val="00FA79E0"/>
    <w:rsid w:val="00FA7F6E"/>
    <w:rsid w:val="00FA7FC6"/>
    <w:rsid w:val="00FB01CA"/>
    <w:rsid w:val="00FB0BC2"/>
    <w:rsid w:val="00FB1036"/>
    <w:rsid w:val="00FB118C"/>
    <w:rsid w:val="00FB172C"/>
    <w:rsid w:val="00FB1939"/>
    <w:rsid w:val="00FB1B14"/>
    <w:rsid w:val="00FB1B85"/>
    <w:rsid w:val="00FB1DAF"/>
    <w:rsid w:val="00FB2350"/>
    <w:rsid w:val="00FB2608"/>
    <w:rsid w:val="00FB26BF"/>
    <w:rsid w:val="00FB2750"/>
    <w:rsid w:val="00FB2F5C"/>
    <w:rsid w:val="00FB30DC"/>
    <w:rsid w:val="00FB3226"/>
    <w:rsid w:val="00FB34B7"/>
    <w:rsid w:val="00FB3923"/>
    <w:rsid w:val="00FB3A7A"/>
    <w:rsid w:val="00FB3C12"/>
    <w:rsid w:val="00FB44A2"/>
    <w:rsid w:val="00FB493B"/>
    <w:rsid w:val="00FB4F34"/>
    <w:rsid w:val="00FB547A"/>
    <w:rsid w:val="00FB59A3"/>
    <w:rsid w:val="00FB61FE"/>
    <w:rsid w:val="00FB6808"/>
    <w:rsid w:val="00FB6DDB"/>
    <w:rsid w:val="00FB718D"/>
    <w:rsid w:val="00FB75A8"/>
    <w:rsid w:val="00FB7CD0"/>
    <w:rsid w:val="00FB7DA2"/>
    <w:rsid w:val="00FC045A"/>
    <w:rsid w:val="00FC04F2"/>
    <w:rsid w:val="00FC07E3"/>
    <w:rsid w:val="00FC0A1C"/>
    <w:rsid w:val="00FC1532"/>
    <w:rsid w:val="00FC176E"/>
    <w:rsid w:val="00FC1B86"/>
    <w:rsid w:val="00FC1E0E"/>
    <w:rsid w:val="00FC25A0"/>
    <w:rsid w:val="00FC2A29"/>
    <w:rsid w:val="00FC2BC0"/>
    <w:rsid w:val="00FC2E30"/>
    <w:rsid w:val="00FC2F60"/>
    <w:rsid w:val="00FC2F8B"/>
    <w:rsid w:val="00FC30D7"/>
    <w:rsid w:val="00FC32CF"/>
    <w:rsid w:val="00FC3D68"/>
    <w:rsid w:val="00FC3F01"/>
    <w:rsid w:val="00FC40BE"/>
    <w:rsid w:val="00FC446C"/>
    <w:rsid w:val="00FC4683"/>
    <w:rsid w:val="00FC4832"/>
    <w:rsid w:val="00FC4941"/>
    <w:rsid w:val="00FC4D3B"/>
    <w:rsid w:val="00FC4EBD"/>
    <w:rsid w:val="00FC51F9"/>
    <w:rsid w:val="00FC54EE"/>
    <w:rsid w:val="00FC584C"/>
    <w:rsid w:val="00FC5CD0"/>
    <w:rsid w:val="00FC665A"/>
    <w:rsid w:val="00FC6F2A"/>
    <w:rsid w:val="00FC74DC"/>
    <w:rsid w:val="00FC75EB"/>
    <w:rsid w:val="00FC7E41"/>
    <w:rsid w:val="00FD0191"/>
    <w:rsid w:val="00FD0707"/>
    <w:rsid w:val="00FD07A2"/>
    <w:rsid w:val="00FD0D78"/>
    <w:rsid w:val="00FD0FBC"/>
    <w:rsid w:val="00FD145F"/>
    <w:rsid w:val="00FD1562"/>
    <w:rsid w:val="00FD158C"/>
    <w:rsid w:val="00FD1615"/>
    <w:rsid w:val="00FD1ABF"/>
    <w:rsid w:val="00FD1D85"/>
    <w:rsid w:val="00FD2308"/>
    <w:rsid w:val="00FD2588"/>
    <w:rsid w:val="00FD2759"/>
    <w:rsid w:val="00FD2A74"/>
    <w:rsid w:val="00FD3140"/>
    <w:rsid w:val="00FD37B2"/>
    <w:rsid w:val="00FD38A5"/>
    <w:rsid w:val="00FD3D26"/>
    <w:rsid w:val="00FD422B"/>
    <w:rsid w:val="00FD49CD"/>
    <w:rsid w:val="00FD4E2A"/>
    <w:rsid w:val="00FD51F6"/>
    <w:rsid w:val="00FD5524"/>
    <w:rsid w:val="00FD555A"/>
    <w:rsid w:val="00FD5A71"/>
    <w:rsid w:val="00FD5E3B"/>
    <w:rsid w:val="00FD5E8F"/>
    <w:rsid w:val="00FD6347"/>
    <w:rsid w:val="00FD6367"/>
    <w:rsid w:val="00FD6415"/>
    <w:rsid w:val="00FD6441"/>
    <w:rsid w:val="00FD6826"/>
    <w:rsid w:val="00FD682C"/>
    <w:rsid w:val="00FD6C22"/>
    <w:rsid w:val="00FD6F72"/>
    <w:rsid w:val="00FD6FAB"/>
    <w:rsid w:val="00FD70CA"/>
    <w:rsid w:val="00FD721E"/>
    <w:rsid w:val="00FD739F"/>
    <w:rsid w:val="00FD7723"/>
    <w:rsid w:val="00FD787B"/>
    <w:rsid w:val="00FD7DED"/>
    <w:rsid w:val="00FE075D"/>
    <w:rsid w:val="00FE0CA6"/>
    <w:rsid w:val="00FE0E24"/>
    <w:rsid w:val="00FE0E67"/>
    <w:rsid w:val="00FE1374"/>
    <w:rsid w:val="00FE1703"/>
    <w:rsid w:val="00FE17E5"/>
    <w:rsid w:val="00FE2135"/>
    <w:rsid w:val="00FE22B5"/>
    <w:rsid w:val="00FE2BE4"/>
    <w:rsid w:val="00FE2D71"/>
    <w:rsid w:val="00FE3421"/>
    <w:rsid w:val="00FE3466"/>
    <w:rsid w:val="00FE35E5"/>
    <w:rsid w:val="00FE374D"/>
    <w:rsid w:val="00FE38FD"/>
    <w:rsid w:val="00FE39D3"/>
    <w:rsid w:val="00FE4168"/>
    <w:rsid w:val="00FE444C"/>
    <w:rsid w:val="00FE451C"/>
    <w:rsid w:val="00FE45B2"/>
    <w:rsid w:val="00FE46CC"/>
    <w:rsid w:val="00FE4733"/>
    <w:rsid w:val="00FE4777"/>
    <w:rsid w:val="00FE4B17"/>
    <w:rsid w:val="00FE5144"/>
    <w:rsid w:val="00FE57F4"/>
    <w:rsid w:val="00FE5859"/>
    <w:rsid w:val="00FE5915"/>
    <w:rsid w:val="00FE5A20"/>
    <w:rsid w:val="00FE5C97"/>
    <w:rsid w:val="00FE6001"/>
    <w:rsid w:val="00FE62A8"/>
    <w:rsid w:val="00FE63B8"/>
    <w:rsid w:val="00FE668C"/>
    <w:rsid w:val="00FE685F"/>
    <w:rsid w:val="00FE6926"/>
    <w:rsid w:val="00FE694F"/>
    <w:rsid w:val="00FE6DA6"/>
    <w:rsid w:val="00FE6E40"/>
    <w:rsid w:val="00FE6ED0"/>
    <w:rsid w:val="00FE6F10"/>
    <w:rsid w:val="00FE706D"/>
    <w:rsid w:val="00FE718B"/>
    <w:rsid w:val="00FE744B"/>
    <w:rsid w:val="00FE77D5"/>
    <w:rsid w:val="00FE7906"/>
    <w:rsid w:val="00FE7AA2"/>
    <w:rsid w:val="00FE7BFF"/>
    <w:rsid w:val="00FE7D5A"/>
    <w:rsid w:val="00FE7F98"/>
    <w:rsid w:val="00FF01BD"/>
    <w:rsid w:val="00FF089B"/>
    <w:rsid w:val="00FF0B5D"/>
    <w:rsid w:val="00FF15A7"/>
    <w:rsid w:val="00FF1943"/>
    <w:rsid w:val="00FF1B1A"/>
    <w:rsid w:val="00FF2235"/>
    <w:rsid w:val="00FF2422"/>
    <w:rsid w:val="00FF27DE"/>
    <w:rsid w:val="00FF28E9"/>
    <w:rsid w:val="00FF2F67"/>
    <w:rsid w:val="00FF3480"/>
    <w:rsid w:val="00FF3605"/>
    <w:rsid w:val="00FF360F"/>
    <w:rsid w:val="00FF3B97"/>
    <w:rsid w:val="00FF3F2D"/>
    <w:rsid w:val="00FF441F"/>
    <w:rsid w:val="00FF45A9"/>
    <w:rsid w:val="00FF46E7"/>
    <w:rsid w:val="00FF4939"/>
    <w:rsid w:val="00FF4B7C"/>
    <w:rsid w:val="00FF4F40"/>
    <w:rsid w:val="00FF559D"/>
    <w:rsid w:val="00FF59E1"/>
    <w:rsid w:val="00FF6204"/>
    <w:rsid w:val="00FF6712"/>
    <w:rsid w:val="00FF69CE"/>
    <w:rsid w:val="00FF6BD0"/>
    <w:rsid w:val="00FF6CCB"/>
    <w:rsid w:val="00FF7090"/>
    <w:rsid w:val="00FF72CB"/>
    <w:rsid w:val="00FF779E"/>
    <w:rsid w:val="00FF779F"/>
    <w:rsid w:val="00FF7ECB"/>
    <w:rsid w:val="0103CD6C"/>
    <w:rsid w:val="01BB3665"/>
    <w:rsid w:val="01E39253"/>
    <w:rsid w:val="02289809"/>
    <w:rsid w:val="024F031E"/>
    <w:rsid w:val="02A1D190"/>
    <w:rsid w:val="032D0E85"/>
    <w:rsid w:val="03EF25BA"/>
    <w:rsid w:val="0418452E"/>
    <w:rsid w:val="044E845A"/>
    <w:rsid w:val="059CCD08"/>
    <w:rsid w:val="0623D0A0"/>
    <w:rsid w:val="069C2F52"/>
    <w:rsid w:val="0762950A"/>
    <w:rsid w:val="0883A4C0"/>
    <w:rsid w:val="095C107D"/>
    <w:rsid w:val="098C852F"/>
    <w:rsid w:val="0A76F4CB"/>
    <w:rsid w:val="0B7C36AE"/>
    <w:rsid w:val="0C3F9743"/>
    <w:rsid w:val="0D762261"/>
    <w:rsid w:val="0E4BFC6D"/>
    <w:rsid w:val="0ECB7DCD"/>
    <w:rsid w:val="0F215E56"/>
    <w:rsid w:val="0F442CE4"/>
    <w:rsid w:val="1003E5AF"/>
    <w:rsid w:val="10878EEE"/>
    <w:rsid w:val="10CE6AFB"/>
    <w:rsid w:val="118A1D47"/>
    <w:rsid w:val="12164624"/>
    <w:rsid w:val="12869C32"/>
    <w:rsid w:val="132C394E"/>
    <w:rsid w:val="135D6175"/>
    <w:rsid w:val="13687CFD"/>
    <w:rsid w:val="14259B91"/>
    <w:rsid w:val="1472D725"/>
    <w:rsid w:val="14C8CC94"/>
    <w:rsid w:val="1586D289"/>
    <w:rsid w:val="19394195"/>
    <w:rsid w:val="19FCACDC"/>
    <w:rsid w:val="1A0F7959"/>
    <w:rsid w:val="1A359C54"/>
    <w:rsid w:val="1A465ADB"/>
    <w:rsid w:val="1A7D8480"/>
    <w:rsid w:val="1AA64499"/>
    <w:rsid w:val="1AD3E4FE"/>
    <w:rsid w:val="1AEEA231"/>
    <w:rsid w:val="1BAE800B"/>
    <w:rsid w:val="1D16F3AA"/>
    <w:rsid w:val="1D533841"/>
    <w:rsid w:val="1DE5760C"/>
    <w:rsid w:val="1E385AE7"/>
    <w:rsid w:val="2085D0FD"/>
    <w:rsid w:val="2111E561"/>
    <w:rsid w:val="2141C97E"/>
    <w:rsid w:val="2174FEB8"/>
    <w:rsid w:val="21AB8224"/>
    <w:rsid w:val="21C072E0"/>
    <w:rsid w:val="21C3F8E1"/>
    <w:rsid w:val="21D4DDF9"/>
    <w:rsid w:val="22D8B4C9"/>
    <w:rsid w:val="23519F75"/>
    <w:rsid w:val="23F65E35"/>
    <w:rsid w:val="24B680C5"/>
    <w:rsid w:val="2515AB41"/>
    <w:rsid w:val="26DA4C8A"/>
    <w:rsid w:val="27095BAB"/>
    <w:rsid w:val="27508098"/>
    <w:rsid w:val="27C70864"/>
    <w:rsid w:val="27D34372"/>
    <w:rsid w:val="282C1490"/>
    <w:rsid w:val="286698EA"/>
    <w:rsid w:val="28C58887"/>
    <w:rsid w:val="2C57B4FE"/>
    <w:rsid w:val="2DE6C53E"/>
    <w:rsid w:val="2DFF8A7C"/>
    <w:rsid w:val="2E7037F5"/>
    <w:rsid w:val="2E82AC4F"/>
    <w:rsid w:val="2EBF583F"/>
    <w:rsid w:val="2EDE4AF2"/>
    <w:rsid w:val="2F381680"/>
    <w:rsid w:val="300E3329"/>
    <w:rsid w:val="30DA2C43"/>
    <w:rsid w:val="30FA5F8D"/>
    <w:rsid w:val="31431FDF"/>
    <w:rsid w:val="31C69558"/>
    <w:rsid w:val="323250E4"/>
    <w:rsid w:val="33EE69F0"/>
    <w:rsid w:val="3483CCFA"/>
    <w:rsid w:val="34CC2430"/>
    <w:rsid w:val="3614E6F9"/>
    <w:rsid w:val="373C7D4C"/>
    <w:rsid w:val="377E3668"/>
    <w:rsid w:val="37A66810"/>
    <w:rsid w:val="37B33458"/>
    <w:rsid w:val="37EBEDCA"/>
    <w:rsid w:val="38A9625D"/>
    <w:rsid w:val="38A97BE2"/>
    <w:rsid w:val="39AB1964"/>
    <w:rsid w:val="39B744B0"/>
    <w:rsid w:val="3A43BEC7"/>
    <w:rsid w:val="3ADD284C"/>
    <w:rsid w:val="3BAFC39A"/>
    <w:rsid w:val="3CD47297"/>
    <w:rsid w:val="3DAD8597"/>
    <w:rsid w:val="3DCC31B3"/>
    <w:rsid w:val="3DF9D785"/>
    <w:rsid w:val="3E6F02BF"/>
    <w:rsid w:val="3EB8F892"/>
    <w:rsid w:val="3F6803D7"/>
    <w:rsid w:val="3F6CFDEA"/>
    <w:rsid w:val="3FF99CC1"/>
    <w:rsid w:val="41286D6F"/>
    <w:rsid w:val="412978E9"/>
    <w:rsid w:val="429D42A1"/>
    <w:rsid w:val="42F292FD"/>
    <w:rsid w:val="43307C95"/>
    <w:rsid w:val="43402C2C"/>
    <w:rsid w:val="45761FA4"/>
    <w:rsid w:val="46466B74"/>
    <w:rsid w:val="48204179"/>
    <w:rsid w:val="483126D9"/>
    <w:rsid w:val="4838921E"/>
    <w:rsid w:val="48D5A38B"/>
    <w:rsid w:val="494078C9"/>
    <w:rsid w:val="4973BDAD"/>
    <w:rsid w:val="4A3AAFF4"/>
    <w:rsid w:val="4B565378"/>
    <w:rsid w:val="4B95A6E7"/>
    <w:rsid w:val="4C059AAB"/>
    <w:rsid w:val="4D29A75A"/>
    <w:rsid w:val="4D466595"/>
    <w:rsid w:val="4E163E83"/>
    <w:rsid w:val="4F65AAC7"/>
    <w:rsid w:val="4F922093"/>
    <w:rsid w:val="5024C04E"/>
    <w:rsid w:val="51E33D90"/>
    <w:rsid w:val="52EA73E5"/>
    <w:rsid w:val="54520DB6"/>
    <w:rsid w:val="54FD008C"/>
    <w:rsid w:val="557B7C21"/>
    <w:rsid w:val="576B3DC4"/>
    <w:rsid w:val="57D451B1"/>
    <w:rsid w:val="57D5921D"/>
    <w:rsid w:val="580BEB2F"/>
    <w:rsid w:val="5A3AE4DB"/>
    <w:rsid w:val="5A416C5F"/>
    <w:rsid w:val="5A95ADF6"/>
    <w:rsid w:val="5ACEC1CF"/>
    <w:rsid w:val="5C26ED05"/>
    <w:rsid w:val="5D592D23"/>
    <w:rsid w:val="5DF05918"/>
    <w:rsid w:val="5E59B987"/>
    <w:rsid w:val="5E6EEF71"/>
    <w:rsid w:val="600A670C"/>
    <w:rsid w:val="609642FD"/>
    <w:rsid w:val="60F072B0"/>
    <w:rsid w:val="61331097"/>
    <w:rsid w:val="61DB4ADD"/>
    <w:rsid w:val="636B00BE"/>
    <w:rsid w:val="64272750"/>
    <w:rsid w:val="6463E958"/>
    <w:rsid w:val="6569F556"/>
    <w:rsid w:val="65D27968"/>
    <w:rsid w:val="66441CB7"/>
    <w:rsid w:val="667FBC90"/>
    <w:rsid w:val="66A457CA"/>
    <w:rsid w:val="66AFA599"/>
    <w:rsid w:val="6709A262"/>
    <w:rsid w:val="671AA155"/>
    <w:rsid w:val="67CE7E01"/>
    <w:rsid w:val="688FF982"/>
    <w:rsid w:val="69800C73"/>
    <w:rsid w:val="698F272D"/>
    <w:rsid w:val="69DA4899"/>
    <w:rsid w:val="6A327576"/>
    <w:rsid w:val="6A9840E9"/>
    <w:rsid w:val="6B370427"/>
    <w:rsid w:val="6CC3A0DE"/>
    <w:rsid w:val="6CF29611"/>
    <w:rsid w:val="6E2C4F81"/>
    <w:rsid w:val="6E639945"/>
    <w:rsid w:val="6EBACCFB"/>
    <w:rsid w:val="6EE14351"/>
    <w:rsid w:val="6F8972E7"/>
    <w:rsid w:val="6FBFCAEF"/>
    <w:rsid w:val="6FE35796"/>
    <w:rsid w:val="70DDFEC3"/>
    <w:rsid w:val="70EFED19"/>
    <w:rsid w:val="72645A84"/>
    <w:rsid w:val="729AB5EE"/>
    <w:rsid w:val="72DBD53B"/>
    <w:rsid w:val="73A08FE6"/>
    <w:rsid w:val="761DE03C"/>
    <w:rsid w:val="76A736D0"/>
    <w:rsid w:val="76C7A5D5"/>
    <w:rsid w:val="779EFFC0"/>
    <w:rsid w:val="783073F4"/>
    <w:rsid w:val="786EF6B1"/>
    <w:rsid w:val="78955939"/>
    <w:rsid w:val="7D084D95"/>
    <w:rsid w:val="7D7BEBA2"/>
    <w:rsid w:val="7EFFD8FC"/>
    <w:rsid w:val="7FB1F42B"/>
    <w:rsid w:val="7FFE9B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28117"/>
  <w15:chartTrackingRefBased/>
  <w15:docId w15:val="{A32DC1B1-1CE0-4330-8672-5AC6555B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D7C"/>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922BB7"/>
    <w:pPr>
      <w:tabs>
        <w:tab w:val="left" w:pos="1320"/>
        <w:tab w:val="right" w:leader="dot" w:pos="9350"/>
      </w:tabs>
      <w:spacing w:after="0"/>
      <w:ind w:left="22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semiHidden/>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5A74C0"/>
  </w:style>
  <w:style w:type="character" w:customStyle="1" w:styleId="cf01">
    <w:name w:val="cf01"/>
    <w:basedOn w:val="DefaultParagraphFont"/>
    <w:rsid w:val="003263AF"/>
    <w:rPr>
      <w:rFonts w:ascii="Segoe UI" w:hAnsi="Segoe UI" w:cs="Segoe UI" w:hint="default"/>
      <w:sz w:val="18"/>
      <w:szCs w:val="18"/>
    </w:rPr>
  </w:style>
  <w:style w:type="table" w:customStyle="1" w:styleId="ScrollTableNormal">
    <w:name w:val="Scroll Table Normal"/>
    <w:basedOn w:val="TableNormal"/>
    <w:uiPriority w:val="99"/>
    <w:qFormat/>
    <w:rsid w:val="00172339"/>
    <w:pPr>
      <w:spacing w:after="120" w:line="280" w:lineRule="atLeast"/>
    </w:pPr>
    <w:rPr>
      <w:rFonts w:ascii="Arial" w:hAnsi="Arial"/>
      <w:sz w:val="18"/>
      <w:szCs w:val="18"/>
      <w:lang w:val="de-DE"/>
    </w:rPr>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TableGrid1">
    <w:name w:val="Table Grid1"/>
    <w:basedOn w:val="TableNormal"/>
    <w:next w:val="TableGrid"/>
    <w:uiPriority w:val="39"/>
    <w:rsid w:val="00FD0191"/>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2942">
      <w:bodyDiv w:val="1"/>
      <w:marLeft w:val="0"/>
      <w:marRight w:val="0"/>
      <w:marTop w:val="0"/>
      <w:marBottom w:val="0"/>
      <w:divBdr>
        <w:top w:val="none" w:sz="0" w:space="0" w:color="auto"/>
        <w:left w:val="none" w:sz="0" w:space="0" w:color="auto"/>
        <w:bottom w:val="none" w:sz="0" w:space="0" w:color="auto"/>
        <w:right w:val="none" w:sz="0" w:space="0" w:color="auto"/>
      </w:divBdr>
    </w:div>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278607434">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3563838">
      <w:bodyDiv w:val="1"/>
      <w:marLeft w:val="0"/>
      <w:marRight w:val="0"/>
      <w:marTop w:val="0"/>
      <w:marBottom w:val="0"/>
      <w:divBdr>
        <w:top w:val="none" w:sz="0" w:space="0" w:color="auto"/>
        <w:left w:val="none" w:sz="0" w:space="0" w:color="auto"/>
        <w:bottom w:val="none" w:sz="0" w:space="0" w:color="auto"/>
        <w:right w:val="none" w:sz="0" w:space="0" w:color="auto"/>
      </w:divBdr>
    </w:div>
    <w:div w:id="592786450">
      <w:bodyDiv w:val="1"/>
      <w:marLeft w:val="0"/>
      <w:marRight w:val="0"/>
      <w:marTop w:val="0"/>
      <w:marBottom w:val="0"/>
      <w:divBdr>
        <w:top w:val="none" w:sz="0" w:space="0" w:color="auto"/>
        <w:left w:val="none" w:sz="0" w:space="0" w:color="auto"/>
        <w:bottom w:val="none" w:sz="0" w:space="0" w:color="auto"/>
        <w:right w:val="none" w:sz="0" w:space="0" w:color="auto"/>
      </w:divBdr>
      <w:divsChild>
        <w:div w:id="217669395">
          <w:marLeft w:val="0"/>
          <w:marRight w:val="0"/>
          <w:marTop w:val="0"/>
          <w:marBottom w:val="0"/>
          <w:divBdr>
            <w:top w:val="none" w:sz="0" w:space="0" w:color="auto"/>
            <w:left w:val="none" w:sz="0" w:space="0" w:color="auto"/>
            <w:bottom w:val="none" w:sz="0" w:space="0" w:color="auto"/>
            <w:right w:val="none" w:sz="0" w:space="0" w:color="auto"/>
          </w:divBdr>
        </w:div>
        <w:div w:id="223374928">
          <w:marLeft w:val="0"/>
          <w:marRight w:val="0"/>
          <w:marTop w:val="0"/>
          <w:marBottom w:val="0"/>
          <w:divBdr>
            <w:top w:val="none" w:sz="0" w:space="0" w:color="auto"/>
            <w:left w:val="none" w:sz="0" w:space="0" w:color="auto"/>
            <w:bottom w:val="none" w:sz="0" w:space="0" w:color="auto"/>
            <w:right w:val="none" w:sz="0" w:space="0" w:color="auto"/>
          </w:divBdr>
        </w:div>
        <w:div w:id="374815760">
          <w:marLeft w:val="0"/>
          <w:marRight w:val="0"/>
          <w:marTop w:val="0"/>
          <w:marBottom w:val="0"/>
          <w:divBdr>
            <w:top w:val="none" w:sz="0" w:space="0" w:color="auto"/>
            <w:left w:val="none" w:sz="0" w:space="0" w:color="auto"/>
            <w:bottom w:val="none" w:sz="0" w:space="0" w:color="auto"/>
            <w:right w:val="none" w:sz="0" w:space="0" w:color="auto"/>
          </w:divBdr>
        </w:div>
        <w:div w:id="680862902">
          <w:marLeft w:val="0"/>
          <w:marRight w:val="0"/>
          <w:marTop w:val="0"/>
          <w:marBottom w:val="0"/>
          <w:divBdr>
            <w:top w:val="none" w:sz="0" w:space="0" w:color="auto"/>
            <w:left w:val="none" w:sz="0" w:space="0" w:color="auto"/>
            <w:bottom w:val="none" w:sz="0" w:space="0" w:color="auto"/>
            <w:right w:val="none" w:sz="0" w:space="0" w:color="auto"/>
          </w:divBdr>
        </w:div>
        <w:div w:id="1167480054">
          <w:marLeft w:val="0"/>
          <w:marRight w:val="0"/>
          <w:marTop w:val="0"/>
          <w:marBottom w:val="0"/>
          <w:divBdr>
            <w:top w:val="none" w:sz="0" w:space="0" w:color="auto"/>
            <w:left w:val="none" w:sz="0" w:space="0" w:color="auto"/>
            <w:bottom w:val="none" w:sz="0" w:space="0" w:color="auto"/>
            <w:right w:val="none" w:sz="0" w:space="0" w:color="auto"/>
          </w:divBdr>
        </w:div>
        <w:div w:id="1465779809">
          <w:marLeft w:val="0"/>
          <w:marRight w:val="0"/>
          <w:marTop w:val="0"/>
          <w:marBottom w:val="0"/>
          <w:divBdr>
            <w:top w:val="none" w:sz="0" w:space="0" w:color="auto"/>
            <w:left w:val="none" w:sz="0" w:space="0" w:color="auto"/>
            <w:bottom w:val="none" w:sz="0" w:space="0" w:color="auto"/>
            <w:right w:val="none" w:sz="0" w:space="0" w:color="auto"/>
          </w:divBdr>
        </w:div>
        <w:div w:id="1775394828">
          <w:marLeft w:val="0"/>
          <w:marRight w:val="0"/>
          <w:marTop w:val="0"/>
          <w:marBottom w:val="0"/>
          <w:divBdr>
            <w:top w:val="none" w:sz="0" w:space="0" w:color="auto"/>
            <w:left w:val="none" w:sz="0" w:space="0" w:color="auto"/>
            <w:bottom w:val="none" w:sz="0" w:space="0" w:color="auto"/>
            <w:right w:val="none" w:sz="0" w:space="0" w:color="auto"/>
          </w:divBdr>
        </w:div>
        <w:div w:id="1918173635">
          <w:marLeft w:val="0"/>
          <w:marRight w:val="0"/>
          <w:marTop w:val="0"/>
          <w:marBottom w:val="0"/>
          <w:divBdr>
            <w:top w:val="none" w:sz="0" w:space="0" w:color="auto"/>
            <w:left w:val="none" w:sz="0" w:space="0" w:color="auto"/>
            <w:bottom w:val="none" w:sz="0" w:space="0" w:color="auto"/>
            <w:right w:val="none" w:sz="0" w:space="0" w:color="auto"/>
          </w:divBdr>
        </w:div>
        <w:div w:id="2046827882">
          <w:marLeft w:val="0"/>
          <w:marRight w:val="0"/>
          <w:marTop w:val="0"/>
          <w:marBottom w:val="0"/>
          <w:divBdr>
            <w:top w:val="none" w:sz="0" w:space="0" w:color="auto"/>
            <w:left w:val="none" w:sz="0" w:space="0" w:color="auto"/>
            <w:bottom w:val="none" w:sz="0" w:space="0" w:color="auto"/>
            <w:right w:val="none" w:sz="0" w:space="0" w:color="auto"/>
          </w:divBdr>
        </w:div>
      </w:divsChild>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3470579">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346859223">
      <w:bodyDiv w:val="1"/>
      <w:marLeft w:val="0"/>
      <w:marRight w:val="0"/>
      <w:marTop w:val="0"/>
      <w:marBottom w:val="0"/>
      <w:divBdr>
        <w:top w:val="none" w:sz="0" w:space="0" w:color="auto"/>
        <w:left w:val="none" w:sz="0" w:space="0" w:color="auto"/>
        <w:bottom w:val="none" w:sz="0" w:space="0" w:color="auto"/>
        <w:right w:val="none" w:sz="0" w:space="0" w:color="auto"/>
      </w:divBdr>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35706834">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612545501">
      <w:bodyDiv w:val="1"/>
      <w:marLeft w:val="0"/>
      <w:marRight w:val="0"/>
      <w:marTop w:val="0"/>
      <w:marBottom w:val="0"/>
      <w:divBdr>
        <w:top w:val="none" w:sz="0" w:space="0" w:color="auto"/>
        <w:left w:val="none" w:sz="0" w:space="0" w:color="auto"/>
        <w:bottom w:val="none" w:sz="0" w:space="0" w:color="auto"/>
        <w:right w:val="none" w:sz="0" w:space="0" w:color="auto"/>
      </w:divBdr>
    </w:div>
    <w:div w:id="1615211187">
      <w:bodyDiv w:val="1"/>
      <w:marLeft w:val="0"/>
      <w:marRight w:val="0"/>
      <w:marTop w:val="0"/>
      <w:marBottom w:val="0"/>
      <w:divBdr>
        <w:top w:val="none" w:sz="0" w:space="0" w:color="auto"/>
        <w:left w:val="none" w:sz="0" w:space="0" w:color="auto"/>
        <w:bottom w:val="none" w:sz="0" w:space="0" w:color="auto"/>
        <w:right w:val="none" w:sz="0" w:space="0" w:color="auto"/>
      </w:divBdr>
    </w:div>
    <w:div w:id="1708947525">
      <w:bodyDiv w:val="1"/>
      <w:marLeft w:val="0"/>
      <w:marRight w:val="0"/>
      <w:marTop w:val="0"/>
      <w:marBottom w:val="0"/>
      <w:divBdr>
        <w:top w:val="none" w:sz="0" w:space="0" w:color="auto"/>
        <w:left w:val="none" w:sz="0" w:space="0" w:color="auto"/>
        <w:bottom w:val="none" w:sz="0" w:space="0" w:color="auto"/>
        <w:right w:val="none" w:sz="0" w:space="0" w:color="auto"/>
      </w:divBdr>
    </w:div>
    <w:div w:id="1744066389">
      <w:bodyDiv w:val="1"/>
      <w:marLeft w:val="0"/>
      <w:marRight w:val="0"/>
      <w:marTop w:val="0"/>
      <w:marBottom w:val="0"/>
      <w:divBdr>
        <w:top w:val="none" w:sz="0" w:space="0" w:color="auto"/>
        <w:left w:val="none" w:sz="0" w:space="0" w:color="auto"/>
        <w:bottom w:val="none" w:sz="0" w:space="0" w:color="auto"/>
        <w:right w:val="none" w:sz="0" w:space="0" w:color="auto"/>
      </w:divBdr>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92601">
      <w:bodyDiv w:val="1"/>
      <w:marLeft w:val="0"/>
      <w:marRight w:val="0"/>
      <w:marTop w:val="0"/>
      <w:marBottom w:val="0"/>
      <w:divBdr>
        <w:top w:val="none" w:sz="0" w:space="0" w:color="auto"/>
        <w:left w:val="none" w:sz="0" w:space="0" w:color="auto"/>
        <w:bottom w:val="none" w:sz="0" w:space="0" w:color="auto"/>
        <w:right w:val="none" w:sz="0" w:space="0" w:color="auto"/>
      </w:divBdr>
    </w:div>
    <w:div w:id="1853454644">
      <w:bodyDiv w:val="1"/>
      <w:marLeft w:val="0"/>
      <w:marRight w:val="0"/>
      <w:marTop w:val="0"/>
      <w:marBottom w:val="0"/>
      <w:divBdr>
        <w:top w:val="none" w:sz="0" w:space="0" w:color="auto"/>
        <w:left w:val="none" w:sz="0" w:space="0" w:color="auto"/>
        <w:bottom w:val="none" w:sz="0" w:space="0" w:color="auto"/>
        <w:right w:val="none" w:sz="0" w:space="0" w:color="auto"/>
      </w:divBdr>
    </w:div>
    <w:div w:id="1896238029">
      <w:bodyDiv w:val="1"/>
      <w:marLeft w:val="0"/>
      <w:marRight w:val="0"/>
      <w:marTop w:val="0"/>
      <w:marBottom w:val="0"/>
      <w:divBdr>
        <w:top w:val="none" w:sz="0" w:space="0" w:color="auto"/>
        <w:left w:val="none" w:sz="0" w:space="0" w:color="auto"/>
        <w:bottom w:val="none" w:sz="0" w:space="0" w:color="auto"/>
        <w:right w:val="none" w:sz="0" w:space="0" w:color="auto"/>
      </w:divBdr>
      <w:divsChild>
        <w:div w:id="667051261">
          <w:marLeft w:val="0"/>
          <w:marRight w:val="0"/>
          <w:marTop w:val="0"/>
          <w:marBottom w:val="0"/>
          <w:divBdr>
            <w:top w:val="none" w:sz="0" w:space="0" w:color="auto"/>
            <w:left w:val="none" w:sz="0" w:space="0" w:color="auto"/>
            <w:bottom w:val="none" w:sz="0" w:space="0" w:color="auto"/>
            <w:right w:val="none" w:sz="0" w:space="0" w:color="auto"/>
          </w:divBdr>
        </w:div>
      </w:divsChild>
    </w:div>
    <w:div w:id="1949852649">
      <w:bodyDiv w:val="1"/>
      <w:marLeft w:val="0"/>
      <w:marRight w:val="0"/>
      <w:marTop w:val="0"/>
      <w:marBottom w:val="0"/>
      <w:divBdr>
        <w:top w:val="none" w:sz="0" w:space="0" w:color="auto"/>
        <w:left w:val="none" w:sz="0" w:space="0" w:color="auto"/>
        <w:bottom w:val="none" w:sz="0" w:space="0" w:color="auto"/>
        <w:right w:val="none" w:sz="0" w:space="0" w:color="auto"/>
      </w:divBdr>
      <w:divsChild>
        <w:div w:id="162866420">
          <w:marLeft w:val="0"/>
          <w:marRight w:val="0"/>
          <w:marTop w:val="0"/>
          <w:marBottom w:val="0"/>
          <w:divBdr>
            <w:top w:val="none" w:sz="0" w:space="0" w:color="auto"/>
            <w:left w:val="none" w:sz="0" w:space="0" w:color="auto"/>
            <w:bottom w:val="none" w:sz="0" w:space="0" w:color="auto"/>
            <w:right w:val="none" w:sz="0" w:space="0" w:color="auto"/>
          </w:divBdr>
          <w:divsChild>
            <w:div w:id="153568491">
              <w:marLeft w:val="0"/>
              <w:marRight w:val="0"/>
              <w:marTop w:val="0"/>
              <w:marBottom w:val="0"/>
              <w:divBdr>
                <w:top w:val="none" w:sz="0" w:space="0" w:color="auto"/>
                <w:left w:val="none" w:sz="0" w:space="0" w:color="auto"/>
                <w:bottom w:val="none" w:sz="0" w:space="0" w:color="auto"/>
                <w:right w:val="none" w:sz="0" w:space="0" w:color="auto"/>
              </w:divBdr>
            </w:div>
          </w:divsChild>
        </w:div>
        <w:div w:id="185213739">
          <w:marLeft w:val="0"/>
          <w:marRight w:val="0"/>
          <w:marTop w:val="0"/>
          <w:marBottom w:val="0"/>
          <w:divBdr>
            <w:top w:val="none" w:sz="0" w:space="0" w:color="auto"/>
            <w:left w:val="none" w:sz="0" w:space="0" w:color="auto"/>
            <w:bottom w:val="none" w:sz="0" w:space="0" w:color="auto"/>
            <w:right w:val="none" w:sz="0" w:space="0" w:color="auto"/>
          </w:divBdr>
          <w:divsChild>
            <w:div w:id="621687407">
              <w:marLeft w:val="0"/>
              <w:marRight w:val="0"/>
              <w:marTop w:val="0"/>
              <w:marBottom w:val="0"/>
              <w:divBdr>
                <w:top w:val="none" w:sz="0" w:space="0" w:color="auto"/>
                <w:left w:val="none" w:sz="0" w:space="0" w:color="auto"/>
                <w:bottom w:val="none" w:sz="0" w:space="0" w:color="auto"/>
                <w:right w:val="none" w:sz="0" w:space="0" w:color="auto"/>
              </w:divBdr>
            </w:div>
          </w:divsChild>
        </w:div>
        <w:div w:id="383254693">
          <w:marLeft w:val="0"/>
          <w:marRight w:val="0"/>
          <w:marTop w:val="0"/>
          <w:marBottom w:val="0"/>
          <w:divBdr>
            <w:top w:val="none" w:sz="0" w:space="0" w:color="auto"/>
            <w:left w:val="none" w:sz="0" w:space="0" w:color="auto"/>
            <w:bottom w:val="none" w:sz="0" w:space="0" w:color="auto"/>
            <w:right w:val="none" w:sz="0" w:space="0" w:color="auto"/>
          </w:divBdr>
          <w:divsChild>
            <w:div w:id="1051656333">
              <w:marLeft w:val="0"/>
              <w:marRight w:val="0"/>
              <w:marTop w:val="0"/>
              <w:marBottom w:val="0"/>
              <w:divBdr>
                <w:top w:val="none" w:sz="0" w:space="0" w:color="auto"/>
                <w:left w:val="none" w:sz="0" w:space="0" w:color="auto"/>
                <w:bottom w:val="none" w:sz="0" w:space="0" w:color="auto"/>
                <w:right w:val="none" w:sz="0" w:space="0" w:color="auto"/>
              </w:divBdr>
            </w:div>
            <w:div w:id="116412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5028">
      <w:bodyDiv w:val="1"/>
      <w:marLeft w:val="0"/>
      <w:marRight w:val="0"/>
      <w:marTop w:val="0"/>
      <w:marBottom w:val="0"/>
      <w:divBdr>
        <w:top w:val="none" w:sz="0" w:space="0" w:color="auto"/>
        <w:left w:val="none" w:sz="0" w:space="0" w:color="auto"/>
        <w:bottom w:val="none" w:sz="0" w:space="0" w:color="auto"/>
        <w:right w:val="none" w:sz="0" w:space="0" w:color="auto"/>
      </w:divBdr>
      <w:divsChild>
        <w:div w:id="49158336">
          <w:marLeft w:val="0"/>
          <w:marRight w:val="0"/>
          <w:marTop w:val="0"/>
          <w:marBottom w:val="0"/>
          <w:divBdr>
            <w:top w:val="none" w:sz="0" w:space="0" w:color="auto"/>
            <w:left w:val="none" w:sz="0" w:space="0" w:color="auto"/>
            <w:bottom w:val="none" w:sz="0" w:space="0" w:color="auto"/>
            <w:right w:val="none" w:sz="0" w:space="0" w:color="auto"/>
          </w:divBdr>
        </w:div>
        <w:div w:id="161943388">
          <w:marLeft w:val="0"/>
          <w:marRight w:val="0"/>
          <w:marTop w:val="0"/>
          <w:marBottom w:val="0"/>
          <w:divBdr>
            <w:top w:val="none" w:sz="0" w:space="0" w:color="auto"/>
            <w:left w:val="none" w:sz="0" w:space="0" w:color="auto"/>
            <w:bottom w:val="none" w:sz="0" w:space="0" w:color="auto"/>
            <w:right w:val="none" w:sz="0" w:space="0" w:color="auto"/>
          </w:divBdr>
        </w:div>
        <w:div w:id="476381795">
          <w:marLeft w:val="0"/>
          <w:marRight w:val="0"/>
          <w:marTop w:val="0"/>
          <w:marBottom w:val="0"/>
          <w:divBdr>
            <w:top w:val="none" w:sz="0" w:space="0" w:color="auto"/>
            <w:left w:val="none" w:sz="0" w:space="0" w:color="auto"/>
            <w:bottom w:val="none" w:sz="0" w:space="0" w:color="auto"/>
            <w:right w:val="none" w:sz="0" w:space="0" w:color="auto"/>
          </w:divBdr>
        </w:div>
        <w:div w:id="741371393">
          <w:marLeft w:val="0"/>
          <w:marRight w:val="0"/>
          <w:marTop w:val="0"/>
          <w:marBottom w:val="0"/>
          <w:divBdr>
            <w:top w:val="none" w:sz="0" w:space="0" w:color="auto"/>
            <w:left w:val="none" w:sz="0" w:space="0" w:color="auto"/>
            <w:bottom w:val="none" w:sz="0" w:space="0" w:color="auto"/>
            <w:right w:val="none" w:sz="0" w:space="0" w:color="auto"/>
          </w:divBdr>
        </w:div>
        <w:div w:id="1072040216">
          <w:marLeft w:val="0"/>
          <w:marRight w:val="0"/>
          <w:marTop w:val="0"/>
          <w:marBottom w:val="0"/>
          <w:divBdr>
            <w:top w:val="none" w:sz="0" w:space="0" w:color="auto"/>
            <w:left w:val="none" w:sz="0" w:space="0" w:color="auto"/>
            <w:bottom w:val="none" w:sz="0" w:space="0" w:color="auto"/>
            <w:right w:val="none" w:sz="0" w:space="0" w:color="auto"/>
          </w:divBdr>
        </w:div>
        <w:div w:id="1468619009">
          <w:marLeft w:val="0"/>
          <w:marRight w:val="0"/>
          <w:marTop w:val="0"/>
          <w:marBottom w:val="0"/>
          <w:divBdr>
            <w:top w:val="none" w:sz="0" w:space="0" w:color="auto"/>
            <w:left w:val="none" w:sz="0" w:space="0" w:color="auto"/>
            <w:bottom w:val="none" w:sz="0" w:space="0" w:color="auto"/>
            <w:right w:val="none" w:sz="0" w:space="0" w:color="auto"/>
          </w:divBdr>
        </w:div>
        <w:div w:id="1958294977">
          <w:marLeft w:val="0"/>
          <w:marRight w:val="0"/>
          <w:marTop w:val="0"/>
          <w:marBottom w:val="0"/>
          <w:divBdr>
            <w:top w:val="none" w:sz="0" w:space="0" w:color="auto"/>
            <w:left w:val="none" w:sz="0" w:space="0" w:color="auto"/>
            <w:bottom w:val="none" w:sz="0" w:space="0" w:color="auto"/>
            <w:right w:val="none" w:sz="0" w:space="0" w:color="auto"/>
          </w:divBdr>
        </w:div>
        <w:div w:id="20689199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deutscheboerse.sharepoint.com/sites/IN-Group-Compliance/SitePages/IT%20Compliance%20SoD.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988146-D398-437B-AEB3-B9CD80AE189E}">
  <ds:schemaRefs>
    <ds:schemaRef ds:uri="http://schemas.microsoft.com/sharepoint/v3/contenttype/forms"/>
  </ds:schemaRefs>
</ds:datastoreItem>
</file>

<file path=customXml/itemProps2.xml><?xml version="1.0" encoding="utf-8"?>
<ds:datastoreItem xmlns:ds="http://schemas.openxmlformats.org/officeDocument/2006/customXml" ds:itemID="{BD69C3F5-2F16-4FA8-8DC9-101B7078B2DD}">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customXml/itemProps3.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4.xml><?xml version="1.0" encoding="utf-8"?>
<ds:datastoreItem xmlns:ds="http://schemas.openxmlformats.org/officeDocument/2006/customXml" ds:itemID="{547631A5-A549-4DB9-BBAA-68036BAC5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12187</Words>
  <Characters>69469</Characters>
  <Application>Microsoft Office Word</Application>
  <DocSecurity>0</DocSecurity>
  <Lines>578</Lines>
  <Paragraphs>162</Paragraphs>
  <ScaleCrop>false</ScaleCrop>
  <Company/>
  <LinksUpToDate>false</LinksUpToDate>
  <CharactersWithSpaces>81494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Saylam</dc:creator>
  <cp:keywords/>
  <dc:description/>
  <cp:lastModifiedBy>Hanh Nguyen</cp:lastModifiedBy>
  <cp:revision>10</cp:revision>
  <cp:lastPrinted>2025-08-21T12:40:00Z</cp:lastPrinted>
  <dcterms:created xsi:type="dcterms:W3CDTF">2026-08-11T15:48:00Z</dcterms:created>
  <dcterms:modified xsi:type="dcterms:W3CDTF">2026-08-20T09:08:00Z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ContentBits">
    <vt:lpwstr>0</vt:lpwstr>
  </property>
  <property fmtid="{D5CDD505-2E9C-101B-9397-08002B2CF9AE}" pid="3" name="ClassificationContentMarkingFooterText">
    <vt:lpwstr>Internal</vt:lpwstr>
  </property>
  <property fmtid="{D5CDD505-2E9C-101B-9397-08002B2CF9AE}" pid="4" name="MSIP_Label_ea60d57e-af5b-4752-ac57-3e4f28ca11dc_Enabled">
    <vt:lpwstr>true</vt:lpwstr>
  </property>
  <property fmtid="{D5CDD505-2E9C-101B-9397-08002B2CF9AE}" pid="5" name="MSIP_Label_2e952e98-911c-4aff-840a-f71bc6baaf7f_ContentBits">
    <vt:lpwstr>2</vt:lpwstr>
  </property>
  <property fmtid="{D5CDD505-2E9C-101B-9397-08002B2CF9AE}" pid="6" name="MSIP_Label_ea60d57e-af5b-4752-ac57-3e4f28ca11dc_Name">
    <vt:lpwstr>ea60d57e-af5b-4752-ac57-3e4f28ca11dc</vt:lpwstr>
  </property>
  <property fmtid="{D5CDD505-2E9C-101B-9397-08002B2CF9AE}" pid="7" name="MediaServiceImageTags">
    <vt:lpwstr/>
  </property>
  <property fmtid="{D5CDD505-2E9C-101B-9397-08002B2CF9AE}" pid="8" name="MSIP_Label_ea60d57e-af5b-4752-ac57-3e4f28ca11dc_SetDate">
    <vt:lpwstr>2024-05-22T09:26:23Z</vt:lpwstr>
  </property>
  <property fmtid="{D5CDD505-2E9C-101B-9397-08002B2CF9AE}" pid="9" name="ContentTypeId">
    <vt:lpwstr>0x010100E4D23B7832CBAF4ABDEB967D420D9644</vt:lpwstr>
  </property>
  <property fmtid="{D5CDD505-2E9C-101B-9397-08002B2CF9AE}" pid="10" name="MSIP_Label_2e952e98-911c-4aff-840a-f71bc6baaf7f_Enabled">
    <vt:lpwstr>true</vt:lpwstr>
  </property>
  <property fmtid="{D5CDD505-2E9C-101B-9397-08002B2CF9AE}" pid="11" name="MSIP_Label_2e952e98-911c-4aff-840a-f71bc6baaf7f_SiteId">
    <vt:lpwstr>e00ddcdf-1e0f-4be5-a37a-894a4731986a</vt:lpwstr>
  </property>
  <property fmtid="{D5CDD505-2E9C-101B-9397-08002B2CF9AE}" pid="12" name="MSIP_Label_2e952e98-911c-4aff-840a-f71bc6baaf7f_Method">
    <vt:lpwstr>Standard</vt:lpwstr>
  </property>
  <property fmtid="{D5CDD505-2E9C-101B-9397-08002B2CF9AE}" pid="13" name="MSIP_Label_2e952e98-911c-4aff-840a-f71bc6baaf7f_Name">
    <vt:lpwstr>2e952e98-911c-4aff-840a-f71bc6baaf7f</vt:lpwstr>
  </property>
  <property fmtid="{D5CDD505-2E9C-101B-9397-08002B2CF9AE}" pid="14" name="MSIP_Label_2e952e98-911c-4aff-840a-f71bc6baaf7f_SetDate">
    <vt:lpwstr>2024-11-21T10:22:10Z</vt:lpwstr>
  </property>
  <property fmtid="{D5CDD505-2E9C-101B-9397-08002B2CF9AE}" pid="15" name="43b072f0-0f82-4aac-be1e-8abeffc32f66">
    <vt:bool>false</vt:bool>
  </property>
  <property fmtid="{D5CDD505-2E9C-101B-9397-08002B2CF9AE}" pid="16" name="ClassificationContentMarkingFooterShapeIds">
    <vt:lpwstr>26bef768,5a217b60,16a96b79,2d449e0f,3e582356,3ad56b39</vt:lpwstr>
  </property>
  <property fmtid="{D5CDD505-2E9C-101B-9397-08002B2CF9AE}" pid="17" name="MSIP_Label_ea60d57e-af5b-4752-ac57-3e4f28ca11dc_SiteId">
    <vt:lpwstr>36da45f1-dd2c-4d1f-af13-5abe46b99921</vt:lpwstr>
  </property>
  <property fmtid="{D5CDD505-2E9C-101B-9397-08002B2CF9AE}" pid="18" name="MSIP_Label_ea60d57e-af5b-4752-ac57-3e4f28ca11dc_Method">
    <vt:lpwstr>Standard</vt:lpwstr>
  </property>
  <property fmtid="{D5CDD505-2E9C-101B-9397-08002B2CF9AE}" pid="19" name="ClassificationContentMarkingFooterFontProps">
    <vt:lpwstr>#000000,10,Calibri</vt:lpwstr>
  </property>
  <property fmtid="{D5CDD505-2E9C-101B-9397-08002B2CF9AE}" pid="20" name="MSIP_Label_2e952e98-911c-4aff-840a-f71bc6baaf7f_ActionId">
    <vt:lpwstr>0a526094-684d-4c54-99af-c5ac14aca973</vt:lpwstr>
  </property>
  <property fmtid="{D5CDD505-2E9C-101B-9397-08002B2CF9AE}" pid="21" name="MSIP_Label_ea60d57e-af5b-4752-ac57-3e4f28ca11dc_ActionId">
    <vt:lpwstr>af1336f6-2736-43b1-9ff7-bcc77ad2cbbc</vt:lpwstr>
  </property>
  <property fmtid="{D5CDD505-2E9C-101B-9397-08002B2CF9AE}" pid="22" name="Order">
    <vt:r8>680200</vt:r8>
  </property>
  <property fmtid="{D5CDD505-2E9C-101B-9397-08002B2CF9AE}" pid="23" name="xd_Signature">
    <vt:bool>false</vt:bool>
  </property>
  <property fmtid="{D5CDD505-2E9C-101B-9397-08002B2CF9AE}" pid="24" name="xd_ProgID">
    <vt:lpwstr/>
  </property>
  <property fmtid="{D5CDD505-2E9C-101B-9397-08002B2CF9AE}" pid="25" name="ComplianceAssetId">
    <vt:lpwstr/>
  </property>
  <property fmtid="{D5CDD505-2E9C-101B-9397-08002B2CF9AE}" pid="26" name="TemplateUrl">
    <vt:lpwstr/>
  </property>
  <property fmtid="{D5CDD505-2E9C-101B-9397-08002B2CF9AE}" pid="27" name="_ExtendedDescription">
    <vt:lpwstr/>
  </property>
  <property fmtid="{D5CDD505-2E9C-101B-9397-08002B2CF9AE}" pid="28" name="TriggerFlowInfo">
    <vt:lpwstr/>
  </property>
</Properties>
</file>